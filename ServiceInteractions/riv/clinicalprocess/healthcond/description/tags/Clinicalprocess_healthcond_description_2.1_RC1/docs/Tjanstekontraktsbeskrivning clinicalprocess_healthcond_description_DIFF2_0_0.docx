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AAFA1C" w14:textId="026BFDA3" w:rsidR="00D218F3" w:rsidRPr="00BC5B0B" w:rsidRDefault="006D0A3E" w:rsidP="00D218F3">
      <w:pPr>
        <w:spacing w:line="200" w:lineRule="exact"/>
        <w:rPr>
          <w:sz w:val="20"/>
          <w:szCs w:val="20"/>
        </w:rPr>
      </w:pPr>
      <w:bookmarkStart w:id="0" w:name="_GoBack"/>
      <w:bookmarkEnd w:id="0"/>
      <w:r>
        <w:rPr>
          <w:sz w:val="20"/>
          <w:szCs w:val="20"/>
        </w:rPr>
        <w:tab/>
      </w:r>
    </w:p>
    <w:p w14:paraId="4A49D59E" w14:textId="77777777" w:rsidR="00D218F3" w:rsidRPr="00BC5B0B" w:rsidRDefault="00D218F3" w:rsidP="00D218F3">
      <w:pPr>
        <w:spacing w:line="200" w:lineRule="exact"/>
        <w:rPr>
          <w:sz w:val="20"/>
          <w:szCs w:val="20"/>
        </w:rPr>
      </w:pPr>
    </w:p>
    <w:p w14:paraId="0D94F940" w14:textId="77777777" w:rsidR="00D218F3" w:rsidRPr="00BC5B0B" w:rsidRDefault="00D218F3" w:rsidP="00D218F3">
      <w:pPr>
        <w:spacing w:line="200" w:lineRule="exact"/>
        <w:rPr>
          <w:sz w:val="20"/>
          <w:szCs w:val="20"/>
        </w:rPr>
      </w:pPr>
    </w:p>
    <w:p w14:paraId="272AC07A" w14:textId="77777777" w:rsidR="00D218F3" w:rsidRPr="00BC5B0B" w:rsidRDefault="00D218F3" w:rsidP="00D218F3">
      <w:pPr>
        <w:spacing w:line="200" w:lineRule="exact"/>
        <w:rPr>
          <w:sz w:val="20"/>
          <w:szCs w:val="20"/>
        </w:rPr>
      </w:pPr>
    </w:p>
    <w:p w14:paraId="2E26D2F3" w14:textId="77777777" w:rsidR="00D218F3" w:rsidRPr="00BC5B0B" w:rsidRDefault="00D218F3" w:rsidP="00D218F3">
      <w:pPr>
        <w:spacing w:line="200" w:lineRule="exact"/>
        <w:rPr>
          <w:sz w:val="20"/>
          <w:szCs w:val="20"/>
        </w:rPr>
      </w:pPr>
    </w:p>
    <w:p w14:paraId="22778AD2" w14:textId="77777777" w:rsidR="00D218F3" w:rsidRPr="00BC5B0B" w:rsidRDefault="00D218F3" w:rsidP="00D218F3">
      <w:pPr>
        <w:spacing w:line="200" w:lineRule="exact"/>
        <w:rPr>
          <w:sz w:val="20"/>
          <w:szCs w:val="20"/>
        </w:rPr>
      </w:pPr>
    </w:p>
    <w:p w14:paraId="5F156C42" w14:textId="77777777" w:rsidR="00D218F3" w:rsidRPr="00BC5B0B" w:rsidRDefault="00D218F3" w:rsidP="00D218F3">
      <w:pPr>
        <w:spacing w:line="200" w:lineRule="exact"/>
        <w:rPr>
          <w:sz w:val="20"/>
          <w:szCs w:val="20"/>
        </w:rPr>
      </w:pPr>
    </w:p>
    <w:p w14:paraId="53E7153D" w14:textId="77777777" w:rsidR="00D218F3" w:rsidRPr="00BC5B0B" w:rsidRDefault="00D218F3" w:rsidP="00D218F3">
      <w:pPr>
        <w:spacing w:line="200" w:lineRule="exact"/>
        <w:rPr>
          <w:sz w:val="20"/>
          <w:szCs w:val="20"/>
        </w:rPr>
      </w:pPr>
    </w:p>
    <w:p w14:paraId="6326A943" w14:textId="77777777" w:rsidR="00D218F3" w:rsidRPr="00BC5B0B" w:rsidRDefault="00D218F3" w:rsidP="00D218F3">
      <w:pPr>
        <w:spacing w:line="200" w:lineRule="exact"/>
        <w:rPr>
          <w:sz w:val="20"/>
          <w:szCs w:val="20"/>
        </w:rPr>
      </w:pPr>
    </w:p>
    <w:p w14:paraId="5D3862F4" w14:textId="77777777" w:rsidR="00D218F3" w:rsidRPr="00BC5B0B" w:rsidRDefault="00D218F3" w:rsidP="00D218F3">
      <w:pPr>
        <w:spacing w:line="200" w:lineRule="exact"/>
        <w:rPr>
          <w:sz w:val="20"/>
          <w:szCs w:val="20"/>
        </w:rPr>
      </w:pPr>
    </w:p>
    <w:p w14:paraId="57390EE5" w14:textId="77777777" w:rsidR="00D218F3" w:rsidRPr="00BC5B0B" w:rsidRDefault="00D218F3" w:rsidP="00D218F3">
      <w:pPr>
        <w:spacing w:line="200" w:lineRule="exact"/>
        <w:rPr>
          <w:sz w:val="20"/>
          <w:szCs w:val="20"/>
        </w:rPr>
      </w:pPr>
    </w:p>
    <w:p w14:paraId="42FD4261" w14:textId="77777777" w:rsidR="00D218F3" w:rsidRPr="00BC5B0B" w:rsidRDefault="00D218F3" w:rsidP="00D218F3">
      <w:pPr>
        <w:spacing w:line="200" w:lineRule="exact"/>
        <w:rPr>
          <w:sz w:val="20"/>
          <w:szCs w:val="20"/>
        </w:rPr>
      </w:pPr>
    </w:p>
    <w:p w14:paraId="08E85F41" w14:textId="77777777" w:rsidR="00D218F3" w:rsidRPr="00BC5B0B" w:rsidRDefault="00D218F3" w:rsidP="00D218F3">
      <w:pPr>
        <w:spacing w:line="200" w:lineRule="exact"/>
        <w:rPr>
          <w:sz w:val="20"/>
          <w:szCs w:val="20"/>
        </w:rPr>
      </w:pPr>
    </w:p>
    <w:p w14:paraId="559AF630" w14:textId="77777777" w:rsidR="00D218F3" w:rsidRPr="00BC5B0B" w:rsidRDefault="00D218F3" w:rsidP="00D218F3">
      <w:pPr>
        <w:spacing w:line="200" w:lineRule="exact"/>
        <w:rPr>
          <w:sz w:val="20"/>
          <w:szCs w:val="20"/>
        </w:rPr>
      </w:pPr>
    </w:p>
    <w:p w14:paraId="34E36468" w14:textId="77777777" w:rsidR="00D218F3" w:rsidRPr="00BC5B0B" w:rsidRDefault="00D218F3" w:rsidP="00D218F3">
      <w:pPr>
        <w:spacing w:before="1" w:line="220" w:lineRule="exact"/>
      </w:pPr>
    </w:p>
    <w:p w14:paraId="128FC2E0" w14:textId="77673BA9" w:rsidR="00D218F3" w:rsidRPr="00BC5B0B" w:rsidRDefault="00C70E85" w:rsidP="00D218F3">
      <w:pPr>
        <w:pStyle w:val="Friform"/>
        <w:rPr>
          <w:rFonts w:ascii="Arial" w:hAnsi="Arial"/>
          <w:b/>
          <w:sz w:val="56"/>
        </w:rPr>
      </w:pPr>
      <w:r w:rsidRPr="00C70E85">
        <w:rPr>
          <w:rFonts w:ascii="Arial" w:hAnsi="Arial"/>
          <w:b/>
          <w:sz w:val="56"/>
        </w:rPr>
        <w:t>Hantera hälsorelaterade tillstånd, tillståndsbeskrivning</w:t>
      </w:r>
      <w:r w:rsidR="00D218F3" w:rsidRPr="00BC5B0B">
        <w:rPr>
          <w:rFonts w:ascii="Arial" w:hAnsi="Arial"/>
          <w:b/>
          <w:sz w:val="56"/>
        </w:rPr>
        <w:t xml:space="preserve"> </w:t>
      </w:r>
    </w:p>
    <w:p w14:paraId="3033BDBA" w14:textId="77777777" w:rsidR="00D218F3" w:rsidRPr="00BC5B0B" w:rsidRDefault="00D218F3" w:rsidP="00D218F3">
      <w:pPr>
        <w:pStyle w:val="Friform"/>
        <w:rPr>
          <w:rFonts w:ascii="Arial" w:hAnsi="Arial"/>
          <w:sz w:val="44"/>
        </w:rPr>
      </w:pPr>
      <w:r w:rsidRPr="00BC5B0B">
        <w:rPr>
          <w:rFonts w:ascii="Arial" w:hAnsi="Arial"/>
          <w:sz w:val="44"/>
        </w:rPr>
        <w:fldChar w:fldCharType="begin"/>
      </w:r>
      <w:r w:rsidRPr="00BC5B0B">
        <w:rPr>
          <w:rFonts w:ascii="Arial" w:hAnsi="Arial"/>
          <w:sz w:val="44"/>
        </w:rPr>
        <w:instrText xml:space="preserve"> SUBJECT  \* MERGEFORMAT </w:instrText>
      </w:r>
      <w:r w:rsidRPr="00BC5B0B">
        <w:rPr>
          <w:rFonts w:ascii="Arial" w:hAnsi="Arial"/>
          <w:sz w:val="44"/>
        </w:rPr>
        <w:fldChar w:fldCharType="separate"/>
      </w:r>
      <w:r w:rsidRPr="00BC5B0B">
        <w:rPr>
          <w:rFonts w:ascii="Arial" w:hAnsi="Arial"/>
          <w:sz w:val="44"/>
        </w:rPr>
        <w:t>Tjänstekontraktsbeskrivning</w:t>
      </w:r>
      <w:r w:rsidRPr="00BC5B0B">
        <w:rPr>
          <w:rFonts w:ascii="Arial" w:hAnsi="Arial"/>
          <w:sz w:val="44"/>
        </w:rPr>
        <w:fldChar w:fldCharType="end"/>
      </w:r>
    </w:p>
    <w:p w14:paraId="4C0264CE" w14:textId="77777777" w:rsidR="00D218F3" w:rsidRPr="00BC5B0B" w:rsidRDefault="00D218F3" w:rsidP="00D218F3">
      <w:pPr>
        <w:pStyle w:val="Friform"/>
        <w:rPr>
          <w:rFonts w:ascii="Arial" w:hAnsi="Arial"/>
          <w:sz w:val="36"/>
        </w:rPr>
      </w:pPr>
    </w:p>
    <w:p w14:paraId="12E223AE" w14:textId="5652B611" w:rsidR="00D218F3" w:rsidRPr="00BC5B0B" w:rsidRDefault="00C0191C" w:rsidP="00D218F3">
      <w:pPr>
        <w:pStyle w:val="Friform"/>
        <w:rPr>
          <w:rFonts w:ascii="Arial" w:hAnsi="Arial"/>
          <w:sz w:val="36"/>
        </w:rPr>
      </w:pPr>
      <w:r>
        <w:rPr>
          <w:rFonts w:ascii="Arial" w:hAnsi="Arial"/>
          <w:sz w:val="36"/>
        </w:rPr>
        <w:t xml:space="preserve">Utgåva </w:t>
      </w:r>
      <w:del w:id="1" w:author="2.1RC1" w:date="2013-12-11T22:33:00Z">
        <w:r w:rsidR="00F8232B">
          <w:rPr>
            <w:rFonts w:ascii="Arial" w:hAnsi="Arial"/>
            <w:sz w:val="36"/>
          </w:rPr>
          <w:delText>A</w:delText>
        </w:r>
      </w:del>
      <w:ins w:id="2" w:author="2.1RC1" w:date="2013-12-11T22:33:00Z">
        <w:r>
          <w:rPr>
            <w:rFonts w:ascii="Arial" w:hAnsi="Arial"/>
            <w:sz w:val="36"/>
          </w:rPr>
          <w:t>PB13</w:t>
        </w:r>
      </w:ins>
    </w:p>
    <w:p w14:paraId="39F6448F" w14:textId="3E1F9027" w:rsidR="00D218F3" w:rsidRPr="00BC5B0B" w:rsidRDefault="00FB2C42" w:rsidP="006618BB">
      <w:pPr>
        <w:pStyle w:val="Friform"/>
      </w:pPr>
      <w:r>
        <w:rPr>
          <w:rFonts w:ascii="Arial" w:hAnsi="Arial"/>
          <w:sz w:val="36"/>
        </w:rPr>
        <w:t>2013</w:t>
      </w:r>
      <w:r w:rsidR="00D07042" w:rsidRPr="00BC5B0B">
        <w:rPr>
          <w:rFonts w:ascii="Arial" w:hAnsi="Arial"/>
          <w:sz w:val="36"/>
        </w:rPr>
        <w:t>-</w:t>
      </w:r>
      <w:ins w:id="3" w:author="2.1RC1" w:date="2013-12-11T22:33:00Z">
        <w:r w:rsidR="005973FA">
          <w:rPr>
            <w:rFonts w:ascii="Arial" w:hAnsi="Arial"/>
            <w:sz w:val="36"/>
          </w:rPr>
          <w:t>12</w:t>
        </w:r>
        <w:r w:rsidR="00602ACA">
          <w:rPr>
            <w:rFonts w:ascii="Arial" w:hAnsi="Arial"/>
            <w:sz w:val="36"/>
          </w:rPr>
          <w:t>-</w:t>
        </w:r>
      </w:ins>
      <w:r w:rsidR="0085393A">
        <w:rPr>
          <w:rFonts w:ascii="Arial" w:hAnsi="Arial"/>
          <w:sz w:val="36"/>
        </w:rPr>
        <w:t>1</w:t>
      </w:r>
      <w:r w:rsidR="004D3978">
        <w:rPr>
          <w:rFonts w:ascii="Arial" w:hAnsi="Arial"/>
          <w:sz w:val="36"/>
        </w:rPr>
        <w:t>1</w:t>
      </w:r>
      <w:del w:id="4" w:author="2.1RC1" w:date="2013-12-11T22:33:00Z">
        <w:r w:rsidR="00F8232B">
          <w:rPr>
            <w:rFonts w:ascii="Arial" w:hAnsi="Arial"/>
            <w:sz w:val="36"/>
          </w:rPr>
          <w:delText>-25</w:delText>
        </w:r>
      </w:del>
    </w:p>
    <w:p w14:paraId="37B0F9FE" w14:textId="77777777" w:rsidR="00D218F3" w:rsidRPr="00BC5B0B" w:rsidRDefault="00D218F3" w:rsidP="00D218F3">
      <w:pPr>
        <w:spacing w:line="200" w:lineRule="exact"/>
        <w:rPr>
          <w:sz w:val="20"/>
          <w:szCs w:val="20"/>
        </w:rPr>
      </w:pPr>
    </w:p>
    <w:p w14:paraId="1B734929" w14:textId="77777777" w:rsidR="00D218F3" w:rsidRPr="00BC5B0B" w:rsidRDefault="00D218F3" w:rsidP="00D218F3">
      <w:pPr>
        <w:spacing w:line="200" w:lineRule="exact"/>
        <w:rPr>
          <w:sz w:val="20"/>
          <w:szCs w:val="20"/>
        </w:rPr>
      </w:pPr>
    </w:p>
    <w:p w14:paraId="30CA731A" w14:textId="77777777" w:rsidR="00D218F3" w:rsidRPr="00BC5B0B" w:rsidRDefault="00D218F3" w:rsidP="00D218F3">
      <w:pPr>
        <w:spacing w:line="200" w:lineRule="exact"/>
        <w:rPr>
          <w:sz w:val="20"/>
          <w:szCs w:val="20"/>
        </w:rPr>
      </w:pPr>
    </w:p>
    <w:p w14:paraId="61AE71AD" w14:textId="77777777" w:rsidR="00D218F3" w:rsidRPr="00BC5B0B" w:rsidRDefault="00D218F3" w:rsidP="00D218F3">
      <w:pPr>
        <w:spacing w:line="200" w:lineRule="exact"/>
        <w:rPr>
          <w:sz w:val="20"/>
          <w:szCs w:val="20"/>
        </w:rPr>
      </w:pPr>
    </w:p>
    <w:p w14:paraId="7C4BF3C1" w14:textId="77777777" w:rsidR="00D218F3" w:rsidRPr="00BC5B0B" w:rsidRDefault="00D218F3" w:rsidP="00D218F3">
      <w:pPr>
        <w:spacing w:line="200" w:lineRule="exact"/>
        <w:rPr>
          <w:sz w:val="20"/>
          <w:szCs w:val="20"/>
        </w:rPr>
      </w:pPr>
    </w:p>
    <w:p w14:paraId="08D32143" w14:textId="77777777" w:rsidR="00D218F3" w:rsidRPr="00BC5B0B" w:rsidRDefault="00D218F3" w:rsidP="00D218F3">
      <w:pPr>
        <w:spacing w:line="200" w:lineRule="exact"/>
        <w:rPr>
          <w:sz w:val="20"/>
          <w:szCs w:val="20"/>
        </w:rPr>
      </w:pPr>
    </w:p>
    <w:p w14:paraId="26AFBB6B" w14:textId="77777777" w:rsidR="00D218F3" w:rsidRPr="00BC5B0B" w:rsidRDefault="00D218F3" w:rsidP="00D218F3">
      <w:pPr>
        <w:spacing w:line="200" w:lineRule="exact"/>
        <w:rPr>
          <w:sz w:val="20"/>
          <w:szCs w:val="20"/>
        </w:rPr>
      </w:pPr>
    </w:p>
    <w:p w14:paraId="3EB5B490" w14:textId="77777777" w:rsidR="00D218F3" w:rsidRPr="00BC5B0B" w:rsidRDefault="00D218F3" w:rsidP="00D218F3">
      <w:pPr>
        <w:spacing w:line="200" w:lineRule="exact"/>
        <w:rPr>
          <w:sz w:val="20"/>
          <w:szCs w:val="20"/>
        </w:rPr>
      </w:pPr>
    </w:p>
    <w:p w14:paraId="5BDCD718" w14:textId="77777777" w:rsidR="00D218F3" w:rsidRPr="00BC5B0B" w:rsidRDefault="00D218F3" w:rsidP="00D218F3">
      <w:pPr>
        <w:spacing w:line="200" w:lineRule="exact"/>
        <w:rPr>
          <w:sz w:val="20"/>
          <w:szCs w:val="20"/>
        </w:rPr>
      </w:pPr>
    </w:p>
    <w:p w14:paraId="4234AB4E" w14:textId="77777777" w:rsidR="00D218F3" w:rsidRPr="00BC5B0B" w:rsidRDefault="00D218F3" w:rsidP="00D218F3">
      <w:pPr>
        <w:spacing w:line="200" w:lineRule="exact"/>
        <w:rPr>
          <w:sz w:val="20"/>
          <w:szCs w:val="20"/>
        </w:rPr>
      </w:pPr>
    </w:p>
    <w:p w14:paraId="799CA547" w14:textId="77777777" w:rsidR="00D218F3" w:rsidRPr="00BC5B0B" w:rsidRDefault="00D218F3" w:rsidP="00D218F3">
      <w:pPr>
        <w:spacing w:line="200" w:lineRule="exact"/>
        <w:rPr>
          <w:sz w:val="20"/>
          <w:szCs w:val="20"/>
        </w:rPr>
      </w:pPr>
    </w:p>
    <w:p w14:paraId="097D7BC0" w14:textId="77777777" w:rsidR="00D218F3" w:rsidRPr="00BC5B0B" w:rsidRDefault="00D218F3" w:rsidP="00D218F3">
      <w:pPr>
        <w:spacing w:line="200" w:lineRule="exact"/>
        <w:rPr>
          <w:sz w:val="20"/>
          <w:szCs w:val="20"/>
        </w:rPr>
      </w:pPr>
    </w:p>
    <w:p w14:paraId="2E01180B" w14:textId="77777777" w:rsidR="00D218F3" w:rsidRPr="00BC5B0B" w:rsidRDefault="00D218F3" w:rsidP="00D218F3">
      <w:pPr>
        <w:spacing w:line="200" w:lineRule="exact"/>
        <w:rPr>
          <w:sz w:val="20"/>
          <w:szCs w:val="20"/>
        </w:rPr>
      </w:pPr>
    </w:p>
    <w:p w14:paraId="7B0426AC" w14:textId="77777777" w:rsidR="00D218F3" w:rsidRPr="00BC5B0B" w:rsidRDefault="00D218F3" w:rsidP="00D218F3">
      <w:pPr>
        <w:spacing w:line="200" w:lineRule="exact"/>
        <w:rPr>
          <w:sz w:val="20"/>
          <w:szCs w:val="20"/>
        </w:rPr>
      </w:pPr>
    </w:p>
    <w:p w14:paraId="694C9C07" w14:textId="77777777" w:rsidR="00D218F3" w:rsidRPr="00BC5B0B" w:rsidRDefault="00D218F3" w:rsidP="00D218F3">
      <w:pPr>
        <w:spacing w:line="200" w:lineRule="exact"/>
        <w:rPr>
          <w:sz w:val="20"/>
          <w:szCs w:val="20"/>
        </w:rPr>
      </w:pPr>
    </w:p>
    <w:p w14:paraId="3B0AA903" w14:textId="77777777" w:rsidR="00D218F3" w:rsidRPr="00BC5B0B" w:rsidRDefault="00D218F3" w:rsidP="00D218F3">
      <w:pPr>
        <w:spacing w:line="200" w:lineRule="exact"/>
        <w:rPr>
          <w:sz w:val="20"/>
          <w:szCs w:val="20"/>
        </w:rPr>
      </w:pPr>
    </w:p>
    <w:p w14:paraId="2302A438" w14:textId="77777777" w:rsidR="00D218F3" w:rsidRPr="00BC5B0B" w:rsidRDefault="00D218F3" w:rsidP="00D218F3">
      <w:pPr>
        <w:spacing w:line="200" w:lineRule="exact"/>
        <w:rPr>
          <w:sz w:val="20"/>
          <w:szCs w:val="20"/>
        </w:rPr>
      </w:pPr>
    </w:p>
    <w:p w14:paraId="3762C0CD" w14:textId="77777777" w:rsidR="00D218F3" w:rsidRPr="00BC5B0B" w:rsidRDefault="00D218F3" w:rsidP="00D218F3">
      <w:pPr>
        <w:spacing w:line="200" w:lineRule="exact"/>
        <w:rPr>
          <w:sz w:val="20"/>
          <w:szCs w:val="20"/>
        </w:rPr>
      </w:pPr>
    </w:p>
    <w:p w14:paraId="628B44BF" w14:textId="77777777" w:rsidR="00D218F3" w:rsidRPr="00BC5B0B" w:rsidRDefault="00D218F3" w:rsidP="00D218F3">
      <w:pPr>
        <w:spacing w:line="200" w:lineRule="exact"/>
        <w:rPr>
          <w:sz w:val="20"/>
          <w:szCs w:val="20"/>
        </w:rPr>
      </w:pPr>
    </w:p>
    <w:p w14:paraId="13D95025" w14:textId="77777777" w:rsidR="00D218F3" w:rsidRPr="00BC5B0B" w:rsidRDefault="00D218F3" w:rsidP="00D218F3">
      <w:pPr>
        <w:spacing w:line="200" w:lineRule="exact"/>
        <w:rPr>
          <w:sz w:val="20"/>
          <w:szCs w:val="20"/>
        </w:rPr>
      </w:pPr>
    </w:p>
    <w:p w14:paraId="12E45F7B" w14:textId="77777777" w:rsidR="00D218F3" w:rsidRPr="00BC5B0B" w:rsidRDefault="00D218F3" w:rsidP="00D218F3">
      <w:pPr>
        <w:spacing w:line="200" w:lineRule="exact"/>
        <w:rPr>
          <w:sz w:val="20"/>
          <w:szCs w:val="20"/>
        </w:rPr>
      </w:pPr>
    </w:p>
    <w:p w14:paraId="5E2FA276" w14:textId="77777777" w:rsidR="00D218F3" w:rsidRPr="00BC5B0B" w:rsidRDefault="00D218F3" w:rsidP="00D218F3">
      <w:pPr>
        <w:spacing w:line="200" w:lineRule="exact"/>
        <w:rPr>
          <w:sz w:val="20"/>
          <w:szCs w:val="20"/>
        </w:rPr>
      </w:pPr>
    </w:p>
    <w:p w14:paraId="64786C38" w14:textId="77777777" w:rsidR="00D218F3" w:rsidRPr="00BC5B0B" w:rsidRDefault="00D218F3" w:rsidP="00D218F3">
      <w:pPr>
        <w:spacing w:line="200" w:lineRule="exact"/>
        <w:rPr>
          <w:sz w:val="20"/>
          <w:szCs w:val="20"/>
        </w:rPr>
      </w:pPr>
    </w:p>
    <w:p w14:paraId="7ADC9B00" w14:textId="77777777" w:rsidR="00D218F3" w:rsidRPr="00BC5B0B" w:rsidRDefault="00D218F3" w:rsidP="00D218F3">
      <w:pPr>
        <w:spacing w:line="200" w:lineRule="exact"/>
        <w:rPr>
          <w:sz w:val="20"/>
          <w:szCs w:val="20"/>
        </w:rPr>
      </w:pPr>
    </w:p>
    <w:p w14:paraId="7C333619" w14:textId="77777777" w:rsidR="00D218F3" w:rsidRPr="00BC5B0B" w:rsidRDefault="00D218F3" w:rsidP="00D218F3">
      <w:pPr>
        <w:spacing w:line="200" w:lineRule="exact"/>
        <w:rPr>
          <w:sz w:val="20"/>
          <w:szCs w:val="20"/>
        </w:rPr>
      </w:pPr>
    </w:p>
    <w:p w14:paraId="53AF5AE3" w14:textId="77777777" w:rsidR="00D218F3" w:rsidRPr="00BC5B0B" w:rsidRDefault="00D218F3" w:rsidP="00D218F3">
      <w:pPr>
        <w:spacing w:line="200" w:lineRule="exact"/>
        <w:rPr>
          <w:sz w:val="20"/>
          <w:szCs w:val="20"/>
        </w:rPr>
      </w:pPr>
    </w:p>
    <w:p w14:paraId="093E8F69" w14:textId="77777777" w:rsidR="00D218F3" w:rsidRPr="00BC5B0B" w:rsidRDefault="00D218F3" w:rsidP="00D218F3">
      <w:pPr>
        <w:spacing w:line="200" w:lineRule="exact"/>
        <w:rPr>
          <w:sz w:val="20"/>
          <w:szCs w:val="20"/>
        </w:rPr>
      </w:pPr>
    </w:p>
    <w:p w14:paraId="4010538F" w14:textId="77777777" w:rsidR="00D218F3" w:rsidRPr="00BC5B0B" w:rsidRDefault="00D218F3" w:rsidP="00D218F3">
      <w:pPr>
        <w:spacing w:line="200" w:lineRule="exact"/>
        <w:rPr>
          <w:sz w:val="20"/>
          <w:szCs w:val="20"/>
        </w:rPr>
      </w:pPr>
    </w:p>
    <w:p w14:paraId="4D62796D" w14:textId="77777777" w:rsidR="00D218F3" w:rsidRPr="00BC5B0B" w:rsidRDefault="00D218F3" w:rsidP="00D218F3">
      <w:pPr>
        <w:spacing w:line="200" w:lineRule="exact"/>
        <w:rPr>
          <w:sz w:val="20"/>
          <w:szCs w:val="20"/>
        </w:rPr>
      </w:pPr>
    </w:p>
    <w:p w14:paraId="55D93AB0" w14:textId="77777777" w:rsidR="00D218F3" w:rsidRPr="00BC5B0B" w:rsidRDefault="00D218F3" w:rsidP="00D218F3">
      <w:pPr>
        <w:spacing w:line="200" w:lineRule="exact"/>
        <w:rPr>
          <w:sz w:val="20"/>
          <w:szCs w:val="20"/>
        </w:rPr>
      </w:pPr>
    </w:p>
    <w:p w14:paraId="09AD67F4" w14:textId="77777777" w:rsidR="00D218F3" w:rsidRPr="00BC5B0B" w:rsidRDefault="00D218F3" w:rsidP="00D218F3">
      <w:pPr>
        <w:spacing w:line="200" w:lineRule="exact"/>
        <w:rPr>
          <w:sz w:val="20"/>
          <w:szCs w:val="20"/>
        </w:rPr>
      </w:pPr>
    </w:p>
    <w:p w14:paraId="5C79B256" w14:textId="77777777" w:rsidR="00D218F3" w:rsidRPr="00BC5B0B" w:rsidRDefault="00D218F3" w:rsidP="00D218F3">
      <w:pPr>
        <w:spacing w:line="200" w:lineRule="exact"/>
        <w:rPr>
          <w:sz w:val="20"/>
          <w:szCs w:val="20"/>
        </w:rPr>
      </w:pPr>
    </w:p>
    <w:p w14:paraId="43BB7E02" w14:textId="77777777" w:rsidR="00D218F3" w:rsidRPr="00BC5B0B" w:rsidRDefault="00D218F3" w:rsidP="00D218F3">
      <w:pPr>
        <w:spacing w:line="200" w:lineRule="exact"/>
        <w:rPr>
          <w:sz w:val="20"/>
          <w:szCs w:val="20"/>
        </w:rPr>
      </w:pPr>
    </w:p>
    <w:p w14:paraId="0ADDFABB" w14:textId="77777777" w:rsidR="00D218F3" w:rsidRPr="00BC5B0B" w:rsidRDefault="00D218F3" w:rsidP="00D218F3">
      <w:pPr>
        <w:spacing w:line="200" w:lineRule="exact"/>
        <w:rPr>
          <w:sz w:val="20"/>
          <w:szCs w:val="20"/>
        </w:rPr>
      </w:pPr>
    </w:p>
    <w:p w14:paraId="00E88FE9" w14:textId="77777777" w:rsidR="00D218F3" w:rsidRPr="00BC5B0B" w:rsidRDefault="00D218F3" w:rsidP="00D218F3">
      <w:pPr>
        <w:spacing w:line="200" w:lineRule="exact"/>
        <w:rPr>
          <w:sz w:val="20"/>
          <w:szCs w:val="20"/>
        </w:rPr>
      </w:pPr>
    </w:p>
    <w:p w14:paraId="74E5850E" w14:textId="77777777" w:rsidR="00D218F3" w:rsidRPr="00BC5B0B" w:rsidRDefault="00D218F3" w:rsidP="00D218F3">
      <w:pPr>
        <w:spacing w:line="200" w:lineRule="exact"/>
        <w:rPr>
          <w:sz w:val="20"/>
          <w:szCs w:val="20"/>
        </w:rPr>
      </w:pPr>
    </w:p>
    <w:p w14:paraId="242E58C2" w14:textId="77777777" w:rsidR="00D218F3" w:rsidRPr="00BC5B0B" w:rsidRDefault="00D218F3" w:rsidP="00D218F3">
      <w:pPr>
        <w:spacing w:line="200" w:lineRule="exact"/>
        <w:rPr>
          <w:sz w:val="20"/>
          <w:szCs w:val="20"/>
        </w:rPr>
      </w:pPr>
    </w:p>
    <w:p w14:paraId="210FD46F" w14:textId="77777777" w:rsidR="00D218F3" w:rsidRPr="00BC5B0B" w:rsidRDefault="00D218F3" w:rsidP="00D218F3">
      <w:pPr>
        <w:spacing w:before="5" w:line="280" w:lineRule="exact"/>
        <w:rPr>
          <w:sz w:val="28"/>
          <w:szCs w:val="28"/>
        </w:rPr>
      </w:pPr>
    </w:p>
    <w:p w14:paraId="5E62D1B7" w14:textId="77777777" w:rsidR="00D218F3" w:rsidRPr="00BC5B0B" w:rsidRDefault="00D218F3" w:rsidP="00D218F3">
      <w:pPr>
        <w:pStyle w:val="Kommentarer"/>
        <w:rPr>
          <w:lang w:val="sv-SE"/>
        </w:rPr>
      </w:pPr>
      <w:r w:rsidRPr="00BC5B0B">
        <w:rPr>
          <w:lang w:val="sv-SE"/>
        </w:rPr>
        <w:lastRenderedPageBreak/>
        <w:t>Revisionshistorik</w:t>
      </w:r>
    </w:p>
    <w:p w14:paraId="1014539E" w14:textId="77777777" w:rsidR="00D218F3" w:rsidRPr="00BC5B0B" w:rsidRDefault="00D218F3"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D218F3" w:rsidRPr="00BC5B0B" w14:paraId="4F4E97B7" w14:textId="77777777" w:rsidTr="00FA580C">
        <w:tc>
          <w:tcPr>
            <w:tcW w:w="964" w:type="dxa"/>
          </w:tcPr>
          <w:p w14:paraId="76D88AB8" w14:textId="77777777" w:rsidR="00D218F3" w:rsidRPr="00BC5B0B" w:rsidRDefault="00D218F3" w:rsidP="00FE2B3C">
            <w:pPr>
              <w:pStyle w:val="TableText"/>
            </w:pPr>
            <w:r w:rsidRPr="00BC5B0B">
              <w:t>Version</w:t>
            </w:r>
          </w:p>
        </w:tc>
        <w:tc>
          <w:tcPr>
            <w:tcW w:w="1224" w:type="dxa"/>
          </w:tcPr>
          <w:p w14:paraId="6C4EA921" w14:textId="77777777" w:rsidR="00D218F3" w:rsidRPr="00BC5B0B" w:rsidRDefault="00D218F3" w:rsidP="00FE2B3C">
            <w:pPr>
              <w:pStyle w:val="TableText"/>
            </w:pPr>
            <w:r w:rsidRPr="00BC5B0B">
              <w:t>Revision Datum</w:t>
            </w:r>
          </w:p>
        </w:tc>
        <w:tc>
          <w:tcPr>
            <w:tcW w:w="3652" w:type="dxa"/>
          </w:tcPr>
          <w:p w14:paraId="20BB5399" w14:textId="77777777" w:rsidR="00D218F3" w:rsidRPr="00BC5B0B" w:rsidRDefault="00D218F3" w:rsidP="00FE2B3C">
            <w:pPr>
              <w:pStyle w:val="TableText"/>
            </w:pPr>
            <w:r w:rsidRPr="00BC5B0B">
              <w:t>Komplett beskrivning av ändringar</w:t>
            </w:r>
          </w:p>
        </w:tc>
        <w:tc>
          <w:tcPr>
            <w:tcW w:w="2126" w:type="dxa"/>
          </w:tcPr>
          <w:p w14:paraId="4D82CAC1" w14:textId="77777777" w:rsidR="00D218F3" w:rsidRPr="00BC5B0B" w:rsidRDefault="00D218F3" w:rsidP="00FE2B3C">
            <w:pPr>
              <w:pStyle w:val="TableText"/>
            </w:pPr>
            <w:r w:rsidRPr="00BC5B0B">
              <w:t>Ändringarna gjorda av</w:t>
            </w:r>
          </w:p>
        </w:tc>
        <w:tc>
          <w:tcPr>
            <w:tcW w:w="1276" w:type="dxa"/>
          </w:tcPr>
          <w:p w14:paraId="2DA93477" w14:textId="77777777" w:rsidR="00D218F3" w:rsidRPr="00BC5B0B" w:rsidRDefault="00D218F3" w:rsidP="00FE2B3C">
            <w:pPr>
              <w:pStyle w:val="TableText"/>
            </w:pPr>
            <w:r w:rsidRPr="00BC5B0B">
              <w:t>Definitiv revision fastställd av</w:t>
            </w:r>
          </w:p>
        </w:tc>
      </w:tr>
      <w:tr w:rsidR="00D218F3" w:rsidRPr="00BC5B0B" w14:paraId="515E8E94" w14:textId="77777777" w:rsidTr="00FA580C">
        <w:tc>
          <w:tcPr>
            <w:tcW w:w="964" w:type="dxa"/>
          </w:tcPr>
          <w:p w14:paraId="151F2332" w14:textId="77777777" w:rsidR="00D218F3" w:rsidRPr="00BC5B0B" w:rsidRDefault="00D218F3" w:rsidP="00FE2B3C">
            <w:pPr>
              <w:pStyle w:val="TableText"/>
            </w:pPr>
            <w:r w:rsidRPr="00BC5B0B">
              <w:t>PA1</w:t>
            </w:r>
          </w:p>
        </w:tc>
        <w:tc>
          <w:tcPr>
            <w:tcW w:w="1224" w:type="dxa"/>
          </w:tcPr>
          <w:p w14:paraId="6695F53A" w14:textId="77777777" w:rsidR="00D218F3" w:rsidRPr="00BC5B0B" w:rsidRDefault="00D218F3" w:rsidP="00FE2B3C">
            <w:pPr>
              <w:pStyle w:val="TableText"/>
            </w:pPr>
            <w:r w:rsidRPr="00BC5B0B">
              <w:t>2012-12-03</w:t>
            </w:r>
          </w:p>
        </w:tc>
        <w:tc>
          <w:tcPr>
            <w:tcW w:w="3652" w:type="dxa"/>
          </w:tcPr>
          <w:p w14:paraId="21ED9786" w14:textId="77777777" w:rsidR="00D218F3" w:rsidRPr="00BC5B0B" w:rsidRDefault="00D218F3" w:rsidP="00FE2B3C">
            <w:pPr>
              <w:pStyle w:val="TableText"/>
            </w:pPr>
            <w:r w:rsidRPr="00BC5B0B">
              <w:t>Arbetsdokument: Vårddokumentation tillagd</w:t>
            </w:r>
          </w:p>
        </w:tc>
        <w:tc>
          <w:tcPr>
            <w:tcW w:w="2126" w:type="dxa"/>
          </w:tcPr>
          <w:p w14:paraId="32DAC746" w14:textId="77777777" w:rsidR="00D218F3" w:rsidRPr="00BC5B0B" w:rsidRDefault="00D218F3" w:rsidP="00FE2B3C">
            <w:pPr>
              <w:pStyle w:val="TableText"/>
            </w:pPr>
            <w:r w:rsidRPr="00BC5B0B">
              <w:t>FS, MA</w:t>
            </w:r>
          </w:p>
        </w:tc>
        <w:tc>
          <w:tcPr>
            <w:tcW w:w="1276" w:type="dxa"/>
          </w:tcPr>
          <w:p w14:paraId="0E1B88DF" w14:textId="77777777" w:rsidR="00D218F3" w:rsidRPr="00BC5B0B" w:rsidRDefault="00D218F3" w:rsidP="00FE2B3C">
            <w:pPr>
              <w:pStyle w:val="TableText"/>
            </w:pPr>
          </w:p>
        </w:tc>
      </w:tr>
      <w:tr w:rsidR="00D218F3" w:rsidRPr="00BC5B0B" w14:paraId="5305CB22" w14:textId="77777777" w:rsidTr="00FA580C">
        <w:tc>
          <w:tcPr>
            <w:tcW w:w="964" w:type="dxa"/>
          </w:tcPr>
          <w:p w14:paraId="3390AD1E" w14:textId="77777777" w:rsidR="00D218F3" w:rsidRPr="00BC5B0B" w:rsidRDefault="00D218F3" w:rsidP="00FE2B3C">
            <w:pPr>
              <w:pStyle w:val="TableText"/>
            </w:pPr>
            <w:r w:rsidRPr="00BC5B0B">
              <w:t>PA2</w:t>
            </w:r>
          </w:p>
        </w:tc>
        <w:tc>
          <w:tcPr>
            <w:tcW w:w="1224" w:type="dxa"/>
          </w:tcPr>
          <w:p w14:paraId="504E1A36" w14:textId="77777777" w:rsidR="00D218F3" w:rsidRPr="00BC5B0B" w:rsidRDefault="00D218F3" w:rsidP="00FE2B3C">
            <w:pPr>
              <w:pStyle w:val="TableText"/>
            </w:pPr>
            <w:r w:rsidRPr="00BC5B0B">
              <w:t>2012-12-11</w:t>
            </w:r>
          </w:p>
        </w:tc>
        <w:tc>
          <w:tcPr>
            <w:tcW w:w="3652" w:type="dxa"/>
          </w:tcPr>
          <w:p w14:paraId="5F5059F0" w14:textId="77777777" w:rsidR="00D218F3" w:rsidRPr="00BC5B0B" w:rsidRDefault="00D218F3" w:rsidP="00FE2B3C">
            <w:pPr>
              <w:pStyle w:val="TableText"/>
            </w:pPr>
            <w:r w:rsidRPr="00BC5B0B">
              <w:t>Uppdaterade tabeller efter diskussioner med Johan Eltes</w:t>
            </w:r>
          </w:p>
        </w:tc>
        <w:tc>
          <w:tcPr>
            <w:tcW w:w="2126" w:type="dxa"/>
          </w:tcPr>
          <w:p w14:paraId="2897419A" w14:textId="3EE18B8F" w:rsidR="00D218F3" w:rsidRPr="00BC5B0B" w:rsidRDefault="00F10B0D" w:rsidP="00FE2B3C">
            <w:pPr>
              <w:pStyle w:val="TableText"/>
            </w:pPr>
            <w:r>
              <w:t>Maria Andersson</w:t>
            </w:r>
          </w:p>
        </w:tc>
        <w:tc>
          <w:tcPr>
            <w:tcW w:w="1276" w:type="dxa"/>
          </w:tcPr>
          <w:p w14:paraId="4DBC7C9F" w14:textId="77777777" w:rsidR="00D218F3" w:rsidRPr="00BC5B0B" w:rsidRDefault="00D218F3" w:rsidP="00FE2B3C">
            <w:pPr>
              <w:pStyle w:val="TableText"/>
            </w:pPr>
          </w:p>
        </w:tc>
      </w:tr>
      <w:tr w:rsidR="00D218F3" w:rsidRPr="00BC5B0B" w14:paraId="1428EC6E" w14:textId="77777777" w:rsidTr="00FA580C">
        <w:tc>
          <w:tcPr>
            <w:tcW w:w="964" w:type="dxa"/>
          </w:tcPr>
          <w:p w14:paraId="204EBC5B" w14:textId="77777777" w:rsidR="00D218F3" w:rsidRPr="00BC5B0B" w:rsidRDefault="00D218F3" w:rsidP="00FE2B3C">
            <w:pPr>
              <w:pStyle w:val="TableText"/>
            </w:pPr>
            <w:r w:rsidRPr="00BC5B0B">
              <w:t>PA3</w:t>
            </w:r>
          </w:p>
        </w:tc>
        <w:tc>
          <w:tcPr>
            <w:tcW w:w="1224" w:type="dxa"/>
          </w:tcPr>
          <w:p w14:paraId="079CC335" w14:textId="77777777" w:rsidR="00D218F3" w:rsidRPr="00BC5B0B" w:rsidRDefault="00D218F3" w:rsidP="00FE2B3C">
            <w:pPr>
              <w:pStyle w:val="TableText"/>
            </w:pPr>
            <w:r w:rsidRPr="00BC5B0B">
              <w:t>2012-12-18</w:t>
            </w:r>
          </w:p>
        </w:tc>
        <w:tc>
          <w:tcPr>
            <w:tcW w:w="3652" w:type="dxa"/>
          </w:tcPr>
          <w:p w14:paraId="23F97B0F" w14:textId="77777777" w:rsidR="00D218F3" w:rsidRPr="00BC5B0B" w:rsidRDefault="00D218F3" w:rsidP="00FE2B3C">
            <w:pPr>
              <w:pStyle w:val="TableText"/>
            </w:pPr>
            <w:r w:rsidRPr="00BC5B0B">
              <w:t>Lagt till kap 5. GetReferralAnswer</w:t>
            </w:r>
          </w:p>
        </w:tc>
        <w:tc>
          <w:tcPr>
            <w:tcW w:w="2126" w:type="dxa"/>
          </w:tcPr>
          <w:p w14:paraId="34F2A7C5" w14:textId="5109579B" w:rsidR="00D218F3" w:rsidRPr="00BC5B0B" w:rsidRDefault="00F10B0D" w:rsidP="00FE2B3C">
            <w:pPr>
              <w:pStyle w:val="TableText"/>
            </w:pPr>
            <w:r>
              <w:t>Maria Andersson</w:t>
            </w:r>
          </w:p>
        </w:tc>
        <w:tc>
          <w:tcPr>
            <w:tcW w:w="1276" w:type="dxa"/>
          </w:tcPr>
          <w:p w14:paraId="5C1B08AE" w14:textId="77777777" w:rsidR="00D218F3" w:rsidRPr="00BC5B0B" w:rsidRDefault="00D218F3" w:rsidP="00FE2B3C">
            <w:pPr>
              <w:pStyle w:val="TableText"/>
            </w:pPr>
          </w:p>
        </w:tc>
      </w:tr>
      <w:tr w:rsidR="00D218F3" w:rsidRPr="00BC5B0B" w14:paraId="460AE00D" w14:textId="77777777" w:rsidTr="00FA580C">
        <w:tc>
          <w:tcPr>
            <w:tcW w:w="964" w:type="dxa"/>
          </w:tcPr>
          <w:p w14:paraId="0102FD0D" w14:textId="77777777" w:rsidR="00D218F3" w:rsidRPr="00BC5B0B" w:rsidRDefault="00D218F3" w:rsidP="00FE2B3C">
            <w:pPr>
              <w:pStyle w:val="TableText"/>
            </w:pPr>
            <w:r w:rsidRPr="00BC5B0B">
              <w:t>PA4</w:t>
            </w:r>
          </w:p>
        </w:tc>
        <w:tc>
          <w:tcPr>
            <w:tcW w:w="1224" w:type="dxa"/>
          </w:tcPr>
          <w:p w14:paraId="6AB27AF7" w14:textId="77777777" w:rsidR="00D218F3" w:rsidRPr="00BC5B0B" w:rsidRDefault="00D218F3" w:rsidP="00FE2B3C">
            <w:pPr>
              <w:pStyle w:val="TableText"/>
            </w:pPr>
            <w:r w:rsidRPr="00BC5B0B">
              <w:t>2012-12-20</w:t>
            </w:r>
          </w:p>
        </w:tc>
        <w:tc>
          <w:tcPr>
            <w:tcW w:w="3652" w:type="dxa"/>
          </w:tcPr>
          <w:p w14:paraId="5C244C1E" w14:textId="5071D093" w:rsidR="00D218F3" w:rsidRPr="00BC5B0B" w:rsidRDefault="001B6021" w:rsidP="00FE2B3C">
            <w:pPr>
              <w:pStyle w:val="TableText"/>
            </w:pPr>
            <w:r w:rsidRPr="00BC5B0B">
              <w:t>Uppdaterat tabeller</w:t>
            </w:r>
          </w:p>
        </w:tc>
        <w:tc>
          <w:tcPr>
            <w:tcW w:w="2126" w:type="dxa"/>
          </w:tcPr>
          <w:p w14:paraId="7788FFE6" w14:textId="748FD9C1" w:rsidR="00D218F3" w:rsidRPr="00BC5B0B" w:rsidRDefault="00F10B0D" w:rsidP="00FE2B3C">
            <w:pPr>
              <w:pStyle w:val="TableText"/>
            </w:pPr>
            <w:r>
              <w:t>Maria Andersson</w:t>
            </w:r>
          </w:p>
        </w:tc>
        <w:tc>
          <w:tcPr>
            <w:tcW w:w="1276" w:type="dxa"/>
          </w:tcPr>
          <w:p w14:paraId="5DCE1510" w14:textId="77777777" w:rsidR="00D218F3" w:rsidRPr="00BC5B0B" w:rsidRDefault="00D218F3" w:rsidP="00FE2B3C">
            <w:pPr>
              <w:pStyle w:val="TableText"/>
            </w:pPr>
          </w:p>
        </w:tc>
      </w:tr>
      <w:tr w:rsidR="001B6021" w:rsidRPr="00BC5B0B" w14:paraId="17681317" w14:textId="77777777" w:rsidTr="00FA580C">
        <w:tc>
          <w:tcPr>
            <w:tcW w:w="964" w:type="dxa"/>
          </w:tcPr>
          <w:p w14:paraId="633C8204" w14:textId="0EB1086A" w:rsidR="001B6021" w:rsidRPr="00BC5B0B" w:rsidRDefault="001B6021" w:rsidP="00FE2B3C">
            <w:pPr>
              <w:pStyle w:val="TableText"/>
            </w:pPr>
            <w:r w:rsidRPr="00BC5B0B">
              <w:t>PA5</w:t>
            </w:r>
          </w:p>
        </w:tc>
        <w:tc>
          <w:tcPr>
            <w:tcW w:w="1224" w:type="dxa"/>
          </w:tcPr>
          <w:p w14:paraId="2354BAEE" w14:textId="389C80AF" w:rsidR="001B6021" w:rsidRPr="00BC5B0B" w:rsidRDefault="001B6021" w:rsidP="00FE2B3C">
            <w:pPr>
              <w:pStyle w:val="TableText"/>
            </w:pPr>
            <w:r w:rsidRPr="00BC5B0B">
              <w:t>2012-12-21</w:t>
            </w:r>
          </w:p>
        </w:tc>
        <w:tc>
          <w:tcPr>
            <w:tcW w:w="3652" w:type="dxa"/>
          </w:tcPr>
          <w:p w14:paraId="04941062" w14:textId="31DB9863" w:rsidR="001B6021" w:rsidRPr="00BC5B0B" w:rsidRDefault="001B6021" w:rsidP="00FE2B3C">
            <w:pPr>
              <w:pStyle w:val="TableText"/>
            </w:pPr>
            <w:r w:rsidRPr="00BC5B0B">
              <w:t>Uppdaterat tabeller efter ny struktur</w:t>
            </w:r>
          </w:p>
        </w:tc>
        <w:tc>
          <w:tcPr>
            <w:tcW w:w="2126" w:type="dxa"/>
          </w:tcPr>
          <w:p w14:paraId="3F4543DD" w14:textId="59E9928C" w:rsidR="001B6021" w:rsidRPr="00BC5B0B" w:rsidRDefault="00F10B0D" w:rsidP="00FE2B3C">
            <w:pPr>
              <w:pStyle w:val="TableText"/>
            </w:pPr>
            <w:r>
              <w:t>Maria Andersson</w:t>
            </w:r>
          </w:p>
        </w:tc>
        <w:tc>
          <w:tcPr>
            <w:tcW w:w="1276" w:type="dxa"/>
          </w:tcPr>
          <w:p w14:paraId="5F493AF8" w14:textId="77777777" w:rsidR="001B6021" w:rsidRPr="00BC5B0B" w:rsidRDefault="001B6021" w:rsidP="00FE2B3C">
            <w:pPr>
              <w:pStyle w:val="TableText"/>
            </w:pPr>
          </w:p>
        </w:tc>
      </w:tr>
      <w:tr w:rsidR="00E763DE" w:rsidRPr="00BC5B0B" w14:paraId="253FD4D4" w14:textId="77777777" w:rsidTr="00FA580C">
        <w:tc>
          <w:tcPr>
            <w:tcW w:w="964" w:type="dxa"/>
          </w:tcPr>
          <w:p w14:paraId="4403CF0C" w14:textId="1CD48BEE" w:rsidR="00E763DE" w:rsidRPr="00BC5B0B" w:rsidRDefault="00E763DE" w:rsidP="00FE2B3C">
            <w:pPr>
              <w:pStyle w:val="TableText"/>
            </w:pPr>
            <w:r w:rsidRPr="00BC5B0B">
              <w:t>PA6</w:t>
            </w:r>
          </w:p>
        </w:tc>
        <w:tc>
          <w:tcPr>
            <w:tcW w:w="1224" w:type="dxa"/>
          </w:tcPr>
          <w:p w14:paraId="612AD4A0" w14:textId="2108E4CE" w:rsidR="00E763DE" w:rsidRPr="00BC5B0B" w:rsidRDefault="00E763DE" w:rsidP="00FE2B3C">
            <w:pPr>
              <w:pStyle w:val="TableText"/>
            </w:pPr>
            <w:r w:rsidRPr="00BC5B0B">
              <w:t>2012-12-21</w:t>
            </w:r>
          </w:p>
        </w:tc>
        <w:tc>
          <w:tcPr>
            <w:tcW w:w="3652" w:type="dxa"/>
          </w:tcPr>
          <w:p w14:paraId="432BF317" w14:textId="6D3E8747" w:rsidR="00E763DE" w:rsidRPr="00BC5B0B" w:rsidRDefault="00E763DE" w:rsidP="00FE2B3C">
            <w:pPr>
              <w:pStyle w:val="TableText"/>
            </w:pPr>
            <w:r w:rsidRPr="00BC5B0B">
              <w:t>Uppdaterat namnen i tabellen</w:t>
            </w:r>
          </w:p>
        </w:tc>
        <w:tc>
          <w:tcPr>
            <w:tcW w:w="2126" w:type="dxa"/>
          </w:tcPr>
          <w:p w14:paraId="08198197" w14:textId="55DA4863" w:rsidR="00E763DE" w:rsidRPr="00BC5B0B" w:rsidRDefault="00F10B0D" w:rsidP="00FE2B3C">
            <w:pPr>
              <w:pStyle w:val="TableText"/>
            </w:pPr>
            <w:r>
              <w:t>Maria Andersson</w:t>
            </w:r>
          </w:p>
        </w:tc>
        <w:tc>
          <w:tcPr>
            <w:tcW w:w="1276" w:type="dxa"/>
          </w:tcPr>
          <w:p w14:paraId="558D353A" w14:textId="77777777" w:rsidR="00E763DE" w:rsidRPr="00BC5B0B" w:rsidRDefault="00E763DE" w:rsidP="00FE2B3C">
            <w:pPr>
              <w:pStyle w:val="TableText"/>
            </w:pPr>
          </w:p>
        </w:tc>
      </w:tr>
      <w:tr w:rsidR="00DF3C47" w:rsidRPr="00BC5B0B" w14:paraId="013739CF" w14:textId="77777777" w:rsidTr="00FA580C">
        <w:tc>
          <w:tcPr>
            <w:tcW w:w="964" w:type="dxa"/>
          </w:tcPr>
          <w:p w14:paraId="67C6A618" w14:textId="3EB16895" w:rsidR="00DF3C47" w:rsidRPr="00BC5B0B" w:rsidRDefault="00DF3C47" w:rsidP="00FE2B3C">
            <w:pPr>
              <w:pStyle w:val="TableText"/>
            </w:pPr>
            <w:r w:rsidRPr="00BC5B0B">
              <w:t>PA7</w:t>
            </w:r>
          </w:p>
        </w:tc>
        <w:tc>
          <w:tcPr>
            <w:tcW w:w="1224" w:type="dxa"/>
          </w:tcPr>
          <w:p w14:paraId="4ADECD38" w14:textId="3705E051" w:rsidR="00DF3C47" w:rsidRPr="00BC5B0B" w:rsidRDefault="00DF3C47" w:rsidP="00FE2B3C">
            <w:pPr>
              <w:pStyle w:val="TableText"/>
            </w:pPr>
            <w:r w:rsidRPr="00BC5B0B">
              <w:t>2012-12-21</w:t>
            </w:r>
          </w:p>
        </w:tc>
        <w:tc>
          <w:tcPr>
            <w:tcW w:w="3652" w:type="dxa"/>
          </w:tcPr>
          <w:p w14:paraId="6073C9C3" w14:textId="5D399D2E" w:rsidR="00DF3C47" w:rsidRPr="00BC5B0B" w:rsidRDefault="00DF3C47" w:rsidP="00DF3C47">
            <w:pPr>
              <w:pStyle w:val="TableText"/>
            </w:pPr>
            <w:r w:rsidRPr="00BC5B0B">
              <w:t>Lagt till avsnittet Tjänstedomänens arkitektur samt redigerat avsnittet Generella regler</w:t>
            </w:r>
          </w:p>
        </w:tc>
        <w:tc>
          <w:tcPr>
            <w:tcW w:w="2126" w:type="dxa"/>
          </w:tcPr>
          <w:p w14:paraId="551037AC" w14:textId="064FD710" w:rsidR="00DF3C47" w:rsidRPr="00BC5B0B" w:rsidRDefault="00DF3C47" w:rsidP="00FE2B3C">
            <w:pPr>
              <w:pStyle w:val="TableText"/>
            </w:pPr>
            <w:r w:rsidRPr="00BC5B0B">
              <w:t>Johan Eltes</w:t>
            </w:r>
          </w:p>
        </w:tc>
        <w:tc>
          <w:tcPr>
            <w:tcW w:w="1276" w:type="dxa"/>
          </w:tcPr>
          <w:p w14:paraId="6A34A8A9" w14:textId="77777777" w:rsidR="00DF3C47" w:rsidRPr="00BC5B0B" w:rsidRDefault="00DF3C47" w:rsidP="00FE2B3C">
            <w:pPr>
              <w:pStyle w:val="TableText"/>
            </w:pPr>
          </w:p>
        </w:tc>
      </w:tr>
      <w:tr w:rsidR="00FB2C42" w:rsidRPr="00BC5B0B" w14:paraId="75574365" w14:textId="77777777" w:rsidTr="00FA580C">
        <w:tc>
          <w:tcPr>
            <w:tcW w:w="964" w:type="dxa"/>
          </w:tcPr>
          <w:p w14:paraId="1262244F" w14:textId="2FC17F24" w:rsidR="00FB2C42" w:rsidRPr="00BC5B0B" w:rsidRDefault="00FB2C42" w:rsidP="00FE2B3C">
            <w:pPr>
              <w:pStyle w:val="TableText"/>
            </w:pPr>
            <w:r>
              <w:t>PA8</w:t>
            </w:r>
          </w:p>
        </w:tc>
        <w:tc>
          <w:tcPr>
            <w:tcW w:w="1224" w:type="dxa"/>
          </w:tcPr>
          <w:p w14:paraId="5A17A032" w14:textId="2D374EE3" w:rsidR="00FB2C42" w:rsidRPr="00BC5B0B" w:rsidRDefault="00FB2C42" w:rsidP="00FE2B3C">
            <w:pPr>
              <w:pStyle w:val="TableText"/>
            </w:pPr>
            <w:r>
              <w:t>2013-01-07</w:t>
            </w:r>
          </w:p>
        </w:tc>
        <w:tc>
          <w:tcPr>
            <w:tcW w:w="3652" w:type="dxa"/>
          </w:tcPr>
          <w:p w14:paraId="57699287" w14:textId="48D38D25" w:rsidR="00FB2C42" w:rsidRPr="00BC5B0B" w:rsidRDefault="00FB2C42" w:rsidP="00DF3C47">
            <w:pPr>
              <w:pStyle w:val="TableText"/>
            </w:pPr>
            <w:r>
              <w:t>Förbättrad kvalitén på texterna från PA7</w:t>
            </w:r>
          </w:p>
        </w:tc>
        <w:tc>
          <w:tcPr>
            <w:tcW w:w="2126" w:type="dxa"/>
          </w:tcPr>
          <w:p w14:paraId="08272242" w14:textId="6AD9098C" w:rsidR="00FB2C42" w:rsidRPr="00BC5B0B" w:rsidRDefault="00FB2C42" w:rsidP="00FE2B3C">
            <w:pPr>
              <w:pStyle w:val="TableText"/>
            </w:pPr>
            <w:r w:rsidRPr="00BC5B0B">
              <w:t>Johan Eltes</w:t>
            </w:r>
          </w:p>
        </w:tc>
        <w:tc>
          <w:tcPr>
            <w:tcW w:w="1276" w:type="dxa"/>
          </w:tcPr>
          <w:p w14:paraId="6059EFF4" w14:textId="77777777" w:rsidR="00FB2C42" w:rsidRPr="00BC5B0B" w:rsidRDefault="00FB2C42" w:rsidP="00FE2B3C">
            <w:pPr>
              <w:pStyle w:val="TableText"/>
            </w:pPr>
          </w:p>
        </w:tc>
      </w:tr>
      <w:tr w:rsidR="0044096C" w:rsidRPr="00BC5B0B" w14:paraId="29783455" w14:textId="77777777" w:rsidTr="00FA580C">
        <w:tc>
          <w:tcPr>
            <w:tcW w:w="964" w:type="dxa"/>
          </w:tcPr>
          <w:p w14:paraId="585FA630" w14:textId="037C6E5C" w:rsidR="0044096C" w:rsidRDefault="0044096C" w:rsidP="00FE2B3C">
            <w:pPr>
              <w:pStyle w:val="TableText"/>
            </w:pPr>
            <w:r>
              <w:t>PA9</w:t>
            </w:r>
          </w:p>
        </w:tc>
        <w:tc>
          <w:tcPr>
            <w:tcW w:w="1224" w:type="dxa"/>
          </w:tcPr>
          <w:p w14:paraId="6877572D" w14:textId="57A26BDA" w:rsidR="0044096C" w:rsidRDefault="0044096C" w:rsidP="00FE2B3C">
            <w:pPr>
              <w:pStyle w:val="TableText"/>
            </w:pPr>
            <w:r>
              <w:t>2013-01-08</w:t>
            </w:r>
          </w:p>
        </w:tc>
        <w:tc>
          <w:tcPr>
            <w:tcW w:w="3652" w:type="dxa"/>
          </w:tcPr>
          <w:p w14:paraId="45584E16" w14:textId="78DF91C8" w:rsidR="0044096C" w:rsidRDefault="0044096C" w:rsidP="00DF3C47">
            <w:pPr>
              <w:pStyle w:val="TableText"/>
            </w:pPr>
            <w:r>
              <w:t>Uppdaterat tabellerna under kap 4, 5 och 6</w:t>
            </w:r>
          </w:p>
        </w:tc>
        <w:tc>
          <w:tcPr>
            <w:tcW w:w="2126" w:type="dxa"/>
          </w:tcPr>
          <w:p w14:paraId="67B87BAE" w14:textId="5334B1A5" w:rsidR="0044096C" w:rsidRPr="00BC5B0B" w:rsidRDefault="00F10B0D" w:rsidP="00FE2B3C">
            <w:pPr>
              <w:pStyle w:val="TableText"/>
            </w:pPr>
            <w:r>
              <w:t>Maria Andersson</w:t>
            </w:r>
          </w:p>
        </w:tc>
        <w:tc>
          <w:tcPr>
            <w:tcW w:w="1276" w:type="dxa"/>
          </w:tcPr>
          <w:p w14:paraId="2B6DAC50" w14:textId="77777777" w:rsidR="0044096C" w:rsidRPr="00BC5B0B" w:rsidRDefault="0044096C" w:rsidP="00FE2B3C">
            <w:pPr>
              <w:pStyle w:val="TableText"/>
            </w:pPr>
          </w:p>
        </w:tc>
      </w:tr>
      <w:tr w:rsidR="00852BED" w:rsidRPr="00BC5B0B" w14:paraId="45FABED7" w14:textId="77777777" w:rsidTr="00FA580C">
        <w:tc>
          <w:tcPr>
            <w:tcW w:w="964" w:type="dxa"/>
          </w:tcPr>
          <w:p w14:paraId="536F7E6A" w14:textId="3F7805BD" w:rsidR="00852BED" w:rsidRDefault="00852BED" w:rsidP="00FE2B3C">
            <w:pPr>
              <w:pStyle w:val="TableText"/>
            </w:pPr>
            <w:r>
              <w:t>PA10</w:t>
            </w:r>
          </w:p>
        </w:tc>
        <w:tc>
          <w:tcPr>
            <w:tcW w:w="1224" w:type="dxa"/>
          </w:tcPr>
          <w:p w14:paraId="775198D3" w14:textId="7A80F002" w:rsidR="00852BED" w:rsidRDefault="00852BED" w:rsidP="00FE2B3C">
            <w:pPr>
              <w:pStyle w:val="TableText"/>
            </w:pPr>
            <w:r>
              <w:t>2013-01-09</w:t>
            </w:r>
          </w:p>
        </w:tc>
        <w:tc>
          <w:tcPr>
            <w:tcW w:w="3652" w:type="dxa"/>
          </w:tcPr>
          <w:p w14:paraId="1060BB36" w14:textId="391169FB" w:rsidR="00852BED" w:rsidRDefault="00852BED" w:rsidP="00DF3C47">
            <w:pPr>
              <w:pStyle w:val="TableText"/>
            </w:pPr>
            <w:r>
              <w:t>Lagt till avsnitt om engagemangsindex. Kompletterat/förtydligat avsnitten nationell användning, nationell användning och adresseringsmodell.</w:t>
            </w:r>
          </w:p>
        </w:tc>
        <w:tc>
          <w:tcPr>
            <w:tcW w:w="2126" w:type="dxa"/>
          </w:tcPr>
          <w:p w14:paraId="69FAB119" w14:textId="2DBAF23F" w:rsidR="00852BED" w:rsidRDefault="00852BED" w:rsidP="00FE2B3C">
            <w:pPr>
              <w:pStyle w:val="TableText"/>
            </w:pPr>
            <w:r w:rsidRPr="00BC5B0B">
              <w:t>Johan Eltes</w:t>
            </w:r>
          </w:p>
        </w:tc>
        <w:tc>
          <w:tcPr>
            <w:tcW w:w="1276" w:type="dxa"/>
          </w:tcPr>
          <w:p w14:paraId="51690BE9" w14:textId="77777777" w:rsidR="00852BED" w:rsidRPr="00BC5B0B" w:rsidRDefault="00852BED" w:rsidP="00FE2B3C">
            <w:pPr>
              <w:pStyle w:val="TableText"/>
            </w:pPr>
          </w:p>
        </w:tc>
      </w:tr>
      <w:tr w:rsidR="00901B82" w:rsidRPr="00BC5B0B" w14:paraId="3E87C772" w14:textId="77777777" w:rsidTr="00FA580C">
        <w:tc>
          <w:tcPr>
            <w:tcW w:w="964" w:type="dxa"/>
          </w:tcPr>
          <w:p w14:paraId="56B3A0F3" w14:textId="79FB3B99" w:rsidR="00901B82" w:rsidRDefault="00901B82" w:rsidP="00FE2B3C">
            <w:pPr>
              <w:pStyle w:val="TableText"/>
            </w:pPr>
            <w:r>
              <w:t>PA11</w:t>
            </w:r>
          </w:p>
        </w:tc>
        <w:tc>
          <w:tcPr>
            <w:tcW w:w="1224" w:type="dxa"/>
          </w:tcPr>
          <w:p w14:paraId="44325C40" w14:textId="1289B8F2" w:rsidR="00901B82" w:rsidRDefault="00901B82" w:rsidP="00FE2B3C">
            <w:pPr>
              <w:pStyle w:val="TableText"/>
            </w:pPr>
            <w:r>
              <w:t>2013-01-14</w:t>
            </w:r>
          </w:p>
        </w:tc>
        <w:tc>
          <w:tcPr>
            <w:tcW w:w="3652" w:type="dxa"/>
          </w:tcPr>
          <w:p w14:paraId="5B09D226" w14:textId="24F06DBC" w:rsidR="00901B82" w:rsidRDefault="00901B82" w:rsidP="00DF3C47">
            <w:pPr>
              <w:pStyle w:val="TableText"/>
            </w:pPr>
            <w:r>
              <w:t>Uppdaterat kap 5 och 6 med ny struktur</w:t>
            </w:r>
            <w:r w:rsidR="00240DAB">
              <w:t>.</w:t>
            </w:r>
          </w:p>
        </w:tc>
        <w:tc>
          <w:tcPr>
            <w:tcW w:w="2126" w:type="dxa"/>
          </w:tcPr>
          <w:p w14:paraId="22CFDFE9" w14:textId="7574EDA0" w:rsidR="00901B82" w:rsidRPr="00BC5B0B" w:rsidRDefault="00F10B0D" w:rsidP="00FE2B3C">
            <w:pPr>
              <w:pStyle w:val="TableText"/>
            </w:pPr>
            <w:r>
              <w:t>Maria Andersson</w:t>
            </w:r>
          </w:p>
        </w:tc>
        <w:tc>
          <w:tcPr>
            <w:tcW w:w="1276" w:type="dxa"/>
          </w:tcPr>
          <w:p w14:paraId="1BCDBAE6" w14:textId="77777777" w:rsidR="00901B82" w:rsidRPr="00BC5B0B" w:rsidRDefault="00901B82" w:rsidP="00FE2B3C">
            <w:pPr>
              <w:pStyle w:val="TableText"/>
            </w:pPr>
          </w:p>
        </w:tc>
      </w:tr>
      <w:tr w:rsidR="00240DAB" w:rsidRPr="00BC5B0B" w14:paraId="3925A457" w14:textId="77777777" w:rsidTr="00FA580C">
        <w:tc>
          <w:tcPr>
            <w:tcW w:w="964" w:type="dxa"/>
          </w:tcPr>
          <w:p w14:paraId="799B8214" w14:textId="50BF4685" w:rsidR="00240DAB" w:rsidRDefault="00240DAB" w:rsidP="00FE2B3C">
            <w:pPr>
              <w:pStyle w:val="TableText"/>
            </w:pPr>
            <w:r>
              <w:t>PA12</w:t>
            </w:r>
          </w:p>
        </w:tc>
        <w:tc>
          <w:tcPr>
            <w:tcW w:w="1224" w:type="dxa"/>
          </w:tcPr>
          <w:p w14:paraId="5DDA2815" w14:textId="55014BF5" w:rsidR="00240DAB" w:rsidRDefault="00240DAB" w:rsidP="00FE2B3C">
            <w:pPr>
              <w:pStyle w:val="TableText"/>
            </w:pPr>
            <w:r>
              <w:t>2013-01-14</w:t>
            </w:r>
          </w:p>
        </w:tc>
        <w:tc>
          <w:tcPr>
            <w:tcW w:w="3652" w:type="dxa"/>
          </w:tcPr>
          <w:p w14:paraId="1540A059" w14:textId="36AE9CD0" w:rsidR="00240DAB" w:rsidRDefault="00240DAB" w:rsidP="00DF3C47">
            <w:pPr>
              <w:pStyle w:val="TableText"/>
            </w:pPr>
            <w:r>
              <w:t>Lagt till kap 7.</w:t>
            </w:r>
          </w:p>
        </w:tc>
        <w:tc>
          <w:tcPr>
            <w:tcW w:w="2126" w:type="dxa"/>
          </w:tcPr>
          <w:p w14:paraId="6B542D54" w14:textId="1B7CCE0A" w:rsidR="00240DAB" w:rsidRDefault="00F10B0D" w:rsidP="00FE2B3C">
            <w:pPr>
              <w:pStyle w:val="TableText"/>
            </w:pPr>
            <w:r>
              <w:t>Maria Andersson</w:t>
            </w:r>
          </w:p>
        </w:tc>
        <w:tc>
          <w:tcPr>
            <w:tcW w:w="1276" w:type="dxa"/>
          </w:tcPr>
          <w:p w14:paraId="175BD5CC" w14:textId="77777777" w:rsidR="00240DAB" w:rsidRPr="00BC5B0B" w:rsidRDefault="00240DAB" w:rsidP="00FE2B3C">
            <w:pPr>
              <w:pStyle w:val="TableText"/>
            </w:pPr>
          </w:p>
        </w:tc>
      </w:tr>
      <w:tr w:rsidR="006916CC" w:rsidRPr="00BC5B0B" w14:paraId="647C38D6" w14:textId="77777777" w:rsidTr="00FA580C">
        <w:tc>
          <w:tcPr>
            <w:tcW w:w="964" w:type="dxa"/>
          </w:tcPr>
          <w:p w14:paraId="15B7DCF0" w14:textId="0C9D5BDD" w:rsidR="006916CC" w:rsidRDefault="006916CC" w:rsidP="00FE2B3C">
            <w:pPr>
              <w:pStyle w:val="TableText"/>
            </w:pPr>
            <w:r>
              <w:t>PA13</w:t>
            </w:r>
          </w:p>
        </w:tc>
        <w:tc>
          <w:tcPr>
            <w:tcW w:w="1224" w:type="dxa"/>
          </w:tcPr>
          <w:p w14:paraId="49A3AFEA" w14:textId="0BD9D2E7" w:rsidR="006916CC" w:rsidRDefault="006916CC" w:rsidP="00FE2B3C">
            <w:pPr>
              <w:pStyle w:val="TableText"/>
            </w:pPr>
            <w:r>
              <w:t>2013-01-20</w:t>
            </w:r>
          </w:p>
        </w:tc>
        <w:tc>
          <w:tcPr>
            <w:tcW w:w="3652" w:type="dxa"/>
          </w:tcPr>
          <w:p w14:paraId="27A07DD9" w14:textId="053E60F3" w:rsidR="006916CC" w:rsidRDefault="006916CC" w:rsidP="00DF3C47">
            <w:pPr>
              <w:pStyle w:val="TableText"/>
            </w:pPr>
            <w:r>
              <w:t>U</w:t>
            </w:r>
            <w:r w:rsidR="00D85C11">
              <w:t>ppdaterat efter beslut att håll</w:t>
            </w:r>
            <w:r>
              <w:t>a</w:t>
            </w:r>
            <w:r w:rsidR="00D85C11">
              <w:t xml:space="preserve"> </w:t>
            </w:r>
            <w:r>
              <w:t>indexpostern på PDLenhetsnivå och använda SourceSystem för adressering.</w:t>
            </w:r>
          </w:p>
        </w:tc>
        <w:tc>
          <w:tcPr>
            <w:tcW w:w="2126" w:type="dxa"/>
          </w:tcPr>
          <w:p w14:paraId="5308BF81" w14:textId="4CC3E3D7" w:rsidR="006916CC" w:rsidRDefault="006916CC" w:rsidP="00FE2B3C">
            <w:pPr>
              <w:pStyle w:val="TableText"/>
            </w:pPr>
            <w:r w:rsidRPr="00BC5B0B">
              <w:t>Johan Eltes</w:t>
            </w:r>
          </w:p>
        </w:tc>
        <w:tc>
          <w:tcPr>
            <w:tcW w:w="1276" w:type="dxa"/>
          </w:tcPr>
          <w:p w14:paraId="11A79142" w14:textId="77777777" w:rsidR="006916CC" w:rsidRPr="00BC5B0B" w:rsidRDefault="006916CC" w:rsidP="00FE2B3C">
            <w:pPr>
              <w:pStyle w:val="TableText"/>
            </w:pPr>
          </w:p>
        </w:tc>
      </w:tr>
      <w:tr w:rsidR="00527535" w:rsidRPr="00BC5B0B" w14:paraId="3895CB0A" w14:textId="77777777" w:rsidTr="00FA580C">
        <w:tc>
          <w:tcPr>
            <w:tcW w:w="964" w:type="dxa"/>
          </w:tcPr>
          <w:p w14:paraId="2CF33DCB" w14:textId="3083B099" w:rsidR="00527535" w:rsidRDefault="00527535" w:rsidP="00FE2B3C">
            <w:pPr>
              <w:pStyle w:val="TableText"/>
            </w:pPr>
            <w:r>
              <w:t>PA14</w:t>
            </w:r>
          </w:p>
        </w:tc>
        <w:tc>
          <w:tcPr>
            <w:tcW w:w="1224" w:type="dxa"/>
          </w:tcPr>
          <w:p w14:paraId="0A9650EB" w14:textId="73783F3C" w:rsidR="00527535" w:rsidRDefault="00002A0D" w:rsidP="00FE2B3C">
            <w:pPr>
              <w:pStyle w:val="TableText"/>
            </w:pPr>
            <w:r>
              <w:t>2013</w:t>
            </w:r>
            <w:r w:rsidR="00527535">
              <w:t>-01-21</w:t>
            </w:r>
          </w:p>
        </w:tc>
        <w:tc>
          <w:tcPr>
            <w:tcW w:w="3652" w:type="dxa"/>
          </w:tcPr>
          <w:p w14:paraId="43AAF561" w14:textId="720F8B8F" w:rsidR="00527535" w:rsidRDefault="00527535" w:rsidP="00DF3C47">
            <w:pPr>
              <w:pStyle w:val="TableText"/>
            </w:pPr>
            <w:r>
              <w:t>Uppdaterat gemensamma informationskomponenter och tjänstebeskrivning</w:t>
            </w:r>
          </w:p>
        </w:tc>
        <w:tc>
          <w:tcPr>
            <w:tcW w:w="2126" w:type="dxa"/>
          </w:tcPr>
          <w:p w14:paraId="109451F3" w14:textId="5969E056" w:rsidR="00527535" w:rsidRPr="00BC5B0B" w:rsidRDefault="00527535" w:rsidP="00FE2B3C">
            <w:pPr>
              <w:pStyle w:val="TableText"/>
            </w:pPr>
            <w:r>
              <w:t>Fredrik Ström</w:t>
            </w:r>
          </w:p>
        </w:tc>
        <w:tc>
          <w:tcPr>
            <w:tcW w:w="1276" w:type="dxa"/>
          </w:tcPr>
          <w:p w14:paraId="2518843C" w14:textId="77777777" w:rsidR="00527535" w:rsidRPr="00BC5B0B" w:rsidRDefault="00527535" w:rsidP="00FE2B3C">
            <w:pPr>
              <w:pStyle w:val="TableText"/>
            </w:pPr>
          </w:p>
        </w:tc>
      </w:tr>
      <w:tr w:rsidR="002E45BA" w:rsidRPr="00BC5B0B" w14:paraId="3651160C" w14:textId="77777777" w:rsidTr="00FA580C">
        <w:tc>
          <w:tcPr>
            <w:tcW w:w="964" w:type="dxa"/>
          </w:tcPr>
          <w:p w14:paraId="18ADCE2C" w14:textId="04B161E0" w:rsidR="002E45BA" w:rsidRDefault="00F10B0D" w:rsidP="00FE2B3C">
            <w:pPr>
              <w:pStyle w:val="TableText"/>
            </w:pPr>
            <w:r>
              <w:t>PA15</w:t>
            </w:r>
          </w:p>
        </w:tc>
        <w:tc>
          <w:tcPr>
            <w:tcW w:w="1224" w:type="dxa"/>
          </w:tcPr>
          <w:p w14:paraId="5ECB22E2" w14:textId="7A583405" w:rsidR="002E45BA" w:rsidRDefault="00002A0D" w:rsidP="00FE2B3C">
            <w:pPr>
              <w:pStyle w:val="TableText"/>
            </w:pPr>
            <w:r>
              <w:t>2013</w:t>
            </w:r>
            <w:r w:rsidR="00F10B0D">
              <w:t>-01-21</w:t>
            </w:r>
          </w:p>
        </w:tc>
        <w:tc>
          <w:tcPr>
            <w:tcW w:w="3652" w:type="dxa"/>
          </w:tcPr>
          <w:p w14:paraId="32061B15" w14:textId="1BA8DF6A" w:rsidR="002E45BA" w:rsidRDefault="002E45BA" w:rsidP="0081743E">
            <w:pPr>
              <w:pStyle w:val="TableText"/>
            </w:pPr>
            <w:r>
              <w:t>Uppdaterat typerna</w:t>
            </w:r>
            <w:r w:rsidR="0081743E">
              <w:t xml:space="preserve"> med inledande versal</w:t>
            </w:r>
            <w:r>
              <w:t xml:space="preserve">. Ändrat </w:t>
            </w:r>
            <w:r w:rsidR="00F10B0D">
              <w:t>från careRequest till Referral och från Answer till Outcome i kap 6.</w:t>
            </w:r>
          </w:p>
        </w:tc>
        <w:tc>
          <w:tcPr>
            <w:tcW w:w="2126" w:type="dxa"/>
          </w:tcPr>
          <w:p w14:paraId="2F49CC72" w14:textId="5B55611C" w:rsidR="002E45BA" w:rsidRDefault="00F10B0D" w:rsidP="00FE2B3C">
            <w:pPr>
              <w:pStyle w:val="TableText"/>
            </w:pPr>
            <w:r>
              <w:t>Maria Andersson</w:t>
            </w:r>
          </w:p>
        </w:tc>
        <w:tc>
          <w:tcPr>
            <w:tcW w:w="1276" w:type="dxa"/>
          </w:tcPr>
          <w:p w14:paraId="3D3506C2" w14:textId="77777777" w:rsidR="002E45BA" w:rsidRPr="00BC5B0B" w:rsidRDefault="002E45BA" w:rsidP="00FE2B3C">
            <w:pPr>
              <w:pStyle w:val="TableText"/>
            </w:pPr>
          </w:p>
        </w:tc>
      </w:tr>
      <w:tr w:rsidR="003A1BC5" w:rsidRPr="00BC5B0B" w14:paraId="1304E328" w14:textId="77777777" w:rsidTr="00FA580C">
        <w:tc>
          <w:tcPr>
            <w:tcW w:w="964" w:type="dxa"/>
          </w:tcPr>
          <w:p w14:paraId="66D29A4C" w14:textId="3D8B27BC" w:rsidR="003A1BC5" w:rsidRDefault="003A1BC5" w:rsidP="00FE2B3C">
            <w:pPr>
              <w:pStyle w:val="TableText"/>
            </w:pPr>
            <w:r>
              <w:t>PA16</w:t>
            </w:r>
          </w:p>
        </w:tc>
        <w:tc>
          <w:tcPr>
            <w:tcW w:w="1224" w:type="dxa"/>
          </w:tcPr>
          <w:p w14:paraId="387634D8" w14:textId="6145680A" w:rsidR="003A1BC5" w:rsidRDefault="00002A0D" w:rsidP="00FE2B3C">
            <w:pPr>
              <w:pStyle w:val="TableText"/>
            </w:pPr>
            <w:r>
              <w:t>2013</w:t>
            </w:r>
            <w:r w:rsidR="003A1BC5">
              <w:t>-01-21</w:t>
            </w:r>
          </w:p>
        </w:tc>
        <w:tc>
          <w:tcPr>
            <w:tcW w:w="3652" w:type="dxa"/>
          </w:tcPr>
          <w:p w14:paraId="29D61724" w14:textId="4464FCA3" w:rsidR="003A1BC5" w:rsidRDefault="003A1BC5" w:rsidP="0081743E">
            <w:pPr>
              <w:pStyle w:val="TableText"/>
            </w:pPr>
            <w:r>
              <w:t xml:space="preserve">Ändrat kardinaliteten på </w:t>
            </w:r>
            <w:r w:rsidRPr="003A1BC5">
              <w:t>referral</w:t>
            </w:r>
            <w:r>
              <w:t xml:space="preserve"> i kap 6.</w:t>
            </w:r>
          </w:p>
        </w:tc>
        <w:tc>
          <w:tcPr>
            <w:tcW w:w="2126" w:type="dxa"/>
          </w:tcPr>
          <w:p w14:paraId="15427D4C" w14:textId="713CCA36" w:rsidR="003A1BC5" w:rsidRDefault="003A1BC5" w:rsidP="00FE2B3C">
            <w:pPr>
              <w:pStyle w:val="TableText"/>
            </w:pPr>
            <w:r>
              <w:t>Maria Andersson</w:t>
            </w:r>
          </w:p>
        </w:tc>
        <w:tc>
          <w:tcPr>
            <w:tcW w:w="1276" w:type="dxa"/>
          </w:tcPr>
          <w:p w14:paraId="7DFE8F4A" w14:textId="77777777" w:rsidR="003A1BC5" w:rsidRDefault="003A1BC5" w:rsidP="00FE2B3C">
            <w:pPr>
              <w:pStyle w:val="TableText"/>
            </w:pPr>
          </w:p>
          <w:p w14:paraId="32CD8F72" w14:textId="77777777" w:rsidR="00002A0D" w:rsidRPr="00BC5B0B" w:rsidRDefault="00002A0D" w:rsidP="00FE2B3C">
            <w:pPr>
              <w:pStyle w:val="TableText"/>
            </w:pPr>
          </w:p>
        </w:tc>
      </w:tr>
      <w:tr w:rsidR="00002A0D" w:rsidRPr="00BC5B0B" w14:paraId="19D51076" w14:textId="77777777" w:rsidTr="00FA580C">
        <w:tc>
          <w:tcPr>
            <w:tcW w:w="964" w:type="dxa"/>
          </w:tcPr>
          <w:p w14:paraId="063B84E0" w14:textId="1DE53DE2" w:rsidR="00002A0D" w:rsidRDefault="00002A0D" w:rsidP="00FE2B3C">
            <w:pPr>
              <w:pStyle w:val="TableText"/>
            </w:pPr>
            <w:r>
              <w:t>PA17</w:t>
            </w:r>
          </w:p>
        </w:tc>
        <w:tc>
          <w:tcPr>
            <w:tcW w:w="1224" w:type="dxa"/>
          </w:tcPr>
          <w:p w14:paraId="34652A64" w14:textId="3EB51FAD" w:rsidR="00002A0D" w:rsidRDefault="00002A0D" w:rsidP="00FE2B3C">
            <w:pPr>
              <w:pStyle w:val="TableText"/>
            </w:pPr>
            <w:r>
              <w:t>2013-01-24</w:t>
            </w:r>
          </w:p>
        </w:tc>
        <w:tc>
          <w:tcPr>
            <w:tcW w:w="3652" w:type="dxa"/>
          </w:tcPr>
          <w:p w14:paraId="28180DD4" w14:textId="412EF84E" w:rsidR="00002A0D" w:rsidRDefault="004648EF" w:rsidP="0081743E">
            <w:pPr>
              <w:pStyle w:val="TableText"/>
            </w:pPr>
            <w:r>
              <w:t>Ändrat i tabellerna i kap 4, 5 och 6.</w:t>
            </w:r>
          </w:p>
        </w:tc>
        <w:tc>
          <w:tcPr>
            <w:tcW w:w="2126" w:type="dxa"/>
          </w:tcPr>
          <w:p w14:paraId="3DD74D24" w14:textId="41F8985C" w:rsidR="00002A0D" w:rsidRDefault="004648EF" w:rsidP="00FE2B3C">
            <w:pPr>
              <w:pStyle w:val="TableText"/>
            </w:pPr>
            <w:r>
              <w:t>Maria Andersson</w:t>
            </w:r>
          </w:p>
        </w:tc>
        <w:tc>
          <w:tcPr>
            <w:tcW w:w="1276" w:type="dxa"/>
          </w:tcPr>
          <w:p w14:paraId="07B730BA" w14:textId="77777777" w:rsidR="00002A0D" w:rsidRDefault="00002A0D" w:rsidP="00FE2B3C">
            <w:pPr>
              <w:pStyle w:val="TableText"/>
            </w:pPr>
          </w:p>
        </w:tc>
      </w:tr>
      <w:tr w:rsidR="00274B67" w:rsidRPr="00BC5B0B" w14:paraId="28161164" w14:textId="77777777" w:rsidTr="00FA580C">
        <w:tc>
          <w:tcPr>
            <w:tcW w:w="964" w:type="dxa"/>
          </w:tcPr>
          <w:p w14:paraId="5E7BAEC5" w14:textId="6903CD44" w:rsidR="00274B67" w:rsidRDefault="00274B67" w:rsidP="00FE2B3C">
            <w:pPr>
              <w:pStyle w:val="TableText"/>
            </w:pPr>
            <w:r>
              <w:t>PA18</w:t>
            </w:r>
          </w:p>
        </w:tc>
        <w:tc>
          <w:tcPr>
            <w:tcW w:w="1224" w:type="dxa"/>
          </w:tcPr>
          <w:p w14:paraId="49ECA943" w14:textId="25F4710F" w:rsidR="00274B67" w:rsidRDefault="00274B67" w:rsidP="00FE2B3C">
            <w:pPr>
              <w:pStyle w:val="TableText"/>
            </w:pPr>
            <w:r>
              <w:t>2013-01-25</w:t>
            </w:r>
          </w:p>
        </w:tc>
        <w:tc>
          <w:tcPr>
            <w:tcW w:w="3652" w:type="dxa"/>
          </w:tcPr>
          <w:p w14:paraId="1726462F" w14:textId="7CC77D2E" w:rsidR="00274B67" w:rsidRDefault="00274B67" w:rsidP="0081743E">
            <w:pPr>
              <w:pStyle w:val="TableText"/>
            </w:pPr>
            <w:r>
              <w:t>Ändrat i tabellerna i kap 4, 5 och 6.</w:t>
            </w:r>
          </w:p>
        </w:tc>
        <w:tc>
          <w:tcPr>
            <w:tcW w:w="2126" w:type="dxa"/>
          </w:tcPr>
          <w:p w14:paraId="325F408F" w14:textId="0C1A496C" w:rsidR="00274B67" w:rsidRDefault="00274B67" w:rsidP="00FE2B3C">
            <w:pPr>
              <w:pStyle w:val="TableText"/>
            </w:pPr>
            <w:r>
              <w:t>Maria Andersson</w:t>
            </w:r>
          </w:p>
        </w:tc>
        <w:tc>
          <w:tcPr>
            <w:tcW w:w="1276" w:type="dxa"/>
          </w:tcPr>
          <w:p w14:paraId="0B3C6C5E" w14:textId="77777777" w:rsidR="00274B67" w:rsidRDefault="00274B67" w:rsidP="00FE2B3C">
            <w:pPr>
              <w:pStyle w:val="TableText"/>
            </w:pPr>
          </w:p>
        </w:tc>
      </w:tr>
      <w:tr w:rsidR="00EA270E" w:rsidRPr="00BC5B0B" w14:paraId="52E461B7" w14:textId="77777777" w:rsidTr="00FA580C">
        <w:tc>
          <w:tcPr>
            <w:tcW w:w="964" w:type="dxa"/>
          </w:tcPr>
          <w:p w14:paraId="0C931A76" w14:textId="1E857B9B" w:rsidR="00EA270E" w:rsidRDefault="00EA270E" w:rsidP="00FE2B3C">
            <w:pPr>
              <w:pStyle w:val="TableText"/>
            </w:pPr>
            <w:r>
              <w:t>PA19</w:t>
            </w:r>
          </w:p>
        </w:tc>
        <w:tc>
          <w:tcPr>
            <w:tcW w:w="1224" w:type="dxa"/>
          </w:tcPr>
          <w:p w14:paraId="026ACAFB" w14:textId="2836F863" w:rsidR="00EA270E" w:rsidRDefault="004B2DDF" w:rsidP="00FE2B3C">
            <w:pPr>
              <w:pStyle w:val="TableText"/>
            </w:pPr>
            <w:r>
              <w:t>2013-01-29</w:t>
            </w:r>
          </w:p>
        </w:tc>
        <w:tc>
          <w:tcPr>
            <w:tcW w:w="3652" w:type="dxa"/>
          </w:tcPr>
          <w:p w14:paraId="55F9B5CE" w14:textId="14759785" w:rsidR="00EA270E" w:rsidRDefault="00EA270E" w:rsidP="0081743E">
            <w:pPr>
              <w:pStyle w:val="TableText"/>
            </w:pPr>
            <w:r>
              <w:t>Ändrat beskrivningar i kap 4, 5 och 6 samt ny struktur i kap 4.</w:t>
            </w:r>
          </w:p>
        </w:tc>
        <w:tc>
          <w:tcPr>
            <w:tcW w:w="2126" w:type="dxa"/>
          </w:tcPr>
          <w:p w14:paraId="67C089A3" w14:textId="7E429751" w:rsidR="00EA270E" w:rsidRDefault="00EA270E" w:rsidP="00FE2B3C">
            <w:pPr>
              <w:pStyle w:val="TableText"/>
            </w:pPr>
            <w:r>
              <w:t>Maria Andersson</w:t>
            </w:r>
          </w:p>
        </w:tc>
        <w:tc>
          <w:tcPr>
            <w:tcW w:w="1276" w:type="dxa"/>
          </w:tcPr>
          <w:p w14:paraId="606D0EF9" w14:textId="77777777" w:rsidR="00EA270E" w:rsidRDefault="00EA270E" w:rsidP="00FE2B3C">
            <w:pPr>
              <w:pStyle w:val="TableText"/>
            </w:pPr>
          </w:p>
        </w:tc>
      </w:tr>
      <w:tr w:rsidR="00FA580C" w:rsidRPr="00BC5B0B" w14:paraId="50D92824" w14:textId="77777777" w:rsidTr="00FA580C">
        <w:tc>
          <w:tcPr>
            <w:tcW w:w="964" w:type="dxa"/>
          </w:tcPr>
          <w:p w14:paraId="10622021" w14:textId="35E5DBAC" w:rsidR="00FA580C" w:rsidRDefault="00FA580C" w:rsidP="00FE2B3C">
            <w:pPr>
              <w:pStyle w:val="TableText"/>
            </w:pPr>
            <w:r>
              <w:t>PA20</w:t>
            </w:r>
          </w:p>
        </w:tc>
        <w:tc>
          <w:tcPr>
            <w:tcW w:w="1224" w:type="dxa"/>
          </w:tcPr>
          <w:p w14:paraId="1F775DE5" w14:textId="70557E5B" w:rsidR="00FA580C" w:rsidRDefault="00FA580C" w:rsidP="00FE2B3C">
            <w:pPr>
              <w:pStyle w:val="TableText"/>
            </w:pPr>
            <w:r>
              <w:t>2013-01-30</w:t>
            </w:r>
          </w:p>
        </w:tc>
        <w:tc>
          <w:tcPr>
            <w:tcW w:w="3652" w:type="dxa"/>
          </w:tcPr>
          <w:p w14:paraId="2C9ACC38" w14:textId="77777777" w:rsidR="00FA580C" w:rsidRDefault="00FA580C" w:rsidP="0081743E">
            <w:pPr>
              <w:pStyle w:val="TableText"/>
            </w:pPr>
            <w:r>
              <w:t>Ändrat beskrivningar kap 4, 5.4 och 6.4.</w:t>
            </w:r>
          </w:p>
          <w:p w14:paraId="4159CDBE" w14:textId="380ACAE8" w:rsidR="00FA580C" w:rsidRDefault="00FA580C" w:rsidP="0081743E">
            <w:pPr>
              <w:pStyle w:val="TableText"/>
            </w:pPr>
            <w:r>
              <w:t>Nya och uppdaterade typer kap 4, 5.4 och 6.4.</w:t>
            </w:r>
          </w:p>
        </w:tc>
        <w:tc>
          <w:tcPr>
            <w:tcW w:w="2126" w:type="dxa"/>
          </w:tcPr>
          <w:p w14:paraId="1116FE1A" w14:textId="77777777" w:rsidR="00FA580C" w:rsidRDefault="00FA580C" w:rsidP="00FE2B3C">
            <w:pPr>
              <w:pStyle w:val="TableText"/>
            </w:pPr>
            <w:r>
              <w:t>Fredrik Ström</w:t>
            </w:r>
          </w:p>
          <w:p w14:paraId="2D36CAAA" w14:textId="5236A1BE" w:rsidR="00FA580C" w:rsidRDefault="00FA580C" w:rsidP="00FE2B3C">
            <w:pPr>
              <w:pStyle w:val="TableText"/>
            </w:pPr>
            <w:r>
              <w:t>Magnus E</w:t>
            </w:r>
            <w:r w:rsidR="006124E6">
              <w:t>kstrand</w:t>
            </w:r>
          </w:p>
        </w:tc>
        <w:tc>
          <w:tcPr>
            <w:tcW w:w="1276" w:type="dxa"/>
          </w:tcPr>
          <w:p w14:paraId="2A09B107" w14:textId="77777777" w:rsidR="00FA580C" w:rsidRDefault="00FA580C" w:rsidP="00FE2B3C">
            <w:pPr>
              <w:pStyle w:val="TableText"/>
            </w:pPr>
          </w:p>
        </w:tc>
      </w:tr>
      <w:tr w:rsidR="00364338" w:rsidRPr="00BC5B0B" w14:paraId="72B43AE6" w14:textId="77777777" w:rsidTr="00FA580C">
        <w:tc>
          <w:tcPr>
            <w:tcW w:w="964" w:type="dxa"/>
          </w:tcPr>
          <w:p w14:paraId="4BD574FA" w14:textId="0744857D" w:rsidR="00364338" w:rsidRDefault="00364338" w:rsidP="00FE2B3C">
            <w:pPr>
              <w:pStyle w:val="TableText"/>
            </w:pPr>
            <w:r>
              <w:t>PA21</w:t>
            </w:r>
          </w:p>
        </w:tc>
        <w:tc>
          <w:tcPr>
            <w:tcW w:w="1224" w:type="dxa"/>
          </w:tcPr>
          <w:p w14:paraId="56F57E40" w14:textId="3F52BEAD" w:rsidR="00364338" w:rsidRDefault="00364338" w:rsidP="00FE2B3C">
            <w:pPr>
              <w:pStyle w:val="TableText"/>
            </w:pPr>
            <w:r>
              <w:t>2013-01-31</w:t>
            </w:r>
          </w:p>
        </w:tc>
        <w:tc>
          <w:tcPr>
            <w:tcW w:w="3652" w:type="dxa"/>
          </w:tcPr>
          <w:p w14:paraId="22F93884" w14:textId="4E89B0B1" w:rsidR="00364338" w:rsidRDefault="00364338" w:rsidP="0081743E">
            <w:pPr>
              <w:pStyle w:val="TableText"/>
            </w:pPr>
            <w:r>
              <w:t>Ändringar i beskrivningar kap 4, 5, 6 och 7.</w:t>
            </w:r>
          </w:p>
        </w:tc>
        <w:tc>
          <w:tcPr>
            <w:tcW w:w="2126" w:type="dxa"/>
          </w:tcPr>
          <w:p w14:paraId="4DF9DC92" w14:textId="134C5D1B" w:rsidR="00364338" w:rsidRDefault="00364338" w:rsidP="00FE2B3C">
            <w:pPr>
              <w:pStyle w:val="TableText"/>
            </w:pPr>
            <w:r>
              <w:t>Maria Andersson</w:t>
            </w:r>
          </w:p>
        </w:tc>
        <w:tc>
          <w:tcPr>
            <w:tcW w:w="1276" w:type="dxa"/>
          </w:tcPr>
          <w:p w14:paraId="058FA4DC" w14:textId="77777777" w:rsidR="00364338" w:rsidRDefault="00364338" w:rsidP="00FE2B3C">
            <w:pPr>
              <w:pStyle w:val="TableText"/>
            </w:pPr>
          </w:p>
        </w:tc>
      </w:tr>
      <w:tr w:rsidR="00D27C2C" w:rsidRPr="00BC5B0B" w14:paraId="533751C6" w14:textId="77777777" w:rsidTr="00FA580C">
        <w:tc>
          <w:tcPr>
            <w:tcW w:w="964" w:type="dxa"/>
          </w:tcPr>
          <w:p w14:paraId="19EFB21B" w14:textId="65E0FDE0" w:rsidR="00D27C2C" w:rsidRDefault="00D27C2C" w:rsidP="00FE2B3C">
            <w:pPr>
              <w:pStyle w:val="TableText"/>
            </w:pPr>
            <w:r>
              <w:t>PA22</w:t>
            </w:r>
          </w:p>
        </w:tc>
        <w:tc>
          <w:tcPr>
            <w:tcW w:w="1224" w:type="dxa"/>
          </w:tcPr>
          <w:p w14:paraId="1B907799" w14:textId="48A244D6" w:rsidR="00D27C2C" w:rsidRDefault="00D27C2C" w:rsidP="00FE2B3C">
            <w:pPr>
              <w:pStyle w:val="TableText"/>
            </w:pPr>
            <w:r>
              <w:t>2013-01-31</w:t>
            </w:r>
          </w:p>
        </w:tc>
        <w:tc>
          <w:tcPr>
            <w:tcW w:w="3652" w:type="dxa"/>
          </w:tcPr>
          <w:p w14:paraId="1048EE7E" w14:textId="1A71A4CA" w:rsidR="00D27C2C" w:rsidRDefault="00D27C2C" w:rsidP="0081743E">
            <w:pPr>
              <w:pStyle w:val="TableText"/>
            </w:pPr>
            <w:r>
              <w:t>Ändringar i kap 7, GetCareContact</w:t>
            </w:r>
          </w:p>
        </w:tc>
        <w:tc>
          <w:tcPr>
            <w:tcW w:w="2126" w:type="dxa"/>
          </w:tcPr>
          <w:p w14:paraId="58F21D4E" w14:textId="14CBA669" w:rsidR="00D27C2C" w:rsidRDefault="00D27C2C" w:rsidP="00FE2B3C">
            <w:pPr>
              <w:pStyle w:val="TableText"/>
            </w:pPr>
            <w:r>
              <w:t>Maria Andersson</w:t>
            </w:r>
          </w:p>
        </w:tc>
        <w:tc>
          <w:tcPr>
            <w:tcW w:w="1276" w:type="dxa"/>
          </w:tcPr>
          <w:p w14:paraId="5B5B28C1" w14:textId="77777777" w:rsidR="00D27C2C" w:rsidRDefault="00D27C2C" w:rsidP="00FE2B3C">
            <w:pPr>
              <w:pStyle w:val="TableText"/>
            </w:pPr>
          </w:p>
        </w:tc>
      </w:tr>
      <w:tr w:rsidR="00797E5B" w:rsidRPr="00BC5B0B" w14:paraId="46964BD3" w14:textId="77777777" w:rsidTr="00FA580C">
        <w:tc>
          <w:tcPr>
            <w:tcW w:w="964" w:type="dxa"/>
          </w:tcPr>
          <w:p w14:paraId="205EC126" w14:textId="0EE7AC55" w:rsidR="00797E5B" w:rsidRDefault="00797E5B" w:rsidP="00FE2B3C">
            <w:pPr>
              <w:pStyle w:val="TableText"/>
            </w:pPr>
            <w:r>
              <w:t>PA23</w:t>
            </w:r>
          </w:p>
        </w:tc>
        <w:tc>
          <w:tcPr>
            <w:tcW w:w="1224" w:type="dxa"/>
          </w:tcPr>
          <w:p w14:paraId="6E249C21" w14:textId="617D92D9" w:rsidR="00797E5B" w:rsidRDefault="00797E5B" w:rsidP="00FE2B3C">
            <w:pPr>
              <w:pStyle w:val="TableText"/>
            </w:pPr>
            <w:r>
              <w:t>2013-02-07</w:t>
            </w:r>
          </w:p>
        </w:tc>
        <w:tc>
          <w:tcPr>
            <w:tcW w:w="3652" w:type="dxa"/>
          </w:tcPr>
          <w:p w14:paraId="229449D2" w14:textId="77777777" w:rsidR="00797E5B" w:rsidRDefault="00797E5B" w:rsidP="0081743E">
            <w:pPr>
              <w:pStyle w:val="TableText"/>
            </w:pPr>
            <w:r>
              <w:t>Justeringar av elementnamn och kardinalitet i kap 5, 6 och 7.</w:t>
            </w:r>
          </w:p>
          <w:p w14:paraId="0D868937" w14:textId="6A6C1248" w:rsidR="00797E5B" w:rsidRDefault="00797E5B" w:rsidP="0081743E">
            <w:pPr>
              <w:pStyle w:val="TableText"/>
            </w:pPr>
            <w:r>
              <w:t>Tog bort ej använd gemensam komponent.</w:t>
            </w:r>
          </w:p>
        </w:tc>
        <w:tc>
          <w:tcPr>
            <w:tcW w:w="2126" w:type="dxa"/>
          </w:tcPr>
          <w:p w14:paraId="7D4AB3C1" w14:textId="4F063530" w:rsidR="00797E5B" w:rsidRDefault="00797E5B" w:rsidP="00FE2B3C">
            <w:pPr>
              <w:pStyle w:val="TableText"/>
            </w:pPr>
            <w:r>
              <w:t>Magnus Ekstrand</w:t>
            </w:r>
          </w:p>
        </w:tc>
        <w:tc>
          <w:tcPr>
            <w:tcW w:w="1276" w:type="dxa"/>
          </w:tcPr>
          <w:p w14:paraId="35DEFCD5" w14:textId="77777777" w:rsidR="00797E5B" w:rsidRDefault="00797E5B" w:rsidP="00FE2B3C">
            <w:pPr>
              <w:pStyle w:val="TableText"/>
            </w:pPr>
          </w:p>
        </w:tc>
      </w:tr>
      <w:tr w:rsidR="00B26C15" w:rsidRPr="00BC5B0B" w14:paraId="03A01BF4" w14:textId="77777777" w:rsidTr="00FA580C">
        <w:tc>
          <w:tcPr>
            <w:tcW w:w="964" w:type="dxa"/>
          </w:tcPr>
          <w:p w14:paraId="21A82F7D" w14:textId="305D051B" w:rsidR="00B26C15" w:rsidRDefault="00B26C15" w:rsidP="00FE2B3C">
            <w:pPr>
              <w:pStyle w:val="TableText"/>
            </w:pPr>
            <w:r>
              <w:t>PA24</w:t>
            </w:r>
          </w:p>
        </w:tc>
        <w:tc>
          <w:tcPr>
            <w:tcW w:w="1224" w:type="dxa"/>
          </w:tcPr>
          <w:p w14:paraId="4C3285EE" w14:textId="07FC9E56" w:rsidR="00B26C15" w:rsidRDefault="0027716C" w:rsidP="00FE2B3C">
            <w:pPr>
              <w:pStyle w:val="TableText"/>
            </w:pPr>
            <w:r>
              <w:t>2013-02-11</w:t>
            </w:r>
          </w:p>
        </w:tc>
        <w:tc>
          <w:tcPr>
            <w:tcW w:w="3652" w:type="dxa"/>
          </w:tcPr>
          <w:p w14:paraId="4948EC27" w14:textId="693FBECC" w:rsidR="00B26C15" w:rsidRDefault="00B26C15" w:rsidP="0027716C">
            <w:pPr>
              <w:pStyle w:val="TableText"/>
            </w:pPr>
            <w:r>
              <w:t xml:space="preserve">Lagt </w:t>
            </w:r>
            <w:r w:rsidR="0027716C">
              <w:t>till</w:t>
            </w:r>
            <w:r>
              <w:t xml:space="preserve"> kap 8, GetDiagnosis</w:t>
            </w:r>
          </w:p>
        </w:tc>
        <w:tc>
          <w:tcPr>
            <w:tcW w:w="2126" w:type="dxa"/>
          </w:tcPr>
          <w:p w14:paraId="0D987534" w14:textId="613F10E5" w:rsidR="00B26C15" w:rsidRDefault="00B26C15" w:rsidP="00FE2B3C">
            <w:pPr>
              <w:pStyle w:val="TableText"/>
            </w:pPr>
            <w:r>
              <w:t>Maria Andersson</w:t>
            </w:r>
            <w:r w:rsidR="00A96718">
              <w:t xml:space="preserve"> de Vicente</w:t>
            </w:r>
          </w:p>
        </w:tc>
        <w:tc>
          <w:tcPr>
            <w:tcW w:w="1276" w:type="dxa"/>
          </w:tcPr>
          <w:p w14:paraId="2CD507FC" w14:textId="77777777" w:rsidR="00B26C15" w:rsidRDefault="00B26C15" w:rsidP="00FE2B3C">
            <w:pPr>
              <w:pStyle w:val="TableText"/>
            </w:pPr>
          </w:p>
        </w:tc>
      </w:tr>
      <w:tr w:rsidR="00DA3275" w:rsidRPr="00BC5B0B" w14:paraId="5500D6F6" w14:textId="77777777" w:rsidTr="00FA580C">
        <w:tc>
          <w:tcPr>
            <w:tcW w:w="964" w:type="dxa"/>
          </w:tcPr>
          <w:p w14:paraId="531518FA" w14:textId="1C4386AB" w:rsidR="00DA3275" w:rsidRDefault="00DA3275" w:rsidP="00FE2B3C">
            <w:pPr>
              <w:pStyle w:val="TableText"/>
            </w:pPr>
            <w:r>
              <w:t>PA25</w:t>
            </w:r>
          </w:p>
        </w:tc>
        <w:tc>
          <w:tcPr>
            <w:tcW w:w="1224" w:type="dxa"/>
          </w:tcPr>
          <w:p w14:paraId="6B6C1B3D" w14:textId="659205CA" w:rsidR="00DA3275" w:rsidRDefault="00DA3275" w:rsidP="00FE2B3C">
            <w:pPr>
              <w:pStyle w:val="TableText"/>
            </w:pPr>
            <w:r>
              <w:t>2013-02-19</w:t>
            </w:r>
          </w:p>
        </w:tc>
        <w:tc>
          <w:tcPr>
            <w:tcW w:w="3652" w:type="dxa"/>
          </w:tcPr>
          <w:p w14:paraId="2D5DECFF" w14:textId="7994DFEA" w:rsidR="00DA3275" w:rsidRDefault="00DA3275" w:rsidP="0027716C">
            <w:pPr>
              <w:pStyle w:val="TableText"/>
            </w:pPr>
            <w:r>
              <w:t>Definierat krav på uppdatering av fältet mostRecentContent i EI-posten.</w:t>
            </w:r>
            <w:r w:rsidR="00EB5C48">
              <w:t xml:space="preserve"> </w:t>
            </w:r>
          </w:p>
        </w:tc>
        <w:tc>
          <w:tcPr>
            <w:tcW w:w="2126" w:type="dxa"/>
          </w:tcPr>
          <w:p w14:paraId="1A8C99FD" w14:textId="77777777" w:rsidR="00DA3275" w:rsidRDefault="00DA3275" w:rsidP="00FE2B3C">
            <w:pPr>
              <w:pStyle w:val="TableText"/>
            </w:pPr>
            <w:r>
              <w:t>Johan Eltes</w:t>
            </w:r>
          </w:p>
          <w:p w14:paraId="0759B39A" w14:textId="656888D6" w:rsidR="00A9629E" w:rsidRDefault="00A9629E" w:rsidP="00A9629E">
            <w:pPr>
              <w:pStyle w:val="TableText"/>
              <w:ind w:left="0"/>
            </w:pPr>
          </w:p>
        </w:tc>
        <w:tc>
          <w:tcPr>
            <w:tcW w:w="1276" w:type="dxa"/>
          </w:tcPr>
          <w:p w14:paraId="174BE0EE" w14:textId="77777777" w:rsidR="00DA3275" w:rsidRDefault="00DA3275" w:rsidP="00FE2B3C">
            <w:pPr>
              <w:pStyle w:val="TableText"/>
            </w:pPr>
          </w:p>
        </w:tc>
      </w:tr>
      <w:tr w:rsidR="00A9629E" w:rsidRPr="00BC5B0B" w14:paraId="76A0FC6E" w14:textId="77777777" w:rsidTr="00FA580C">
        <w:tc>
          <w:tcPr>
            <w:tcW w:w="964" w:type="dxa"/>
          </w:tcPr>
          <w:p w14:paraId="020F5D88" w14:textId="19010BC3" w:rsidR="00A9629E" w:rsidRDefault="00A9629E" w:rsidP="00FE2B3C">
            <w:pPr>
              <w:pStyle w:val="TableText"/>
            </w:pPr>
            <w:r>
              <w:lastRenderedPageBreak/>
              <w:t>PA26</w:t>
            </w:r>
          </w:p>
        </w:tc>
        <w:tc>
          <w:tcPr>
            <w:tcW w:w="1224" w:type="dxa"/>
          </w:tcPr>
          <w:p w14:paraId="2283D0D9" w14:textId="582CFECC" w:rsidR="00A9629E" w:rsidRDefault="00A9629E" w:rsidP="00FE2B3C">
            <w:pPr>
              <w:pStyle w:val="TableText"/>
            </w:pPr>
            <w:r>
              <w:t>2013-03-01</w:t>
            </w:r>
          </w:p>
        </w:tc>
        <w:tc>
          <w:tcPr>
            <w:tcW w:w="3652" w:type="dxa"/>
          </w:tcPr>
          <w:p w14:paraId="35EFCF48" w14:textId="75A3A820" w:rsidR="00A9629E" w:rsidRDefault="00A9629E" w:rsidP="0027716C">
            <w:pPr>
              <w:pStyle w:val="TableText"/>
            </w:pPr>
            <w:r>
              <w:t xml:space="preserve">Lagt in beskrivning av personidentifierare under </w:t>
            </w:r>
            <w:r w:rsidR="001332D2">
              <w:t>kap 3.</w:t>
            </w:r>
          </w:p>
        </w:tc>
        <w:tc>
          <w:tcPr>
            <w:tcW w:w="2126" w:type="dxa"/>
          </w:tcPr>
          <w:p w14:paraId="4BEFBB59" w14:textId="71A1A4E0" w:rsidR="00A9629E" w:rsidRDefault="00A9629E" w:rsidP="00FE2B3C">
            <w:pPr>
              <w:pStyle w:val="TableText"/>
            </w:pPr>
            <w:r>
              <w:t>Maria Andersson</w:t>
            </w:r>
            <w:r w:rsidR="00A96718">
              <w:t xml:space="preserve"> de Vicente</w:t>
            </w:r>
          </w:p>
        </w:tc>
        <w:tc>
          <w:tcPr>
            <w:tcW w:w="1276" w:type="dxa"/>
          </w:tcPr>
          <w:p w14:paraId="46F31608" w14:textId="77777777" w:rsidR="00A9629E" w:rsidRDefault="00A9629E" w:rsidP="00FE2B3C">
            <w:pPr>
              <w:pStyle w:val="TableText"/>
            </w:pPr>
          </w:p>
        </w:tc>
      </w:tr>
      <w:tr w:rsidR="006941C4" w:rsidRPr="006941C4" w14:paraId="3C9F02C7" w14:textId="77777777" w:rsidTr="00FA580C">
        <w:tc>
          <w:tcPr>
            <w:tcW w:w="964" w:type="dxa"/>
          </w:tcPr>
          <w:p w14:paraId="77C14D7C" w14:textId="3B3A4F5B" w:rsidR="006941C4" w:rsidRDefault="006941C4" w:rsidP="00FE2B3C">
            <w:pPr>
              <w:pStyle w:val="TableText"/>
            </w:pPr>
            <w:r>
              <w:t>PA27</w:t>
            </w:r>
          </w:p>
        </w:tc>
        <w:tc>
          <w:tcPr>
            <w:tcW w:w="1224" w:type="dxa"/>
          </w:tcPr>
          <w:p w14:paraId="4DC68675" w14:textId="47031F57" w:rsidR="006941C4" w:rsidRDefault="006941C4" w:rsidP="00FE2B3C">
            <w:pPr>
              <w:pStyle w:val="TableText"/>
            </w:pPr>
            <w:r>
              <w:t>2013-03-04</w:t>
            </w:r>
          </w:p>
        </w:tc>
        <w:tc>
          <w:tcPr>
            <w:tcW w:w="3652" w:type="dxa"/>
          </w:tcPr>
          <w:p w14:paraId="05931170" w14:textId="0E929B69" w:rsidR="006941C4" w:rsidRPr="002E22BB" w:rsidRDefault="006941C4" w:rsidP="006941C4">
            <w:pPr>
              <w:pStyle w:val="TableText"/>
            </w:pPr>
            <w:r w:rsidRPr="008C68A3">
              <w:rPr>
                <w:lang w:val="en-US"/>
              </w:rPr>
              <w:t>Uppdaterat till careContac</w:t>
            </w:r>
            <w:r w:rsidR="007B3A82">
              <w:rPr>
                <w:lang w:val="en-US"/>
              </w:rPr>
              <w:t>t</w:t>
            </w:r>
            <w:r w:rsidRPr="008C68A3">
              <w:rPr>
                <w:lang w:val="en-US"/>
              </w:rPr>
              <w:t xml:space="preserve">Unitid, careContactUnitName, careContactUnitAddress under 7.4. </w:t>
            </w:r>
            <w:r w:rsidRPr="002E22BB">
              <w:t xml:space="preserve">Uppdaterat beskrivningen av Author </w:t>
            </w:r>
            <w:r w:rsidR="002E22BB" w:rsidRPr="002E22BB">
              <w:t>under 5.4, 6.4, 7.4 och 8.4.</w:t>
            </w:r>
            <w:r w:rsidR="00D07D41">
              <w:t xml:space="preserve"> Ändrat Aderss till Postadress i hela dokumentet.</w:t>
            </w:r>
          </w:p>
          <w:p w14:paraId="54210C72" w14:textId="5DD618CE" w:rsidR="006941C4" w:rsidRPr="002E22BB" w:rsidRDefault="006941C4" w:rsidP="0027716C">
            <w:pPr>
              <w:pStyle w:val="TableText"/>
            </w:pPr>
          </w:p>
        </w:tc>
        <w:tc>
          <w:tcPr>
            <w:tcW w:w="2126" w:type="dxa"/>
          </w:tcPr>
          <w:p w14:paraId="12E7585E" w14:textId="111BC6AD" w:rsidR="006941C4" w:rsidRPr="006941C4" w:rsidRDefault="006941C4" w:rsidP="00FE2B3C">
            <w:pPr>
              <w:pStyle w:val="TableText"/>
              <w:rPr>
                <w:lang w:val="en-US"/>
              </w:rPr>
            </w:pPr>
            <w:r>
              <w:rPr>
                <w:lang w:val="en-US"/>
              </w:rPr>
              <w:t>Maria Andersson</w:t>
            </w:r>
            <w:r w:rsidR="00A96718">
              <w:rPr>
                <w:lang w:val="en-US"/>
              </w:rPr>
              <w:t xml:space="preserve"> de Vicente</w:t>
            </w:r>
          </w:p>
        </w:tc>
        <w:tc>
          <w:tcPr>
            <w:tcW w:w="1276" w:type="dxa"/>
          </w:tcPr>
          <w:p w14:paraId="5035D7A7" w14:textId="77777777" w:rsidR="006941C4" w:rsidRPr="006941C4" w:rsidRDefault="006941C4" w:rsidP="00FE2B3C">
            <w:pPr>
              <w:pStyle w:val="TableText"/>
              <w:rPr>
                <w:lang w:val="en-US"/>
              </w:rPr>
            </w:pPr>
          </w:p>
        </w:tc>
      </w:tr>
      <w:tr w:rsidR="007B3A82" w:rsidRPr="006941C4" w14:paraId="086541BA" w14:textId="77777777" w:rsidTr="00FA580C">
        <w:tc>
          <w:tcPr>
            <w:tcW w:w="964" w:type="dxa"/>
          </w:tcPr>
          <w:p w14:paraId="6072673F" w14:textId="2F973DC2" w:rsidR="007B3A82" w:rsidRDefault="007B3A82" w:rsidP="00FE2B3C">
            <w:pPr>
              <w:pStyle w:val="TableText"/>
            </w:pPr>
            <w:r>
              <w:t>PA28</w:t>
            </w:r>
          </w:p>
        </w:tc>
        <w:tc>
          <w:tcPr>
            <w:tcW w:w="1224" w:type="dxa"/>
          </w:tcPr>
          <w:p w14:paraId="1FEFCC82" w14:textId="5829165D" w:rsidR="007B3A82" w:rsidRDefault="007B3A82" w:rsidP="00FE2B3C">
            <w:pPr>
              <w:pStyle w:val="TableText"/>
            </w:pPr>
            <w:r>
              <w:t>2013-03-04</w:t>
            </w:r>
          </w:p>
        </w:tc>
        <w:tc>
          <w:tcPr>
            <w:tcW w:w="3652" w:type="dxa"/>
          </w:tcPr>
          <w:p w14:paraId="4D854AED" w14:textId="42173966" w:rsidR="007B3A82" w:rsidRPr="00AA51E2" w:rsidRDefault="007B3A82" w:rsidP="006941C4">
            <w:pPr>
              <w:pStyle w:val="TableText"/>
            </w:pPr>
            <w:r w:rsidRPr="007B3A82">
              <w:t>Ändrat kardinalitet på CareContactUnit till 1..1</w:t>
            </w:r>
            <w:r>
              <w:t xml:space="preserve"> under 7.4. </w:t>
            </w:r>
            <w:r w:rsidRPr="00A96718">
              <w:t>Lagt till authorOrgUnitHSAid och authorOrgUnitName.</w:t>
            </w:r>
            <w:r w:rsidR="00260166" w:rsidRPr="00A96718">
              <w:t xml:space="preserve"> </w:t>
            </w:r>
            <w:r w:rsidR="00260166" w:rsidRPr="00AA51E2">
              <w:t>Ändrat kardinalitet på legalAuthenticatorHSAid till 0..1. Tagit bort information om signatur under 7.4.</w:t>
            </w:r>
            <w:r w:rsidR="00AA51E2">
              <w:t xml:space="preserve"> Lagt till sourceSystem.</w:t>
            </w:r>
          </w:p>
        </w:tc>
        <w:tc>
          <w:tcPr>
            <w:tcW w:w="2126" w:type="dxa"/>
          </w:tcPr>
          <w:p w14:paraId="0D984CAE" w14:textId="661D6796" w:rsidR="007B3A82" w:rsidRPr="007B3A82" w:rsidRDefault="007B3A82" w:rsidP="00FE2B3C">
            <w:pPr>
              <w:pStyle w:val="TableText"/>
            </w:pPr>
            <w:r>
              <w:t>Maria Andersson</w:t>
            </w:r>
            <w:r w:rsidR="00A96718">
              <w:t xml:space="preserve"> de Vicente</w:t>
            </w:r>
          </w:p>
        </w:tc>
        <w:tc>
          <w:tcPr>
            <w:tcW w:w="1276" w:type="dxa"/>
          </w:tcPr>
          <w:p w14:paraId="26C255E0" w14:textId="77777777" w:rsidR="007B3A82" w:rsidRPr="007B3A82" w:rsidRDefault="007B3A82" w:rsidP="00FE2B3C">
            <w:pPr>
              <w:pStyle w:val="TableText"/>
            </w:pPr>
          </w:p>
        </w:tc>
      </w:tr>
      <w:tr w:rsidR="00EF4FFF" w:rsidRPr="006941C4" w14:paraId="008455F7" w14:textId="77777777" w:rsidTr="00FA580C">
        <w:tc>
          <w:tcPr>
            <w:tcW w:w="964" w:type="dxa"/>
          </w:tcPr>
          <w:p w14:paraId="406B86B5" w14:textId="6FE28A31" w:rsidR="00EF4FFF" w:rsidRDefault="00EF4FFF" w:rsidP="00FE2B3C">
            <w:pPr>
              <w:pStyle w:val="TableText"/>
            </w:pPr>
            <w:r>
              <w:t>PA29</w:t>
            </w:r>
          </w:p>
        </w:tc>
        <w:tc>
          <w:tcPr>
            <w:tcW w:w="1224" w:type="dxa"/>
          </w:tcPr>
          <w:p w14:paraId="781BA292" w14:textId="60DC731C" w:rsidR="00EF4FFF" w:rsidRDefault="00EF4FFF" w:rsidP="00FE2B3C">
            <w:pPr>
              <w:pStyle w:val="TableText"/>
            </w:pPr>
            <w:r>
              <w:t>2013-03-05</w:t>
            </w:r>
          </w:p>
        </w:tc>
        <w:tc>
          <w:tcPr>
            <w:tcW w:w="3652" w:type="dxa"/>
          </w:tcPr>
          <w:p w14:paraId="603C4BCE" w14:textId="77777777" w:rsidR="00EF4FFF" w:rsidRDefault="00EF4FFF" w:rsidP="006941C4">
            <w:pPr>
              <w:pStyle w:val="TableText"/>
            </w:pPr>
            <w:r>
              <w:t xml:space="preserve">Lagt till nya sökparametrar för source system och care contact id. </w:t>
            </w:r>
            <w:r w:rsidR="00C76C46">
              <w:t>Lagt till authorOrgUnitAddress och tagit bort careUnitName.</w:t>
            </w:r>
          </w:p>
          <w:p w14:paraId="1B9FD6F3" w14:textId="77777777" w:rsidR="00781162" w:rsidRDefault="00781162" w:rsidP="006941C4">
            <w:pPr>
              <w:pStyle w:val="TableText"/>
            </w:pPr>
          </w:p>
          <w:p w14:paraId="5E05F2E8" w14:textId="254484D3" w:rsidR="00781162" w:rsidRDefault="00781162" w:rsidP="006941C4">
            <w:pPr>
              <w:pStyle w:val="TableText"/>
            </w:pPr>
            <w:r>
              <w:t>Förtydligat skrivning om aggregerande tjänster samt lagt till scenariobeskrivning för sökning på careContactId</w:t>
            </w:r>
          </w:p>
          <w:p w14:paraId="4B2C3830" w14:textId="77777777" w:rsidR="00193587" w:rsidRDefault="00193587" w:rsidP="006941C4">
            <w:pPr>
              <w:pStyle w:val="TableText"/>
            </w:pPr>
          </w:p>
          <w:p w14:paraId="5738AC8E" w14:textId="4E4EEA8D" w:rsidR="00C76C46" w:rsidRPr="007B3A82" w:rsidRDefault="002B4FAB" w:rsidP="005F1D2D">
            <w:pPr>
              <w:pStyle w:val="TableText"/>
            </w:pPr>
            <w:r>
              <w:t>Överfört i ny tjänstedomän enligt anvisning från CeHis.</w:t>
            </w:r>
          </w:p>
        </w:tc>
        <w:tc>
          <w:tcPr>
            <w:tcW w:w="2126" w:type="dxa"/>
          </w:tcPr>
          <w:p w14:paraId="3440A49E" w14:textId="744985FD" w:rsidR="00EF4FFF" w:rsidRDefault="00EA2375" w:rsidP="00FE2B3C">
            <w:pPr>
              <w:pStyle w:val="TableText"/>
            </w:pPr>
            <w:r>
              <w:t>Johan Eltes</w:t>
            </w:r>
          </w:p>
        </w:tc>
        <w:tc>
          <w:tcPr>
            <w:tcW w:w="1276" w:type="dxa"/>
          </w:tcPr>
          <w:p w14:paraId="2EF823DB" w14:textId="77777777" w:rsidR="00EF4FFF" w:rsidRPr="007B3A82" w:rsidRDefault="00EF4FFF" w:rsidP="00FE2B3C">
            <w:pPr>
              <w:pStyle w:val="TableText"/>
            </w:pPr>
          </w:p>
        </w:tc>
      </w:tr>
      <w:tr w:rsidR="00726F69" w:rsidRPr="006941C4" w14:paraId="52B044B6" w14:textId="77777777" w:rsidTr="00FA580C">
        <w:tc>
          <w:tcPr>
            <w:tcW w:w="964" w:type="dxa"/>
          </w:tcPr>
          <w:p w14:paraId="156B59C7" w14:textId="4F48D528" w:rsidR="00726F69" w:rsidRDefault="00726F69" w:rsidP="00FE2B3C">
            <w:pPr>
              <w:pStyle w:val="TableText"/>
            </w:pPr>
            <w:r>
              <w:t>PA30</w:t>
            </w:r>
          </w:p>
        </w:tc>
        <w:tc>
          <w:tcPr>
            <w:tcW w:w="1224" w:type="dxa"/>
          </w:tcPr>
          <w:p w14:paraId="525FD6F2" w14:textId="38262D9B" w:rsidR="00726F69" w:rsidRDefault="00726F69" w:rsidP="00FE2B3C">
            <w:pPr>
              <w:pStyle w:val="TableText"/>
            </w:pPr>
            <w:r>
              <w:t>2013-03-11</w:t>
            </w:r>
          </w:p>
        </w:tc>
        <w:tc>
          <w:tcPr>
            <w:tcW w:w="3652" w:type="dxa"/>
          </w:tcPr>
          <w:p w14:paraId="033E62A0" w14:textId="20F7231F" w:rsidR="00726F69" w:rsidRDefault="00726F69" w:rsidP="00726F69">
            <w:pPr>
              <w:pStyle w:val="TableText"/>
              <w:numPr>
                <w:ilvl w:val="0"/>
                <w:numId w:val="6"/>
              </w:numPr>
            </w:pPr>
            <w:r>
              <w:t>Specificerat kodverk för EI-postens Categorization-fält.</w:t>
            </w:r>
          </w:p>
          <w:p w14:paraId="41C5EFD6" w14:textId="1BBA1388" w:rsidR="00EA2375" w:rsidRDefault="001C0AE8" w:rsidP="00EA2375">
            <w:pPr>
              <w:pStyle w:val="TableText"/>
              <w:numPr>
                <w:ilvl w:val="0"/>
                <w:numId w:val="6"/>
              </w:numPr>
            </w:pPr>
            <w:r>
              <w:t>SLA-krav uppdaterade</w:t>
            </w:r>
          </w:p>
        </w:tc>
        <w:tc>
          <w:tcPr>
            <w:tcW w:w="2126" w:type="dxa"/>
          </w:tcPr>
          <w:p w14:paraId="618EAA20" w14:textId="43A623A9" w:rsidR="00726F69" w:rsidRDefault="00EA2375" w:rsidP="00FE2B3C">
            <w:pPr>
              <w:pStyle w:val="TableText"/>
            </w:pPr>
            <w:r>
              <w:t>Johan Eltes</w:t>
            </w:r>
          </w:p>
        </w:tc>
        <w:tc>
          <w:tcPr>
            <w:tcW w:w="1276" w:type="dxa"/>
          </w:tcPr>
          <w:p w14:paraId="39216F1C" w14:textId="77777777" w:rsidR="00726F69" w:rsidRPr="007B3A82" w:rsidRDefault="00726F69" w:rsidP="00FE2B3C">
            <w:pPr>
              <w:pStyle w:val="TableText"/>
            </w:pPr>
          </w:p>
        </w:tc>
      </w:tr>
      <w:tr w:rsidR="00A96718" w:rsidRPr="006941C4" w14:paraId="7AB2AE11" w14:textId="77777777" w:rsidTr="00A96718">
        <w:trPr>
          <w:trHeight w:val="503"/>
        </w:trPr>
        <w:tc>
          <w:tcPr>
            <w:tcW w:w="964" w:type="dxa"/>
          </w:tcPr>
          <w:p w14:paraId="6DD3D7C0" w14:textId="33CCAEAC" w:rsidR="00A96718" w:rsidRDefault="00A96718" w:rsidP="00FE2B3C">
            <w:pPr>
              <w:pStyle w:val="TableText"/>
            </w:pPr>
            <w:r>
              <w:t>PA31</w:t>
            </w:r>
          </w:p>
        </w:tc>
        <w:tc>
          <w:tcPr>
            <w:tcW w:w="1224" w:type="dxa"/>
          </w:tcPr>
          <w:p w14:paraId="7308DDE1" w14:textId="4E55D6EC" w:rsidR="00A96718" w:rsidRDefault="00A96718" w:rsidP="00FE2B3C">
            <w:pPr>
              <w:pStyle w:val="TableText"/>
            </w:pPr>
            <w:r>
              <w:t>2013-03-14</w:t>
            </w:r>
          </w:p>
        </w:tc>
        <w:tc>
          <w:tcPr>
            <w:tcW w:w="3652" w:type="dxa"/>
          </w:tcPr>
          <w:p w14:paraId="3634E7C4" w14:textId="0526352F" w:rsidR="00A96718" w:rsidRDefault="00A96718" w:rsidP="00A96718">
            <w:pPr>
              <w:pStyle w:val="TableText"/>
            </w:pPr>
            <w:r>
              <w:t>Ändrat beskrivningen av DocumentTime</w:t>
            </w:r>
          </w:p>
        </w:tc>
        <w:tc>
          <w:tcPr>
            <w:tcW w:w="2126" w:type="dxa"/>
          </w:tcPr>
          <w:p w14:paraId="26AC1AC1" w14:textId="6ED46B18" w:rsidR="00A96718" w:rsidRDefault="00A96718" w:rsidP="00FE2B3C">
            <w:pPr>
              <w:pStyle w:val="TableText"/>
            </w:pPr>
            <w:r>
              <w:t>Maria Andersson de Vicente</w:t>
            </w:r>
          </w:p>
        </w:tc>
        <w:tc>
          <w:tcPr>
            <w:tcW w:w="1276" w:type="dxa"/>
          </w:tcPr>
          <w:p w14:paraId="338B1BB5" w14:textId="77777777" w:rsidR="00A96718" w:rsidRPr="007B3A82" w:rsidRDefault="00A96718" w:rsidP="00FE2B3C">
            <w:pPr>
              <w:pStyle w:val="TableText"/>
            </w:pPr>
          </w:p>
        </w:tc>
      </w:tr>
      <w:tr w:rsidR="005F1D2D" w:rsidRPr="006941C4" w14:paraId="72D1135C" w14:textId="77777777" w:rsidTr="00A96718">
        <w:trPr>
          <w:trHeight w:val="503"/>
        </w:trPr>
        <w:tc>
          <w:tcPr>
            <w:tcW w:w="964" w:type="dxa"/>
          </w:tcPr>
          <w:p w14:paraId="7428FF0D" w14:textId="59E0AA7B" w:rsidR="005F1D2D" w:rsidRDefault="005F1D2D" w:rsidP="00FE2B3C">
            <w:pPr>
              <w:pStyle w:val="TableText"/>
            </w:pPr>
            <w:r>
              <w:t>PA32</w:t>
            </w:r>
          </w:p>
        </w:tc>
        <w:tc>
          <w:tcPr>
            <w:tcW w:w="1224" w:type="dxa"/>
          </w:tcPr>
          <w:p w14:paraId="63CD995F" w14:textId="1AF9067B" w:rsidR="005F1D2D" w:rsidRDefault="005F1D2D" w:rsidP="00FE2B3C">
            <w:pPr>
              <w:pStyle w:val="TableText"/>
            </w:pPr>
            <w:r>
              <w:t>2013-03-14</w:t>
            </w:r>
          </w:p>
        </w:tc>
        <w:tc>
          <w:tcPr>
            <w:tcW w:w="3652" w:type="dxa"/>
          </w:tcPr>
          <w:p w14:paraId="2FDC63CB" w14:textId="1CB3DDA1" w:rsidR="005F1D2D" w:rsidRDefault="00B53208" w:rsidP="00A96718">
            <w:pPr>
              <w:pStyle w:val="TableText"/>
            </w:pPr>
            <w:r>
              <w:t xml:space="preserve">- </w:t>
            </w:r>
            <w:r w:rsidR="005F1D2D">
              <w:t>Preciserat lexikaliskt format för personnummer.</w:t>
            </w:r>
            <w:r w:rsidR="00A22B96">
              <w:t xml:space="preserve"> </w:t>
            </w:r>
          </w:p>
          <w:p w14:paraId="6181B0E5" w14:textId="3B4A2821" w:rsidR="00A22B96" w:rsidRDefault="00B53208" w:rsidP="00A22B96">
            <w:pPr>
              <w:pStyle w:val="TableText"/>
            </w:pPr>
            <w:r>
              <w:t xml:space="preserve">- </w:t>
            </w:r>
            <w:r w:rsidR="00A22B96">
              <w:t>Lagt till stöd för gamla dokumenttyper för att under en övergångsperiod underlätta för bef. NPÖ-anslutningar.</w:t>
            </w:r>
          </w:p>
        </w:tc>
        <w:tc>
          <w:tcPr>
            <w:tcW w:w="2126" w:type="dxa"/>
          </w:tcPr>
          <w:p w14:paraId="476C23CC" w14:textId="2126FE1D" w:rsidR="005F1D2D" w:rsidRDefault="005F1D2D" w:rsidP="00FE2B3C">
            <w:pPr>
              <w:pStyle w:val="TableText"/>
            </w:pPr>
            <w:r>
              <w:t>Johan Eltes</w:t>
            </w:r>
          </w:p>
        </w:tc>
        <w:tc>
          <w:tcPr>
            <w:tcW w:w="1276" w:type="dxa"/>
          </w:tcPr>
          <w:p w14:paraId="1AA62473" w14:textId="77777777" w:rsidR="005F1D2D" w:rsidRPr="007B3A82" w:rsidRDefault="005F1D2D" w:rsidP="00FE2B3C">
            <w:pPr>
              <w:pStyle w:val="TableText"/>
            </w:pPr>
          </w:p>
        </w:tc>
      </w:tr>
      <w:tr w:rsidR="00AC334A" w:rsidRPr="006941C4" w14:paraId="03234124" w14:textId="77777777" w:rsidTr="00891BED">
        <w:trPr>
          <w:trHeight w:val="1433"/>
        </w:trPr>
        <w:tc>
          <w:tcPr>
            <w:tcW w:w="964" w:type="dxa"/>
          </w:tcPr>
          <w:p w14:paraId="71B117AA" w14:textId="34ED33BF" w:rsidR="00AC334A" w:rsidRDefault="00AC334A" w:rsidP="00FE2B3C">
            <w:pPr>
              <w:pStyle w:val="TableText"/>
            </w:pPr>
            <w:r>
              <w:t>PA33</w:t>
            </w:r>
          </w:p>
        </w:tc>
        <w:tc>
          <w:tcPr>
            <w:tcW w:w="1224" w:type="dxa"/>
          </w:tcPr>
          <w:p w14:paraId="31E5D94F" w14:textId="74D2C01B" w:rsidR="00AC334A" w:rsidRDefault="00AC334A" w:rsidP="00FE2B3C">
            <w:pPr>
              <w:pStyle w:val="TableText"/>
            </w:pPr>
            <w:r>
              <w:t>2013-03-25</w:t>
            </w:r>
          </w:p>
        </w:tc>
        <w:tc>
          <w:tcPr>
            <w:tcW w:w="3652" w:type="dxa"/>
          </w:tcPr>
          <w:p w14:paraId="7E3410A7" w14:textId="77777777" w:rsidR="00F00964" w:rsidRDefault="00891BED" w:rsidP="00891BED">
            <w:pPr>
              <w:pStyle w:val="TableText"/>
            </w:pPr>
            <w:r>
              <w:t xml:space="preserve">- Uppdaterat beskrivning i </w:t>
            </w:r>
            <w:r w:rsidR="00AC334A">
              <w:t xml:space="preserve">GetCareDocumentation av tidsattribut. </w:t>
            </w:r>
          </w:p>
          <w:p w14:paraId="1D2DD7B4" w14:textId="1DCF0B5C" w:rsidR="00891BED" w:rsidRDefault="00891BED" w:rsidP="00891BED">
            <w:pPr>
              <w:pStyle w:val="TableText"/>
            </w:pPr>
            <w:r>
              <w:t xml:space="preserve">- </w:t>
            </w:r>
            <w:r w:rsidR="00AC334A">
              <w:t>Än</w:t>
            </w:r>
            <w:r w:rsidR="00F00964">
              <w:t>drat format på MultiMediaEntry</w:t>
            </w:r>
          </w:p>
          <w:p w14:paraId="50C9C544" w14:textId="77777777" w:rsidR="00AC334A" w:rsidRDefault="00F00964" w:rsidP="00891BED">
            <w:pPr>
              <w:pStyle w:val="TableText"/>
            </w:pPr>
            <w:r>
              <w:t xml:space="preserve">- </w:t>
            </w:r>
            <w:r w:rsidR="00AC334A" w:rsidRPr="00597873">
              <w:t>authorOtherRole</w:t>
            </w:r>
            <w:r w:rsidR="00AC334A">
              <w:t xml:space="preserve"> tillagt.</w:t>
            </w:r>
          </w:p>
          <w:p w14:paraId="6E7CD1DD" w14:textId="77777777" w:rsidR="00F00964" w:rsidRDefault="00F00964" w:rsidP="00F00964">
            <w:pPr>
              <w:pStyle w:val="TableText"/>
            </w:pPr>
            <w:r>
              <w:t>- Tagit bort koppling mellan categorizatio</w:t>
            </w:r>
            <w:r w:rsidR="004C26E5">
              <w:t>n-koden för EI och NPÖ:s kodver</w:t>
            </w:r>
            <w:r>
              <w:t>k. Koden ägs nu av denna tjänstedomän</w:t>
            </w:r>
            <w:r w:rsidR="00D23FE9">
              <w:t xml:space="preserve"> (ingen ändring av själva värdet).</w:t>
            </w:r>
          </w:p>
          <w:p w14:paraId="7521D05D" w14:textId="77777777" w:rsidR="00877644" w:rsidRDefault="00877644" w:rsidP="00F00964">
            <w:pPr>
              <w:pStyle w:val="TableText"/>
            </w:pPr>
            <w:r>
              <w:t xml:space="preserve">- Ändrat elementnamnet sourceSystem till </w:t>
            </w:r>
            <w:r w:rsidRPr="00D6731C">
              <w:t>sourceSystemHSAid</w:t>
            </w:r>
          </w:p>
          <w:p w14:paraId="3DAE0092" w14:textId="77777777" w:rsidR="008543A6" w:rsidRDefault="008543A6" w:rsidP="008543A6">
            <w:pPr>
              <w:pStyle w:val="TableText"/>
            </w:pPr>
            <w:r>
              <w:t>- Förbättrat och utökat beskrivningen av adressering för att även täcka anrop utan aggregering.</w:t>
            </w:r>
          </w:p>
          <w:p w14:paraId="59CE6B9D" w14:textId="16DE7F35" w:rsidR="008C6965" w:rsidRDefault="008C6965" w:rsidP="008543A6">
            <w:pPr>
              <w:pStyle w:val="TableText"/>
            </w:pPr>
            <w:r>
              <w:t>- Uppdaterat semantik för ”Most Recent Content” (EI)</w:t>
            </w:r>
          </w:p>
        </w:tc>
        <w:tc>
          <w:tcPr>
            <w:tcW w:w="2126" w:type="dxa"/>
          </w:tcPr>
          <w:p w14:paraId="2C038703" w14:textId="77777777" w:rsidR="00AC334A" w:rsidRDefault="00AC334A" w:rsidP="00FE2B3C">
            <w:pPr>
              <w:pStyle w:val="TableText"/>
            </w:pPr>
            <w:r>
              <w:t>Fredrik Ström</w:t>
            </w:r>
          </w:p>
          <w:p w14:paraId="169FC429" w14:textId="77777777" w:rsidR="00120E43" w:rsidRDefault="00120E43" w:rsidP="00FE2B3C">
            <w:pPr>
              <w:pStyle w:val="TableText"/>
            </w:pPr>
            <w:r>
              <w:t>Johan Eltes</w:t>
            </w:r>
          </w:p>
          <w:p w14:paraId="5F033D8D" w14:textId="0A350974" w:rsidR="00877644" w:rsidRDefault="00877644" w:rsidP="00FE2B3C">
            <w:pPr>
              <w:pStyle w:val="TableText"/>
            </w:pPr>
            <w:r>
              <w:t>Khaled Daham</w:t>
            </w:r>
          </w:p>
        </w:tc>
        <w:tc>
          <w:tcPr>
            <w:tcW w:w="1276" w:type="dxa"/>
          </w:tcPr>
          <w:p w14:paraId="1A5D2A0F" w14:textId="77777777" w:rsidR="00AC334A" w:rsidRPr="007B3A82" w:rsidRDefault="00AC334A" w:rsidP="00FE2B3C">
            <w:pPr>
              <w:pStyle w:val="TableText"/>
            </w:pPr>
          </w:p>
        </w:tc>
      </w:tr>
      <w:tr w:rsidR="00D85C11" w:rsidRPr="006941C4" w14:paraId="2AF5C9E1" w14:textId="77777777" w:rsidTr="00891BED">
        <w:trPr>
          <w:trHeight w:val="1433"/>
        </w:trPr>
        <w:tc>
          <w:tcPr>
            <w:tcW w:w="964" w:type="dxa"/>
          </w:tcPr>
          <w:p w14:paraId="22281B1A" w14:textId="324E8CD6" w:rsidR="00D85C11" w:rsidRDefault="00D85C11" w:rsidP="00FE2B3C">
            <w:pPr>
              <w:pStyle w:val="TableText"/>
            </w:pPr>
            <w:r>
              <w:lastRenderedPageBreak/>
              <w:t>PA34</w:t>
            </w:r>
          </w:p>
        </w:tc>
        <w:tc>
          <w:tcPr>
            <w:tcW w:w="1224" w:type="dxa"/>
          </w:tcPr>
          <w:p w14:paraId="77A46F90" w14:textId="6E4A4852" w:rsidR="00D85C11" w:rsidRDefault="00D85C11" w:rsidP="00FE2B3C">
            <w:pPr>
              <w:pStyle w:val="TableText"/>
            </w:pPr>
            <w:r>
              <w:t>2013-04-</w:t>
            </w:r>
            <w:r w:rsidR="009B155A">
              <w:t>30</w:t>
            </w:r>
          </w:p>
        </w:tc>
        <w:tc>
          <w:tcPr>
            <w:tcW w:w="3652" w:type="dxa"/>
          </w:tcPr>
          <w:p w14:paraId="25D3B4CF" w14:textId="732D9A98" w:rsidR="00951801" w:rsidRDefault="00D85C11" w:rsidP="006B42DE">
            <w:pPr>
              <w:pStyle w:val="TableText"/>
              <w:numPr>
                <w:ilvl w:val="0"/>
                <w:numId w:val="6"/>
              </w:numPr>
            </w:pPr>
            <w:r>
              <w:t>Uppdaterat regelverk för EI-poster avseende fältet LogicalAddress (som nu är samma som för source system)</w:t>
            </w:r>
          </w:p>
          <w:p w14:paraId="37E6F614" w14:textId="318F9C9E" w:rsidR="005745B4" w:rsidRDefault="005745B4" w:rsidP="00F10857">
            <w:pPr>
              <w:pStyle w:val="TableText"/>
              <w:numPr>
                <w:ilvl w:val="0"/>
                <w:numId w:val="6"/>
              </w:numPr>
            </w:pPr>
            <w:r>
              <w:t xml:space="preserve">Lagt till regel enligt NPÖ RIV-spec för formattering av </w:t>
            </w:r>
            <w:r w:rsidRPr="00907C9B">
              <w:t>clinicalDocumentNoteText</w:t>
            </w:r>
          </w:p>
          <w:p w14:paraId="10134649" w14:textId="4E7C1298" w:rsidR="00206C14" w:rsidRDefault="00206C14" w:rsidP="00951801">
            <w:pPr>
              <w:pStyle w:val="TableText"/>
              <w:numPr>
                <w:ilvl w:val="0"/>
                <w:numId w:val="6"/>
              </w:numPr>
            </w:pPr>
            <w:r>
              <w:t>Lagt till krav på uppdatering av EI-fältet DataController</w:t>
            </w:r>
          </w:p>
          <w:p w14:paraId="3A78AB95" w14:textId="77777777" w:rsidR="00934A7C" w:rsidRDefault="009D6957" w:rsidP="001549ED">
            <w:pPr>
              <w:pStyle w:val="TableText"/>
              <w:numPr>
                <w:ilvl w:val="0"/>
                <w:numId w:val="6"/>
              </w:numPr>
            </w:pPr>
            <w:r>
              <w:t>Uppdaterat bilder</w:t>
            </w:r>
            <w:r w:rsidR="00425297">
              <w:t xml:space="preserve"> och text</w:t>
            </w:r>
            <w:r>
              <w:t xml:space="preserve"> i arkitekturavsnittet för att spegla ändring i EI-postens innehåll</w:t>
            </w:r>
          </w:p>
          <w:p w14:paraId="7A58CD36" w14:textId="39DF5968" w:rsidR="001549ED" w:rsidRDefault="001549ED" w:rsidP="001549ED">
            <w:pPr>
              <w:pStyle w:val="TableText"/>
              <w:numPr>
                <w:ilvl w:val="0"/>
                <w:numId w:val="6"/>
              </w:numPr>
            </w:pPr>
            <w:r>
              <w:t xml:space="preserve">Formatteringsproblem i dokumentet åtgärdade. </w:t>
            </w:r>
          </w:p>
        </w:tc>
        <w:tc>
          <w:tcPr>
            <w:tcW w:w="2126" w:type="dxa"/>
          </w:tcPr>
          <w:p w14:paraId="3BC59205" w14:textId="48947023" w:rsidR="00D85C11" w:rsidRDefault="00AC1B95" w:rsidP="00FE2B3C">
            <w:pPr>
              <w:pStyle w:val="TableText"/>
            </w:pPr>
            <w:r>
              <w:t>Johan Eltes</w:t>
            </w:r>
          </w:p>
        </w:tc>
        <w:tc>
          <w:tcPr>
            <w:tcW w:w="1276" w:type="dxa"/>
          </w:tcPr>
          <w:p w14:paraId="257F97F8" w14:textId="77777777" w:rsidR="00D85C11" w:rsidRPr="007B3A82" w:rsidRDefault="00D85C11" w:rsidP="00FE2B3C">
            <w:pPr>
              <w:pStyle w:val="TableText"/>
            </w:pPr>
          </w:p>
        </w:tc>
      </w:tr>
      <w:tr w:rsidR="006B34DA" w:rsidRPr="006941C4" w14:paraId="34984352" w14:textId="77777777" w:rsidTr="00891BED">
        <w:trPr>
          <w:trHeight w:val="1433"/>
        </w:trPr>
        <w:tc>
          <w:tcPr>
            <w:tcW w:w="964" w:type="dxa"/>
          </w:tcPr>
          <w:p w14:paraId="24DC593F" w14:textId="505B82B8" w:rsidR="006B34DA" w:rsidRDefault="006B34DA" w:rsidP="00FE2B3C">
            <w:pPr>
              <w:pStyle w:val="TableText"/>
            </w:pPr>
            <w:r>
              <w:t>PA35</w:t>
            </w:r>
          </w:p>
        </w:tc>
        <w:tc>
          <w:tcPr>
            <w:tcW w:w="1224" w:type="dxa"/>
          </w:tcPr>
          <w:p w14:paraId="34588414" w14:textId="4C437332" w:rsidR="006B34DA" w:rsidRDefault="00CF16C1" w:rsidP="00FE2B3C">
            <w:pPr>
              <w:pStyle w:val="TableText"/>
            </w:pPr>
            <w:r>
              <w:t>2013-09-21</w:t>
            </w:r>
          </w:p>
        </w:tc>
        <w:tc>
          <w:tcPr>
            <w:tcW w:w="3652" w:type="dxa"/>
          </w:tcPr>
          <w:p w14:paraId="62A93EA4" w14:textId="77777777" w:rsidR="006B34DA" w:rsidRDefault="006B34DA" w:rsidP="006B42DE">
            <w:pPr>
              <w:pStyle w:val="TableText"/>
              <w:numPr>
                <w:ilvl w:val="0"/>
                <w:numId w:val="6"/>
              </w:numPr>
            </w:pPr>
            <w:r>
              <w:t>Uppdaterat sektionen om gemensamma typer.</w:t>
            </w:r>
          </w:p>
          <w:p w14:paraId="5453C4A1" w14:textId="77777777" w:rsidR="006B34DA" w:rsidRDefault="006B34DA" w:rsidP="006B42DE">
            <w:pPr>
              <w:pStyle w:val="TableText"/>
              <w:numPr>
                <w:ilvl w:val="0"/>
                <w:numId w:val="6"/>
              </w:numPr>
            </w:pPr>
            <w:r>
              <w:t>Följduppdaterat tjänstekontraktsbeskrivningar</w:t>
            </w:r>
          </w:p>
          <w:p w14:paraId="15C86D58" w14:textId="77777777" w:rsidR="00CF16C1" w:rsidRDefault="00CF16C1" w:rsidP="00CF16C1">
            <w:pPr>
              <w:pStyle w:val="TableText"/>
              <w:numPr>
                <w:ilvl w:val="0"/>
                <w:numId w:val="6"/>
              </w:numPr>
            </w:pPr>
            <w:r>
              <w:t>Lagt till information om avvikande åsikt till journalnotatet</w:t>
            </w:r>
          </w:p>
          <w:p w14:paraId="42CFD25A" w14:textId="10F58AE6" w:rsidR="00CF16C1" w:rsidRDefault="00CF16C1" w:rsidP="00CF16C1">
            <w:pPr>
              <w:pStyle w:val="TableText"/>
              <w:numPr>
                <w:ilvl w:val="0"/>
                <w:numId w:val="6"/>
              </w:numPr>
            </w:pPr>
            <w:r>
              <w:t>Lagt till beskrivning av formattering av clinicalDocumentNoteText</w:t>
            </w:r>
          </w:p>
        </w:tc>
        <w:tc>
          <w:tcPr>
            <w:tcW w:w="2126" w:type="dxa"/>
          </w:tcPr>
          <w:p w14:paraId="39C58D6E" w14:textId="46CAE2A6" w:rsidR="006B34DA" w:rsidRDefault="006B34DA" w:rsidP="00FE2B3C">
            <w:pPr>
              <w:pStyle w:val="TableText"/>
            </w:pPr>
            <w:r>
              <w:t>Björn Genfors</w:t>
            </w:r>
          </w:p>
        </w:tc>
        <w:tc>
          <w:tcPr>
            <w:tcW w:w="1276" w:type="dxa"/>
          </w:tcPr>
          <w:p w14:paraId="6ACF7A6B" w14:textId="77777777" w:rsidR="006B34DA" w:rsidRPr="007B3A82" w:rsidRDefault="006B34DA" w:rsidP="00FE2B3C">
            <w:pPr>
              <w:pStyle w:val="TableText"/>
            </w:pPr>
          </w:p>
        </w:tc>
      </w:tr>
      <w:tr w:rsidR="00BC1E16" w:rsidRPr="006941C4" w14:paraId="20A78AA7" w14:textId="77777777" w:rsidTr="00BC1E16">
        <w:trPr>
          <w:trHeight w:val="515"/>
        </w:trPr>
        <w:tc>
          <w:tcPr>
            <w:tcW w:w="964" w:type="dxa"/>
          </w:tcPr>
          <w:p w14:paraId="58F91F8F" w14:textId="567EDC98" w:rsidR="00BC1E16" w:rsidRDefault="00BC1E16" w:rsidP="00FE2B3C">
            <w:pPr>
              <w:pStyle w:val="TableText"/>
            </w:pPr>
            <w:r>
              <w:t>PA36</w:t>
            </w:r>
          </w:p>
        </w:tc>
        <w:tc>
          <w:tcPr>
            <w:tcW w:w="1224" w:type="dxa"/>
          </w:tcPr>
          <w:p w14:paraId="683C8BD6" w14:textId="5BE18856" w:rsidR="00BC1E16" w:rsidRDefault="00BC1E16" w:rsidP="00FE2B3C">
            <w:pPr>
              <w:pStyle w:val="TableText"/>
            </w:pPr>
            <w:r>
              <w:t>2013-09-26</w:t>
            </w:r>
          </w:p>
        </w:tc>
        <w:tc>
          <w:tcPr>
            <w:tcW w:w="3652" w:type="dxa"/>
          </w:tcPr>
          <w:p w14:paraId="75CD773E" w14:textId="64ED518A" w:rsidR="00BC1E16" w:rsidRDefault="00BC1E16" w:rsidP="006B42DE">
            <w:pPr>
              <w:pStyle w:val="TableText"/>
              <w:numPr>
                <w:ilvl w:val="0"/>
                <w:numId w:val="6"/>
              </w:numPr>
            </w:pPr>
            <w:r>
              <w:t>Redaktionella ändringar (HSAId ska skrivas just så)</w:t>
            </w:r>
          </w:p>
        </w:tc>
        <w:tc>
          <w:tcPr>
            <w:tcW w:w="2126" w:type="dxa"/>
          </w:tcPr>
          <w:p w14:paraId="666471F1" w14:textId="7F5DF844" w:rsidR="00BC1E16" w:rsidRDefault="00BC1E16" w:rsidP="00FE2B3C">
            <w:pPr>
              <w:pStyle w:val="TableText"/>
            </w:pPr>
            <w:r>
              <w:t>Björn Genfors</w:t>
            </w:r>
          </w:p>
        </w:tc>
        <w:tc>
          <w:tcPr>
            <w:tcW w:w="1276" w:type="dxa"/>
          </w:tcPr>
          <w:p w14:paraId="36742476" w14:textId="77777777" w:rsidR="00BC1E16" w:rsidRPr="007B3A82" w:rsidRDefault="00BC1E16" w:rsidP="00FE2B3C">
            <w:pPr>
              <w:pStyle w:val="TableText"/>
            </w:pPr>
          </w:p>
        </w:tc>
      </w:tr>
      <w:tr w:rsidR="00DC07CA" w:rsidRPr="006941C4" w14:paraId="71722A10" w14:textId="77777777" w:rsidTr="00BC1E16">
        <w:trPr>
          <w:trHeight w:val="515"/>
        </w:trPr>
        <w:tc>
          <w:tcPr>
            <w:tcW w:w="964" w:type="dxa"/>
          </w:tcPr>
          <w:p w14:paraId="15CB8136" w14:textId="43C4AA90" w:rsidR="00DC07CA" w:rsidRDefault="00DC07CA" w:rsidP="00FE2B3C">
            <w:pPr>
              <w:pStyle w:val="TableText"/>
            </w:pPr>
            <w:r>
              <w:t>PA37</w:t>
            </w:r>
          </w:p>
        </w:tc>
        <w:tc>
          <w:tcPr>
            <w:tcW w:w="1224" w:type="dxa"/>
          </w:tcPr>
          <w:p w14:paraId="3B28A638" w14:textId="6AD02ECD" w:rsidR="00DC07CA" w:rsidRDefault="00DC07CA" w:rsidP="00FE2B3C">
            <w:pPr>
              <w:pStyle w:val="TableText"/>
            </w:pPr>
            <w:r>
              <w:t>2013-09-30</w:t>
            </w:r>
          </w:p>
        </w:tc>
        <w:tc>
          <w:tcPr>
            <w:tcW w:w="3652" w:type="dxa"/>
          </w:tcPr>
          <w:p w14:paraId="4DF695FA" w14:textId="77777777" w:rsidR="00DC07CA" w:rsidRDefault="00DC07CA" w:rsidP="006B42DE">
            <w:pPr>
              <w:pStyle w:val="TableText"/>
              <w:numPr>
                <w:ilvl w:val="0"/>
                <w:numId w:val="6"/>
              </w:numPr>
            </w:pPr>
            <w:r>
              <w:t>Åtgärdat ett par copy-paste-fel i skrivningen om docbook-formatet</w:t>
            </w:r>
            <w:r w:rsidR="00701772">
              <w:t>.</w:t>
            </w:r>
          </w:p>
          <w:p w14:paraId="217D95A0" w14:textId="3022BA8F" w:rsidR="00701772" w:rsidRDefault="00701772" w:rsidP="006B42DE">
            <w:pPr>
              <w:pStyle w:val="TableText"/>
              <w:numPr>
                <w:ilvl w:val="0"/>
                <w:numId w:val="6"/>
              </w:numPr>
            </w:pPr>
            <w:r>
              <w:t xml:space="preserve">Förtydligat beskrivningen av </w:t>
            </w:r>
            <w:r w:rsidRPr="00701772">
              <w:rPr>
                <w:lang w:val="en-US"/>
              </w:rPr>
              <w:t>opinionId</w:t>
            </w:r>
          </w:p>
        </w:tc>
        <w:tc>
          <w:tcPr>
            <w:tcW w:w="2126" w:type="dxa"/>
          </w:tcPr>
          <w:p w14:paraId="69E1E873" w14:textId="55FCB476" w:rsidR="00DC07CA" w:rsidRDefault="00DC07CA" w:rsidP="00FE2B3C">
            <w:pPr>
              <w:pStyle w:val="TableText"/>
            </w:pPr>
            <w:r>
              <w:t>Johan Eltes</w:t>
            </w:r>
          </w:p>
        </w:tc>
        <w:tc>
          <w:tcPr>
            <w:tcW w:w="1276" w:type="dxa"/>
          </w:tcPr>
          <w:p w14:paraId="1A9F6F01" w14:textId="77777777" w:rsidR="00DC07CA" w:rsidRPr="007B3A82" w:rsidRDefault="00DC07CA" w:rsidP="00FE2B3C">
            <w:pPr>
              <w:pStyle w:val="TableText"/>
            </w:pPr>
          </w:p>
        </w:tc>
      </w:tr>
      <w:tr w:rsidR="00191CF9" w:rsidRPr="006941C4" w14:paraId="26A2B649" w14:textId="77777777" w:rsidTr="00BC1E16">
        <w:trPr>
          <w:trHeight w:val="515"/>
          <w:ins w:id="5" w:author="2.1RC1" w:date="2013-12-11T22:33:00Z"/>
        </w:trPr>
        <w:tc>
          <w:tcPr>
            <w:tcW w:w="964" w:type="dxa"/>
          </w:tcPr>
          <w:p w14:paraId="2317309C" w14:textId="4B37CD62" w:rsidR="00191CF9" w:rsidRDefault="00191CF9" w:rsidP="00FE2B3C">
            <w:pPr>
              <w:pStyle w:val="TableText"/>
              <w:rPr>
                <w:ins w:id="6" w:author="2.1RC1" w:date="2013-12-11T22:33:00Z"/>
              </w:rPr>
            </w:pPr>
            <w:ins w:id="7" w:author="2.1RC1" w:date="2013-12-11T22:33:00Z">
              <w:r>
                <w:t>A</w:t>
              </w:r>
            </w:ins>
          </w:p>
        </w:tc>
        <w:tc>
          <w:tcPr>
            <w:tcW w:w="1224" w:type="dxa"/>
          </w:tcPr>
          <w:p w14:paraId="4BB0A424" w14:textId="77777777" w:rsidR="00191CF9" w:rsidRDefault="00191CF9" w:rsidP="00FE2B3C">
            <w:pPr>
              <w:pStyle w:val="TableText"/>
              <w:rPr>
                <w:ins w:id="8" w:author="2.1RC1" w:date="2013-12-11T22:33:00Z"/>
              </w:rPr>
            </w:pPr>
          </w:p>
        </w:tc>
        <w:tc>
          <w:tcPr>
            <w:tcW w:w="3652" w:type="dxa"/>
          </w:tcPr>
          <w:p w14:paraId="5295E041" w14:textId="77777777" w:rsidR="00191CF9" w:rsidRDefault="00191CF9" w:rsidP="006B42DE">
            <w:pPr>
              <w:pStyle w:val="TableText"/>
              <w:numPr>
                <w:ilvl w:val="0"/>
                <w:numId w:val="6"/>
              </w:numPr>
              <w:rPr>
                <w:ins w:id="9" w:author="2.1RC1" w:date="2013-12-11T22:33:00Z"/>
              </w:rPr>
            </w:pPr>
          </w:p>
        </w:tc>
        <w:tc>
          <w:tcPr>
            <w:tcW w:w="2126" w:type="dxa"/>
          </w:tcPr>
          <w:p w14:paraId="5AC8FC06" w14:textId="77777777" w:rsidR="00191CF9" w:rsidRDefault="00191CF9" w:rsidP="00FE2B3C">
            <w:pPr>
              <w:pStyle w:val="TableText"/>
              <w:rPr>
                <w:ins w:id="10" w:author="2.1RC1" w:date="2013-12-11T22:33:00Z"/>
              </w:rPr>
            </w:pPr>
          </w:p>
        </w:tc>
        <w:tc>
          <w:tcPr>
            <w:tcW w:w="1276" w:type="dxa"/>
          </w:tcPr>
          <w:p w14:paraId="6B7946EC" w14:textId="36CF11A7" w:rsidR="00191CF9" w:rsidRPr="007B3A82" w:rsidRDefault="00191CF9" w:rsidP="00FE2B3C">
            <w:pPr>
              <w:pStyle w:val="TableText"/>
              <w:rPr>
                <w:ins w:id="11" w:author="2.1RC1" w:date="2013-12-11T22:33:00Z"/>
              </w:rPr>
            </w:pPr>
            <w:ins w:id="12" w:author="2.1RC1" w:date="2013-12-11T22:33:00Z">
              <w:r>
                <w:t>CeHis AR</w:t>
              </w:r>
            </w:ins>
          </w:p>
        </w:tc>
      </w:tr>
      <w:tr w:rsidR="005F3021" w:rsidRPr="006941C4" w14:paraId="12336C49" w14:textId="77777777" w:rsidTr="00BC1E16">
        <w:trPr>
          <w:trHeight w:val="515"/>
          <w:ins w:id="13" w:author="2.1RC1" w:date="2013-12-11T22:33:00Z"/>
        </w:trPr>
        <w:tc>
          <w:tcPr>
            <w:tcW w:w="964" w:type="dxa"/>
          </w:tcPr>
          <w:p w14:paraId="38BFE97A" w14:textId="63B141A0" w:rsidR="005F3021" w:rsidRDefault="00191CF9" w:rsidP="00FE2B3C">
            <w:pPr>
              <w:pStyle w:val="TableText"/>
              <w:rPr>
                <w:ins w:id="14" w:author="2.1RC1" w:date="2013-12-11T22:33:00Z"/>
              </w:rPr>
            </w:pPr>
            <w:ins w:id="15" w:author="2.1RC1" w:date="2013-12-11T22:33:00Z">
              <w:r>
                <w:t>PB1</w:t>
              </w:r>
            </w:ins>
          </w:p>
        </w:tc>
        <w:tc>
          <w:tcPr>
            <w:tcW w:w="1224" w:type="dxa"/>
          </w:tcPr>
          <w:p w14:paraId="356CD0AE" w14:textId="4B7E5B24" w:rsidR="005F3021" w:rsidRDefault="005F3021" w:rsidP="00FE2B3C">
            <w:pPr>
              <w:pStyle w:val="TableText"/>
              <w:rPr>
                <w:ins w:id="16" w:author="2.1RC1" w:date="2013-12-11T22:33:00Z"/>
              </w:rPr>
            </w:pPr>
            <w:ins w:id="17" w:author="2.1RC1" w:date="2013-12-11T22:33:00Z">
              <w:r>
                <w:t>2013-10-09</w:t>
              </w:r>
            </w:ins>
          </w:p>
        </w:tc>
        <w:tc>
          <w:tcPr>
            <w:tcW w:w="3652" w:type="dxa"/>
          </w:tcPr>
          <w:p w14:paraId="5C26368A" w14:textId="77777777" w:rsidR="005F3021" w:rsidRDefault="005F3021" w:rsidP="006B42DE">
            <w:pPr>
              <w:pStyle w:val="TableText"/>
              <w:numPr>
                <w:ilvl w:val="0"/>
                <w:numId w:val="6"/>
              </w:numPr>
              <w:rPr>
                <w:ins w:id="18" w:author="2.1RC1" w:date="2013-12-11T22:33:00Z"/>
              </w:rPr>
            </w:pPr>
            <w:ins w:id="19" w:author="2.1RC1" w:date="2013-12-11T22:33:00Z">
              <w:r>
                <w:t>Tagit bort nullified från GetCareDocumentation</w:t>
              </w:r>
            </w:ins>
          </w:p>
          <w:p w14:paraId="7BB7A90E" w14:textId="77777777" w:rsidR="005F3021" w:rsidRDefault="005F3021" w:rsidP="006B42DE">
            <w:pPr>
              <w:pStyle w:val="TableText"/>
              <w:numPr>
                <w:ilvl w:val="0"/>
                <w:numId w:val="6"/>
              </w:numPr>
              <w:rPr>
                <w:ins w:id="20" w:author="2.1RC1" w:date="2013-12-11T22:33:00Z"/>
              </w:rPr>
            </w:pPr>
            <w:ins w:id="21" w:author="2.1RC1" w:date="2013-12-11T22:33:00Z">
              <w:r>
                <w:t>Satt kardinaliteten på healthcareProfessionalHSAId till 0..1.</w:t>
              </w:r>
            </w:ins>
          </w:p>
          <w:p w14:paraId="2A8E6826" w14:textId="3C1039DE" w:rsidR="005F3021" w:rsidRDefault="005F3021" w:rsidP="006B42DE">
            <w:pPr>
              <w:pStyle w:val="TableText"/>
              <w:numPr>
                <w:ilvl w:val="0"/>
                <w:numId w:val="6"/>
              </w:numPr>
              <w:rPr>
                <w:ins w:id="22" w:author="2.1RC1" w:date="2013-12-11T22:33:00Z"/>
              </w:rPr>
            </w:pPr>
            <w:ins w:id="23" w:author="2.1RC1" w:date="2013-12-11T22:33:00Z">
              <w:r>
                <w:t>Justerat läsbarheten i kontraktstabellen.</w:t>
              </w:r>
            </w:ins>
          </w:p>
        </w:tc>
        <w:tc>
          <w:tcPr>
            <w:tcW w:w="2126" w:type="dxa"/>
          </w:tcPr>
          <w:p w14:paraId="343E317A" w14:textId="497B636C" w:rsidR="005F3021" w:rsidRDefault="005F3021" w:rsidP="00FE2B3C">
            <w:pPr>
              <w:pStyle w:val="TableText"/>
              <w:rPr>
                <w:ins w:id="24" w:author="2.1RC1" w:date="2013-12-11T22:33:00Z"/>
              </w:rPr>
            </w:pPr>
            <w:ins w:id="25" w:author="2.1RC1" w:date="2013-12-11T22:33:00Z">
              <w:r>
                <w:t>Björn Genfors</w:t>
              </w:r>
            </w:ins>
          </w:p>
        </w:tc>
        <w:tc>
          <w:tcPr>
            <w:tcW w:w="1276" w:type="dxa"/>
          </w:tcPr>
          <w:p w14:paraId="50FCED96" w14:textId="77777777" w:rsidR="005F3021" w:rsidRPr="007B3A82" w:rsidRDefault="005F3021" w:rsidP="00FE2B3C">
            <w:pPr>
              <w:pStyle w:val="TableText"/>
              <w:rPr>
                <w:ins w:id="26" w:author="2.1RC1" w:date="2013-12-11T22:33:00Z"/>
              </w:rPr>
            </w:pPr>
          </w:p>
        </w:tc>
      </w:tr>
      <w:tr w:rsidR="006618BB" w:rsidRPr="006941C4" w14:paraId="1303AC2C" w14:textId="77777777" w:rsidTr="00BC1E16">
        <w:trPr>
          <w:trHeight w:val="515"/>
          <w:ins w:id="27" w:author="2.1RC1" w:date="2013-12-11T22:33:00Z"/>
        </w:trPr>
        <w:tc>
          <w:tcPr>
            <w:tcW w:w="964" w:type="dxa"/>
          </w:tcPr>
          <w:p w14:paraId="2C123849" w14:textId="26AC226F" w:rsidR="006618BB" w:rsidRDefault="00191CF9" w:rsidP="00FE2B3C">
            <w:pPr>
              <w:pStyle w:val="TableText"/>
              <w:rPr>
                <w:ins w:id="28" w:author="2.1RC1" w:date="2013-12-11T22:33:00Z"/>
              </w:rPr>
            </w:pPr>
            <w:ins w:id="29" w:author="2.1RC1" w:date="2013-12-11T22:33:00Z">
              <w:r>
                <w:t>PB2</w:t>
              </w:r>
            </w:ins>
          </w:p>
        </w:tc>
        <w:tc>
          <w:tcPr>
            <w:tcW w:w="1224" w:type="dxa"/>
          </w:tcPr>
          <w:p w14:paraId="520610C0" w14:textId="465D28D3" w:rsidR="006618BB" w:rsidRDefault="006618BB" w:rsidP="00FE2B3C">
            <w:pPr>
              <w:pStyle w:val="TableText"/>
              <w:rPr>
                <w:ins w:id="30" w:author="2.1RC1" w:date="2013-12-11T22:33:00Z"/>
              </w:rPr>
            </w:pPr>
            <w:ins w:id="31" w:author="2.1RC1" w:date="2013-12-11T22:33:00Z">
              <w:r>
                <w:t>2013-10-15</w:t>
              </w:r>
            </w:ins>
          </w:p>
        </w:tc>
        <w:tc>
          <w:tcPr>
            <w:tcW w:w="3652" w:type="dxa"/>
          </w:tcPr>
          <w:p w14:paraId="4DBD737C" w14:textId="78194ADB" w:rsidR="006618BB" w:rsidRDefault="006618BB" w:rsidP="006B42DE">
            <w:pPr>
              <w:pStyle w:val="TableText"/>
              <w:numPr>
                <w:ilvl w:val="0"/>
                <w:numId w:val="6"/>
              </w:numPr>
              <w:rPr>
                <w:ins w:id="32" w:author="2.1RC1" w:date="2013-12-11T22:33:00Z"/>
              </w:rPr>
            </w:pPr>
            <w:ins w:id="33" w:author="2.1RC1" w:date="2013-12-11T22:33:00Z">
              <w:r>
                <w:t>Förtydligat patientId i PatientSummaryHeader.</w:t>
              </w:r>
            </w:ins>
          </w:p>
        </w:tc>
        <w:tc>
          <w:tcPr>
            <w:tcW w:w="2126" w:type="dxa"/>
          </w:tcPr>
          <w:p w14:paraId="78043ECD" w14:textId="7D59A239" w:rsidR="006618BB" w:rsidRDefault="006618BB" w:rsidP="00FE2B3C">
            <w:pPr>
              <w:pStyle w:val="TableText"/>
              <w:rPr>
                <w:ins w:id="34" w:author="2.1RC1" w:date="2013-12-11T22:33:00Z"/>
              </w:rPr>
            </w:pPr>
            <w:ins w:id="35" w:author="2.1RC1" w:date="2013-12-11T22:33:00Z">
              <w:r>
                <w:t>Björn Genfors</w:t>
              </w:r>
            </w:ins>
          </w:p>
        </w:tc>
        <w:tc>
          <w:tcPr>
            <w:tcW w:w="1276" w:type="dxa"/>
          </w:tcPr>
          <w:p w14:paraId="55EA27BF" w14:textId="77777777" w:rsidR="006618BB" w:rsidRPr="007B3A82" w:rsidRDefault="006618BB" w:rsidP="00FE2B3C">
            <w:pPr>
              <w:pStyle w:val="TableText"/>
              <w:rPr>
                <w:ins w:id="36" w:author="2.1RC1" w:date="2013-12-11T22:33:00Z"/>
              </w:rPr>
            </w:pPr>
          </w:p>
        </w:tc>
      </w:tr>
      <w:tr w:rsidR="00602ACA" w:rsidRPr="006941C4" w14:paraId="52CE00C5" w14:textId="77777777" w:rsidTr="00BC1E16">
        <w:trPr>
          <w:trHeight w:val="515"/>
          <w:ins w:id="37" w:author="2.1RC1" w:date="2013-12-11T22:33:00Z"/>
        </w:trPr>
        <w:tc>
          <w:tcPr>
            <w:tcW w:w="964" w:type="dxa"/>
          </w:tcPr>
          <w:p w14:paraId="5D43C528" w14:textId="4DD833DB" w:rsidR="00602ACA" w:rsidRDefault="00191CF9" w:rsidP="00FE2B3C">
            <w:pPr>
              <w:pStyle w:val="TableText"/>
              <w:rPr>
                <w:ins w:id="38" w:author="2.1RC1" w:date="2013-12-11T22:33:00Z"/>
              </w:rPr>
            </w:pPr>
            <w:ins w:id="39" w:author="2.1RC1" w:date="2013-12-11T22:33:00Z">
              <w:r>
                <w:t>PB3</w:t>
              </w:r>
            </w:ins>
          </w:p>
        </w:tc>
        <w:tc>
          <w:tcPr>
            <w:tcW w:w="1224" w:type="dxa"/>
          </w:tcPr>
          <w:p w14:paraId="0BEF6EC5" w14:textId="5D9547BC" w:rsidR="00602ACA" w:rsidRDefault="00602ACA" w:rsidP="00FE2B3C">
            <w:pPr>
              <w:pStyle w:val="TableText"/>
              <w:rPr>
                <w:ins w:id="40" w:author="2.1RC1" w:date="2013-12-11T22:33:00Z"/>
              </w:rPr>
            </w:pPr>
            <w:ins w:id="41" w:author="2.1RC1" w:date="2013-12-11T22:33:00Z">
              <w:r>
                <w:t>2013-10-17</w:t>
              </w:r>
            </w:ins>
          </w:p>
        </w:tc>
        <w:tc>
          <w:tcPr>
            <w:tcW w:w="3652" w:type="dxa"/>
          </w:tcPr>
          <w:p w14:paraId="66779A51" w14:textId="77777777" w:rsidR="00602ACA" w:rsidRDefault="00DF3C8E" w:rsidP="006B42DE">
            <w:pPr>
              <w:pStyle w:val="TableText"/>
              <w:numPr>
                <w:ilvl w:val="0"/>
                <w:numId w:val="6"/>
              </w:numPr>
              <w:rPr>
                <w:ins w:id="42" w:author="2.1RC1" w:date="2013-12-11T22:33:00Z"/>
              </w:rPr>
            </w:pPr>
            <w:ins w:id="43" w:author="2.1RC1" w:date="2013-12-11T22:33:00Z">
              <w:r>
                <w:t>Korrigerat beskrivning av documentId i PatientSummaryHeader</w:t>
              </w:r>
            </w:ins>
          </w:p>
          <w:p w14:paraId="52B12E94" w14:textId="77777777" w:rsidR="00DF3C8E" w:rsidRDefault="00DF3C8E" w:rsidP="006B42DE">
            <w:pPr>
              <w:pStyle w:val="TableText"/>
              <w:numPr>
                <w:ilvl w:val="0"/>
                <w:numId w:val="6"/>
              </w:numPr>
              <w:rPr>
                <w:ins w:id="44" w:author="2.1RC1" w:date="2013-12-11T22:33:00Z"/>
              </w:rPr>
            </w:pPr>
            <w:ins w:id="45" w:author="2.1RC1" w:date="2013-12-11T22:33:00Z">
              <w:r>
                <w:t>Justerat beskrivning av adress i OrgUnitType.</w:t>
              </w:r>
            </w:ins>
          </w:p>
          <w:p w14:paraId="7B7929DE" w14:textId="369C04C2" w:rsidR="00DF3C8E" w:rsidRDefault="00DF3C8E" w:rsidP="006B42DE">
            <w:pPr>
              <w:pStyle w:val="TableText"/>
              <w:numPr>
                <w:ilvl w:val="0"/>
                <w:numId w:val="6"/>
              </w:numPr>
              <w:rPr>
                <w:ins w:id="46" w:author="2.1RC1" w:date="2013-12-11T22:33:00Z"/>
              </w:rPr>
            </w:pPr>
            <w:ins w:id="47" w:author="2.1RC1" w:date="2013-12-11T22:33:00Z">
              <w:r>
                <w:t>Lagt till SourceSystem i Engagemangsindex.</w:t>
              </w:r>
            </w:ins>
          </w:p>
        </w:tc>
        <w:tc>
          <w:tcPr>
            <w:tcW w:w="2126" w:type="dxa"/>
          </w:tcPr>
          <w:p w14:paraId="72483397" w14:textId="42EDED3C" w:rsidR="00602ACA" w:rsidRDefault="00602ACA" w:rsidP="00FE2B3C">
            <w:pPr>
              <w:pStyle w:val="TableText"/>
              <w:rPr>
                <w:ins w:id="48" w:author="2.1RC1" w:date="2013-12-11T22:33:00Z"/>
              </w:rPr>
            </w:pPr>
            <w:ins w:id="49" w:author="2.1RC1" w:date="2013-12-11T22:33:00Z">
              <w:r>
                <w:t>Björn Genfors</w:t>
              </w:r>
            </w:ins>
          </w:p>
        </w:tc>
        <w:tc>
          <w:tcPr>
            <w:tcW w:w="1276" w:type="dxa"/>
          </w:tcPr>
          <w:p w14:paraId="56F01121" w14:textId="77777777" w:rsidR="00602ACA" w:rsidRPr="007B3A82" w:rsidRDefault="00602ACA" w:rsidP="00FE2B3C">
            <w:pPr>
              <w:pStyle w:val="TableText"/>
              <w:rPr>
                <w:ins w:id="50" w:author="2.1RC1" w:date="2013-12-11T22:33:00Z"/>
              </w:rPr>
            </w:pPr>
          </w:p>
        </w:tc>
      </w:tr>
      <w:tr w:rsidR="008C2B1D" w:rsidRPr="006941C4" w14:paraId="6FB5DCF9" w14:textId="77777777" w:rsidTr="00BC1E16">
        <w:trPr>
          <w:trHeight w:val="515"/>
          <w:ins w:id="51" w:author="2.1RC1" w:date="2013-12-11T22:33:00Z"/>
        </w:trPr>
        <w:tc>
          <w:tcPr>
            <w:tcW w:w="964" w:type="dxa"/>
          </w:tcPr>
          <w:p w14:paraId="43286FB4" w14:textId="5354635A" w:rsidR="008C2B1D" w:rsidRDefault="00191CF9" w:rsidP="00FE2B3C">
            <w:pPr>
              <w:pStyle w:val="TableText"/>
              <w:rPr>
                <w:ins w:id="52" w:author="2.1RC1" w:date="2013-12-11T22:33:00Z"/>
              </w:rPr>
            </w:pPr>
            <w:ins w:id="53" w:author="2.1RC1" w:date="2013-12-11T22:33:00Z">
              <w:r>
                <w:t>PB4</w:t>
              </w:r>
            </w:ins>
          </w:p>
        </w:tc>
        <w:tc>
          <w:tcPr>
            <w:tcW w:w="1224" w:type="dxa"/>
          </w:tcPr>
          <w:p w14:paraId="01521FB7" w14:textId="4CD632F9" w:rsidR="008C2B1D" w:rsidRDefault="008C2B1D" w:rsidP="00FE2B3C">
            <w:pPr>
              <w:pStyle w:val="TableText"/>
              <w:rPr>
                <w:ins w:id="54" w:author="2.1RC1" w:date="2013-12-11T22:33:00Z"/>
              </w:rPr>
            </w:pPr>
            <w:ins w:id="55" w:author="2.1RC1" w:date="2013-12-11T22:33:00Z">
              <w:r>
                <w:t>2013-10-21</w:t>
              </w:r>
            </w:ins>
          </w:p>
        </w:tc>
        <w:tc>
          <w:tcPr>
            <w:tcW w:w="3652" w:type="dxa"/>
          </w:tcPr>
          <w:p w14:paraId="506E60BC" w14:textId="77777777" w:rsidR="008C2B1D" w:rsidRDefault="008C2B1D" w:rsidP="008C2B1D">
            <w:pPr>
              <w:pStyle w:val="Liststycke"/>
              <w:numPr>
                <w:ilvl w:val="0"/>
                <w:numId w:val="9"/>
              </w:numPr>
              <w:rPr>
                <w:ins w:id="56" w:author="2.1RC1" w:date="2013-12-11T22:33:00Z"/>
                <w:sz w:val="20"/>
              </w:rPr>
            </w:pPr>
            <w:ins w:id="57" w:author="2.1RC1" w:date="2013-12-11T22:33:00Z">
              <w:r>
                <w:rPr>
                  <w:sz w:val="20"/>
                </w:rPr>
                <w:t>Förtydligat kravet på filtrering av svar enligt logicalAddress (lagt till avsnitt 3.4).</w:t>
              </w:r>
            </w:ins>
          </w:p>
          <w:p w14:paraId="4697625B" w14:textId="3581E3D0" w:rsidR="008C2B1D" w:rsidRDefault="008C2B1D" w:rsidP="006B42DE">
            <w:pPr>
              <w:pStyle w:val="TableText"/>
              <w:numPr>
                <w:ilvl w:val="0"/>
                <w:numId w:val="6"/>
              </w:numPr>
              <w:rPr>
                <w:ins w:id="58" w:author="2.1RC1" w:date="2013-12-11T22:33:00Z"/>
              </w:rPr>
            </w:pPr>
            <w:ins w:id="59" w:author="2.1RC1" w:date="2013-12-11T22:33:00Z">
              <w:r>
                <w:t>Markerat i flödesmodeller att anslutningskatalog inte är del av dagens arkitektur.</w:t>
              </w:r>
            </w:ins>
          </w:p>
        </w:tc>
        <w:tc>
          <w:tcPr>
            <w:tcW w:w="2126" w:type="dxa"/>
          </w:tcPr>
          <w:p w14:paraId="38A523B6" w14:textId="530D8265" w:rsidR="008C2B1D" w:rsidRDefault="008C2B1D" w:rsidP="00FE2B3C">
            <w:pPr>
              <w:pStyle w:val="TableText"/>
              <w:rPr>
                <w:ins w:id="60" w:author="2.1RC1" w:date="2013-12-11T22:33:00Z"/>
              </w:rPr>
            </w:pPr>
            <w:ins w:id="61" w:author="2.1RC1" w:date="2013-12-11T22:33:00Z">
              <w:r>
                <w:t>Johan Eltes</w:t>
              </w:r>
            </w:ins>
          </w:p>
        </w:tc>
        <w:tc>
          <w:tcPr>
            <w:tcW w:w="1276" w:type="dxa"/>
          </w:tcPr>
          <w:p w14:paraId="3257DC94" w14:textId="77777777" w:rsidR="008C2B1D" w:rsidRPr="007B3A82" w:rsidRDefault="008C2B1D" w:rsidP="00FE2B3C">
            <w:pPr>
              <w:pStyle w:val="TableText"/>
              <w:rPr>
                <w:ins w:id="62" w:author="2.1RC1" w:date="2013-12-11T22:33:00Z"/>
              </w:rPr>
            </w:pPr>
          </w:p>
        </w:tc>
      </w:tr>
      <w:tr w:rsidR="002A1EB3" w:rsidRPr="006941C4" w14:paraId="7B699636" w14:textId="77777777" w:rsidTr="00BC1E16">
        <w:trPr>
          <w:trHeight w:val="515"/>
          <w:ins w:id="63" w:author="2.1RC1" w:date="2013-12-11T22:33:00Z"/>
        </w:trPr>
        <w:tc>
          <w:tcPr>
            <w:tcW w:w="964" w:type="dxa"/>
          </w:tcPr>
          <w:p w14:paraId="41F7F229" w14:textId="2B8040E7" w:rsidR="002A1EB3" w:rsidRDefault="00191CF9" w:rsidP="00FE2B3C">
            <w:pPr>
              <w:pStyle w:val="TableText"/>
              <w:rPr>
                <w:ins w:id="64" w:author="2.1RC1" w:date="2013-12-11T22:33:00Z"/>
              </w:rPr>
            </w:pPr>
            <w:ins w:id="65" w:author="2.1RC1" w:date="2013-12-11T22:33:00Z">
              <w:r>
                <w:t>PB5</w:t>
              </w:r>
            </w:ins>
          </w:p>
        </w:tc>
        <w:tc>
          <w:tcPr>
            <w:tcW w:w="1224" w:type="dxa"/>
          </w:tcPr>
          <w:p w14:paraId="6011DEFE" w14:textId="6C82C2AB" w:rsidR="002A1EB3" w:rsidRDefault="002A1EB3" w:rsidP="00FE2B3C">
            <w:pPr>
              <w:pStyle w:val="TableText"/>
              <w:rPr>
                <w:ins w:id="66" w:author="2.1RC1" w:date="2013-12-11T22:33:00Z"/>
              </w:rPr>
            </w:pPr>
            <w:ins w:id="67" w:author="2.1RC1" w:date="2013-12-11T22:33:00Z">
              <w:r>
                <w:t>2013-11-04</w:t>
              </w:r>
            </w:ins>
          </w:p>
        </w:tc>
        <w:tc>
          <w:tcPr>
            <w:tcW w:w="3652" w:type="dxa"/>
          </w:tcPr>
          <w:p w14:paraId="1CB48137" w14:textId="7AECC6FB" w:rsidR="002A1EB3" w:rsidRPr="00F03323" w:rsidRDefault="00F03323" w:rsidP="00F03323">
            <w:pPr>
              <w:pStyle w:val="Liststycke"/>
              <w:numPr>
                <w:ilvl w:val="0"/>
                <w:numId w:val="9"/>
              </w:numPr>
              <w:rPr>
                <w:ins w:id="68" w:author="2.1RC1" w:date="2013-12-11T22:33:00Z"/>
                <w:sz w:val="20"/>
              </w:rPr>
            </w:pPr>
            <w:ins w:id="69" w:author="2.1RC1" w:date="2013-12-11T22:33:00Z">
              <w:r>
                <w:rPr>
                  <w:sz w:val="20"/>
                </w:rPr>
                <w:t>Ersatt termen PDL-enhet med vårdenhet (i löpande text)</w:t>
              </w:r>
            </w:ins>
          </w:p>
          <w:p w14:paraId="28A496C8" w14:textId="5579B681" w:rsidR="002A1EB3" w:rsidRPr="00D71A60" w:rsidRDefault="002A1EB3" w:rsidP="00F03323">
            <w:pPr>
              <w:pStyle w:val="Liststycke"/>
              <w:numPr>
                <w:ilvl w:val="0"/>
                <w:numId w:val="9"/>
              </w:numPr>
              <w:rPr>
                <w:ins w:id="70" w:author="2.1RC1" w:date="2013-12-11T22:33:00Z"/>
                <w:sz w:val="20"/>
              </w:rPr>
            </w:pPr>
            <w:ins w:id="71" w:author="2.1RC1" w:date="2013-12-11T22:33:00Z">
              <w:r>
                <w:rPr>
                  <w:sz w:val="20"/>
                </w:rPr>
                <w:t>Uppdaterat avsnittet om informationssäkerhet efter CeHis-granskning</w:t>
              </w:r>
            </w:ins>
          </w:p>
        </w:tc>
        <w:tc>
          <w:tcPr>
            <w:tcW w:w="2126" w:type="dxa"/>
          </w:tcPr>
          <w:p w14:paraId="4D394EB2" w14:textId="23B62BA2" w:rsidR="002A1EB3" w:rsidRDefault="002A1EB3" w:rsidP="00FE2B3C">
            <w:pPr>
              <w:pStyle w:val="TableText"/>
              <w:rPr>
                <w:ins w:id="72" w:author="2.1RC1" w:date="2013-12-11T22:33:00Z"/>
              </w:rPr>
            </w:pPr>
            <w:ins w:id="73" w:author="2.1RC1" w:date="2013-12-11T22:33:00Z">
              <w:r>
                <w:t>Johan Eltes</w:t>
              </w:r>
            </w:ins>
          </w:p>
        </w:tc>
        <w:tc>
          <w:tcPr>
            <w:tcW w:w="1276" w:type="dxa"/>
          </w:tcPr>
          <w:p w14:paraId="2A8CECEA" w14:textId="77777777" w:rsidR="002A1EB3" w:rsidRPr="007B3A82" w:rsidRDefault="002A1EB3" w:rsidP="00FE2B3C">
            <w:pPr>
              <w:pStyle w:val="TableText"/>
              <w:rPr>
                <w:ins w:id="74" w:author="2.1RC1" w:date="2013-12-11T22:33:00Z"/>
              </w:rPr>
            </w:pPr>
          </w:p>
        </w:tc>
      </w:tr>
      <w:tr w:rsidR="00352BD0" w:rsidRPr="006941C4" w14:paraId="6AF38FF9" w14:textId="77777777" w:rsidTr="00BC1E16">
        <w:trPr>
          <w:trHeight w:val="515"/>
        </w:trPr>
        <w:tc>
          <w:tcPr>
            <w:tcW w:w="964" w:type="dxa"/>
          </w:tcPr>
          <w:p w14:paraId="774A5825" w14:textId="5BEA0A2C" w:rsidR="00352BD0" w:rsidRDefault="00187637" w:rsidP="00FE2B3C">
            <w:pPr>
              <w:pStyle w:val="TableText"/>
            </w:pPr>
            <w:del w:id="75" w:author="2.1RC1" w:date="2013-12-11T22:33:00Z">
              <w:r>
                <w:lastRenderedPageBreak/>
                <w:delText>A</w:delText>
              </w:r>
            </w:del>
            <w:ins w:id="76" w:author="2.1RC1" w:date="2013-12-11T22:33:00Z">
              <w:r w:rsidR="00191CF9">
                <w:t>PB6</w:t>
              </w:r>
            </w:ins>
          </w:p>
        </w:tc>
        <w:tc>
          <w:tcPr>
            <w:tcW w:w="1224" w:type="dxa"/>
          </w:tcPr>
          <w:p w14:paraId="7A2468BE" w14:textId="6E272735" w:rsidR="00352BD0" w:rsidRDefault="00352BD0" w:rsidP="00FE2B3C">
            <w:pPr>
              <w:pStyle w:val="TableText"/>
            </w:pPr>
            <w:r>
              <w:t>2013-11-25</w:t>
            </w:r>
          </w:p>
        </w:tc>
        <w:tc>
          <w:tcPr>
            <w:tcW w:w="3652" w:type="dxa"/>
          </w:tcPr>
          <w:p w14:paraId="3C952A4D" w14:textId="77777777" w:rsidR="00187637" w:rsidRDefault="00352BD0" w:rsidP="006B42DE">
            <w:pPr>
              <w:pStyle w:val="TableText"/>
              <w:numPr>
                <w:ilvl w:val="0"/>
                <w:numId w:val="6"/>
              </w:numPr>
              <w:rPr>
                <w:del w:id="77" w:author="2.1RC1" w:date="2013-12-11T22:33:00Z"/>
              </w:rPr>
            </w:pPr>
            <w:r>
              <w:t>Lagt till text för tjänstekontrakten som deklarerar kompatibilitet med NPö RIV Spec och HL7 CDA.</w:t>
            </w:r>
          </w:p>
          <w:p w14:paraId="61D3310A" w14:textId="4184B087" w:rsidR="00352BD0" w:rsidRDefault="00187637" w:rsidP="00352BD0">
            <w:pPr>
              <w:pStyle w:val="Liststycke"/>
              <w:numPr>
                <w:ilvl w:val="0"/>
                <w:numId w:val="9"/>
              </w:numPr>
              <w:rPr>
                <w:sz w:val="20"/>
              </w:rPr>
            </w:pPr>
            <w:del w:id="78" w:author="2.1RC1" w:date="2013-12-11T22:33:00Z">
              <w:r>
                <w:delText>Slutredigering inför frysning</w:delText>
              </w:r>
            </w:del>
          </w:p>
        </w:tc>
        <w:tc>
          <w:tcPr>
            <w:tcW w:w="2126" w:type="dxa"/>
          </w:tcPr>
          <w:p w14:paraId="7E0D3BBF" w14:textId="6D55E985" w:rsidR="00352BD0" w:rsidRDefault="00BF3DF7" w:rsidP="00FE2B3C">
            <w:pPr>
              <w:pStyle w:val="TableText"/>
            </w:pPr>
            <w:r>
              <w:t>Johan Eltes</w:t>
            </w:r>
          </w:p>
        </w:tc>
        <w:tc>
          <w:tcPr>
            <w:tcW w:w="1276" w:type="dxa"/>
          </w:tcPr>
          <w:p w14:paraId="5CBA1CE6" w14:textId="1A74FBBE" w:rsidR="00352BD0" w:rsidRPr="007B3A82" w:rsidRDefault="001D18A9" w:rsidP="00FE2B3C">
            <w:pPr>
              <w:pStyle w:val="TableText"/>
            </w:pPr>
            <w:del w:id="79" w:author="2.1RC1" w:date="2013-12-11T22:33:00Z">
              <w:r>
                <w:delText>CeHis AR</w:delText>
              </w:r>
            </w:del>
          </w:p>
        </w:tc>
      </w:tr>
      <w:tr w:rsidR="00DB1A1C" w:rsidRPr="006941C4" w14:paraId="7BBAB270" w14:textId="77777777" w:rsidTr="00BC1E16">
        <w:trPr>
          <w:trHeight w:val="515"/>
          <w:ins w:id="80" w:author="2.1RC1" w:date="2013-12-11T22:33:00Z"/>
        </w:trPr>
        <w:tc>
          <w:tcPr>
            <w:tcW w:w="964" w:type="dxa"/>
          </w:tcPr>
          <w:p w14:paraId="0138F353" w14:textId="654551D4" w:rsidR="00DB1A1C" w:rsidRDefault="00191CF9" w:rsidP="00FE2B3C">
            <w:pPr>
              <w:pStyle w:val="TableText"/>
              <w:rPr>
                <w:ins w:id="81" w:author="2.1RC1" w:date="2013-12-11T22:33:00Z"/>
              </w:rPr>
            </w:pPr>
            <w:ins w:id="82" w:author="2.1RC1" w:date="2013-12-11T22:33:00Z">
              <w:r>
                <w:t>PB7</w:t>
              </w:r>
            </w:ins>
          </w:p>
        </w:tc>
        <w:tc>
          <w:tcPr>
            <w:tcW w:w="1224" w:type="dxa"/>
          </w:tcPr>
          <w:p w14:paraId="00DB77BF" w14:textId="27A98BFB" w:rsidR="00DB1A1C" w:rsidRDefault="00DB1A1C" w:rsidP="00FE2B3C">
            <w:pPr>
              <w:pStyle w:val="TableText"/>
              <w:rPr>
                <w:ins w:id="83" w:author="2.1RC1" w:date="2013-12-11T22:33:00Z"/>
              </w:rPr>
            </w:pPr>
            <w:ins w:id="84" w:author="2.1RC1" w:date="2013-12-11T22:33:00Z">
              <w:r>
                <w:t>2013-11-26</w:t>
              </w:r>
            </w:ins>
          </w:p>
        </w:tc>
        <w:tc>
          <w:tcPr>
            <w:tcW w:w="3652" w:type="dxa"/>
          </w:tcPr>
          <w:p w14:paraId="2E6BF533" w14:textId="77777777" w:rsidR="00DB1A1C" w:rsidRDefault="00DB1A1C" w:rsidP="00352BD0">
            <w:pPr>
              <w:pStyle w:val="Liststycke"/>
              <w:numPr>
                <w:ilvl w:val="0"/>
                <w:numId w:val="9"/>
              </w:numPr>
              <w:rPr>
                <w:ins w:id="85" w:author="2.1RC1" w:date="2013-12-11T22:33:00Z"/>
                <w:sz w:val="20"/>
              </w:rPr>
            </w:pPr>
            <w:ins w:id="86" w:author="2.1RC1" w:date="2013-12-11T22:33:00Z">
              <w:r>
                <w:rPr>
                  <w:sz w:val="20"/>
                </w:rPr>
                <w:t>Lagt till tjänstekontrakt för Diagnos</w:t>
              </w:r>
            </w:ins>
          </w:p>
          <w:p w14:paraId="7E8D7D87" w14:textId="6CAE98C9" w:rsidR="00DB1A1C" w:rsidRDefault="00DB1A1C" w:rsidP="00352BD0">
            <w:pPr>
              <w:pStyle w:val="Liststycke"/>
              <w:numPr>
                <w:ilvl w:val="0"/>
                <w:numId w:val="9"/>
              </w:numPr>
              <w:rPr>
                <w:ins w:id="87" w:author="2.1RC1" w:date="2013-12-11T22:33:00Z"/>
                <w:sz w:val="20"/>
              </w:rPr>
            </w:pPr>
            <w:ins w:id="88" w:author="2.1RC1" w:date="2013-12-11T22:33:00Z">
              <w:r>
                <w:rPr>
                  <w:sz w:val="20"/>
                </w:rPr>
                <w:t>Lagt till tjänstekontrakt för Uppmärksamhetsinformation</w:t>
              </w:r>
            </w:ins>
          </w:p>
        </w:tc>
        <w:tc>
          <w:tcPr>
            <w:tcW w:w="2126" w:type="dxa"/>
          </w:tcPr>
          <w:p w14:paraId="151590A7" w14:textId="012847A4" w:rsidR="00DB1A1C" w:rsidRDefault="00DB1A1C" w:rsidP="00FE2B3C">
            <w:pPr>
              <w:pStyle w:val="TableText"/>
              <w:rPr>
                <w:ins w:id="89" w:author="2.1RC1" w:date="2013-12-11T22:33:00Z"/>
              </w:rPr>
            </w:pPr>
            <w:ins w:id="90" w:author="2.1RC1" w:date="2013-12-11T22:33:00Z">
              <w:r>
                <w:t>Björn Genfors</w:t>
              </w:r>
            </w:ins>
          </w:p>
        </w:tc>
        <w:tc>
          <w:tcPr>
            <w:tcW w:w="1276" w:type="dxa"/>
          </w:tcPr>
          <w:p w14:paraId="775B117C" w14:textId="77777777" w:rsidR="00DB1A1C" w:rsidRPr="007B3A82" w:rsidRDefault="00DB1A1C" w:rsidP="00FE2B3C">
            <w:pPr>
              <w:pStyle w:val="TableText"/>
              <w:rPr>
                <w:ins w:id="91" w:author="2.1RC1" w:date="2013-12-11T22:33:00Z"/>
              </w:rPr>
            </w:pPr>
          </w:p>
        </w:tc>
      </w:tr>
      <w:tr w:rsidR="007A76A9" w:rsidRPr="006941C4" w14:paraId="1F7BC8E6" w14:textId="77777777" w:rsidTr="00BC1E16">
        <w:trPr>
          <w:trHeight w:val="515"/>
          <w:ins w:id="92" w:author="2.1RC1" w:date="2013-12-11T22:33:00Z"/>
        </w:trPr>
        <w:tc>
          <w:tcPr>
            <w:tcW w:w="964" w:type="dxa"/>
          </w:tcPr>
          <w:p w14:paraId="07B8164A" w14:textId="6362E9B7" w:rsidR="007A76A9" w:rsidRDefault="00191CF9" w:rsidP="00FE2B3C">
            <w:pPr>
              <w:pStyle w:val="TableText"/>
              <w:rPr>
                <w:ins w:id="93" w:author="2.1RC1" w:date="2013-12-11T22:33:00Z"/>
              </w:rPr>
            </w:pPr>
            <w:ins w:id="94" w:author="2.1RC1" w:date="2013-12-11T22:33:00Z">
              <w:r>
                <w:t>PB8</w:t>
              </w:r>
            </w:ins>
          </w:p>
        </w:tc>
        <w:tc>
          <w:tcPr>
            <w:tcW w:w="1224" w:type="dxa"/>
          </w:tcPr>
          <w:p w14:paraId="3C3BBF71" w14:textId="519B06D9" w:rsidR="007A76A9" w:rsidRDefault="007A76A9" w:rsidP="00FE2B3C">
            <w:pPr>
              <w:pStyle w:val="TableText"/>
              <w:rPr>
                <w:ins w:id="95" w:author="2.1RC1" w:date="2013-12-11T22:33:00Z"/>
              </w:rPr>
            </w:pPr>
            <w:ins w:id="96" w:author="2.1RC1" w:date="2013-12-11T22:33:00Z">
              <w:r>
                <w:t>2013-11-28</w:t>
              </w:r>
            </w:ins>
          </w:p>
        </w:tc>
        <w:tc>
          <w:tcPr>
            <w:tcW w:w="3652" w:type="dxa"/>
          </w:tcPr>
          <w:p w14:paraId="5B2C327B" w14:textId="43629F41" w:rsidR="007A76A9" w:rsidRDefault="007A76A9" w:rsidP="00352BD0">
            <w:pPr>
              <w:pStyle w:val="Liststycke"/>
              <w:numPr>
                <w:ilvl w:val="0"/>
                <w:numId w:val="9"/>
              </w:numPr>
              <w:rPr>
                <w:ins w:id="97" w:author="2.1RC1" w:date="2013-12-11T22:33:00Z"/>
                <w:sz w:val="20"/>
              </w:rPr>
            </w:pPr>
            <w:ins w:id="98" w:author="2.1RC1" w:date="2013-12-11T22:33:00Z">
              <w:r>
                <w:rPr>
                  <w:sz w:val="20"/>
                </w:rPr>
                <w:t>Rättat namn på typer och djup på element för GetAlertInformation</w:t>
              </w:r>
            </w:ins>
          </w:p>
        </w:tc>
        <w:tc>
          <w:tcPr>
            <w:tcW w:w="2126" w:type="dxa"/>
          </w:tcPr>
          <w:p w14:paraId="4999901E" w14:textId="39845416" w:rsidR="007A76A9" w:rsidRDefault="007A76A9" w:rsidP="00FE2B3C">
            <w:pPr>
              <w:pStyle w:val="TableText"/>
              <w:rPr>
                <w:ins w:id="99" w:author="2.1RC1" w:date="2013-12-11T22:33:00Z"/>
              </w:rPr>
            </w:pPr>
            <w:ins w:id="100" w:author="2.1RC1" w:date="2013-12-11T22:33:00Z">
              <w:r>
                <w:t>Khaled Daham</w:t>
              </w:r>
            </w:ins>
          </w:p>
        </w:tc>
        <w:tc>
          <w:tcPr>
            <w:tcW w:w="1276" w:type="dxa"/>
          </w:tcPr>
          <w:p w14:paraId="233ABD45" w14:textId="77777777" w:rsidR="007A76A9" w:rsidRPr="007B3A82" w:rsidRDefault="007A76A9" w:rsidP="00FE2B3C">
            <w:pPr>
              <w:pStyle w:val="TableText"/>
              <w:rPr>
                <w:ins w:id="101" w:author="2.1RC1" w:date="2013-12-11T22:33:00Z"/>
              </w:rPr>
            </w:pPr>
          </w:p>
        </w:tc>
      </w:tr>
      <w:tr w:rsidR="00985EAC" w:rsidRPr="006941C4" w14:paraId="1A1A1F4D" w14:textId="77777777" w:rsidTr="00BC1E16">
        <w:trPr>
          <w:trHeight w:val="515"/>
          <w:ins w:id="102" w:author="2.1RC1" w:date="2013-12-11T22:33:00Z"/>
        </w:trPr>
        <w:tc>
          <w:tcPr>
            <w:tcW w:w="964" w:type="dxa"/>
          </w:tcPr>
          <w:p w14:paraId="6E172A17" w14:textId="5BB7D8D6" w:rsidR="00985EAC" w:rsidRDefault="00191CF9" w:rsidP="00FE2B3C">
            <w:pPr>
              <w:pStyle w:val="TableText"/>
              <w:rPr>
                <w:ins w:id="103" w:author="2.1RC1" w:date="2013-12-11T22:33:00Z"/>
              </w:rPr>
            </w:pPr>
            <w:ins w:id="104" w:author="2.1RC1" w:date="2013-12-11T22:33:00Z">
              <w:r>
                <w:t>PB9</w:t>
              </w:r>
            </w:ins>
          </w:p>
        </w:tc>
        <w:tc>
          <w:tcPr>
            <w:tcW w:w="1224" w:type="dxa"/>
          </w:tcPr>
          <w:p w14:paraId="09B6A859" w14:textId="75738108" w:rsidR="00985EAC" w:rsidRDefault="00985EAC" w:rsidP="00FE2B3C">
            <w:pPr>
              <w:pStyle w:val="TableText"/>
              <w:rPr>
                <w:ins w:id="105" w:author="2.1RC1" w:date="2013-12-11T22:33:00Z"/>
              </w:rPr>
            </w:pPr>
            <w:ins w:id="106" w:author="2.1RC1" w:date="2013-12-11T22:33:00Z">
              <w:r>
                <w:t>2013-11-29</w:t>
              </w:r>
            </w:ins>
          </w:p>
        </w:tc>
        <w:tc>
          <w:tcPr>
            <w:tcW w:w="3652" w:type="dxa"/>
          </w:tcPr>
          <w:p w14:paraId="3F6518B4" w14:textId="6B2A03D1" w:rsidR="00985EAC" w:rsidRDefault="00985EAC" w:rsidP="00352BD0">
            <w:pPr>
              <w:pStyle w:val="Liststycke"/>
              <w:numPr>
                <w:ilvl w:val="0"/>
                <w:numId w:val="9"/>
              </w:numPr>
              <w:rPr>
                <w:ins w:id="107" w:author="2.1RC1" w:date="2013-12-11T22:33:00Z"/>
                <w:sz w:val="20"/>
              </w:rPr>
            </w:pPr>
            <w:ins w:id="108" w:author="2.1RC1" w:date="2013-12-11T22:33:00Z">
              <w:r>
                <w:rPr>
                  <w:sz w:val="20"/>
                </w:rPr>
                <w:t>Rättat versalisering på två element i diagnoskontraktet</w:t>
              </w:r>
            </w:ins>
          </w:p>
        </w:tc>
        <w:tc>
          <w:tcPr>
            <w:tcW w:w="2126" w:type="dxa"/>
          </w:tcPr>
          <w:p w14:paraId="247177FA" w14:textId="45E16921" w:rsidR="00985EAC" w:rsidRDefault="00985EAC" w:rsidP="00FE2B3C">
            <w:pPr>
              <w:pStyle w:val="TableText"/>
              <w:rPr>
                <w:ins w:id="109" w:author="2.1RC1" w:date="2013-12-11T22:33:00Z"/>
              </w:rPr>
            </w:pPr>
            <w:ins w:id="110" w:author="2.1RC1" w:date="2013-12-11T22:33:00Z">
              <w:r>
                <w:t>Björn Genfors</w:t>
              </w:r>
            </w:ins>
          </w:p>
        </w:tc>
        <w:tc>
          <w:tcPr>
            <w:tcW w:w="1276" w:type="dxa"/>
          </w:tcPr>
          <w:p w14:paraId="30146958" w14:textId="77777777" w:rsidR="00985EAC" w:rsidRPr="007B3A82" w:rsidRDefault="00985EAC" w:rsidP="00FE2B3C">
            <w:pPr>
              <w:pStyle w:val="TableText"/>
              <w:rPr>
                <w:ins w:id="111" w:author="2.1RC1" w:date="2013-12-11T22:33:00Z"/>
              </w:rPr>
            </w:pPr>
          </w:p>
        </w:tc>
      </w:tr>
      <w:tr w:rsidR="005973FA" w:rsidRPr="006941C4" w14:paraId="194CFF3C" w14:textId="77777777" w:rsidTr="00BC1E16">
        <w:trPr>
          <w:trHeight w:val="515"/>
          <w:ins w:id="112" w:author="2.1RC1" w:date="2013-12-11T22:33:00Z"/>
        </w:trPr>
        <w:tc>
          <w:tcPr>
            <w:tcW w:w="964" w:type="dxa"/>
          </w:tcPr>
          <w:p w14:paraId="6E2D6B46" w14:textId="0B7D58ED" w:rsidR="005973FA" w:rsidRDefault="00191CF9" w:rsidP="00FE2B3C">
            <w:pPr>
              <w:pStyle w:val="TableText"/>
              <w:rPr>
                <w:ins w:id="113" w:author="2.1RC1" w:date="2013-12-11T22:33:00Z"/>
              </w:rPr>
            </w:pPr>
            <w:ins w:id="114" w:author="2.1RC1" w:date="2013-12-11T22:33:00Z">
              <w:r>
                <w:t>PB10</w:t>
              </w:r>
            </w:ins>
          </w:p>
        </w:tc>
        <w:tc>
          <w:tcPr>
            <w:tcW w:w="1224" w:type="dxa"/>
          </w:tcPr>
          <w:p w14:paraId="5F795896" w14:textId="24206EA2" w:rsidR="005973FA" w:rsidRDefault="005973FA" w:rsidP="00FE2B3C">
            <w:pPr>
              <w:pStyle w:val="TableText"/>
              <w:rPr>
                <w:ins w:id="115" w:author="2.1RC1" w:date="2013-12-11T22:33:00Z"/>
              </w:rPr>
            </w:pPr>
            <w:ins w:id="116" w:author="2.1RC1" w:date="2013-12-11T22:33:00Z">
              <w:r>
                <w:t>2013-12-05</w:t>
              </w:r>
            </w:ins>
          </w:p>
        </w:tc>
        <w:tc>
          <w:tcPr>
            <w:tcW w:w="3652" w:type="dxa"/>
          </w:tcPr>
          <w:p w14:paraId="0B410B01" w14:textId="77777777" w:rsidR="005973FA" w:rsidRDefault="005973FA" w:rsidP="00352BD0">
            <w:pPr>
              <w:pStyle w:val="Liststycke"/>
              <w:numPr>
                <w:ilvl w:val="0"/>
                <w:numId w:val="9"/>
              </w:numPr>
              <w:rPr>
                <w:ins w:id="117" w:author="2.1RC1" w:date="2013-12-11T22:33:00Z"/>
                <w:sz w:val="20"/>
              </w:rPr>
            </w:pPr>
            <w:ins w:id="118" w:author="2.1RC1" w:date="2013-12-11T22:33:00Z">
              <w:r>
                <w:rPr>
                  <w:sz w:val="20"/>
                </w:rPr>
                <w:t>Infört nytt element: chronicDiagnosis i GetDiagnosis</w:t>
              </w:r>
            </w:ins>
          </w:p>
          <w:p w14:paraId="54452D76" w14:textId="361680DB" w:rsidR="005973FA" w:rsidRDefault="005973FA" w:rsidP="00352BD0">
            <w:pPr>
              <w:pStyle w:val="Liststycke"/>
              <w:numPr>
                <w:ilvl w:val="0"/>
                <w:numId w:val="9"/>
              </w:numPr>
              <w:rPr>
                <w:ins w:id="119" w:author="2.1RC1" w:date="2013-12-11T22:33:00Z"/>
                <w:sz w:val="20"/>
              </w:rPr>
            </w:pPr>
            <w:ins w:id="120" w:author="2.1RC1" w:date="2013-12-11T22:33:00Z">
              <w:r>
                <w:rPr>
                  <w:sz w:val="20"/>
                </w:rPr>
                <w:t>Ändrat elementnamn på relaterad diagnos-id i GetDiagnosis</w:t>
              </w:r>
            </w:ins>
          </w:p>
          <w:p w14:paraId="27B1825B" w14:textId="77777777" w:rsidR="005973FA" w:rsidRDefault="005973FA" w:rsidP="00352BD0">
            <w:pPr>
              <w:pStyle w:val="Liststycke"/>
              <w:numPr>
                <w:ilvl w:val="0"/>
                <w:numId w:val="9"/>
              </w:numPr>
              <w:rPr>
                <w:ins w:id="121" w:author="2.1RC1" w:date="2013-12-11T22:33:00Z"/>
                <w:sz w:val="20"/>
              </w:rPr>
            </w:pPr>
            <w:ins w:id="122" w:author="2.1RC1" w:date="2013-12-11T22:33:00Z">
              <w:r>
                <w:rPr>
                  <w:sz w:val="20"/>
                </w:rPr>
                <w:t>Korrigerat format och kardinalitet på ingående element i validityTimePeriod i GetAlertInformation</w:t>
              </w:r>
            </w:ins>
          </w:p>
          <w:p w14:paraId="7F3F6B68" w14:textId="77777777" w:rsidR="00100DC9" w:rsidRDefault="00100DC9" w:rsidP="00352BD0">
            <w:pPr>
              <w:pStyle w:val="Liststycke"/>
              <w:numPr>
                <w:ilvl w:val="0"/>
                <w:numId w:val="9"/>
              </w:numPr>
              <w:rPr>
                <w:ins w:id="123" w:author="2.1RC1" w:date="2013-12-11T22:33:00Z"/>
                <w:sz w:val="20"/>
              </w:rPr>
            </w:pPr>
            <w:ins w:id="124" w:author="2.1RC1" w:date="2013-12-11T22:33:00Z">
              <w:r>
                <w:rPr>
                  <w:sz w:val="20"/>
                </w:rPr>
                <w:t>Ändrat namn på ett fåtal element i GetAlertInformation (treatmentDescription, communicableDiseaseCode och restrictionOfCareComment är nya namnen)</w:t>
              </w:r>
            </w:ins>
          </w:p>
          <w:p w14:paraId="4D484B95" w14:textId="40B73794" w:rsidR="00832BB2" w:rsidRDefault="00832BB2" w:rsidP="00832BB2">
            <w:pPr>
              <w:pStyle w:val="Liststycke"/>
              <w:numPr>
                <w:ilvl w:val="0"/>
                <w:numId w:val="9"/>
              </w:numPr>
              <w:rPr>
                <w:ins w:id="125" w:author="2.1RC1" w:date="2013-12-11T22:33:00Z"/>
                <w:sz w:val="20"/>
              </w:rPr>
            </w:pPr>
            <w:ins w:id="126" w:author="2.1RC1" w:date="2013-12-11T22:33:00Z">
              <w:r>
                <w:rPr>
                  <w:sz w:val="20"/>
                </w:rPr>
                <w:t>Beskrivningar av ett fåtal fält har åtgärdats.</w:t>
              </w:r>
            </w:ins>
          </w:p>
        </w:tc>
        <w:tc>
          <w:tcPr>
            <w:tcW w:w="2126" w:type="dxa"/>
          </w:tcPr>
          <w:p w14:paraId="69886BD7" w14:textId="08D31B75" w:rsidR="005973FA" w:rsidRDefault="00100DC9" w:rsidP="00FE2B3C">
            <w:pPr>
              <w:pStyle w:val="TableText"/>
              <w:rPr>
                <w:ins w:id="127" w:author="2.1RC1" w:date="2013-12-11T22:33:00Z"/>
              </w:rPr>
            </w:pPr>
            <w:ins w:id="128" w:author="2.1RC1" w:date="2013-12-11T22:33:00Z">
              <w:r>
                <w:t>Björn Genfors</w:t>
              </w:r>
            </w:ins>
          </w:p>
        </w:tc>
        <w:tc>
          <w:tcPr>
            <w:tcW w:w="1276" w:type="dxa"/>
          </w:tcPr>
          <w:p w14:paraId="319E19B5" w14:textId="77777777" w:rsidR="005973FA" w:rsidRPr="007B3A82" w:rsidRDefault="005973FA" w:rsidP="00FE2B3C">
            <w:pPr>
              <w:pStyle w:val="TableText"/>
              <w:rPr>
                <w:ins w:id="129" w:author="2.1RC1" w:date="2013-12-11T22:33:00Z"/>
              </w:rPr>
            </w:pPr>
          </w:p>
        </w:tc>
      </w:tr>
      <w:tr w:rsidR="005B1AC7" w:rsidRPr="006941C4" w14:paraId="3386B6AD" w14:textId="77777777" w:rsidTr="00BC1E16">
        <w:trPr>
          <w:trHeight w:val="515"/>
          <w:ins w:id="130" w:author="2.1RC1" w:date="2013-12-11T22:33:00Z"/>
        </w:trPr>
        <w:tc>
          <w:tcPr>
            <w:tcW w:w="964" w:type="dxa"/>
          </w:tcPr>
          <w:p w14:paraId="7ED4BE3C" w14:textId="59D9FB98" w:rsidR="005B1AC7" w:rsidRDefault="00191CF9" w:rsidP="00FE2B3C">
            <w:pPr>
              <w:pStyle w:val="TableText"/>
              <w:rPr>
                <w:ins w:id="131" w:author="2.1RC1" w:date="2013-12-11T22:33:00Z"/>
              </w:rPr>
            </w:pPr>
            <w:ins w:id="132" w:author="2.1RC1" w:date="2013-12-11T22:33:00Z">
              <w:r>
                <w:t>PB11</w:t>
              </w:r>
            </w:ins>
          </w:p>
        </w:tc>
        <w:tc>
          <w:tcPr>
            <w:tcW w:w="1224" w:type="dxa"/>
          </w:tcPr>
          <w:p w14:paraId="4292F730" w14:textId="577E6891" w:rsidR="005B1AC7" w:rsidRDefault="005B1AC7" w:rsidP="00FE2B3C">
            <w:pPr>
              <w:pStyle w:val="TableText"/>
              <w:rPr>
                <w:ins w:id="133" w:author="2.1RC1" w:date="2013-12-11T22:33:00Z"/>
              </w:rPr>
            </w:pPr>
            <w:ins w:id="134" w:author="2.1RC1" w:date="2013-12-11T22:33:00Z">
              <w:r>
                <w:t>2013-12-10</w:t>
              </w:r>
            </w:ins>
          </w:p>
        </w:tc>
        <w:tc>
          <w:tcPr>
            <w:tcW w:w="3652" w:type="dxa"/>
          </w:tcPr>
          <w:p w14:paraId="1B21BBCA" w14:textId="277E6A01" w:rsidR="005B1AC7" w:rsidRDefault="005B1AC7" w:rsidP="00352BD0">
            <w:pPr>
              <w:pStyle w:val="Liststycke"/>
              <w:numPr>
                <w:ilvl w:val="0"/>
                <w:numId w:val="9"/>
              </w:numPr>
              <w:rPr>
                <w:ins w:id="135" w:author="2.1RC1" w:date="2013-12-11T22:33:00Z"/>
                <w:sz w:val="20"/>
              </w:rPr>
            </w:pPr>
            <w:ins w:id="136" w:author="2.1RC1" w:date="2013-12-11T22:33:00Z">
              <w:r>
                <w:rPr>
                  <w:sz w:val="20"/>
                </w:rPr>
                <w:t>Bytt namn på elementet diagnosisType till typeOfDiagnosis</w:t>
              </w:r>
            </w:ins>
          </w:p>
        </w:tc>
        <w:tc>
          <w:tcPr>
            <w:tcW w:w="2126" w:type="dxa"/>
          </w:tcPr>
          <w:p w14:paraId="782DF591" w14:textId="37B56E59" w:rsidR="005B1AC7" w:rsidRDefault="005B1AC7" w:rsidP="00FE2B3C">
            <w:pPr>
              <w:pStyle w:val="TableText"/>
              <w:rPr>
                <w:ins w:id="137" w:author="2.1RC1" w:date="2013-12-11T22:33:00Z"/>
              </w:rPr>
            </w:pPr>
            <w:ins w:id="138" w:author="2.1RC1" w:date="2013-12-11T22:33:00Z">
              <w:r>
                <w:t>Björn Genfors</w:t>
              </w:r>
            </w:ins>
          </w:p>
        </w:tc>
        <w:tc>
          <w:tcPr>
            <w:tcW w:w="1276" w:type="dxa"/>
          </w:tcPr>
          <w:p w14:paraId="1632BCEE" w14:textId="77777777" w:rsidR="005B1AC7" w:rsidRPr="007B3A82" w:rsidRDefault="005B1AC7" w:rsidP="00FE2B3C">
            <w:pPr>
              <w:pStyle w:val="TableText"/>
              <w:rPr>
                <w:ins w:id="139" w:author="2.1RC1" w:date="2013-12-11T22:33:00Z"/>
              </w:rPr>
            </w:pPr>
          </w:p>
        </w:tc>
      </w:tr>
      <w:tr w:rsidR="0085393A" w:rsidRPr="006941C4" w14:paraId="5AFE787C" w14:textId="77777777" w:rsidTr="00BC1E16">
        <w:trPr>
          <w:trHeight w:val="515"/>
          <w:ins w:id="140" w:author="2.1RC1" w:date="2013-12-11T22:33:00Z"/>
        </w:trPr>
        <w:tc>
          <w:tcPr>
            <w:tcW w:w="964" w:type="dxa"/>
          </w:tcPr>
          <w:p w14:paraId="26720BEB" w14:textId="7FA96923" w:rsidR="0085393A" w:rsidRDefault="00191CF9" w:rsidP="00FE2B3C">
            <w:pPr>
              <w:pStyle w:val="TableText"/>
              <w:rPr>
                <w:ins w:id="141" w:author="2.1RC1" w:date="2013-12-11T22:33:00Z"/>
              </w:rPr>
            </w:pPr>
            <w:ins w:id="142" w:author="2.1RC1" w:date="2013-12-11T22:33:00Z">
              <w:r>
                <w:t>PB12</w:t>
              </w:r>
            </w:ins>
          </w:p>
        </w:tc>
        <w:tc>
          <w:tcPr>
            <w:tcW w:w="1224" w:type="dxa"/>
          </w:tcPr>
          <w:p w14:paraId="00400354" w14:textId="4E9F5C46" w:rsidR="0085393A" w:rsidRDefault="0085393A" w:rsidP="00FE2B3C">
            <w:pPr>
              <w:pStyle w:val="TableText"/>
              <w:rPr>
                <w:ins w:id="143" w:author="2.1RC1" w:date="2013-12-11T22:33:00Z"/>
              </w:rPr>
            </w:pPr>
            <w:ins w:id="144" w:author="2.1RC1" w:date="2013-12-11T22:33:00Z">
              <w:r>
                <w:t>2013-12-11</w:t>
              </w:r>
            </w:ins>
          </w:p>
        </w:tc>
        <w:tc>
          <w:tcPr>
            <w:tcW w:w="3652" w:type="dxa"/>
          </w:tcPr>
          <w:p w14:paraId="32CC4F89" w14:textId="38A56608" w:rsidR="0085393A" w:rsidRDefault="0085393A" w:rsidP="00352BD0">
            <w:pPr>
              <w:pStyle w:val="Liststycke"/>
              <w:numPr>
                <w:ilvl w:val="0"/>
                <w:numId w:val="9"/>
              </w:numPr>
              <w:rPr>
                <w:ins w:id="145" w:author="2.1RC1" w:date="2013-12-11T22:33:00Z"/>
                <w:sz w:val="20"/>
              </w:rPr>
            </w:pPr>
            <w:ins w:id="146" w:author="2.1RC1" w:date="2013-12-11T22:33:00Z">
              <w:r>
                <w:rPr>
                  <w:sz w:val="20"/>
                </w:rPr>
                <w:t>Förtydligat beskrivning av tidsparametern i begäran för GetAlertInformation</w:t>
              </w:r>
            </w:ins>
          </w:p>
        </w:tc>
        <w:tc>
          <w:tcPr>
            <w:tcW w:w="2126" w:type="dxa"/>
          </w:tcPr>
          <w:p w14:paraId="63140014" w14:textId="78084F9E" w:rsidR="0085393A" w:rsidRDefault="0085393A" w:rsidP="00FE2B3C">
            <w:pPr>
              <w:pStyle w:val="TableText"/>
              <w:rPr>
                <w:ins w:id="147" w:author="2.1RC1" w:date="2013-12-11T22:33:00Z"/>
              </w:rPr>
            </w:pPr>
            <w:ins w:id="148" w:author="2.1RC1" w:date="2013-12-11T22:33:00Z">
              <w:r>
                <w:t>Björn Genfors</w:t>
              </w:r>
            </w:ins>
          </w:p>
        </w:tc>
        <w:tc>
          <w:tcPr>
            <w:tcW w:w="1276" w:type="dxa"/>
          </w:tcPr>
          <w:p w14:paraId="1153E82B" w14:textId="77777777" w:rsidR="0085393A" w:rsidRPr="007B3A82" w:rsidRDefault="0085393A" w:rsidP="00FE2B3C">
            <w:pPr>
              <w:pStyle w:val="TableText"/>
              <w:rPr>
                <w:ins w:id="149" w:author="2.1RC1" w:date="2013-12-11T22:33:00Z"/>
              </w:rPr>
            </w:pPr>
          </w:p>
        </w:tc>
      </w:tr>
      <w:tr w:rsidR="00191CF9" w:rsidRPr="006941C4" w14:paraId="4C1D31DB" w14:textId="77777777" w:rsidTr="00BC1E16">
        <w:trPr>
          <w:trHeight w:val="515"/>
          <w:ins w:id="150" w:author="2.1RC1" w:date="2013-12-11T22:33:00Z"/>
        </w:trPr>
        <w:tc>
          <w:tcPr>
            <w:tcW w:w="964" w:type="dxa"/>
          </w:tcPr>
          <w:p w14:paraId="6A2F1EFF" w14:textId="49879765" w:rsidR="00191CF9" w:rsidRDefault="00191CF9" w:rsidP="00FE2B3C">
            <w:pPr>
              <w:pStyle w:val="TableText"/>
              <w:rPr>
                <w:ins w:id="151" w:author="2.1RC1" w:date="2013-12-11T22:33:00Z"/>
              </w:rPr>
            </w:pPr>
            <w:ins w:id="152" w:author="2.1RC1" w:date="2013-12-11T22:33:00Z">
              <w:r>
                <w:t>PB13</w:t>
              </w:r>
            </w:ins>
          </w:p>
        </w:tc>
        <w:tc>
          <w:tcPr>
            <w:tcW w:w="1224" w:type="dxa"/>
          </w:tcPr>
          <w:p w14:paraId="2CC50EC1" w14:textId="133AB6FB" w:rsidR="00191CF9" w:rsidRDefault="005C4BA5" w:rsidP="00FE2B3C">
            <w:pPr>
              <w:pStyle w:val="TableText"/>
              <w:rPr>
                <w:ins w:id="153" w:author="2.1RC1" w:date="2013-12-11T22:33:00Z"/>
              </w:rPr>
            </w:pPr>
            <w:ins w:id="154" w:author="2.1RC1" w:date="2013-12-11T22:33:00Z">
              <w:r>
                <w:t>2013-12-1</w:t>
              </w:r>
              <w:r w:rsidR="00D36521">
                <w:t>1</w:t>
              </w:r>
            </w:ins>
          </w:p>
        </w:tc>
        <w:tc>
          <w:tcPr>
            <w:tcW w:w="3652" w:type="dxa"/>
          </w:tcPr>
          <w:p w14:paraId="0D590BEB" w14:textId="77777777" w:rsidR="00191CF9" w:rsidRDefault="005C4BA5" w:rsidP="00352BD0">
            <w:pPr>
              <w:pStyle w:val="Liststycke"/>
              <w:numPr>
                <w:ilvl w:val="0"/>
                <w:numId w:val="9"/>
              </w:numPr>
              <w:rPr>
                <w:ins w:id="155" w:author="2.1RC1" w:date="2013-12-11T22:33:00Z"/>
                <w:sz w:val="20"/>
              </w:rPr>
            </w:pPr>
            <w:ins w:id="156" w:author="2.1RC1" w:date="2013-12-11T22:33:00Z">
              <w:r>
                <w:rPr>
                  <w:sz w:val="20"/>
                </w:rPr>
                <w:t>Lagt till kategorikoder för infomängder diagnos och uppmärksamhetsinformation</w:t>
              </w:r>
            </w:ins>
          </w:p>
          <w:p w14:paraId="4FB59CC3" w14:textId="77777777" w:rsidR="005C4BA5" w:rsidRDefault="005C4BA5" w:rsidP="00352BD0">
            <w:pPr>
              <w:pStyle w:val="Liststycke"/>
              <w:numPr>
                <w:ilvl w:val="0"/>
                <w:numId w:val="9"/>
              </w:numPr>
              <w:rPr>
                <w:ins w:id="157" w:author="2.1RC1" w:date="2013-12-11T22:33:00Z"/>
                <w:sz w:val="20"/>
              </w:rPr>
            </w:pPr>
            <w:ins w:id="158" w:author="2.1RC1" w:date="2013-12-11T22:33:00Z">
              <w:r>
                <w:rPr>
                  <w:sz w:val="20"/>
                </w:rPr>
                <w:t>Ersatt beskrivningen av generella klasser med en referens till bilaga</w:t>
              </w:r>
            </w:ins>
          </w:p>
          <w:p w14:paraId="1ED3CE18" w14:textId="054BD563" w:rsidR="002E02B4" w:rsidRDefault="002E02B4" w:rsidP="00352BD0">
            <w:pPr>
              <w:pStyle w:val="Liststycke"/>
              <w:numPr>
                <w:ilvl w:val="0"/>
                <w:numId w:val="9"/>
              </w:numPr>
              <w:rPr>
                <w:ins w:id="159" w:author="2.1RC1" w:date="2013-12-11T22:33:00Z"/>
                <w:sz w:val="20"/>
              </w:rPr>
            </w:pPr>
            <w:ins w:id="160" w:author="2.1RC1" w:date="2013-12-11T22:33:00Z">
              <w:r>
                <w:rPr>
                  <w:sz w:val="20"/>
                </w:rPr>
                <w:t>Lagt till skrivning på orgunit-fält i alla typer och kontrakt om att lokalt id kan anges om HSA-id saknas i källsystemet.</w:t>
              </w:r>
            </w:ins>
          </w:p>
        </w:tc>
        <w:tc>
          <w:tcPr>
            <w:tcW w:w="2126" w:type="dxa"/>
          </w:tcPr>
          <w:p w14:paraId="3E96293D" w14:textId="032F4A94" w:rsidR="00191CF9" w:rsidRDefault="005C4BA5" w:rsidP="00FE2B3C">
            <w:pPr>
              <w:pStyle w:val="TableText"/>
              <w:rPr>
                <w:ins w:id="161" w:author="2.1RC1" w:date="2013-12-11T22:33:00Z"/>
              </w:rPr>
            </w:pPr>
            <w:ins w:id="162" w:author="2.1RC1" w:date="2013-12-11T22:33:00Z">
              <w:r>
                <w:t>Johan Eltes</w:t>
              </w:r>
            </w:ins>
          </w:p>
        </w:tc>
        <w:tc>
          <w:tcPr>
            <w:tcW w:w="1276" w:type="dxa"/>
          </w:tcPr>
          <w:p w14:paraId="21B8DDAE" w14:textId="77777777" w:rsidR="00191CF9" w:rsidRPr="007B3A82" w:rsidRDefault="00191CF9" w:rsidP="00FE2B3C">
            <w:pPr>
              <w:pStyle w:val="TableText"/>
              <w:rPr>
                <w:ins w:id="163" w:author="2.1RC1" w:date="2013-12-11T22:33:00Z"/>
              </w:rPr>
            </w:pPr>
          </w:p>
        </w:tc>
      </w:tr>
    </w:tbl>
    <w:p w14:paraId="2A423960" w14:textId="2C2AFC22" w:rsidR="00D218F3" w:rsidRDefault="00D218F3" w:rsidP="00D218F3"/>
    <w:p w14:paraId="2AA57645" w14:textId="738AE8BB" w:rsidR="00985EAC" w:rsidRDefault="00985EAC" w:rsidP="00D218F3"/>
    <w:p w14:paraId="2E997996" w14:textId="77777777" w:rsidR="00985EAC" w:rsidRPr="00985EAC" w:rsidRDefault="00985EAC" w:rsidP="00985EAC"/>
    <w:p w14:paraId="330F54A8" w14:textId="758D56A2" w:rsidR="00985EAC" w:rsidRDefault="00985EAC" w:rsidP="00985EAC">
      <w:pPr>
        <w:tabs>
          <w:tab w:val="left" w:pos="1336"/>
        </w:tabs>
      </w:pPr>
      <w:r>
        <w:tab/>
      </w:r>
    </w:p>
    <w:p w14:paraId="5D6ABF85" w14:textId="63423EC9" w:rsidR="00985EAC" w:rsidRDefault="00985EAC" w:rsidP="00985EAC"/>
    <w:p w14:paraId="7F6F8D51" w14:textId="77777777" w:rsidR="00891BED" w:rsidRPr="00985EAC" w:rsidRDefault="00891BED" w:rsidP="00985EAC">
      <w:pPr>
        <w:sectPr w:rsidR="00891BED" w:rsidRPr="00985EAC" w:rsidSect="002201C7">
          <w:headerReference w:type="default" r:id="rId10"/>
          <w:pgSz w:w="11909" w:h="16840"/>
          <w:pgMar w:top="1480" w:right="1500" w:bottom="280" w:left="1060" w:header="907" w:footer="0" w:gutter="0"/>
          <w:cols w:space="720"/>
        </w:sectPr>
      </w:pPr>
    </w:p>
    <w:p w14:paraId="499FEBDF" w14:textId="77777777" w:rsidR="00D218F3" w:rsidRPr="007B3A82" w:rsidRDefault="00D218F3" w:rsidP="00D218F3">
      <w:pPr>
        <w:spacing w:line="200" w:lineRule="exact"/>
        <w:rPr>
          <w:sz w:val="20"/>
          <w:szCs w:val="20"/>
        </w:rPr>
      </w:pPr>
    </w:p>
    <w:p w14:paraId="1728953E" w14:textId="77777777" w:rsidR="00D218F3" w:rsidRPr="007B3A82" w:rsidRDefault="00D218F3" w:rsidP="00D218F3">
      <w:pPr>
        <w:spacing w:line="200" w:lineRule="exact"/>
        <w:rPr>
          <w:sz w:val="20"/>
          <w:szCs w:val="20"/>
        </w:rPr>
      </w:pPr>
    </w:p>
    <w:p w14:paraId="0AF22D17" w14:textId="77777777" w:rsidR="00D218F3" w:rsidRPr="007B3A82" w:rsidRDefault="00D218F3" w:rsidP="00D218F3">
      <w:pPr>
        <w:spacing w:before="6" w:line="260" w:lineRule="exact"/>
        <w:rPr>
          <w:sz w:val="26"/>
          <w:szCs w:val="26"/>
        </w:rPr>
      </w:pPr>
    </w:p>
    <w:p w14:paraId="07B87C5D" w14:textId="6BBD1F2C" w:rsidR="00D218F3" w:rsidRPr="00E32194" w:rsidRDefault="00D218F3" w:rsidP="005755B7">
      <w:pPr>
        <w:pStyle w:val="Brdtext"/>
        <w:rPr>
          <w:rStyle w:val="Hyperlnk"/>
          <w:rFonts w:eastAsia="ヒラギノ角ゴ Pro W3" w:cs="Times New Roman"/>
          <w:b/>
          <w:bCs/>
          <w:caps/>
          <w:noProof/>
          <w:color w:val="auto"/>
          <w:sz w:val="20"/>
          <w:szCs w:val="20"/>
        </w:rPr>
      </w:pPr>
      <w:r w:rsidRPr="00E32194">
        <w:rPr>
          <w:rStyle w:val="Diskretbetoning"/>
          <w:color w:val="auto"/>
        </w:rPr>
        <w:t>Innehållsförteckning</w:t>
      </w:r>
    </w:p>
    <w:p w14:paraId="0029E100" w14:textId="77777777" w:rsidR="005F1D1D" w:rsidRDefault="00706CCD">
      <w:pPr>
        <w:pStyle w:val="Innehll2"/>
        <w:tabs>
          <w:tab w:val="left" w:pos="660"/>
          <w:tab w:val="right" w:leader="dot" w:pos="9159"/>
        </w:tabs>
        <w:rPr>
          <w:rFonts w:asciiTheme="minorHAnsi" w:eastAsiaTheme="minorEastAsia" w:hAnsiTheme="minorHAnsi" w:cstheme="minorBidi"/>
          <w:noProof/>
          <w:lang w:val="en-US" w:eastAsia="ja-JP"/>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sidR="005F1D1D">
        <w:rPr>
          <w:noProof/>
        </w:rPr>
        <w:t>1.</w:t>
      </w:r>
      <w:r w:rsidR="005F1D1D">
        <w:rPr>
          <w:rFonts w:asciiTheme="minorHAnsi" w:eastAsiaTheme="minorEastAsia" w:hAnsiTheme="minorHAnsi" w:cstheme="minorBidi"/>
          <w:noProof/>
          <w:lang w:val="en-US" w:eastAsia="ja-JP"/>
        </w:rPr>
        <w:tab/>
      </w:r>
      <w:r w:rsidR="005F1D1D">
        <w:rPr>
          <w:noProof/>
        </w:rPr>
        <w:t>Inledning</w:t>
      </w:r>
      <w:r w:rsidR="005F1D1D">
        <w:rPr>
          <w:noProof/>
        </w:rPr>
        <w:tab/>
      </w:r>
      <w:r w:rsidR="005F1D1D">
        <w:rPr>
          <w:noProof/>
        </w:rPr>
        <w:fldChar w:fldCharType="begin"/>
      </w:r>
      <w:r w:rsidR="005F1D1D">
        <w:rPr>
          <w:noProof/>
        </w:rPr>
        <w:instrText xml:space="preserve"> PAGEREF _Toc248418449 \h </w:instrText>
      </w:r>
      <w:r w:rsidR="005F1D1D">
        <w:rPr>
          <w:noProof/>
        </w:rPr>
      </w:r>
      <w:r w:rsidR="005F1D1D">
        <w:rPr>
          <w:noProof/>
        </w:rPr>
        <w:fldChar w:fldCharType="separate"/>
      </w:r>
      <w:r w:rsidR="005F1D1D">
        <w:rPr>
          <w:noProof/>
        </w:rPr>
        <w:t>7</w:t>
      </w:r>
      <w:r w:rsidR="005F1D1D">
        <w:rPr>
          <w:noProof/>
        </w:rPr>
        <w:fldChar w:fldCharType="end"/>
      </w:r>
    </w:p>
    <w:p w14:paraId="61A9721F" w14:textId="77777777" w:rsidR="005F1D1D" w:rsidRDefault="005F1D1D">
      <w:pPr>
        <w:pStyle w:val="Innehll2"/>
        <w:tabs>
          <w:tab w:val="left" w:pos="660"/>
          <w:tab w:val="right" w:leader="dot" w:pos="9159"/>
        </w:tabs>
        <w:rPr>
          <w:rFonts w:asciiTheme="minorHAnsi" w:eastAsiaTheme="minorEastAsia" w:hAnsiTheme="minorHAnsi" w:cstheme="minorBidi"/>
          <w:noProof/>
          <w:lang w:val="en-US" w:eastAsia="ja-JP"/>
        </w:rPr>
      </w:pPr>
      <w:r>
        <w:rPr>
          <w:noProof/>
        </w:rPr>
        <w:t>2.</w:t>
      </w:r>
      <w:r>
        <w:rPr>
          <w:rFonts w:asciiTheme="minorHAnsi" w:eastAsiaTheme="minorEastAsia" w:hAnsiTheme="minorHAnsi" w:cstheme="minorBidi"/>
          <w:noProof/>
          <w:lang w:val="en-US" w:eastAsia="ja-JP"/>
        </w:rPr>
        <w:tab/>
      </w:r>
      <w:r>
        <w:rPr>
          <w:noProof/>
        </w:rPr>
        <w:t>Tjänstedomänens arkitektur</w:t>
      </w:r>
      <w:r>
        <w:rPr>
          <w:noProof/>
        </w:rPr>
        <w:tab/>
      </w:r>
      <w:r>
        <w:rPr>
          <w:noProof/>
        </w:rPr>
        <w:fldChar w:fldCharType="begin"/>
      </w:r>
      <w:r>
        <w:rPr>
          <w:noProof/>
        </w:rPr>
        <w:instrText xml:space="preserve"> PAGEREF _Toc248418450 \h </w:instrText>
      </w:r>
      <w:r>
        <w:rPr>
          <w:noProof/>
        </w:rPr>
      </w:r>
      <w:r>
        <w:rPr>
          <w:noProof/>
        </w:rPr>
        <w:fldChar w:fldCharType="separate"/>
      </w:r>
      <w:r>
        <w:rPr>
          <w:noProof/>
        </w:rPr>
        <w:t>9</w:t>
      </w:r>
      <w:r>
        <w:rPr>
          <w:noProof/>
        </w:rPr>
        <w:fldChar w:fldCharType="end"/>
      </w:r>
    </w:p>
    <w:p w14:paraId="3C8C0726"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2.1.</w:t>
      </w:r>
      <w:r>
        <w:rPr>
          <w:rFonts w:asciiTheme="minorHAnsi" w:eastAsiaTheme="minorEastAsia" w:hAnsiTheme="minorHAnsi"/>
          <w:noProof/>
          <w:lang w:val="en-US" w:eastAsia="ja-JP"/>
        </w:rPr>
        <w:tab/>
      </w:r>
      <w:r>
        <w:rPr>
          <w:noProof/>
        </w:rPr>
        <w:t>Övergripande</w:t>
      </w:r>
      <w:r>
        <w:rPr>
          <w:noProof/>
        </w:rPr>
        <w:tab/>
      </w:r>
      <w:r>
        <w:rPr>
          <w:noProof/>
        </w:rPr>
        <w:fldChar w:fldCharType="begin"/>
      </w:r>
      <w:r>
        <w:rPr>
          <w:noProof/>
        </w:rPr>
        <w:instrText xml:space="preserve"> PAGEREF _Toc248418451 \h </w:instrText>
      </w:r>
      <w:r>
        <w:rPr>
          <w:noProof/>
        </w:rPr>
      </w:r>
      <w:r>
        <w:rPr>
          <w:noProof/>
        </w:rPr>
        <w:fldChar w:fldCharType="separate"/>
      </w:r>
      <w:r>
        <w:rPr>
          <w:noProof/>
        </w:rPr>
        <w:t>9</w:t>
      </w:r>
      <w:r>
        <w:rPr>
          <w:noProof/>
        </w:rPr>
        <w:fldChar w:fldCharType="end"/>
      </w:r>
    </w:p>
    <w:p w14:paraId="62FB16A4"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2.2.</w:t>
      </w:r>
      <w:r>
        <w:rPr>
          <w:rFonts w:asciiTheme="minorHAnsi" w:eastAsiaTheme="minorEastAsia" w:hAnsiTheme="minorHAnsi"/>
          <w:noProof/>
          <w:lang w:val="en-US" w:eastAsia="ja-JP"/>
        </w:rPr>
        <w:tab/>
      </w:r>
      <w:r>
        <w:rPr>
          <w:noProof/>
        </w:rPr>
        <w:t>Nationell användning</w:t>
      </w:r>
      <w:r>
        <w:rPr>
          <w:noProof/>
        </w:rPr>
        <w:tab/>
      </w:r>
      <w:r>
        <w:rPr>
          <w:noProof/>
        </w:rPr>
        <w:fldChar w:fldCharType="begin"/>
      </w:r>
      <w:r>
        <w:rPr>
          <w:noProof/>
        </w:rPr>
        <w:instrText xml:space="preserve"> PAGEREF _Toc248418452 \h </w:instrText>
      </w:r>
      <w:r>
        <w:rPr>
          <w:noProof/>
        </w:rPr>
      </w:r>
      <w:r>
        <w:rPr>
          <w:noProof/>
        </w:rPr>
        <w:fldChar w:fldCharType="separate"/>
      </w:r>
      <w:r>
        <w:rPr>
          <w:noProof/>
        </w:rPr>
        <w:t>10</w:t>
      </w:r>
      <w:r>
        <w:rPr>
          <w:noProof/>
        </w:rPr>
        <w:fldChar w:fldCharType="end"/>
      </w:r>
    </w:p>
    <w:p w14:paraId="55A0899D"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2.3.</w:t>
      </w:r>
      <w:r>
        <w:rPr>
          <w:rFonts w:asciiTheme="minorHAnsi" w:eastAsiaTheme="minorEastAsia" w:hAnsiTheme="minorHAnsi"/>
          <w:noProof/>
          <w:lang w:val="en-US" w:eastAsia="ja-JP"/>
        </w:rPr>
        <w:tab/>
      </w:r>
      <w:r>
        <w:rPr>
          <w:noProof/>
        </w:rPr>
        <w:t>Regional användning</w:t>
      </w:r>
      <w:r>
        <w:rPr>
          <w:noProof/>
        </w:rPr>
        <w:tab/>
      </w:r>
      <w:r>
        <w:rPr>
          <w:noProof/>
        </w:rPr>
        <w:fldChar w:fldCharType="begin"/>
      </w:r>
      <w:r>
        <w:rPr>
          <w:noProof/>
        </w:rPr>
        <w:instrText xml:space="preserve"> PAGEREF _Toc248418453 \h </w:instrText>
      </w:r>
      <w:r>
        <w:rPr>
          <w:noProof/>
        </w:rPr>
      </w:r>
      <w:r>
        <w:rPr>
          <w:noProof/>
        </w:rPr>
        <w:fldChar w:fldCharType="separate"/>
      </w:r>
      <w:r>
        <w:rPr>
          <w:noProof/>
        </w:rPr>
        <w:t>11</w:t>
      </w:r>
      <w:r>
        <w:rPr>
          <w:noProof/>
        </w:rPr>
        <w:fldChar w:fldCharType="end"/>
      </w:r>
    </w:p>
    <w:p w14:paraId="0ACC256E"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2.4.</w:t>
      </w:r>
      <w:r>
        <w:rPr>
          <w:rFonts w:asciiTheme="minorHAnsi" w:eastAsiaTheme="minorEastAsia" w:hAnsiTheme="minorHAnsi"/>
          <w:noProof/>
          <w:lang w:val="en-US" w:eastAsia="ja-JP"/>
        </w:rPr>
        <w:tab/>
      </w:r>
      <w:r>
        <w:rPr>
          <w:noProof/>
        </w:rPr>
        <w:t>Adresseringsmodell</w:t>
      </w:r>
      <w:r>
        <w:rPr>
          <w:noProof/>
        </w:rPr>
        <w:tab/>
      </w:r>
      <w:r>
        <w:rPr>
          <w:noProof/>
        </w:rPr>
        <w:fldChar w:fldCharType="begin"/>
      </w:r>
      <w:r>
        <w:rPr>
          <w:noProof/>
        </w:rPr>
        <w:instrText xml:space="preserve"> PAGEREF _Toc248418454 \h </w:instrText>
      </w:r>
      <w:r>
        <w:rPr>
          <w:noProof/>
        </w:rPr>
      </w:r>
      <w:r>
        <w:rPr>
          <w:noProof/>
        </w:rPr>
        <w:fldChar w:fldCharType="separate"/>
      </w:r>
      <w:r>
        <w:rPr>
          <w:noProof/>
        </w:rPr>
        <w:t>12</w:t>
      </w:r>
      <w:r>
        <w:rPr>
          <w:noProof/>
        </w:rPr>
        <w:fldChar w:fldCharType="end"/>
      </w:r>
    </w:p>
    <w:p w14:paraId="54C494D2"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2.5.</w:t>
      </w:r>
      <w:r>
        <w:rPr>
          <w:rFonts w:asciiTheme="minorHAnsi" w:eastAsiaTheme="minorEastAsia" w:hAnsiTheme="minorHAnsi"/>
          <w:noProof/>
          <w:lang w:val="en-US" w:eastAsia="ja-JP"/>
        </w:rPr>
        <w:tab/>
      </w:r>
      <w:r>
        <w:rPr>
          <w:noProof/>
        </w:rPr>
        <w:t>Aggregerande tjänster</w:t>
      </w:r>
      <w:r>
        <w:rPr>
          <w:noProof/>
        </w:rPr>
        <w:tab/>
      </w:r>
      <w:r>
        <w:rPr>
          <w:noProof/>
        </w:rPr>
        <w:fldChar w:fldCharType="begin"/>
      </w:r>
      <w:r>
        <w:rPr>
          <w:noProof/>
        </w:rPr>
        <w:instrText xml:space="preserve"> PAGEREF _Toc248418455 \h </w:instrText>
      </w:r>
      <w:r>
        <w:rPr>
          <w:noProof/>
        </w:rPr>
      </w:r>
      <w:r>
        <w:rPr>
          <w:noProof/>
        </w:rPr>
        <w:fldChar w:fldCharType="separate"/>
      </w:r>
      <w:r>
        <w:rPr>
          <w:noProof/>
        </w:rPr>
        <w:t>15</w:t>
      </w:r>
      <w:r>
        <w:rPr>
          <w:noProof/>
        </w:rPr>
        <w:fldChar w:fldCharType="end"/>
      </w:r>
    </w:p>
    <w:p w14:paraId="148E2E68"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2.6.</w:t>
      </w:r>
      <w:r>
        <w:rPr>
          <w:rFonts w:asciiTheme="minorHAnsi" w:eastAsiaTheme="minorEastAsia" w:hAnsiTheme="minorHAnsi"/>
          <w:noProof/>
          <w:lang w:val="en-US" w:eastAsia="ja-JP"/>
        </w:rPr>
        <w:tab/>
      </w:r>
      <w:r>
        <w:rPr>
          <w:noProof/>
        </w:rPr>
        <w:t>Informationssäkerhet</w:t>
      </w:r>
      <w:r>
        <w:rPr>
          <w:noProof/>
        </w:rPr>
        <w:tab/>
      </w:r>
      <w:r>
        <w:rPr>
          <w:noProof/>
        </w:rPr>
        <w:fldChar w:fldCharType="begin"/>
      </w:r>
      <w:r>
        <w:rPr>
          <w:noProof/>
        </w:rPr>
        <w:instrText xml:space="preserve"> PAGEREF _Toc248418456 \h </w:instrText>
      </w:r>
      <w:r>
        <w:rPr>
          <w:noProof/>
        </w:rPr>
      </w:r>
      <w:r>
        <w:rPr>
          <w:noProof/>
        </w:rPr>
        <w:fldChar w:fldCharType="separate"/>
      </w:r>
      <w:r>
        <w:rPr>
          <w:noProof/>
        </w:rPr>
        <w:t>15</w:t>
      </w:r>
      <w:r>
        <w:rPr>
          <w:noProof/>
        </w:rPr>
        <w:fldChar w:fldCharType="end"/>
      </w:r>
    </w:p>
    <w:p w14:paraId="2D9717C3"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2.7.</w:t>
      </w:r>
      <w:r>
        <w:rPr>
          <w:rFonts w:asciiTheme="minorHAnsi" w:eastAsiaTheme="minorEastAsia" w:hAnsiTheme="minorHAnsi"/>
          <w:noProof/>
          <w:lang w:val="en-US" w:eastAsia="ja-JP"/>
        </w:rPr>
        <w:tab/>
      </w:r>
      <w:r>
        <w:rPr>
          <w:noProof/>
        </w:rPr>
        <w:t>Tjänstekontraktens design</w:t>
      </w:r>
      <w:r>
        <w:rPr>
          <w:noProof/>
        </w:rPr>
        <w:tab/>
      </w:r>
      <w:r>
        <w:rPr>
          <w:noProof/>
        </w:rPr>
        <w:fldChar w:fldCharType="begin"/>
      </w:r>
      <w:r>
        <w:rPr>
          <w:noProof/>
        </w:rPr>
        <w:instrText xml:space="preserve"> PAGEREF _Toc248418457 \h </w:instrText>
      </w:r>
      <w:r>
        <w:rPr>
          <w:noProof/>
        </w:rPr>
      </w:r>
      <w:r>
        <w:rPr>
          <w:noProof/>
        </w:rPr>
        <w:fldChar w:fldCharType="separate"/>
      </w:r>
      <w:r>
        <w:rPr>
          <w:noProof/>
        </w:rPr>
        <w:t>16</w:t>
      </w:r>
      <w:r>
        <w:rPr>
          <w:noProof/>
        </w:rPr>
        <w:fldChar w:fldCharType="end"/>
      </w:r>
    </w:p>
    <w:p w14:paraId="18774E5D" w14:textId="77777777" w:rsidR="005F1D1D" w:rsidRDefault="005F1D1D">
      <w:pPr>
        <w:pStyle w:val="Innehll2"/>
        <w:tabs>
          <w:tab w:val="left" w:pos="660"/>
          <w:tab w:val="right" w:leader="dot" w:pos="9159"/>
        </w:tabs>
        <w:rPr>
          <w:rFonts w:asciiTheme="minorHAnsi" w:eastAsiaTheme="minorEastAsia" w:hAnsiTheme="minorHAnsi" w:cstheme="minorBidi"/>
          <w:noProof/>
          <w:lang w:val="en-US" w:eastAsia="ja-JP"/>
        </w:rPr>
      </w:pPr>
      <w:r w:rsidRPr="0023717C">
        <w:rPr>
          <w:noProof/>
        </w:rPr>
        <w:t>3.</w:t>
      </w:r>
      <w:r>
        <w:rPr>
          <w:rFonts w:asciiTheme="minorHAnsi" w:eastAsiaTheme="minorEastAsia" w:hAnsiTheme="minorHAnsi" w:cstheme="minorBidi"/>
          <w:noProof/>
          <w:lang w:val="en-US" w:eastAsia="ja-JP"/>
        </w:rPr>
        <w:tab/>
      </w:r>
      <w:r w:rsidRPr="0023717C">
        <w:rPr>
          <w:noProof/>
          <w:spacing w:val="1"/>
        </w:rPr>
        <w:t>Ge</w:t>
      </w:r>
      <w:r>
        <w:rPr>
          <w:noProof/>
        </w:rPr>
        <w:t>ner</w:t>
      </w:r>
      <w:r w:rsidRPr="0023717C">
        <w:rPr>
          <w:noProof/>
          <w:spacing w:val="-2"/>
        </w:rPr>
        <w:t>e</w:t>
      </w:r>
      <w:r>
        <w:rPr>
          <w:noProof/>
        </w:rPr>
        <w:t xml:space="preserve">lla </w:t>
      </w:r>
      <w:r w:rsidRPr="0023717C">
        <w:rPr>
          <w:noProof/>
          <w:spacing w:val="-2"/>
        </w:rPr>
        <w:t>r</w:t>
      </w:r>
      <w:r>
        <w:rPr>
          <w:noProof/>
        </w:rPr>
        <w:t>egler</w:t>
      </w:r>
      <w:r>
        <w:rPr>
          <w:noProof/>
        </w:rPr>
        <w:tab/>
      </w:r>
      <w:r>
        <w:rPr>
          <w:noProof/>
        </w:rPr>
        <w:fldChar w:fldCharType="begin"/>
      </w:r>
      <w:r>
        <w:rPr>
          <w:noProof/>
        </w:rPr>
        <w:instrText xml:space="preserve"> PAGEREF _Toc248418458 \h </w:instrText>
      </w:r>
      <w:r>
        <w:rPr>
          <w:noProof/>
        </w:rPr>
      </w:r>
      <w:r>
        <w:rPr>
          <w:noProof/>
        </w:rPr>
        <w:fldChar w:fldCharType="separate"/>
      </w:r>
      <w:r>
        <w:rPr>
          <w:noProof/>
        </w:rPr>
        <w:t>17</w:t>
      </w:r>
      <w:r>
        <w:rPr>
          <w:noProof/>
        </w:rPr>
        <w:fldChar w:fldCharType="end"/>
      </w:r>
    </w:p>
    <w:p w14:paraId="3405F3F1"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3.1.</w:t>
      </w:r>
      <w:r>
        <w:rPr>
          <w:rFonts w:asciiTheme="minorHAnsi" w:eastAsiaTheme="minorEastAsia" w:hAnsiTheme="minorHAnsi"/>
          <w:noProof/>
          <w:lang w:val="en-US" w:eastAsia="ja-JP"/>
        </w:rPr>
        <w:tab/>
      </w:r>
      <w:r>
        <w:rPr>
          <w:noProof/>
        </w:rPr>
        <w:t>Uppdatering av engagemangsindex</w:t>
      </w:r>
      <w:r>
        <w:rPr>
          <w:noProof/>
        </w:rPr>
        <w:tab/>
      </w:r>
      <w:r>
        <w:rPr>
          <w:noProof/>
        </w:rPr>
        <w:fldChar w:fldCharType="begin"/>
      </w:r>
      <w:r>
        <w:rPr>
          <w:noProof/>
        </w:rPr>
        <w:instrText xml:space="preserve"> PAGEREF _Toc248418459 \h </w:instrText>
      </w:r>
      <w:r>
        <w:rPr>
          <w:noProof/>
        </w:rPr>
      </w:r>
      <w:r>
        <w:rPr>
          <w:noProof/>
        </w:rPr>
        <w:fldChar w:fldCharType="separate"/>
      </w:r>
      <w:r>
        <w:rPr>
          <w:noProof/>
        </w:rPr>
        <w:t>17</w:t>
      </w:r>
      <w:r>
        <w:rPr>
          <w:noProof/>
        </w:rPr>
        <w:fldChar w:fldCharType="end"/>
      </w:r>
    </w:p>
    <w:p w14:paraId="636C3A31"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3.2.</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_Toc248418460 \h </w:instrText>
      </w:r>
      <w:r>
        <w:rPr>
          <w:noProof/>
        </w:rPr>
      </w:r>
      <w:r>
        <w:rPr>
          <w:noProof/>
        </w:rPr>
        <w:fldChar w:fldCharType="separate"/>
      </w:r>
      <w:r>
        <w:rPr>
          <w:noProof/>
        </w:rPr>
        <w:t>19</w:t>
      </w:r>
      <w:r>
        <w:rPr>
          <w:noProof/>
        </w:rPr>
        <w:fldChar w:fldCharType="end"/>
      </w:r>
    </w:p>
    <w:p w14:paraId="4A015B3E"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3.3.</w:t>
      </w:r>
      <w:r>
        <w:rPr>
          <w:rFonts w:asciiTheme="minorHAnsi" w:eastAsiaTheme="minorEastAsia" w:hAnsiTheme="minorHAnsi"/>
          <w:noProof/>
          <w:lang w:val="en-US" w:eastAsia="ja-JP"/>
        </w:rPr>
        <w:tab/>
      </w:r>
      <w:r>
        <w:rPr>
          <w:noProof/>
        </w:rPr>
        <w:t>Gemensamma konsumentregler</w:t>
      </w:r>
      <w:r>
        <w:rPr>
          <w:noProof/>
        </w:rPr>
        <w:tab/>
      </w:r>
      <w:r>
        <w:rPr>
          <w:noProof/>
        </w:rPr>
        <w:fldChar w:fldCharType="begin"/>
      </w:r>
      <w:r>
        <w:rPr>
          <w:noProof/>
        </w:rPr>
        <w:instrText xml:space="preserve"> PAGEREF _Toc248418461 \h </w:instrText>
      </w:r>
      <w:r>
        <w:rPr>
          <w:noProof/>
        </w:rPr>
      </w:r>
      <w:r>
        <w:rPr>
          <w:noProof/>
        </w:rPr>
        <w:fldChar w:fldCharType="separate"/>
      </w:r>
      <w:r>
        <w:rPr>
          <w:noProof/>
        </w:rPr>
        <w:t>19</w:t>
      </w:r>
      <w:r>
        <w:rPr>
          <w:noProof/>
        </w:rPr>
        <w:fldChar w:fldCharType="end"/>
      </w:r>
    </w:p>
    <w:p w14:paraId="31163383"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3.4.</w:t>
      </w:r>
      <w:r>
        <w:rPr>
          <w:rFonts w:asciiTheme="minorHAnsi" w:eastAsiaTheme="minorEastAsia" w:hAnsiTheme="minorHAnsi"/>
          <w:noProof/>
          <w:lang w:val="en-US" w:eastAsia="ja-JP"/>
        </w:rPr>
        <w:tab/>
      </w:r>
      <w:r>
        <w:rPr>
          <w:noProof/>
        </w:rPr>
        <w:t>Gemensamma producentregler</w:t>
      </w:r>
      <w:r>
        <w:rPr>
          <w:noProof/>
        </w:rPr>
        <w:tab/>
      </w:r>
      <w:r>
        <w:rPr>
          <w:noProof/>
        </w:rPr>
        <w:fldChar w:fldCharType="begin"/>
      </w:r>
      <w:r>
        <w:rPr>
          <w:noProof/>
        </w:rPr>
        <w:instrText xml:space="preserve"> PAGEREF _Toc248418462 \h </w:instrText>
      </w:r>
      <w:r>
        <w:rPr>
          <w:noProof/>
        </w:rPr>
      </w:r>
      <w:r>
        <w:rPr>
          <w:noProof/>
        </w:rPr>
        <w:fldChar w:fldCharType="separate"/>
      </w:r>
      <w:r>
        <w:rPr>
          <w:noProof/>
        </w:rPr>
        <w:t>20</w:t>
      </w:r>
      <w:r>
        <w:rPr>
          <w:noProof/>
        </w:rPr>
        <w:fldChar w:fldCharType="end"/>
      </w:r>
    </w:p>
    <w:p w14:paraId="3BC30833"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3.5.</w:t>
      </w:r>
      <w:r>
        <w:rPr>
          <w:rFonts w:asciiTheme="minorHAnsi" w:eastAsiaTheme="minorEastAsia" w:hAnsiTheme="minorHAnsi"/>
          <w:noProof/>
          <w:lang w:val="en-US" w:eastAsia="ja-JP"/>
        </w:rPr>
        <w:tab/>
      </w:r>
      <w:r>
        <w:rPr>
          <w:noProof/>
        </w:rPr>
        <w:t>Format för Datum</w:t>
      </w:r>
      <w:r>
        <w:rPr>
          <w:noProof/>
        </w:rPr>
        <w:tab/>
      </w:r>
      <w:r>
        <w:rPr>
          <w:noProof/>
        </w:rPr>
        <w:fldChar w:fldCharType="begin"/>
      </w:r>
      <w:r>
        <w:rPr>
          <w:noProof/>
        </w:rPr>
        <w:instrText xml:space="preserve"> PAGEREF _Toc248418463 \h </w:instrText>
      </w:r>
      <w:r>
        <w:rPr>
          <w:noProof/>
        </w:rPr>
      </w:r>
      <w:r>
        <w:rPr>
          <w:noProof/>
        </w:rPr>
        <w:fldChar w:fldCharType="separate"/>
      </w:r>
      <w:r>
        <w:rPr>
          <w:noProof/>
        </w:rPr>
        <w:t>20</w:t>
      </w:r>
      <w:r>
        <w:rPr>
          <w:noProof/>
        </w:rPr>
        <w:fldChar w:fldCharType="end"/>
      </w:r>
    </w:p>
    <w:p w14:paraId="441E5DAD"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3.6.</w:t>
      </w:r>
      <w:r>
        <w:rPr>
          <w:rFonts w:asciiTheme="minorHAnsi" w:eastAsiaTheme="minorEastAsia" w:hAnsiTheme="minorHAnsi"/>
          <w:noProof/>
          <w:lang w:val="en-US" w:eastAsia="ja-JP"/>
        </w:rPr>
        <w:tab/>
      </w:r>
      <w:r>
        <w:rPr>
          <w:noProof/>
        </w:rPr>
        <w:t>Format för tidpunkter</w:t>
      </w:r>
      <w:r>
        <w:rPr>
          <w:noProof/>
        </w:rPr>
        <w:tab/>
      </w:r>
      <w:r>
        <w:rPr>
          <w:noProof/>
        </w:rPr>
        <w:fldChar w:fldCharType="begin"/>
      </w:r>
      <w:r>
        <w:rPr>
          <w:noProof/>
        </w:rPr>
        <w:instrText xml:space="preserve"> PAGEREF _Toc248418464 \h </w:instrText>
      </w:r>
      <w:r>
        <w:rPr>
          <w:noProof/>
        </w:rPr>
      </w:r>
      <w:r>
        <w:rPr>
          <w:noProof/>
        </w:rPr>
        <w:fldChar w:fldCharType="separate"/>
      </w:r>
      <w:r>
        <w:rPr>
          <w:noProof/>
        </w:rPr>
        <w:t>20</w:t>
      </w:r>
      <w:r>
        <w:rPr>
          <w:noProof/>
        </w:rPr>
        <w:fldChar w:fldCharType="end"/>
      </w:r>
    </w:p>
    <w:p w14:paraId="5BFC84D2"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3.7.</w:t>
      </w:r>
      <w:r>
        <w:rPr>
          <w:rFonts w:asciiTheme="minorHAnsi" w:eastAsiaTheme="minorEastAsia" w:hAnsiTheme="minorHAnsi"/>
          <w:noProof/>
          <w:lang w:val="en-US" w:eastAsia="ja-JP"/>
        </w:rPr>
        <w:tab/>
      </w:r>
      <w:r>
        <w:rPr>
          <w:noProof/>
        </w:rPr>
        <w:t>Tidszon för tidpunkter</w:t>
      </w:r>
      <w:r>
        <w:rPr>
          <w:noProof/>
        </w:rPr>
        <w:tab/>
      </w:r>
      <w:r>
        <w:rPr>
          <w:noProof/>
        </w:rPr>
        <w:fldChar w:fldCharType="begin"/>
      </w:r>
      <w:r>
        <w:rPr>
          <w:noProof/>
        </w:rPr>
        <w:instrText xml:space="preserve"> PAGEREF _Toc248418465 \h </w:instrText>
      </w:r>
      <w:r>
        <w:rPr>
          <w:noProof/>
        </w:rPr>
      </w:r>
      <w:r>
        <w:rPr>
          <w:noProof/>
        </w:rPr>
        <w:fldChar w:fldCharType="separate"/>
      </w:r>
      <w:r>
        <w:rPr>
          <w:noProof/>
        </w:rPr>
        <w:t>20</w:t>
      </w:r>
      <w:r>
        <w:rPr>
          <w:noProof/>
        </w:rPr>
        <w:fldChar w:fldCharType="end"/>
      </w:r>
    </w:p>
    <w:p w14:paraId="0180575E"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3.8.</w:t>
      </w:r>
      <w:r>
        <w:rPr>
          <w:rFonts w:asciiTheme="minorHAnsi" w:eastAsiaTheme="minorEastAsia" w:hAnsiTheme="minorHAnsi"/>
          <w:noProof/>
          <w:lang w:val="en-US" w:eastAsia="ja-JP"/>
        </w:rPr>
        <w:tab/>
      </w:r>
      <w:r>
        <w:rPr>
          <w:noProof/>
        </w:rPr>
        <w:t>Personidentifierare</w:t>
      </w:r>
      <w:r>
        <w:rPr>
          <w:noProof/>
        </w:rPr>
        <w:tab/>
      </w:r>
      <w:r>
        <w:rPr>
          <w:noProof/>
        </w:rPr>
        <w:fldChar w:fldCharType="begin"/>
      </w:r>
      <w:r>
        <w:rPr>
          <w:noProof/>
        </w:rPr>
        <w:instrText xml:space="preserve"> PAGEREF _Toc248418466 \h </w:instrText>
      </w:r>
      <w:r>
        <w:rPr>
          <w:noProof/>
        </w:rPr>
      </w:r>
      <w:r>
        <w:rPr>
          <w:noProof/>
        </w:rPr>
        <w:fldChar w:fldCharType="separate"/>
      </w:r>
      <w:r>
        <w:rPr>
          <w:noProof/>
        </w:rPr>
        <w:t>20</w:t>
      </w:r>
      <w:r>
        <w:rPr>
          <w:noProof/>
        </w:rPr>
        <w:fldChar w:fldCharType="end"/>
      </w:r>
    </w:p>
    <w:p w14:paraId="33A453EB"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3.9.</w:t>
      </w:r>
      <w:r>
        <w:rPr>
          <w:rFonts w:asciiTheme="minorHAnsi" w:eastAsiaTheme="minorEastAsia" w:hAnsiTheme="minorHAnsi"/>
          <w:noProof/>
          <w:lang w:val="en-US" w:eastAsia="ja-JP"/>
        </w:rPr>
        <w:tab/>
      </w:r>
      <w:r>
        <w:rPr>
          <w:noProof/>
        </w:rPr>
        <w:t>Felhantering</w:t>
      </w:r>
      <w:r>
        <w:rPr>
          <w:noProof/>
        </w:rPr>
        <w:tab/>
      </w:r>
      <w:r>
        <w:rPr>
          <w:noProof/>
        </w:rPr>
        <w:fldChar w:fldCharType="begin"/>
      </w:r>
      <w:r>
        <w:rPr>
          <w:noProof/>
        </w:rPr>
        <w:instrText xml:space="preserve"> PAGEREF _Toc248418467 \h </w:instrText>
      </w:r>
      <w:r>
        <w:rPr>
          <w:noProof/>
        </w:rPr>
      </w:r>
      <w:r>
        <w:rPr>
          <w:noProof/>
        </w:rPr>
        <w:fldChar w:fldCharType="separate"/>
      </w:r>
      <w:r>
        <w:rPr>
          <w:noProof/>
        </w:rPr>
        <w:t>20</w:t>
      </w:r>
      <w:r>
        <w:rPr>
          <w:noProof/>
        </w:rPr>
        <w:fldChar w:fldCharType="end"/>
      </w:r>
    </w:p>
    <w:p w14:paraId="42341CA3" w14:textId="77777777" w:rsidR="005F1D1D" w:rsidRDefault="005F1D1D">
      <w:pPr>
        <w:pStyle w:val="Innehll2"/>
        <w:tabs>
          <w:tab w:val="left" w:pos="662"/>
          <w:tab w:val="right" w:leader="dot" w:pos="9159"/>
        </w:tabs>
        <w:rPr>
          <w:rFonts w:asciiTheme="minorHAnsi" w:eastAsiaTheme="minorEastAsia" w:hAnsiTheme="minorHAnsi" w:cstheme="minorBidi"/>
          <w:noProof/>
          <w:lang w:val="en-US" w:eastAsia="ja-JP"/>
        </w:rPr>
      </w:pPr>
      <w:r w:rsidRPr="0023717C">
        <w:rPr>
          <w:noProof/>
          <w:spacing w:val="1"/>
        </w:rPr>
        <w:t>4.</w:t>
      </w:r>
      <w:r>
        <w:rPr>
          <w:rFonts w:asciiTheme="minorHAnsi" w:eastAsiaTheme="minorEastAsia" w:hAnsiTheme="minorHAnsi" w:cstheme="minorBidi"/>
          <w:noProof/>
          <w:lang w:val="en-US" w:eastAsia="ja-JP"/>
        </w:rPr>
        <w:tab/>
      </w:r>
      <w:r w:rsidRPr="0023717C">
        <w:rPr>
          <w:noProof/>
          <w:spacing w:val="1"/>
        </w:rPr>
        <w:t>Gemensamma informationskomponenter</w:t>
      </w:r>
      <w:r>
        <w:rPr>
          <w:noProof/>
        </w:rPr>
        <w:tab/>
      </w:r>
      <w:r>
        <w:rPr>
          <w:noProof/>
        </w:rPr>
        <w:fldChar w:fldCharType="begin"/>
      </w:r>
      <w:r>
        <w:rPr>
          <w:noProof/>
        </w:rPr>
        <w:instrText xml:space="preserve"> PAGEREF _Toc248418468 \h </w:instrText>
      </w:r>
      <w:r>
        <w:rPr>
          <w:noProof/>
        </w:rPr>
      </w:r>
      <w:r>
        <w:rPr>
          <w:noProof/>
        </w:rPr>
        <w:fldChar w:fldCharType="separate"/>
      </w:r>
      <w:r>
        <w:rPr>
          <w:noProof/>
        </w:rPr>
        <w:t>21</w:t>
      </w:r>
      <w:r>
        <w:rPr>
          <w:noProof/>
        </w:rPr>
        <w:fldChar w:fldCharType="end"/>
      </w:r>
    </w:p>
    <w:p w14:paraId="643B7C61" w14:textId="77777777" w:rsidR="005F1D1D" w:rsidRDefault="005F1D1D">
      <w:pPr>
        <w:pStyle w:val="Innehll2"/>
        <w:tabs>
          <w:tab w:val="left" w:pos="660"/>
          <w:tab w:val="right" w:leader="dot" w:pos="9159"/>
        </w:tabs>
        <w:rPr>
          <w:rFonts w:asciiTheme="minorHAnsi" w:eastAsiaTheme="minorEastAsia" w:hAnsiTheme="minorHAnsi" w:cstheme="minorBidi"/>
          <w:noProof/>
          <w:lang w:val="en-US" w:eastAsia="ja-JP"/>
        </w:rPr>
      </w:pPr>
      <w:r>
        <w:rPr>
          <w:noProof/>
        </w:rPr>
        <w:t>5.</w:t>
      </w:r>
      <w:r>
        <w:rPr>
          <w:rFonts w:asciiTheme="minorHAnsi" w:eastAsiaTheme="minorEastAsia" w:hAnsiTheme="minorHAnsi" w:cstheme="minorBidi"/>
          <w:noProof/>
          <w:lang w:val="en-US" w:eastAsia="ja-JP"/>
        </w:rPr>
        <w:tab/>
      </w:r>
      <w:r w:rsidRPr="0023717C">
        <w:rPr>
          <w:noProof/>
          <w:spacing w:val="1"/>
        </w:rPr>
        <w:t>GetCareDocumentation (Vård- och omsorgsdokument)</w:t>
      </w:r>
      <w:r>
        <w:rPr>
          <w:noProof/>
        </w:rPr>
        <w:tab/>
      </w:r>
      <w:r>
        <w:rPr>
          <w:noProof/>
        </w:rPr>
        <w:fldChar w:fldCharType="begin"/>
      </w:r>
      <w:r>
        <w:rPr>
          <w:noProof/>
        </w:rPr>
        <w:instrText xml:space="preserve"> PAGEREF _Toc248418469 \h </w:instrText>
      </w:r>
      <w:r>
        <w:rPr>
          <w:noProof/>
        </w:rPr>
      </w:r>
      <w:r>
        <w:rPr>
          <w:noProof/>
        </w:rPr>
        <w:fldChar w:fldCharType="separate"/>
      </w:r>
      <w:r>
        <w:rPr>
          <w:noProof/>
        </w:rPr>
        <w:t>22</w:t>
      </w:r>
      <w:r>
        <w:rPr>
          <w:noProof/>
        </w:rPr>
        <w:fldChar w:fldCharType="end"/>
      </w:r>
    </w:p>
    <w:p w14:paraId="591F919E"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5.1.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_Toc248418470 \h </w:instrText>
      </w:r>
      <w:r>
        <w:rPr>
          <w:noProof/>
        </w:rPr>
      </w:r>
      <w:r>
        <w:rPr>
          <w:noProof/>
        </w:rPr>
        <w:fldChar w:fldCharType="separate"/>
      </w:r>
      <w:r>
        <w:rPr>
          <w:noProof/>
        </w:rPr>
        <w:t>22</w:t>
      </w:r>
      <w:r>
        <w:rPr>
          <w:noProof/>
        </w:rPr>
        <w:fldChar w:fldCharType="end"/>
      </w:r>
    </w:p>
    <w:p w14:paraId="2B224852"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5.2.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_Toc248418471 \h </w:instrText>
      </w:r>
      <w:r>
        <w:rPr>
          <w:noProof/>
        </w:rPr>
      </w:r>
      <w:r>
        <w:rPr>
          <w:noProof/>
        </w:rPr>
        <w:fldChar w:fldCharType="separate"/>
      </w:r>
      <w:r>
        <w:rPr>
          <w:noProof/>
        </w:rPr>
        <w:t>22</w:t>
      </w:r>
      <w:r>
        <w:rPr>
          <w:noProof/>
        </w:rPr>
        <w:fldChar w:fldCharType="end"/>
      </w:r>
    </w:p>
    <w:p w14:paraId="5D3D372C"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5.3.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_Toc248418472 \h </w:instrText>
      </w:r>
      <w:r>
        <w:rPr>
          <w:noProof/>
        </w:rPr>
      </w:r>
      <w:r>
        <w:rPr>
          <w:noProof/>
        </w:rPr>
        <w:fldChar w:fldCharType="separate"/>
      </w:r>
      <w:r>
        <w:rPr>
          <w:noProof/>
        </w:rPr>
        <w:t>22</w:t>
      </w:r>
      <w:r>
        <w:rPr>
          <w:noProof/>
        </w:rPr>
        <w:fldChar w:fldCharType="end"/>
      </w:r>
    </w:p>
    <w:p w14:paraId="107A7478"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5.4.</w:t>
      </w:r>
      <w:r>
        <w:rPr>
          <w:rFonts w:asciiTheme="minorHAnsi" w:eastAsiaTheme="minorEastAsia" w:hAnsiTheme="minorHAnsi"/>
          <w:noProof/>
          <w:lang w:val="en-US" w:eastAsia="ja-JP"/>
        </w:rPr>
        <w:tab/>
      </w:r>
      <w:r>
        <w:rPr>
          <w:noProof/>
        </w:rPr>
        <w:t>DocBook-format för clinicalDocumentNoteText-fältet</w:t>
      </w:r>
      <w:r>
        <w:rPr>
          <w:noProof/>
        </w:rPr>
        <w:tab/>
      </w:r>
      <w:r>
        <w:rPr>
          <w:noProof/>
        </w:rPr>
        <w:fldChar w:fldCharType="begin"/>
      </w:r>
      <w:r>
        <w:rPr>
          <w:noProof/>
        </w:rPr>
        <w:instrText xml:space="preserve"> PAGEREF _Toc248418473 \h </w:instrText>
      </w:r>
      <w:r>
        <w:rPr>
          <w:noProof/>
        </w:rPr>
      </w:r>
      <w:r>
        <w:rPr>
          <w:noProof/>
        </w:rPr>
        <w:fldChar w:fldCharType="separate"/>
      </w:r>
      <w:r>
        <w:rPr>
          <w:noProof/>
        </w:rPr>
        <w:t>22</w:t>
      </w:r>
      <w:r>
        <w:rPr>
          <w:noProof/>
        </w:rPr>
        <w:fldChar w:fldCharType="end"/>
      </w:r>
    </w:p>
    <w:p w14:paraId="44D2DF22"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5.5.</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_Toc248418474 \h </w:instrText>
      </w:r>
      <w:r>
        <w:rPr>
          <w:noProof/>
        </w:rPr>
      </w:r>
      <w:r>
        <w:rPr>
          <w:noProof/>
        </w:rPr>
        <w:fldChar w:fldCharType="separate"/>
      </w:r>
      <w:r>
        <w:rPr>
          <w:noProof/>
        </w:rPr>
        <w:t>25</w:t>
      </w:r>
      <w:r>
        <w:rPr>
          <w:noProof/>
        </w:rPr>
        <w:fldChar w:fldCharType="end"/>
      </w:r>
    </w:p>
    <w:p w14:paraId="68C6F663" w14:textId="77777777" w:rsidR="005F1D1D" w:rsidRDefault="005F1D1D">
      <w:pPr>
        <w:pStyle w:val="Innehll2"/>
        <w:tabs>
          <w:tab w:val="left" w:pos="660"/>
          <w:tab w:val="right" w:leader="dot" w:pos="9159"/>
        </w:tabs>
        <w:rPr>
          <w:rFonts w:asciiTheme="minorHAnsi" w:eastAsiaTheme="minorEastAsia" w:hAnsiTheme="minorHAnsi" w:cstheme="minorBidi"/>
          <w:noProof/>
          <w:lang w:val="en-US" w:eastAsia="ja-JP"/>
        </w:rPr>
      </w:pPr>
      <w:r>
        <w:rPr>
          <w:noProof/>
        </w:rPr>
        <w:t>6.</w:t>
      </w:r>
      <w:r>
        <w:rPr>
          <w:rFonts w:asciiTheme="minorHAnsi" w:eastAsiaTheme="minorEastAsia" w:hAnsiTheme="minorHAnsi" w:cstheme="minorBidi"/>
          <w:noProof/>
          <w:lang w:val="en-US" w:eastAsia="ja-JP"/>
        </w:rPr>
        <w:tab/>
      </w:r>
      <w:r w:rsidRPr="0023717C">
        <w:rPr>
          <w:noProof/>
          <w:spacing w:val="1"/>
        </w:rPr>
        <w:t>GetDiagnosis (Diagnosdokument)</w:t>
      </w:r>
      <w:r>
        <w:rPr>
          <w:noProof/>
        </w:rPr>
        <w:tab/>
      </w:r>
      <w:r>
        <w:rPr>
          <w:noProof/>
        </w:rPr>
        <w:fldChar w:fldCharType="begin"/>
      </w:r>
      <w:r>
        <w:rPr>
          <w:noProof/>
        </w:rPr>
        <w:instrText xml:space="preserve"> PAGEREF _Toc248418475 \h </w:instrText>
      </w:r>
      <w:r>
        <w:rPr>
          <w:noProof/>
        </w:rPr>
      </w:r>
      <w:r>
        <w:rPr>
          <w:noProof/>
        </w:rPr>
        <w:fldChar w:fldCharType="separate"/>
      </w:r>
      <w:r>
        <w:rPr>
          <w:noProof/>
        </w:rPr>
        <w:t>30</w:t>
      </w:r>
      <w:r>
        <w:rPr>
          <w:noProof/>
        </w:rPr>
        <w:fldChar w:fldCharType="end"/>
      </w:r>
    </w:p>
    <w:p w14:paraId="33E72868"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6.1.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_Toc248418476 \h </w:instrText>
      </w:r>
      <w:r>
        <w:rPr>
          <w:noProof/>
        </w:rPr>
      </w:r>
      <w:r>
        <w:rPr>
          <w:noProof/>
        </w:rPr>
        <w:fldChar w:fldCharType="separate"/>
      </w:r>
      <w:r>
        <w:rPr>
          <w:noProof/>
        </w:rPr>
        <w:t>30</w:t>
      </w:r>
      <w:r>
        <w:rPr>
          <w:noProof/>
        </w:rPr>
        <w:fldChar w:fldCharType="end"/>
      </w:r>
    </w:p>
    <w:p w14:paraId="4605DB99"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6.2.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_Toc248418477 \h </w:instrText>
      </w:r>
      <w:r>
        <w:rPr>
          <w:noProof/>
        </w:rPr>
      </w:r>
      <w:r>
        <w:rPr>
          <w:noProof/>
        </w:rPr>
        <w:fldChar w:fldCharType="separate"/>
      </w:r>
      <w:r>
        <w:rPr>
          <w:noProof/>
        </w:rPr>
        <w:t>30</w:t>
      </w:r>
      <w:r>
        <w:rPr>
          <w:noProof/>
        </w:rPr>
        <w:fldChar w:fldCharType="end"/>
      </w:r>
    </w:p>
    <w:p w14:paraId="69C650CD"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6.3.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_Toc248418478 \h </w:instrText>
      </w:r>
      <w:r>
        <w:rPr>
          <w:noProof/>
        </w:rPr>
      </w:r>
      <w:r>
        <w:rPr>
          <w:noProof/>
        </w:rPr>
        <w:fldChar w:fldCharType="separate"/>
      </w:r>
      <w:r>
        <w:rPr>
          <w:noProof/>
        </w:rPr>
        <w:t>30</w:t>
      </w:r>
      <w:r>
        <w:rPr>
          <w:noProof/>
        </w:rPr>
        <w:fldChar w:fldCharType="end"/>
      </w:r>
    </w:p>
    <w:p w14:paraId="7816A89A"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6.4.</w:t>
      </w:r>
      <w:r>
        <w:rPr>
          <w:rFonts w:asciiTheme="minorHAnsi" w:eastAsiaTheme="minorEastAsia" w:hAnsiTheme="minorHAnsi"/>
          <w:noProof/>
          <w:lang w:val="en-US" w:eastAsia="ja-JP"/>
        </w:rPr>
        <w:tab/>
      </w:r>
      <w:r>
        <w:rPr>
          <w:noProof/>
        </w:rPr>
        <w:t>MIM</w:t>
      </w:r>
      <w:r>
        <w:rPr>
          <w:noProof/>
        </w:rPr>
        <w:tab/>
      </w:r>
      <w:r>
        <w:rPr>
          <w:noProof/>
        </w:rPr>
        <w:fldChar w:fldCharType="begin"/>
      </w:r>
      <w:r>
        <w:rPr>
          <w:noProof/>
        </w:rPr>
        <w:instrText xml:space="preserve"> PAGEREF _Toc248418479 \h </w:instrText>
      </w:r>
      <w:r>
        <w:rPr>
          <w:noProof/>
        </w:rPr>
      </w:r>
      <w:r>
        <w:rPr>
          <w:noProof/>
        </w:rPr>
        <w:fldChar w:fldCharType="separate"/>
      </w:r>
      <w:r>
        <w:rPr>
          <w:noProof/>
        </w:rPr>
        <w:t>30</w:t>
      </w:r>
      <w:r>
        <w:rPr>
          <w:noProof/>
        </w:rPr>
        <w:fldChar w:fldCharType="end"/>
      </w:r>
    </w:p>
    <w:p w14:paraId="184F1DE0"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6.5.</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_Toc248418480 \h </w:instrText>
      </w:r>
      <w:r>
        <w:rPr>
          <w:noProof/>
        </w:rPr>
      </w:r>
      <w:r>
        <w:rPr>
          <w:noProof/>
        </w:rPr>
        <w:fldChar w:fldCharType="separate"/>
      </w:r>
      <w:r>
        <w:rPr>
          <w:noProof/>
        </w:rPr>
        <w:t>30</w:t>
      </w:r>
      <w:r>
        <w:rPr>
          <w:noProof/>
        </w:rPr>
        <w:fldChar w:fldCharType="end"/>
      </w:r>
    </w:p>
    <w:p w14:paraId="2E39CCA7" w14:textId="77777777" w:rsidR="005F1D1D" w:rsidRDefault="005F1D1D">
      <w:pPr>
        <w:pStyle w:val="Innehll2"/>
        <w:tabs>
          <w:tab w:val="left" w:pos="660"/>
          <w:tab w:val="right" w:leader="dot" w:pos="9159"/>
        </w:tabs>
        <w:rPr>
          <w:rFonts w:asciiTheme="minorHAnsi" w:eastAsiaTheme="minorEastAsia" w:hAnsiTheme="minorHAnsi" w:cstheme="minorBidi"/>
          <w:noProof/>
          <w:lang w:val="en-US" w:eastAsia="ja-JP"/>
        </w:rPr>
      </w:pPr>
      <w:r>
        <w:rPr>
          <w:noProof/>
        </w:rPr>
        <w:t>7.</w:t>
      </w:r>
      <w:r>
        <w:rPr>
          <w:rFonts w:asciiTheme="minorHAnsi" w:eastAsiaTheme="minorEastAsia" w:hAnsiTheme="minorHAnsi" w:cstheme="minorBidi"/>
          <w:noProof/>
          <w:lang w:val="en-US" w:eastAsia="ja-JP"/>
        </w:rPr>
        <w:tab/>
      </w:r>
      <w:r w:rsidRPr="0023717C">
        <w:rPr>
          <w:noProof/>
          <w:spacing w:val="1"/>
        </w:rPr>
        <w:t>Information (Uppmärksamhetsinformation)</w:t>
      </w:r>
      <w:r>
        <w:rPr>
          <w:noProof/>
        </w:rPr>
        <w:tab/>
      </w:r>
      <w:r>
        <w:rPr>
          <w:noProof/>
        </w:rPr>
        <w:fldChar w:fldCharType="begin"/>
      </w:r>
      <w:r>
        <w:rPr>
          <w:noProof/>
        </w:rPr>
        <w:instrText xml:space="preserve"> PAGEREF _Toc248418481 \h </w:instrText>
      </w:r>
      <w:r>
        <w:rPr>
          <w:noProof/>
        </w:rPr>
      </w:r>
      <w:r>
        <w:rPr>
          <w:noProof/>
        </w:rPr>
        <w:fldChar w:fldCharType="separate"/>
      </w:r>
      <w:r>
        <w:rPr>
          <w:noProof/>
        </w:rPr>
        <w:t>34</w:t>
      </w:r>
      <w:r>
        <w:rPr>
          <w:noProof/>
        </w:rPr>
        <w:fldChar w:fldCharType="end"/>
      </w:r>
    </w:p>
    <w:p w14:paraId="7A6CF7EF"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7.1.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_Toc248418482 \h </w:instrText>
      </w:r>
      <w:r>
        <w:rPr>
          <w:noProof/>
        </w:rPr>
      </w:r>
      <w:r>
        <w:rPr>
          <w:noProof/>
        </w:rPr>
        <w:fldChar w:fldCharType="separate"/>
      </w:r>
      <w:r>
        <w:rPr>
          <w:noProof/>
        </w:rPr>
        <w:t>34</w:t>
      </w:r>
      <w:r>
        <w:rPr>
          <w:noProof/>
        </w:rPr>
        <w:fldChar w:fldCharType="end"/>
      </w:r>
    </w:p>
    <w:p w14:paraId="417080CA"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7.2.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_Toc248418483 \h </w:instrText>
      </w:r>
      <w:r>
        <w:rPr>
          <w:noProof/>
        </w:rPr>
      </w:r>
      <w:r>
        <w:rPr>
          <w:noProof/>
        </w:rPr>
        <w:fldChar w:fldCharType="separate"/>
      </w:r>
      <w:r>
        <w:rPr>
          <w:noProof/>
        </w:rPr>
        <w:t>34</w:t>
      </w:r>
      <w:r>
        <w:rPr>
          <w:noProof/>
        </w:rPr>
        <w:fldChar w:fldCharType="end"/>
      </w:r>
    </w:p>
    <w:p w14:paraId="14098DB1"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7.3.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_Toc248418484 \h </w:instrText>
      </w:r>
      <w:r>
        <w:rPr>
          <w:noProof/>
        </w:rPr>
      </w:r>
      <w:r>
        <w:rPr>
          <w:noProof/>
        </w:rPr>
        <w:fldChar w:fldCharType="separate"/>
      </w:r>
      <w:r>
        <w:rPr>
          <w:noProof/>
        </w:rPr>
        <w:t>34</w:t>
      </w:r>
      <w:r>
        <w:rPr>
          <w:noProof/>
        </w:rPr>
        <w:fldChar w:fldCharType="end"/>
      </w:r>
    </w:p>
    <w:p w14:paraId="4D8D7DA4"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7.4.</w:t>
      </w:r>
      <w:r>
        <w:rPr>
          <w:rFonts w:asciiTheme="minorHAnsi" w:eastAsiaTheme="minorEastAsia" w:hAnsiTheme="minorHAnsi"/>
          <w:noProof/>
          <w:lang w:val="en-US" w:eastAsia="ja-JP"/>
        </w:rPr>
        <w:tab/>
      </w:r>
      <w:r>
        <w:rPr>
          <w:noProof/>
        </w:rPr>
        <w:t>MIM</w:t>
      </w:r>
      <w:r>
        <w:rPr>
          <w:noProof/>
        </w:rPr>
        <w:tab/>
      </w:r>
      <w:r>
        <w:rPr>
          <w:noProof/>
        </w:rPr>
        <w:fldChar w:fldCharType="begin"/>
      </w:r>
      <w:r>
        <w:rPr>
          <w:noProof/>
        </w:rPr>
        <w:instrText xml:space="preserve"> PAGEREF _Toc248418485 \h </w:instrText>
      </w:r>
      <w:r>
        <w:rPr>
          <w:noProof/>
        </w:rPr>
      </w:r>
      <w:r>
        <w:rPr>
          <w:noProof/>
        </w:rPr>
        <w:fldChar w:fldCharType="separate"/>
      </w:r>
      <w:r>
        <w:rPr>
          <w:noProof/>
        </w:rPr>
        <w:t>34</w:t>
      </w:r>
      <w:r>
        <w:rPr>
          <w:noProof/>
        </w:rPr>
        <w:fldChar w:fldCharType="end"/>
      </w:r>
    </w:p>
    <w:p w14:paraId="4819DB36" w14:textId="77777777" w:rsidR="005F1D1D" w:rsidRDefault="005F1D1D">
      <w:pPr>
        <w:pStyle w:val="Innehll1"/>
        <w:tabs>
          <w:tab w:val="left" w:pos="1467"/>
          <w:tab w:val="right" w:leader="dot" w:pos="9159"/>
        </w:tabs>
        <w:rPr>
          <w:rFonts w:asciiTheme="minorHAnsi" w:eastAsiaTheme="minorEastAsia" w:hAnsiTheme="minorHAnsi"/>
          <w:noProof/>
          <w:lang w:val="en-US" w:eastAsia="ja-JP"/>
        </w:rPr>
      </w:pPr>
      <w:r w:rsidRPr="0023717C">
        <w:rPr>
          <w:noProof/>
          <w:color w:val="000000" w:themeColor="text1"/>
        </w:rPr>
        <w:t>7.5.</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_Toc248418486 \h </w:instrText>
      </w:r>
      <w:r>
        <w:rPr>
          <w:noProof/>
        </w:rPr>
      </w:r>
      <w:r>
        <w:rPr>
          <w:noProof/>
        </w:rPr>
        <w:fldChar w:fldCharType="separate"/>
      </w:r>
      <w:r>
        <w:rPr>
          <w:noProof/>
        </w:rPr>
        <w:t>34</w:t>
      </w:r>
      <w:r>
        <w:rPr>
          <w:noProof/>
        </w:rPr>
        <w:fldChar w:fldCharType="end"/>
      </w:r>
    </w:p>
    <w:p w14:paraId="3B60DCB6" w14:textId="38103ABD" w:rsidR="00D218F3" w:rsidRPr="00BC5B0B" w:rsidRDefault="00706CCD"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0E000B23" w14:textId="77777777" w:rsidR="00D218F3" w:rsidRPr="00BC5B0B" w:rsidRDefault="00D218F3" w:rsidP="00D218F3">
      <w:pPr>
        <w:sectPr w:rsidR="00D218F3" w:rsidRPr="00BC5B0B" w:rsidSect="002201C7">
          <w:pgSz w:w="11909" w:h="16840"/>
          <w:pgMar w:top="1480" w:right="1680" w:bottom="280" w:left="1060" w:header="907" w:footer="0" w:gutter="0"/>
          <w:cols w:space="720"/>
        </w:sectPr>
      </w:pPr>
    </w:p>
    <w:p w14:paraId="32B7E919" w14:textId="77777777" w:rsidR="00D218F3" w:rsidRPr="00BC5B0B" w:rsidRDefault="00D218F3" w:rsidP="00D218F3">
      <w:pPr>
        <w:spacing w:line="200" w:lineRule="exact"/>
        <w:rPr>
          <w:sz w:val="20"/>
          <w:szCs w:val="20"/>
        </w:rPr>
      </w:pPr>
    </w:p>
    <w:p w14:paraId="54764470" w14:textId="77777777" w:rsidR="00D218F3" w:rsidRPr="00BC5B0B" w:rsidRDefault="00D218F3" w:rsidP="00D218F3">
      <w:pPr>
        <w:spacing w:line="200" w:lineRule="exact"/>
        <w:rPr>
          <w:sz w:val="20"/>
          <w:szCs w:val="20"/>
        </w:rPr>
      </w:pPr>
    </w:p>
    <w:p w14:paraId="582C6D27" w14:textId="77777777" w:rsidR="00D218F3" w:rsidRPr="00BC5B0B" w:rsidRDefault="00D218F3" w:rsidP="00D218F3">
      <w:pPr>
        <w:pStyle w:val="Brdtext"/>
        <w:ind w:right="150"/>
        <w:rPr>
          <w:spacing w:val="-3"/>
        </w:rPr>
      </w:pPr>
    </w:p>
    <w:p w14:paraId="3B6463A9" w14:textId="77777777" w:rsidR="00D218F3" w:rsidRPr="00BC5B0B" w:rsidRDefault="00D218F3" w:rsidP="005755B7">
      <w:pPr>
        <w:pStyle w:val="Rubrik1"/>
      </w:pPr>
      <w:bookmarkStart w:id="164" w:name="_Toc341787023"/>
      <w:bookmarkStart w:id="165" w:name="_Toc248418449"/>
      <w:bookmarkStart w:id="166" w:name="_Toc246999220"/>
      <w:r w:rsidRPr="005755B7">
        <w:t>Inledning</w:t>
      </w:r>
      <w:bookmarkEnd w:id="164"/>
      <w:bookmarkEnd w:id="165"/>
      <w:bookmarkEnd w:id="166"/>
    </w:p>
    <w:p w14:paraId="155012DA" w14:textId="77777777" w:rsidR="00D218F3" w:rsidRPr="00BC5B0B" w:rsidRDefault="00D218F3" w:rsidP="00D218F3">
      <w:pPr>
        <w:spacing w:line="140" w:lineRule="exact"/>
        <w:rPr>
          <w:color w:val="FF0000"/>
          <w:sz w:val="14"/>
          <w:szCs w:val="14"/>
        </w:rPr>
      </w:pPr>
    </w:p>
    <w:p w14:paraId="3BF00179" w14:textId="77777777" w:rsidR="00D218F3" w:rsidRPr="00BC5B0B" w:rsidRDefault="00D218F3" w:rsidP="00D218F3">
      <w:pPr>
        <w:spacing w:line="200" w:lineRule="exact"/>
        <w:rPr>
          <w:color w:val="FF0000"/>
          <w:sz w:val="20"/>
          <w:szCs w:val="20"/>
        </w:rPr>
      </w:pPr>
    </w:p>
    <w:p w14:paraId="782E6A6B" w14:textId="7B25092E" w:rsidR="00D218F3" w:rsidRPr="00BC5B0B" w:rsidRDefault="00D218F3" w:rsidP="00212F5B">
      <w:pPr>
        <w:pStyle w:val="Brdtext"/>
        <w:ind w:right="119"/>
      </w:pPr>
      <w:r w:rsidRPr="00BC5B0B">
        <w:t xml:space="preserve">Detta är beskrivningen av tjänstekontrakten i tjänstedomänen </w:t>
      </w:r>
      <w:r w:rsidR="00F46360">
        <w:t xml:space="preserve">riv:clinicalprocess:healthcond:description. </w:t>
      </w:r>
      <w:r w:rsidRPr="00BC5B0B">
        <w:t xml:space="preserve">Den svenska benämningen är </w:t>
      </w:r>
      <w:r w:rsidR="00111CED" w:rsidRPr="00BC5B0B">
        <w:t>”</w:t>
      </w:r>
      <w:r w:rsidR="00643351" w:rsidRPr="00643351">
        <w:t>Hantera hälsorelaterade tillstånd, tillståndsbeskrivning</w:t>
      </w:r>
      <w:r w:rsidRPr="00BC5B0B">
        <w:t>”</w:t>
      </w:r>
      <w:r w:rsidR="0082194D">
        <w:t>.</w:t>
      </w:r>
    </w:p>
    <w:p w14:paraId="27B57263" w14:textId="77777777" w:rsidR="00D218F3" w:rsidRPr="00BC5B0B" w:rsidRDefault="00D218F3" w:rsidP="00212F5B">
      <w:pPr>
        <w:pStyle w:val="Brdtext"/>
        <w:ind w:right="119"/>
      </w:pPr>
    </w:p>
    <w:p w14:paraId="68D54E0F" w14:textId="5D5F39D5"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”Journal på nätet”, nationell patientöversikt och tjänster för elektroniskt utlämnande till patientens egna tjänster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3D98EAC1" w14:textId="77777777" w:rsidR="00D218F3" w:rsidRPr="00BC5B0B" w:rsidRDefault="00D218F3" w:rsidP="00212F5B">
      <w:pPr>
        <w:pStyle w:val="Brdtext"/>
        <w:ind w:right="119"/>
      </w:pPr>
    </w:p>
    <w:p w14:paraId="3225FE79" w14:textId="350E97E0" w:rsidR="00B22A3B" w:rsidRPr="00BC5B0B" w:rsidRDefault="00B22A3B" w:rsidP="00212F5B">
      <w:pPr>
        <w:pStyle w:val="Brdtext"/>
        <w:ind w:right="119"/>
      </w:pPr>
      <w:r w:rsidRPr="00BC5B0B">
        <w:t>För att vara tillämpbara för både invånar- och vårdgivartjänster behöver tjänstekontrakten förmedla den information som behövs för att båda typerna av tjänster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 till sin målgrupp. </w:t>
      </w:r>
    </w:p>
    <w:p w14:paraId="7CFD814C" w14:textId="77777777" w:rsidR="00B22A3B" w:rsidRPr="00BC5B0B" w:rsidRDefault="00B22A3B" w:rsidP="00212F5B">
      <w:pPr>
        <w:pStyle w:val="Brdtext"/>
        <w:ind w:right="119"/>
      </w:pPr>
    </w:p>
    <w:p w14:paraId="2E72C542" w14:textId="48CE4749" w:rsidR="00D218F3" w:rsidRPr="00BC5B0B" w:rsidRDefault="003D2A0F" w:rsidP="00212F5B">
      <w:pPr>
        <w:pStyle w:val="Brdtext"/>
        <w:ind w:right="119"/>
      </w:pPr>
      <w:r w:rsidRPr="00BC5B0B">
        <w:t xml:space="preserve">Tjänstedomänen syftar </w:t>
      </w:r>
      <w:r w:rsidR="005D356F">
        <w:t>främst</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040631F9" w14:textId="77777777" w:rsidR="00D218F3" w:rsidRPr="00BC5B0B" w:rsidRDefault="00D218F3" w:rsidP="00212F5B">
      <w:pPr>
        <w:pStyle w:val="Brdtext"/>
        <w:ind w:right="119"/>
      </w:pPr>
    </w:p>
    <w:p w14:paraId="245E6F9E" w14:textId="1ADF0BCD" w:rsidR="00D218F3" w:rsidRPr="00BC5B0B" w:rsidRDefault="00D218F3" w:rsidP="00212F5B">
      <w:pPr>
        <w:pStyle w:val="Brdtext"/>
        <w:ind w:right="119"/>
      </w:pPr>
      <w:r w:rsidRPr="00BC5B0B">
        <w:t>Detta dokument kompletterar reglerna i de tekniska kontrakten. Tjänsteproducenter och tjänstekonsumenter ska m.a.o. följa såväl de maskintolkbara reglerna i de tekniska kontrakten, så väl som de regler som uttrycks verbalt i detta dokument.</w:t>
      </w:r>
    </w:p>
    <w:p w14:paraId="79D46879" w14:textId="77777777" w:rsidR="00A94660" w:rsidRPr="00BC5B0B" w:rsidRDefault="00A94660" w:rsidP="00212F5B">
      <w:pPr>
        <w:pStyle w:val="Brdtext"/>
        <w:ind w:right="119"/>
      </w:pPr>
    </w:p>
    <w:p w14:paraId="5FC22690" w14:textId="2CADCB76" w:rsidR="00A94660" w:rsidRPr="00BC5B0B" w:rsidRDefault="00A94660" w:rsidP="00212F5B">
      <w:pPr>
        <w:pStyle w:val="Brdtext"/>
        <w:ind w:right="119"/>
      </w:pPr>
      <w:r w:rsidRPr="00BC5B0B">
        <w:t>Tjänstedomänen baseras på RIV – Informationsspecifikation</w:t>
      </w:r>
    </w:p>
    <w:p w14:paraId="364E3E1A" w14:textId="2A6D7537" w:rsidR="00A94660" w:rsidRPr="00BC5B0B" w:rsidRDefault="00A94660" w:rsidP="00212F5B">
      <w:pPr>
        <w:pStyle w:val="Brdtext"/>
        <w:ind w:right="119"/>
        <w:rPr>
          <w:color w:val="FF0000"/>
        </w:rPr>
      </w:pPr>
      <w:r w:rsidRPr="00BC5B0B">
        <w:t>Nationell Patientöversikt version 2.2.0.</w:t>
      </w:r>
    </w:p>
    <w:p w14:paraId="1FB41428" w14:textId="4D69B322" w:rsidR="0004699C" w:rsidRDefault="0004699C" w:rsidP="00C40FF2">
      <w:pPr>
        <w:pStyle w:val="Brdtext"/>
        <w:spacing w:line="230" w:lineRule="exact"/>
        <w:ind w:left="0" w:right="323"/>
        <w:rPr>
          <w:color w:val="FF0000"/>
        </w:rPr>
      </w:pPr>
    </w:p>
    <w:p w14:paraId="1BEFDD26" w14:textId="77777777" w:rsidR="00D218F3" w:rsidRPr="00BC5B0B" w:rsidRDefault="00C40FF2" w:rsidP="00D218F3">
      <w:pPr>
        <w:rPr>
          <w:del w:id="167" w:author="2.1RC1" w:date="2013-12-11T22:33:00Z"/>
          <w:sz w:val="20"/>
          <w:szCs w:val="20"/>
        </w:rPr>
      </w:pPr>
      <w:del w:id="168" w:author="2.1RC1" w:date="2013-12-11T22:33:00Z">
        <w:r w:rsidRPr="00BC5B0B">
          <w:rPr>
            <w:noProof/>
            <w:color w:val="FF0000"/>
          </w:rPr>
          <mc:AlternateContent>
            <mc:Choice Requires="wps">
              <w:drawing>
                <wp:inline distT="0" distB="0" distL="0" distR="0" wp14:anchorId="5C03B82B" wp14:editId="15BD40C3">
                  <wp:extent cx="3168650" cy="3908120"/>
                  <wp:effectExtent l="0" t="0" r="31750" b="2921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0" cy="3908120"/>
                          </a:xfrm>
                          <a:prstGeom prst="rect">
                            <a:avLst/>
                          </a:prstGeom>
                          <a:solidFill>
                            <a:srgbClr val="DDDDDD"/>
                          </a:solidFill>
                          <a:ln w="9525">
                            <a:solidFill>
                              <a:srgbClr val="000000"/>
                            </a:solidFill>
                            <a:miter lim="800000"/>
                            <a:headEnd/>
                            <a:tailEnd/>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14EA738E" w14:textId="77777777" w:rsidR="00DB2312" w:rsidRDefault="00DB2312" w:rsidP="00D218F3">
                              <w:pPr>
                                <w:pStyle w:val="Sidfot"/>
                                <w:rPr>
                                  <w:del w:id="169" w:author="2.1RC1" w:date="2013-12-11T22:33:00Z"/>
                                  <w:b/>
                                  <w:i/>
                                </w:rPr>
                              </w:pPr>
                              <w:del w:id="170" w:author="2.1RC1" w:date="2013-12-11T22:33:00Z">
                                <w:r w:rsidRPr="00FE3AAD">
                                  <w:rPr>
                                    <w:b/>
                                    <w:i/>
                                  </w:rPr>
                                  <w:delText>I arbetet har följande personer deltagit:</w:delText>
                                </w:r>
                              </w:del>
                            </w:p>
                            <w:p w14:paraId="015FC5AA" w14:textId="77777777" w:rsidR="00DB2312" w:rsidRDefault="00DB2312" w:rsidP="00D218F3">
                              <w:pPr>
                                <w:pStyle w:val="Sidfot"/>
                                <w:rPr>
                                  <w:del w:id="171" w:author="2.1RC1" w:date="2013-12-11T22:33:00Z"/>
                                  <w:b/>
                                  <w:i/>
                                </w:rPr>
                              </w:pPr>
                            </w:p>
                            <w:p w14:paraId="522EAB47" w14:textId="77777777" w:rsidR="00DB2312" w:rsidRDefault="00DB2312" w:rsidP="00D218F3">
                              <w:pPr>
                                <w:pStyle w:val="Sidfot"/>
                                <w:rPr>
                                  <w:del w:id="172" w:author="2.1RC1" w:date="2013-12-11T22:33:00Z"/>
                                  <w:b/>
                                  <w:i/>
                                </w:rPr>
                              </w:pPr>
                              <w:del w:id="173" w:author="2.1RC1" w:date="2013-12-11T22:33:00Z">
                                <w:r>
                                  <w:rPr>
                                    <w:b/>
                                    <w:i/>
                                  </w:rPr>
                                  <w:delText>Projektgrupp:</w:delText>
                                </w:r>
                              </w:del>
                            </w:p>
                            <w:p w14:paraId="636D9630" w14:textId="77777777" w:rsidR="00DB2312" w:rsidRDefault="00DB2312" w:rsidP="00D218F3">
                              <w:pPr>
                                <w:pStyle w:val="Sidfot"/>
                                <w:rPr>
                                  <w:del w:id="174" w:author="2.1RC1" w:date="2013-12-11T22:33:00Z"/>
                                  <w:b/>
                                  <w:i/>
                                </w:rPr>
                              </w:pPr>
                            </w:p>
                            <w:p w14:paraId="7E279B1B" w14:textId="77777777" w:rsidR="001A54BF" w:rsidRDefault="001A54BF" w:rsidP="00D218F3">
                              <w:pPr>
                                <w:pStyle w:val="Sidfot"/>
                                <w:rPr>
                                  <w:del w:id="175" w:author="2.1RC1" w:date="2013-12-11T22:33:00Z"/>
                                  <w:b/>
                                  <w:i/>
                                </w:rPr>
                              </w:pPr>
                              <w:del w:id="176" w:author="2.1RC1" w:date="2013-12-11T22:33:00Z">
                                <w:r>
                                  <w:rPr>
                                    <w:b/>
                                    <w:i/>
                                  </w:rPr>
                                  <w:delText>Khaled Daham</w:delText>
                                </w:r>
                              </w:del>
                            </w:p>
                            <w:p w14:paraId="50765BAF" w14:textId="77777777" w:rsidR="001A54BF" w:rsidRDefault="001A54BF" w:rsidP="00D218F3">
                              <w:pPr>
                                <w:pStyle w:val="Sidfot"/>
                                <w:rPr>
                                  <w:del w:id="177" w:author="2.1RC1" w:date="2013-12-11T22:33:00Z"/>
                                  <w:b/>
                                  <w:i/>
                                </w:rPr>
                              </w:pPr>
                              <w:del w:id="178" w:author="2.1RC1" w:date="2013-12-11T22:33:00Z">
                                <w:r>
                                  <w:rPr>
                                    <w:b/>
                                    <w:i/>
                                  </w:rPr>
                                  <w:delText>Viktor Jernelöv</w:delText>
                                </w:r>
                              </w:del>
                            </w:p>
                            <w:p w14:paraId="67A83298" w14:textId="77777777" w:rsidR="001A54BF" w:rsidRDefault="001A54BF" w:rsidP="00D218F3">
                              <w:pPr>
                                <w:pStyle w:val="Sidfot"/>
                                <w:rPr>
                                  <w:del w:id="179" w:author="2.1RC1" w:date="2013-12-11T22:33:00Z"/>
                                  <w:b/>
                                  <w:i/>
                                </w:rPr>
                              </w:pPr>
                              <w:del w:id="180" w:author="2.1RC1" w:date="2013-12-11T22:33:00Z">
                                <w:r>
                                  <w:rPr>
                                    <w:b/>
                                    <w:i/>
                                  </w:rPr>
                                  <w:delText>Jacob Tardell</w:delText>
                                </w:r>
                              </w:del>
                            </w:p>
                            <w:p w14:paraId="3AA9F23F" w14:textId="77777777" w:rsidR="00DB2312" w:rsidRPr="00FE3AAD" w:rsidRDefault="00DB2312" w:rsidP="008641D8">
                              <w:pPr>
                                <w:pStyle w:val="Sidfot"/>
                                <w:rPr>
                                  <w:del w:id="181" w:author="2.1RC1" w:date="2013-12-11T22:33:00Z"/>
                                  <w:b/>
                                  <w:i/>
                                </w:rPr>
                              </w:pPr>
                              <w:del w:id="182" w:author="2.1RC1" w:date="2013-12-11T22:33:00Z">
                                <w:r>
                                  <w:rPr>
                                    <w:b/>
                                    <w:i/>
                                  </w:rPr>
                                  <w:delText>Johan Eltes</w:delText>
                                </w:r>
                              </w:del>
                            </w:p>
                            <w:p w14:paraId="24BF2C7C" w14:textId="77777777" w:rsidR="00DB2312" w:rsidRDefault="00DB2312" w:rsidP="0008258C">
                              <w:pPr>
                                <w:pStyle w:val="Sidfot"/>
                                <w:rPr>
                                  <w:del w:id="183" w:author="2.1RC1" w:date="2013-12-11T22:33:00Z"/>
                                  <w:b/>
                                  <w:i/>
                                </w:rPr>
                              </w:pPr>
                              <w:del w:id="184" w:author="2.1RC1" w:date="2013-12-11T22:33:00Z">
                                <w:r>
                                  <w:rPr>
                                    <w:b/>
                                    <w:i/>
                                  </w:rPr>
                                  <w:delText>Fredrik Ström</w:delText>
                                </w:r>
                              </w:del>
                            </w:p>
                            <w:p w14:paraId="551A6378" w14:textId="77777777" w:rsidR="00DB2312" w:rsidRDefault="00DB2312" w:rsidP="0008258C">
                              <w:pPr>
                                <w:pStyle w:val="Sidfot"/>
                                <w:rPr>
                                  <w:del w:id="185" w:author="2.1RC1" w:date="2013-12-11T22:33:00Z"/>
                                  <w:b/>
                                  <w:i/>
                                </w:rPr>
                              </w:pPr>
                              <w:del w:id="186" w:author="2.1RC1" w:date="2013-12-11T22:33:00Z">
                                <w:r>
                                  <w:rPr>
                                    <w:b/>
                                    <w:i/>
                                  </w:rPr>
                                  <w:delText>Björn Genfors</w:delText>
                                </w:r>
                              </w:del>
                            </w:p>
                            <w:p w14:paraId="7066C4F0" w14:textId="77777777" w:rsidR="008641D8" w:rsidRDefault="008641D8" w:rsidP="0008258C">
                              <w:pPr>
                                <w:pStyle w:val="Sidfot"/>
                                <w:rPr>
                                  <w:del w:id="187" w:author="2.1RC1" w:date="2013-12-11T22:33:00Z"/>
                                  <w:b/>
                                  <w:i/>
                                </w:rPr>
                              </w:pPr>
                              <w:del w:id="188" w:author="2.1RC1" w:date="2013-12-11T22:33:00Z">
                                <w:r>
                                  <w:rPr>
                                    <w:b/>
                                    <w:i/>
                                  </w:rPr>
                                  <w:delText>Johan Kindgren</w:delText>
                                </w:r>
                              </w:del>
                            </w:p>
                            <w:p w14:paraId="319E1CEE" w14:textId="77777777" w:rsidR="008641D8" w:rsidRDefault="008641D8" w:rsidP="0008258C">
                              <w:pPr>
                                <w:pStyle w:val="Sidfot"/>
                                <w:rPr>
                                  <w:del w:id="189" w:author="2.1RC1" w:date="2013-12-11T22:33:00Z"/>
                                  <w:b/>
                                  <w:i/>
                                </w:rPr>
                              </w:pPr>
                              <w:del w:id="190" w:author="2.1RC1" w:date="2013-12-11T22:33:00Z">
                                <w:r>
                                  <w:rPr>
                                    <w:b/>
                                    <w:i/>
                                  </w:rPr>
                                  <w:delText>Marcus Claus</w:delText>
                                </w:r>
                              </w:del>
                            </w:p>
                            <w:p w14:paraId="19C8A61D" w14:textId="77777777" w:rsidR="008F5B40" w:rsidRDefault="008F5B40" w:rsidP="0008258C">
                              <w:pPr>
                                <w:pStyle w:val="Sidfot"/>
                                <w:rPr>
                                  <w:del w:id="191" w:author="2.1RC1" w:date="2013-12-11T22:33:00Z"/>
                                  <w:b/>
                                  <w:i/>
                                </w:rPr>
                              </w:pPr>
                              <w:del w:id="192" w:author="2.1RC1" w:date="2013-12-11T22:33:00Z">
                                <w:r>
                                  <w:rPr>
                                    <w:b/>
                                    <w:i/>
                                  </w:rPr>
                                  <w:delText>Catrin Johnson</w:delText>
                                </w:r>
                              </w:del>
                            </w:p>
                            <w:p w14:paraId="41995D3C" w14:textId="77777777" w:rsidR="00DB2312" w:rsidRDefault="00DB2312" w:rsidP="0008258C">
                              <w:pPr>
                                <w:pStyle w:val="Sidfot"/>
                                <w:rPr>
                                  <w:del w:id="193" w:author="2.1RC1" w:date="2013-12-11T22:33:00Z"/>
                                  <w:b/>
                                  <w:i/>
                                </w:rPr>
                              </w:pPr>
                            </w:p>
                            <w:p w14:paraId="339A9134" w14:textId="77777777" w:rsidR="00DB2312" w:rsidRDefault="00DB2312" w:rsidP="0008258C">
                              <w:pPr>
                                <w:pStyle w:val="Sidfot"/>
                                <w:rPr>
                                  <w:del w:id="194" w:author="2.1RC1" w:date="2013-12-11T22:33:00Z"/>
                                  <w:b/>
                                  <w:i/>
                                </w:rPr>
                              </w:pPr>
                              <w:del w:id="195" w:author="2.1RC1" w:date="2013-12-11T22:33:00Z">
                                <w:r>
                                  <w:rPr>
                                    <w:b/>
                                    <w:i/>
                                  </w:rPr>
                                  <w:delText>Projektledning</w:delText>
                                </w:r>
                                <w:r w:rsidR="00A215ED">
                                  <w:rPr>
                                    <w:b/>
                                    <w:i/>
                                  </w:rPr>
                                  <w:delText xml:space="preserve"> och koordinering</w:delText>
                                </w:r>
                                <w:r>
                                  <w:rPr>
                                    <w:b/>
                                    <w:i/>
                                  </w:rPr>
                                  <w:delText>:</w:delText>
                                </w:r>
                              </w:del>
                            </w:p>
                            <w:p w14:paraId="4BC13987" w14:textId="77777777" w:rsidR="00DB2312" w:rsidRDefault="00DB2312" w:rsidP="0008258C">
                              <w:pPr>
                                <w:pStyle w:val="Sidfot"/>
                                <w:rPr>
                                  <w:del w:id="196" w:author="2.1RC1" w:date="2013-12-11T22:33:00Z"/>
                                  <w:b/>
                                  <w:i/>
                                </w:rPr>
                              </w:pPr>
                            </w:p>
                            <w:p w14:paraId="4EC8CE61" w14:textId="77777777" w:rsidR="00DB2312" w:rsidRDefault="00DB2312" w:rsidP="0008258C">
                              <w:pPr>
                                <w:pStyle w:val="Sidfot"/>
                                <w:rPr>
                                  <w:del w:id="197" w:author="2.1RC1" w:date="2013-12-11T22:33:00Z"/>
                                  <w:b/>
                                  <w:i/>
                                </w:rPr>
                              </w:pPr>
                              <w:del w:id="198" w:author="2.1RC1" w:date="2013-12-11T22:33:00Z">
                                <w:r>
                                  <w:rPr>
                                    <w:b/>
                                    <w:i/>
                                  </w:rPr>
                                  <w:delText>Johan Eltes</w:delText>
                                </w:r>
                              </w:del>
                            </w:p>
                            <w:p w14:paraId="08A22D04" w14:textId="77777777" w:rsidR="00A215ED" w:rsidRDefault="00A215ED" w:rsidP="0008258C">
                              <w:pPr>
                                <w:pStyle w:val="Sidfot"/>
                                <w:rPr>
                                  <w:del w:id="199" w:author="2.1RC1" w:date="2013-12-11T22:33:00Z"/>
                                  <w:b/>
                                  <w:i/>
                                </w:rPr>
                              </w:pPr>
                              <w:del w:id="200" w:author="2.1RC1" w:date="2013-12-11T22:33:00Z">
                                <w:r>
                                  <w:rPr>
                                    <w:b/>
                                    <w:i/>
                                  </w:rPr>
                                  <w:delText>Elisabeth Wedensjö</w:delText>
                                </w:r>
                                <w:r w:rsidR="00CE4A4E">
                                  <w:rPr>
                                    <w:b/>
                                    <w:i/>
                                  </w:rPr>
                                  <w:delText xml:space="preserve"> Österholm</w:delText>
                                </w:r>
                              </w:del>
                            </w:p>
                            <w:p w14:paraId="50A5BAC2" w14:textId="77777777" w:rsidR="00DB2312" w:rsidRDefault="00DB2312" w:rsidP="0008258C">
                              <w:pPr>
                                <w:pStyle w:val="Sidfot"/>
                                <w:rPr>
                                  <w:del w:id="201" w:author="2.1RC1" w:date="2013-12-11T22:33:00Z"/>
                                  <w:b/>
                                  <w:i/>
                                </w:rPr>
                              </w:pPr>
                            </w:p>
                            <w:p w14:paraId="00FA892F" w14:textId="77777777" w:rsidR="00DB2312" w:rsidRDefault="00DB2312" w:rsidP="0008258C">
                              <w:pPr>
                                <w:pStyle w:val="Sidfot"/>
                                <w:rPr>
                                  <w:del w:id="202" w:author="2.1RC1" w:date="2013-12-11T22:33:00Z"/>
                                  <w:b/>
                                  <w:i/>
                                </w:rPr>
                              </w:pPr>
                              <w:del w:id="203" w:author="2.1RC1" w:date="2013-12-11T22:33:00Z">
                                <w:r>
                                  <w:rPr>
                                    <w:b/>
                                    <w:i/>
                                  </w:rPr>
                                  <w:delText>Beställare:</w:delText>
                                </w:r>
                              </w:del>
                            </w:p>
                            <w:p w14:paraId="266D8859" w14:textId="77777777" w:rsidR="00DB2312" w:rsidRDefault="00DB2312" w:rsidP="0008258C">
                              <w:pPr>
                                <w:pStyle w:val="Sidfot"/>
                                <w:rPr>
                                  <w:del w:id="204" w:author="2.1RC1" w:date="2013-12-11T22:33:00Z"/>
                                  <w:b/>
                                  <w:i/>
                                </w:rPr>
                              </w:pPr>
                            </w:p>
                            <w:p w14:paraId="5314819E" w14:textId="77777777" w:rsidR="00DB2312" w:rsidRDefault="005A58F7" w:rsidP="0008258C">
                              <w:pPr>
                                <w:pStyle w:val="Sidfot"/>
                                <w:rPr>
                                  <w:del w:id="205" w:author="2.1RC1" w:date="2013-12-11T22:33:00Z"/>
                                  <w:b/>
                                  <w:i/>
                                </w:rPr>
                              </w:pPr>
                              <w:del w:id="206" w:author="2.1RC1" w:date="2013-12-11T22:33:00Z">
                                <w:r>
                                  <w:rPr>
                                    <w:b/>
                                    <w:i/>
                                  </w:rPr>
                                  <w:delText>CeHis</w:delText>
                                </w:r>
                                <w:r w:rsidR="00DB2312">
                                  <w:rPr>
                                    <w:b/>
                                    <w:i/>
                                  </w:rPr>
                                  <w:delText xml:space="preserve"> </w:delText>
                                </w:r>
                              </w:del>
                            </w:p>
                            <w:p w14:paraId="54BD7415" w14:textId="77777777" w:rsidR="00DB2312" w:rsidRPr="00B43EE0" w:rsidRDefault="00DB2312" w:rsidP="00D218F3">
                              <w:pPr>
                                <w:rPr>
                                  <w:del w:id="207" w:author="2.1RC1" w:date="2013-12-11T22:33:00Z"/>
                                </w:rPr>
                              </w:pPr>
                            </w:p>
                            <w:p w14:paraId="031B3E85" w14:textId="77777777" w:rsidR="00DB2312" w:rsidRPr="00B43EE0" w:rsidRDefault="00DB2312" w:rsidP="00D218F3">
                              <w:pPr>
                                <w:rPr>
                                  <w:del w:id="208" w:author="2.1RC1" w:date="2013-12-11T22:33:00Z"/>
                                </w:rPr>
                              </w:pPr>
                            </w:p>
                            <w:p w14:paraId="473A3594" w14:textId="77777777" w:rsidR="00DB2312" w:rsidRPr="00B43EE0" w:rsidRDefault="00DB2312" w:rsidP="00D218F3">
                              <w:pPr>
                                <w:rPr>
                                  <w:del w:id="209" w:author="2.1RC1" w:date="2013-12-11T22:33:00Z"/>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2" o:spid="_x0000_s1026" type="#_x0000_t202" style="width:249.5pt;height:30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" fillcolor="#ddd">
                  <v:textbox>
                    <w:txbxContent>
                      <w:p w14:paraId="14EA738E" w14:textId="77777777" w:rsidR="00DB2312" w:rsidRDefault="00DB2312" w:rsidP="00D218F3">
                        <w:pPr>
                          <w:pStyle w:val="Sidfot"/>
                          <w:rPr>
                            <w:del w:id="210" w:author="2.1RC1" w:date="2013-12-11T22:33:00Z"/>
                            <w:b/>
                            <w:i/>
                          </w:rPr>
                        </w:pPr>
                        <w:del w:id="211" w:author="2.1RC1" w:date="2013-12-11T22:33:00Z">
                          <w:r w:rsidRPr="00FE3AAD">
                            <w:rPr>
                              <w:b/>
                              <w:i/>
                            </w:rPr>
                            <w:delText>I arbetet har följande personer deltagit:</w:delText>
                          </w:r>
                        </w:del>
                      </w:p>
                      <w:p w14:paraId="015FC5AA" w14:textId="77777777" w:rsidR="00DB2312" w:rsidRDefault="00DB2312" w:rsidP="00D218F3">
                        <w:pPr>
                          <w:pStyle w:val="Sidfot"/>
                          <w:rPr>
                            <w:del w:id="212" w:author="2.1RC1" w:date="2013-12-11T22:33:00Z"/>
                            <w:b/>
                            <w:i/>
                          </w:rPr>
                        </w:pPr>
                      </w:p>
                      <w:p w14:paraId="522EAB47" w14:textId="77777777" w:rsidR="00DB2312" w:rsidRDefault="00DB2312" w:rsidP="00D218F3">
                        <w:pPr>
                          <w:pStyle w:val="Sidfot"/>
                          <w:rPr>
                            <w:del w:id="213" w:author="2.1RC1" w:date="2013-12-11T22:33:00Z"/>
                            <w:b/>
                            <w:i/>
                          </w:rPr>
                        </w:pPr>
                        <w:del w:id="214" w:author="2.1RC1" w:date="2013-12-11T22:33:00Z">
                          <w:r>
                            <w:rPr>
                              <w:b/>
                              <w:i/>
                            </w:rPr>
                            <w:delText>Projektgrupp:</w:delText>
                          </w:r>
                        </w:del>
                      </w:p>
                      <w:p w14:paraId="636D9630" w14:textId="77777777" w:rsidR="00DB2312" w:rsidRDefault="00DB2312" w:rsidP="00D218F3">
                        <w:pPr>
                          <w:pStyle w:val="Sidfot"/>
                          <w:rPr>
                            <w:del w:id="215" w:author="2.1RC1" w:date="2013-12-11T22:33:00Z"/>
                            <w:b/>
                            <w:i/>
                          </w:rPr>
                        </w:pPr>
                      </w:p>
                      <w:p w14:paraId="7E279B1B" w14:textId="77777777" w:rsidR="001A54BF" w:rsidRDefault="001A54BF" w:rsidP="00D218F3">
                        <w:pPr>
                          <w:pStyle w:val="Sidfot"/>
                          <w:rPr>
                            <w:del w:id="216" w:author="2.1RC1" w:date="2013-12-11T22:33:00Z"/>
                            <w:b/>
                            <w:i/>
                          </w:rPr>
                        </w:pPr>
                        <w:del w:id="217" w:author="2.1RC1" w:date="2013-12-11T22:33:00Z">
                          <w:r>
                            <w:rPr>
                              <w:b/>
                              <w:i/>
                            </w:rPr>
                            <w:delText>Khaled Daham</w:delText>
                          </w:r>
                        </w:del>
                      </w:p>
                      <w:p w14:paraId="50765BAF" w14:textId="77777777" w:rsidR="001A54BF" w:rsidRDefault="001A54BF" w:rsidP="00D218F3">
                        <w:pPr>
                          <w:pStyle w:val="Sidfot"/>
                          <w:rPr>
                            <w:del w:id="218" w:author="2.1RC1" w:date="2013-12-11T22:33:00Z"/>
                            <w:b/>
                            <w:i/>
                          </w:rPr>
                        </w:pPr>
                        <w:del w:id="219" w:author="2.1RC1" w:date="2013-12-11T22:33:00Z">
                          <w:r>
                            <w:rPr>
                              <w:b/>
                              <w:i/>
                            </w:rPr>
                            <w:delText>Viktor Jernelöv</w:delText>
                          </w:r>
                        </w:del>
                      </w:p>
                      <w:p w14:paraId="67A83298" w14:textId="77777777" w:rsidR="001A54BF" w:rsidRDefault="001A54BF" w:rsidP="00D218F3">
                        <w:pPr>
                          <w:pStyle w:val="Sidfot"/>
                          <w:rPr>
                            <w:del w:id="220" w:author="2.1RC1" w:date="2013-12-11T22:33:00Z"/>
                            <w:b/>
                            <w:i/>
                          </w:rPr>
                        </w:pPr>
                        <w:del w:id="221" w:author="2.1RC1" w:date="2013-12-11T22:33:00Z">
                          <w:r>
                            <w:rPr>
                              <w:b/>
                              <w:i/>
                            </w:rPr>
                            <w:delText>Jacob Tardell</w:delText>
                          </w:r>
                        </w:del>
                      </w:p>
                      <w:p w14:paraId="3AA9F23F" w14:textId="77777777" w:rsidR="00DB2312" w:rsidRPr="00FE3AAD" w:rsidRDefault="00DB2312" w:rsidP="008641D8">
                        <w:pPr>
                          <w:pStyle w:val="Sidfot"/>
                          <w:rPr>
                            <w:del w:id="222" w:author="2.1RC1" w:date="2013-12-11T22:33:00Z"/>
                            <w:b/>
                            <w:i/>
                          </w:rPr>
                        </w:pPr>
                        <w:del w:id="223" w:author="2.1RC1" w:date="2013-12-11T22:33:00Z">
                          <w:r>
                            <w:rPr>
                              <w:b/>
                              <w:i/>
                            </w:rPr>
                            <w:delText>Johan Eltes</w:delText>
                          </w:r>
                        </w:del>
                      </w:p>
                      <w:p w14:paraId="24BF2C7C" w14:textId="77777777" w:rsidR="00DB2312" w:rsidRDefault="00DB2312" w:rsidP="0008258C">
                        <w:pPr>
                          <w:pStyle w:val="Sidfot"/>
                          <w:rPr>
                            <w:del w:id="224" w:author="2.1RC1" w:date="2013-12-11T22:33:00Z"/>
                            <w:b/>
                            <w:i/>
                          </w:rPr>
                        </w:pPr>
                        <w:del w:id="225" w:author="2.1RC1" w:date="2013-12-11T22:33:00Z">
                          <w:r>
                            <w:rPr>
                              <w:b/>
                              <w:i/>
                            </w:rPr>
                            <w:delText>Fredrik Ström</w:delText>
                          </w:r>
                        </w:del>
                      </w:p>
                      <w:p w14:paraId="551A6378" w14:textId="77777777" w:rsidR="00DB2312" w:rsidRDefault="00DB2312" w:rsidP="0008258C">
                        <w:pPr>
                          <w:pStyle w:val="Sidfot"/>
                          <w:rPr>
                            <w:del w:id="226" w:author="2.1RC1" w:date="2013-12-11T22:33:00Z"/>
                            <w:b/>
                            <w:i/>
                          </w:rPr>
                        </w:pPr>
                        <w:del w:id="227" w:author="2.1RC1" w:date="2013-12-11T22:33:00Z">
                          <w:r>
                            <w:rPr>
                              <w:b/>
                              <w:i/>
                            </w:rPr>
                            <w:delText>Björn Genfors</w:delText>
                          </w:r>
                        </w:del>
                      </w:p>
                      <w:p w14:paraId="7066C4F0" w14:textId="77777777" w:rsidR="008641D8" w:rsidRDefault="008641D8" w:rsidP="0008258C">
                        <w:pPr>
                          <w:pStyle w:val="Sidfot"/>
                          <w:rPr>
                            <w:del w:id="228" w:author="2.1RC1" w:date="2013-12-11T22:33:00Z"/>
                            <w:b/>
                            <w:i/>
                          </w:rPr>
                        </w:pPr>
                        <w:del w:id="229" w:author="2.1RC1" w:date="2013-12-11T22:33:00Z">
                          <w:r>
                            <w:rPr>
                              <w:b/>
                              <w:i/>
                            </w:rPr>
                            <w:delText>Johan Kindgren</w:delText>
                          </w:r>
                        </w:del>
                      </w:p>
                      <w:p w14:paraId="319E1CEE" w14:textId="77777777" w:rsidR="008641D8" w:rsidRDefault="008641D8" w:rsidP="0008258C">
                        <w:pPr>
                          <w:pStyle w:val="Sidfot"/>
                          <w:rPr>
                            <w:del w:id="230" w:author="2.1RC1" w:date="2013-12-11T22:33:00Z"/>
                            <w:b/>
                            <w:i/>
                          </w:rPr>
                        </w:pPr>
                        <w:del w:id="231" w:author="2.1RC1" w:date="2013-12-11T22:33:00Z">
                          <w:r>
                            <w:rPr>
                              <w:b/>
                              <w:i/>
                            </w:rPr>
                            <w:delText>Marcus Claus</w:delText>
                          </w:r>
                        </w:del>
                      </w:p>
                      <w:p w14:paraId="19C8A61D" w14:textId="77777777" w:rsidR="008F5B40" w:rsidRDefault="008F5B40" w:rsidP="0008258C">
                        <w:pPr>
                          <w:pStyle w:val="Sidfot"/>
                          <w:rPr>
                            <w:del w:id="232" w:author="2.1RC1" w:date="2013-12-11T22:33:00Z"/>
                            <w:b/>
                            <w:i/>
                          </w:rPr>
                        </w:pPr>
                        <w:del w:id="233" w:author="2.1RC1" w:date="2013-12-11T22:33:00Z">
                          <w:r>
                            <w:rPr>
                              <w:b/>
                              <w:i/>
                            </w:rPr>
                            <w:delText>Catrin Johnson</w:delText>
                          </w:r>
                        </w:del>
                      </w:p>
                      <w:p w14:paraId="41995D3C" w14:textId="77777777" w:rsidR="00DB2312" w:rsidRDefault="00DB2312" w:rsidP="0008258C">
                        <w:pPr>
                          <w:pStyle w:val="Sidfot"/>
                          <w:rPr>
                            <w:del w:id="234" w:author="2.1RC1" w:date="2013-12-11T22:33:00Z"/>
                            <w:b/>
                            <w:i/>
                          </w:rPr>
                        </w:pPr>
                      </w:p>
                      <w:p w14:paraId="339A9134" w14:textId="77777777" w:rsidR="00DB2312" w:rsidRDefault="00DB2312" w:rsidP="0008258C">
                        <w:pPr>
                          <w:pStyle w:val="Sidfot"/>
                          <w:rPr>
                            <w:del w:id="235" w:author="2.1RC1" w:date="2013-12-11T22:33:00Z"/>
                            <w:b/>
                            <w:i/>
                          </w:rPr>
                        </w:pPr>
                        <w:del w:id="236" w:author="2.1RC1" w:date="2013-12-11T22:33:00Z">
                          <w:r>
                            <w:rPr>
                              <w:b/>
                              <w:i/>
                            </w:rPr>
                            <w:delText>Projektledning</w:delText>
                          </w:r>
                          <w:r w:rsidR="00A215ED">
                            <w:rPr>
                              <w:b/>
                              <w:i/>
                            </w:rPr>
                            <w:delText xml:space="preserve"> och koordinering</w:delText>
                          </w:r>
                          <w:r>
                            <w:rPr>
                              <w:b/>
                              <w:i/>
                            </w:rPr>
                            <w:delText>:</w:delText>
                          </w:r>
                        </w:del>
                      </w:p>
                      <w:p w14:paraId="4BC13987" w14:textId="77777777" w:rsidR="00DB2312" w:rsidRDefault="00DB2312" w:rsidP="0008258C">
                        <w:pPr>
                          <w:pStyle w:val="Sidfot"/>
                          <w:rPr>
                            <w:del w:id="237" w:author="2.1RC1" w:date="2013-12-11T22:33:00Z"/>
                            <w:b/>
                            <w:i/>
                          </w:rPr>
                        </w:pPr>
                      </w:p>
                      <w:p w14:paraId="4EC8CE61" w14:textId="77777777" w:rsidR="00DB2312" w:rsidRDefault="00DB2312" w:rsidP="0008258C">
                        <w:pPr>
                          <w:pStyle w:val="Sidfot"/>
                          <w:rPr>
                            <w:del w:id="238" w:author="2.1RC1" w:date="2013-12-11T22:33:00Z"/>
                            <w:b/>
                            <w:i/>
                          </w:rPr>
                        </w:pPr>
                        <w:del w:id="239" w:author="2.1RC1" w:date="2013-12-11T22:33:00Z">
                          <w:r>
                            <w:rPr>
                              <w:b/>
                              <w:i/>
                            </w:rPr>
                            <w:delText>Johan Eltes</w:delText>
                          </w:r>
                        </w:del>
                      </w:p>
                      <w:p w14:paraId="08A22D04" w14:textId="77777777" w:rsidR="00A215ED" w:rsidRDefault="00A215ED" w:rsidP="0008258C">
                        <w:pPr>
                          <w:pStyle w:val="Sidfot"/>
                          <w:rPr>
                            <w:del w:id="240" w:author="2.1RC1" w:date="2013-12-11T22:33:00Z"/>
                            <w:b/>
                            <w:i/>
                          </w:rPr>
                        </w:pPr>
                        <w:del w:id="241" w:author="2.1RC1" w:date="2013-12-11T22:33:00Z">
                          <w:r>
                            <w:rPr>
                              <w:b/>
                              <w:i/>
                            </w:rPr>
                            <w:delText>Elisabeth Wedensjö</w:delText>
                          </w:r>
                          <w:r w:rsidR="00CE4A4E">
                            <w:rPr>
                              <w:b/>
                              <w:i/>
                            </w:rPr>
                            <w:delText xml:space="preserve"> Österholm</w:delText>
                          </w:r>
                        </w:del>
                      </w:p>
                      <w:p w14:paraId="50A5BAC2" w14:textId="77777777" w:rsidR="00DB2312" w:rsidRDefault="00DB2312" w:rsidP="0008258C">
                        <w:pPr>
                          <w:pStyle w:val="Sidfot"/>
                          <w:rPr>
                            <w:del w:id="242" w:author="2.1RC1" w:date="2013-12-11T22:33:00Z"/>
                            <w:b/>
                            <w:i/>
                          </w:rPr>
                        </w:pPr>
                      </w:p>
                      <w:p w14:paraId="00FA892F" w14:textId="77777777" w:rsidR="00DB2312" w:rsidRDefault="00DB2312" w:rsidP="0008258C">
                        <w:pPr>
                          <w:pStyle w:val="Sidfot"/>
                          <w:rPr>
                            <w:del w:id="243" w:author="2.1RC1" w:date="2013-12-11T22:33:00Z"/>
                            <w:b/>
                            <w:i/>
                          </w:rPr>
                        </w:pPr>
                        <w:del w:id="244" w:author="2.1RC1" w:date="2013-12-11T22:33:00Z">
                          <w:r>
                            <w:rPr>
                              <w:b/>
                              <w:i/>
                            </w:rPr>
                            <w:delText>Beställare:</w:delText>
                          </w:r>
                        </w:del>
                      </w:p>
                      <w:p w14:paraId="266D8859" w14:textId="77777777" w:rsidR="00DB2312" w:rsidRDefault="00DB2312" w:rsidP="0008258C">
                        <w:pPr>
                          <w:pStyle w:val="Sidfot"/>
                          <w:rPr>
                            <w:del w:id="245" w:author="2.1RC1" w:date="2013-12-11T22:33:00Z"/>
                            <w:b/>
                            <w:i/>
                          </w:rPr>
                        </w:pPr>
                      </w:p>
                      <w:p w14:paraId="5314819E" w14:textId="77777777" w:rsidR="00DB2312" w:rsidRDefault="005A58F7" w:rsidP="0008258C">
                        <w:pPr>
                          <w:pStyle w:val="Sidfot"/>
                          <w:rPr>
                            <w:del w:id="246" w:author="2.1RC1" w:date="2013-12-11T22:33:00Z"/>
                            <w:b/>
                            <w:i/>
                          </w:rPr>
                        </w:pPr>
                        <w:del w:id="247" w:author="2.1RC1" w:date="2013-12-11T22:33:00Z">
                          <w:r>
                            <w:rPr>
                              <w:b/>
                              <w:i/>
                            </w:rPr>
                            <w:delText>CeHis</w:delText>
                          </w:r>
                          <w:r w:rsidR="00DB2312">
                            <w:rPr>
                              <w:b/>
                              <w:i/>
                            </w:rPr>
                            <w:delText xml:space="preserve"> </w:delText>
                          </w:r>
                        </w:del>
                      </w:p>
                      <w:p w14:paraId="54BD7415" w14:textId="77777777" w:rsidR="00DB2312" w:rsidRPr="00B43EE0" w:rsidRDefault="00DB2312" w:rsidP="00D218F3">
                        <w:pPr>
                          <w:rPr>
                            <w:del w:id="248" w:author="2.1RC1" w:date="2013-12-11T22:33:00Z"/>
                          </w:rPr>
                        </w:pPr>
                      </w:p>
                      <w:p w14:paraId="031B3E85" w14:textId="77777777" w:rsidR="00DB2312" w:rsidRPr="00B43EE0" w:rsidRDefault="00DB2312" w:rsidP="00D218F3">
                        <w:pPr>
                          <w:rPr>
                            <w:del w:id="249" w:author="2.1RC1" w:date="2013-12-11T22:33:00Z"/>
                          </w:rPr>
                        </w:pPr>
                      </w:p>
                      <w:p w14:paraId="473A3594" w14:textId="77777777" w:rsidR="00DB2312" w:rsidRPr="00B43EE0" w:rsidRDefault="00DB2312" w:rsidP="00D218F3">
                        <w:pPr>
                          <w:rPr>
                            <w:del w:id="250" w:author="2.1RC1" w:date="2013-12-11T22:33:00Z"/>
                          </w:rPr>
                        </w:pPr>
                      </w:p>
                    </w:txbxContent>
                  </v:textbox>
                  <w10:anchorlock/>
                </v:shape>
              </w:pict>
            </mc:Fallback>
          </mc:AlternateContent>
        </w:r>
      </w:del>
    </w:p>
    <w:p w14:paraId="62D37E79" w14:textId="77777777" w:rsidR="0004699C" w:rsidRPr="00DB1A1C" w:rsidRDefault="0004699C" w:rsidP="0004699C">
      <w:pPr>
        <w:rPr>
          <w:ins w:id="251" w:author="2.1RC1" w:date="2013-12-11T22:33:00Z"/>
        </w:rPr>
      </w:pPr>
    </w:p>
    <w:p w14:paraId="4F0726A8" w14:textId="77777777" w:rsidR="0004699C" w:rsidRPr="00DB1A1C" w:rsidRDefault="0004699C" w:rsidP="0004699C">
      <w:pPr>
        <w:rPr>
          <w:ins w:id="252" w:author="2.1RC1" w:date="2013-12-11T22:33:00Z"/>
        </w:rPr>
      </w:pPr>
    </w:p>
    <w:p w14:paraId="4C36AD8B" w14:textId="77777777" w:rsidR="0004699C" w:rsidRPr="00DB1A1C" w:rsidRDefault="0004699C" w:rsidP="0004699C">
      <w:pPr>
        <w:rPr>
          <w:ins w:id="253" w:author="2.1RC1" w:date="2013-12-11T22:33:00Z"/>
        </w:rPr>
      </w:pPr>
    </w:p>
    <w:p w14:paraId="3E54F9F7" w14:textId="77777777" w:rsidR="0004699C" w:rsidRPr="00DB1A1C" w:rsidRDefault="0004699C" w:rsidP="0004699C">
      <w:pPr>
        <w:rPr>
          <w:ins w:id="254" w:author="2.1RC1" w:date="2013-12-11T22:33:00Z"/>
        </w:rPr>
      </w:pPr>
    </w:p>
    <w:p w14:paraId="56DF799B" w14:textId="77777777" w:rsidR="0004699C" w:rsidRPr="00DB1A1C" w:rsidRDefault="0004699C" w:rsidP="0004699C">
      <w:pPr>
        <w:rPr>
          <w:ins w:id="255" w:author="2.1RC1" w:date="2013-12-11T22:33:00Z"/>
        </w:rPr>
      </w:pPr>
    </w:p>
    <w:p w14:paraId="4D4C6D51" w14:textId="77777777" w:rsidR="0004699C" w:rsidRPr="00DB1A1C" w:rsidRDefault="0004699C" w:rsidP="0004699C">
      <w:pPr>
        <w:rPr>
          <w:ins w:id="256" w:author="2.1RC1" w:date="2013-12-11T22:33:00Z"/>
        </w:rPr>
      </w:pPr>
    </w:p>
    <w:p w14:paraId="1BABE3ED" w14:textId="77777777" w:rsidR="0004699C" w:rsidRPr="00DB1A1C" w:rsidRDefault="0004699C" w:rsidP="0004699C">
      <w:pPr>
        <w:rPr>
          <w:ins w:id="257" w:author="2.1RC1" w:date="2013-12-11T22:33:00Z"/>
        </w:rPr>
      </w:pPr>
    </w:p>
    <w:p w14:paraId="6B0A04CD" w14:textId="2C53BC36" w:rsidR="0004699C" w:rsidRPr="00DB1A1C" w:rsidRDefault="0004699C" w:rsidP="0004699C">
      <w:pPr>
        <w:rPr>
          <w:ins w:id="258" w:author="2.1RC1" w:date="2013-12-11T22:33:00Z"/>
        </w:rPr>
      </w:pPr>
    </w:p>
    <w:p w14:paraId="2368378A" w14:textId="70276D64" w:rsidR="0004699C" w:rsidRPr="00DB1A1C" w:rsidRDefault="0004699C" w:rsidP="0004699C">
      <w:pPr>
        <w:rPr>
          <w:ins w:id="259" w:author="2.1RC1" w:date="2013-12-11T22:33:00Z"/>
        </w:rPr>
      </w:pPr>
    </w:p>
    <w:p w14:paraId="339C8160" w14:textId="161C1705" w:rsidR="00D218F3" w:rsidRPr="00DB1A1C" w:rsidRDefault="0004699C" w:rsidP="0004699C">
      <w:pPr>
        <w:tabs>
          <w:tab w:val="left" w:pos="1539"/>
        </w:tabs>
        <w:rPr>
          <w:ins w:id="260" w:author="2.1RC1" w:date="2013-12-11T22:33:00Z"/>
        </w:rPr>
      </w:pPr>
      <w:ins w:id="261" w:author="2.1RC1" w:date="2013-12-11T22:33:00Z">
        <w:r w:rsidRPr="00DB1A1C">
          <w:tab/>
        </w:r>
      </w:ins>
    </w:p>
    <w:p w14:paraId="5A7615B3" w14:textId="26E8D68C" w:rsidR="00D218F3" w:rsidRPr="00BC5B0B" w:rsidRDefault="00C40FF2" w:rsidP="00D218F3">
      <w:pPr>
        <w:rPr>
          <w:ins w:id="262" w:author="2.1RC1" w:date="2013-12-11T22:33:00Z"/>
          <w:sz w:val="20"/>
          <w:szCs w:val="20"/>
        </w:rPr>
      </w:pPr>
      <w:ins w:id="263" w:author="2.1RC1" w:date="2013-12-11T22:33:00Z">
        <w:r w:rsidRPr="00BC5B0B">
          <w:rPr>
            <w:noProof/>
            <w:color w:val="FF0000"/>
          </w:rPr>
          <w:lastRenderedPageBreak/>
          <mc:AlternateContent>
            <mc:Choice Requires="wps">
              <w:drawing>
                <wp:inline distT="0" distB="0" distL="0" distR="0" wp14:anchorId="20DA7512" wp14:editId="53140DE4">
                  <wp:extent cx="3168650" cy="3681730"/>
                  <wp:effectExtent l="0" t="0" r="31750" b="2667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0" cy="3681730"/>
                          </a:xfrm>
                          <a:prstGeom prst="rect">
                            <a:avLst/>
                          </a:prstGeom>
                          <a:solidFill>
                            <a:srgbClr val="DDDDDD"/>
                          </a:solidFill>
                          <a:ln w="9525">
                            <a:solidFill>
                              <a:srgbClr val="000000"/>
                            </a:solidFill>
                            <a:miter lim="800000"/>
                            <a:headEnd/>
                            <a:tailEnd/>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08B3012D" w14:textId="77777777" w:rsidR="00827EA2" w:rsidRDefault="00827EA2" w:rsidP="00D218F3">
                              <w:pPr>
                                <w:pStyle w:val="Sidfot"/>
                                <w:rPr>
                                  <w:ins w:id="264" w:author="2.1RC1" w:date="2013-12-11T22:33:00Z"/>
                                  <w:b/>
                                  <w:i/>
                                </w:rPr>
                              </w:pPr>
                              <w:ins w:id="265" w:author="2.1RC1" w:date="2013-12-11T22:33:00Z">
                                <w:r w:rsidRPr="00FE3AAD">
                                  <w:rPr>
                                    <w:b/>
                                    <w:i/>
                                  </w:rPr>
                                  <w:t>I arbetet har följande personer deltagit:</w:t>
                                </w:r>
                              </w:ins>
                            </w:p>
                            <w:p w14:paraId="4EF9015E" w14:textId="77777777" w:rsidR="00827EA2" w:rsidRDefault="00827EA2" w:rsidP="00D218F3">
                              <w:pPr>
                                <w:pStyle w:val="Sidfot"/>
                                <w:rPr>
                                  <w:ins w:id="266" w:author="2.1RC1" w:date="2013-12-11T22:33:00Z"/>
                                  <w:b/>
                                  <w:i/>
                                </w:rPr>
                              </w:pPr>
                            </w:p>
                            <w:p w14:paraId="491D3AD6" w14:textId="4B98BDB5" w:rsidR="00827EA2" w:rsidRDefault="00827EA2" w:rsidP="00D218F3">
                              <w:pPr>
                                <w:pStyle w:val="Sidfot"/>
                                <w:rPr>
                                  <w:ins w:id="267" w:author="2.1RC1" w:date="2013-12-11T22:33:00Z"/>
                                  <w:b/>
                                  <w:i/>
                                </w:rPr>
                              </w:pPr>
                              <w:ins w:id="268" w:author="2.1RC1" w:date="2013-12-11T22:33:00Z">
                                <w:r>
                                  <w:rPr>
                                    <w:b/>
                                    <w:i/>
                                  </w:rPr>
                                  <w:t>Projektgrupp:</w:t>
                                </w:r>
                              </w:ins>
                            </w:p>
                            <w:p w14:paraId="1F66F383" w14:textId="77777777" w:rsidR="00827EA2" w:rsidRDefault="00827EA2" w:rsidP="00D218F3">
                              <w:pPr>
                                <w:pStyle w:val="Sidfot"/>
                                <w:rPr>
                                  <w:ins w:id="269" w:author="2.1RC1" w:date="2013-12-11T22:33:00Z"/>
                                  <w:b/>
                                  <w:i/>
                                </w:rPr>
                              </w:pPr>
                            </w:p>
                            <w:p w14:paraId="2BD74928" w14:textId="5574364B" w:rsidR="00827EA2" w:rsidRDefault="00827EA2" w:rsidP="00D218F3">
                              <w:pPr>
                                <w:pStyle w:val="Sidfot"/>
                                <w:rPr>
                                  <w:ins w:id="270" w:author="2.1RC1" w:date="2013-12-11T22:33:00Z"/>
                                  <w:b/>
                                  <w:i/>
                                </w:rPr>
                              </w:pPr>
                              <w:ins w:id="271" w:author="2.1RC1" w:date="2013-12-11T22:33:00Z">
                                <w:r>
                                  <w:rPr>
                                    <w:b/>
                                    <w:i/>
                                  </w:rPr>
                                  <w:t>Maria Andersson de Vicente, Mawell</w:t>
                                </w:r>
                              </w:ins>
                            </w:p>
                            <w:p w14:paraId="5F7BB64C" w14:textId="31DB127C" w:rsidR="00827EA2" w:rsidRDefault="00827EA2" w:rsidP="00D218F3">
                              <w:pPr>
                                <w:pStyle w:val="Sidfot"/>
                                <w:rPr>
                                  <w:ins w:id="272" w:author="2.1RC1" w:date="2013-12-11T22:33:00Z"/>
                                  <w:b/>
                                  <w:i/>
                                </w:rPr>
                              </w:pPr>
                              <w:ins w:id="273" w:author="2.1RC1" w:date="2013-12-11T22:33:00Z">
                                <w:r>
                                  <w:rPr>
                                    <w:b/>
                                    <w:i/>
                                  </w:rPr>
                                  <w:t xml:space="preserve">Marco De Luca, </w:t>
                                </w:r>
                                <w:r w:rsidR="00C50028">
                                  <w:rPr>
                                    <w:b/>
                                    <w:i/>
                                  </w:rPr>
                                  <w:t>De Luca Consulting</w:t>
                                </w:r>
                              </w:ins>
                            </w:p>
                            <w:p w14:paraId="0166F93D" w14:textId="6674564D" w:rsidR="00827EA2" w:rsidRDefault="00827EA2" w:rsidP="00D218F3">
                              <w:pPr>
                                <w:pStyle w:val="Sidfot"/>
                                <w:rPr>
                                  <w:ins w:id="274" w:author="2.1RC1" w:date="2013-12-11T22:33:00Z"/>
                                  <w:b/>
                                  <w:i/>
                                </w:rPr>
                              </w:pPr>
                              <w:ins w:id="275" w:author="2.1RC1" w:date="2013-12-11T22:33:00Z">
                                <w:r>
                                  <w:rPr>
                                    <w:b/>
                                    <w:i/>
                                  </w:rPr>
                                  <w:t>Magnus Ekstrand, Callista</w:t>
                                </w:r>
                              </w:ins>
                            </w:p>
                            <w:p w14:paraId="181FAA35" w14:textId="47A6C94A" w:rsidR="00827EA2" w:rsidRDefault="00827EA2" w:rsidP="00D218F3">
                              <w:pPr>
                                <w:pStyle w:val="Sidfot"/>
                                <w:rPr>
                                  <w:ins w:id="276" w:author="2.1RC1" w:date="2013-12-11T22:33:00Z"/>
                                  <w:b/>
                                  <w:i/>
                                </w:rPr>
                              </w:pPr>
                              <w:ins w:id="277" w:author="2.1RC1" w:date="2013-12-11T22:33:00Z">
                                <w:r>
                                  <w:rPr>
                                    <w:b/>
                                    <w:i/>
                                  </w:rPr>
                                  <w:t xml:space="preserve">Johan Eltes, </w:t>
                                </w:r>
                                <w:r w:rsidR="006E59F7">
                                  <w:rPr>
                                    <w:b/>
                                    <w:i/>
                                  </w:rPr>
                                  <w:t>Cynergia</w:t>
                                </w:r>
                              </w:ins>
                            </w:p>
                            <w:p w14:paraId="23F76671" w14:textId="6521BA91" w:rsidR="00827EA2" w:rsidRDefault="00827EA2" w:rsidP="00D218F3">
                              <w:pPr>
                                <w:pStyle w:val="Sidfot"/>
                                <w:rPr>
                                  <w:ins w:id="278" w:author="2.1RC1" w:date="2013-12-11T22:33:00Z"/>
                                  <w:b/>
                                  <w:i/>
                                </w:rPr>
                              </w:pPr>
                              <w:ins w:id="279" w:author="2.1RC1" w:date="2013-12-11T22:33:00Z">
                                <w:r>
                                  <w:rPr>
                                    <w:b/>
                                    <w:i/>
                                  </w:rPr>
                                  <w:t>Lennart Eriksson, CeHis</w:t>
                                </w:r>
                              </w:ins>
                            </w:p>
                            <w:p w14:paraId="5EBF459A" w14:textId="6ADE153E" w:rsidR="00827EA2" w:rsidRDefault="00827EA2" w:rsidP="00D218F3">
                              <w:pPr>
                                <w:pStyle w:val="Sidfot"/>
                                <w:rPr>
                                  <w:ins w:id="280" w:author="2.1RC1" w:date="2013-12-11T22:33:00Z"/>
                                  <w:b/>
                                  <w:i/>
                                </w:rPr>
                              </w:pPr>
                              <w:ins w:id="281" w:author="2.1RC1" w:date="2013-12-11T22:33:00Z">
                                <w:r>
                                  <w:rPr>
                                    <w:b/>
                                    <w:i/>
                                  </w:rPr>
                                  <w:t>Björn Skeppner, Inera</w:t>
                                </w:r>
                              </w:ins>
                            </w:p>
                            <w:p w14:paraId="72F22F86" w14:textId="1819588E" w:rsidR="00827EA2" w:rsidRDefault="00827EA2" w:rsidP="00D218F3">
                              <w:pPr>
                                <w:pStyle w:val="Sidfot"/>
                                <w:rPr>
                                  <w:ins w:id="282" w:author="2.1RC1" w:date="2013-12-11T22:33:00Z"/>
                                  <w:b/>
                                  <w:i/>
                                </w:rPr>
                              </w:pPr>
                              <w:ins w:id="283" w:author="2.1RC1" w:date="2013-12-11T22:33:00Z">
                                <w:r>
                                  <w:rPr>
                                    <w:b/>
                                    <w:i/>
                                  </w:rPr>
                                  <w:t>Thomas Slitberg, Mawell</w:t>
                                </w:r>
                              </w:ins>
                            </w:p>
                            <w:p w14:paraId="41B65920" w14:textId="71B42563" w:rsidR="00827EA2" w:rsidRPr="00FE3AAD" w:rsidRDefault="00827EA2" w:rsidP="00D218F3">
                              <w:pPr>
                                <w:pStyle w:val="Sidfot"/>
                                <w:rPr>
                                  <w:ins w:id="284" w:author="2.1RC1" w:date="2013-12-11T22:33:00Z"/>
                                  <w:b/>
                                  <w:i/>
                                </w:rPr>
                              </w:pPr>
                              <w:ins w:id="285" w:author="2.1RC1" w:date="2013-12-11T22:33:00Z">
                                <w:r>
                                  <w:rPr>
                                    <w:b/>
                                    <w:i/>
                                  </w:rPr>
                                  <w:t>Björn Strihagen, Inera</w:t>
                                </w:r>
                              </w:ins>
                            </w:p>
                            <w:p w14:paraId="33C395D9" w14:textId="77777777" w:rsidR="00827EA2" w:rsidRDefault="00827EA2" w:rsidP="0008258C">
                              <w:pPr>
                                <w:pStyle w:val="Sidfot"/>
                                <w:rPr>
                                  <w:ins w:id="286" w:author="2.1RC1" w:date="2013-12-11T22:33:00Z"/>
                                  <w:b/>
                                  <w:i/>
                                </w:rPr>
                              </w:pPr>
                              <w:ins w:id="287" w:author="2.1RC1" w:date="2013-12-11T22:33:00Z">
                                <w:r>
                                  <w:rPr>
                                    <w:b/>
                                    <w:i/>
                                  </w:rPr>
                                  <w:t>Fredrik Ström, Mawell</w:t>
                                </w:r>
                              </w:ins>
                            </w:p>
                            <w:p w14:paraId="7065DF4E" w14:textId="0F34ADD9" w:rsidR="00827EA2" w:rsidRDefault="00827EA2" w:rsidP="0008258C">
                              <w:pPr>
                                <w:pStyle w:val="Sidfot"/>
                                <w:rPr>
                                  <w:ins w:id="288" w:author="2.1RC1" w:date="2013-12-11T22:33:00Z"/>
                                  <w:b/>
                                  <w:i/>
                                </w:rPr>
                              </w:pPr>
                              <w:ins w:id="289" w:author="2.1RC1" w:date="2013-12-11T22:33:00Z">
                                <w:r>
                                  <w:rPr>
                                    <w:b/>
                                    <w:i/>
                                  </w:rPr>
                                  <w:t>Björn Genfors, Mawell</w:t>
                                </w:r>
                              </w:ins>
                            </w:p>
                            <w:p w14:paraId="3DB2AFC8" w14:textId="77777777" w:rsidR="00827EA2" w:rsidRDefault="00827EA2" w:rsidP="0008258C">
                              <w:pPr>
                                <w:pStyle w:val="Sidfot"/>
                                <w:rPr>
                                  <w:ins w:id="290" w:author="2.1RC1" w:date="2013-12-11T22:33:00Z"/>
                                  <w:b/>
                                  <w:i/>
                                </w:rPr>
                              </w:pPr>
                            </w:p>
                            <w:p w14:paraId="4A431A8E" w14:textId="24B575D0" w:rsidR="00827EA2" w:rsidRDefault="00827EA2" w:rsidP="0008258C">
                              <w:pPr>
                                <w:pStyle w:val="Sidfot"/>
                                <w:rPr>
                                  <w:ins w:id="291" w:author="2.1RC1" w:date="2013-12-11T22:33:00Z"/>
                                  <w:b/>
                                  <w:i/>
                                </w:rPr>
                              </w:pPr>
                              <w:ins w:id="292" w:author="2.1RC1" w:date="2013-12-11T22:33:00Z">
                                <w:r>
                                  <w:rPr>
                                    <w:b/>
                                    <w:i/>
                                  </w:rPr>
                                  <w:t>Projektledning:</w:t>
                                </w:r>
                              </w:ins>
                            </w:p>
                            <w:p w14:paraId="607582CE" w14:textId="77777777" w:rsidR="00827EA2" w:rsidRDefault="00827EA2" w:rsidP="0008258C">
                              <w:pPr>
                                <w:pStyle w:val="Sidfot"/>
                                <w:rPr>
                                  <w:ins w:id="293" w:author="2.1RC1" w:date="2013-12-11T22:33:00Z"/>
                                  <w:b/>
                                  <w:i/>
                                </w:rPr>
                              </w:pPr>
                            </w:p>
                            <w:p w14:paraId="45227B97" w14:textId="1D2EB6C8" w:rsidR="00827EA2" w:rsidRDefault="00827EA2" w:rsidP="0008258C">
                              <w:pPr>
                                <w:pStyle w:val="Sidfot"/>
                                <w:rPr>
                                  <w:ins w:id="294" w:author="2.1RC1" w:date="2013-12-11T22:33:00Z"/>
                                  <w:b/>
                                  <w:i/>
                                </w:rPr>
                              </w:pPr>
                              <w:ins w:id="295" w:author="2.1RC1" w:date="2013-12-11T22:33:00Z">
                                <w:r>
                                  <w:rPr>
                                    <w:b/>
                                    <w:i/>
                                  </w:rPr>
                                  <w:t xml:space="preserve">Johan Eltes, </w:t>
                                </w:r>
                                <w:r w:rsidR="00814C24">
                                  <w:rPr>
                                    <w:b/>
                                    <w:i/>
                                  </w:rPr>
                                  <w:t>Cynergia</w:t>
                                </w:r>
                              </w:ins>
                            </w:p>
                            <w:p w14:paraId="56EC2BB7" w14:textId="77777777" w:rsidR="00827EA2" w:rsidRDefault="00827EA2" w:rsidP="0008258C">
                              <w:pPr>
                                <w:pStyle w:val="Sidfot"/>
                                <w:rPr>
                                  <w:ins w:id="296" w:author="2.1RC1" w:date="2013-12-11T22:33:00Z"/>
                                  <w:b/>
                                  <w:i/>
                                </w:rPr>
                              </w:pPr>
                            </w:p>
                            <w:p w14:paraId="2744DEAE" w14:textId="0E1FADFC" w:rsidR="00827EA2" w:rsidRDefault="00827EA2" w:rsidP="0008258C">
                              <w:pPr>
                                <w:pStyle w:val="Sidfot"/>
                                <w:rPr>
                                  <w:ins w:id="297" w:author="2.1RC1" w:date="2013-12-11T22:33:00Z"/>
                                  <w:b/>
                                  <w:i/>
                                </w:rPr>
                              </w:pPr>
                              <w:ins w:id="298" w:author="2.1RC1" w:date="2013-12-11T22:33:00Z">
                                <w:r>
                                  <w:rPr>
                                    <w:b/>
                                    <w:i/>
                                  </w:rPr>
                                  <w:t>Beställare:</w:t>
                                </w:r>
                              </w:ins>
                            </w:p>
                            <w:p w14:paraId="1727F54D" w14:textId="77777777" w:rsidR="00827EA2" w:rsidRDefault="00827EA2" w:rsidP="0008258C">
                              <w:pPr>
                                <w:pStyle w:val="Sidfot"/>
                                <w:rPr>
                                  <w:ins w:id="299" w:author="2.1RC1" w:date="2013-12-11T22:33:00Z"/>
                                  <w:b/>
                                  <w:i/>
                                </w:rPr>
                              </w:pPr>
                            </w:p>
                            <w:p w14:paraId="181F918E" w14:textId="7EDAA33E" w:rsidR="00827EA2" w:rsidRDefault="00827EA2" w:rsidP="0008258C">
                              <w:pPr>
                                <w:pStyle w:val="Sidfot"/>
                                <w:rPr>
                                  <w:ins w:id="300" w:author="2.1RC1" w:date="2013-12-11T22:33:00Z"/>
                                  <w:b/>
                                  <w:i/>
                                </w:rPr>
                              </w:pPr>
                              <w:ins w:id="301" w:author="2.1RC1" w:date="2013-12-11T22:33:00Z">
                                <w:r>
                                  <w:rPr>
                                    <w:b/>
                                    <w:i/>
                                  </w:rPr>
                                  <w:t xml:space="preserve">Nina Lundberg, SLL HSF </w:t>
                                </w:r>
                              </w:ins>
                            </w:p>
                            <w:p w14:paraId="5640D950" w14:textId="77777777" w:rsidR="00827EA2" w:rsidRPr="00B43EE0" w:rsidRDefault="00827EA2" w:rsidP="00D218F3">
                              <w:pPr>
                                <w:rPr>
                                  <w:ins w:id="302" w:author="2.1RC1" w:date="2013-12-11T22:33:00Z"/>
                                </w:rPr>
                              </w:pPr>
                            </w:p>
                            <w:p w14:paraId="10DDB439" w14:textId="77777777" w:rsidR="00827EA2" w:rsidRPr="00B43EE0" w:rsidRDefault="00827EA2" w:rsidP="00D218F3">
                              <w:pPr>
                                <w:rPr>
                                  <w:ins w:id="303" w:author="2.1RC1" w:date="2013-12-11T22:33:00Z"/>
                                </w:rPr>
                              </w:pPr>
                            </w:p>
                            <w:p w14:paraId="2457A03D" w14:textId="77777777" w:rsidR="00827EA2" w:rsidRPr="00B43EE0" w:rsidRDefault="00827EA2" w:rsidP="00D218F3">
                              <w:pPr>
                                <w:rPr>
                                  <w:ins w:id="304" w:author="2.1RC1" w:date="2013-12-11T22:33:00Z"/>
                                </w:rPr>
                              </w:pPr>
                            </w:p>
                          </w:txbxContent>
                        </wps:txbx>
                        <wps:bodyPr rot="0" vert="horz" wrap="square" lIns="91440" tIns="45720" rIns="91440" bIns="45720" anchor="t" anchorCtr="0" upright="1">
                          <a:noAutofit/>
                        </wps:bodyPr>
                      </wps:wsp>
                    </a:graphicData>
                  </a:graphic>
                </wp:inline>
              </w:drawing>
            </mc:Choice>
            <mc:Fallback>
              <w:pict>
                <v:shape id="_x0000_s1027"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w:txbxContent>
                      <w:p w14:paraId="08B3012D" w14:textId="77777777" w:rsidR="00827EA2" w:rsidRDefault="00827EA2" w:rsidP="00D218F3">
                        <w:pPr>
                          <w:pStyle w:val="Sidfot"/>
                          <w:rPr>
                            <w:ins w:id="305" w:author="2.1RC1" w:date="2013-12-11T22:33:00Z"/>
                            <w:b/>
                            <w:i/>
                          </w:rPr>
                        </w:pPr>
                        <w:ins w:id="306" w:author="2.1RC1" w:date="2013-12-11T22:33:00Z">
                          <w:r w:rsidRPr="00FE3AAD">
                            <w:rPr>
                              <w:b/>
                              <w:i/>
                            </w:rPr>
                            <w:t>I arbetet har följande personer deltagit:</w:t>
                          </w:r>
                        </w:ins>
                      </w:p>
                      <w:p w14:paraId="4EF9015E" w14:textId="77777777" w:rsidR="00827EA2" w:rsidRDefault="00827EA2" w:rsidP="00D218F3">
                        <w:pPr>
                          <w:pStyle w:val="Sidfot"/>
                          <w:rPr>
                            <w:ins w:id="307" w:author="2.1RC1" w:date="2013-12-11T22:33:00Z"/>
                            <w:b/>
                            <w:i/>
                          </w:rPr>
                        </w:pPr>
                      </w:p>
                      <w:p w14:paraId="491D3AD6" w14:textId="4B98BDB5" w:rsidR="00827EA2" w:rsidRDefault="00827EA2" w:rsidP="00D218F3">
                        <w:pPr>
                          <w:pStyle w:val="Sidfot"/>
                          <w:rPr>
                            <w:ins w:id="308" w:author="2.1RC1" w:date="2013-12-11T22:33:00Z"/>
                            <w:b/>
                            <w:i/>
                          </w:rPr>
                        </w:pPr>
                        <w:ins w:id="309" w:author="2.1RC1" w:date="2013-12-11T22:33:00Z">
                          <w:r>
                            <w:rPr>
                              <w:b/>
                              <w:i/>
                            </w:rPr>
                            <w:t>Projektgrupp:</w:t>
                          </w:r>
                        </w:ins>
                      </w:p>
                      <w:p w14:paraId="1F66F383" w14:textId="77777777" w:rsidR="00827EA2" w:rsidRDefault="00827EA2" w:rsidP="00D218F3">
                        <w:pPr>
                          <w:pStyle w:val="Sidfot"/>
                          <w:rPr>
                            <w:ins w:id="310" w:author="2.1RC1" w:date="2013-12-11T22:33:00Z"/>
                            <w:b/>
                            <w:i/>
                          </w:rPr>
                        </w:pPr>
                      </w:p>
                      <w:p w14:paraId="2BD74928" w14:textId="5574364B" w:rsidR="00827EA2" w:rsidRDefault="00827EA2" w:rsidP="00D218F3">
                        <w:pPr>
                          <w:pStyle w:val="Sidfot"/>
                          <w:rPr>
                            <w:ins w:id="311" w:author="2.1RC1" w:date="2013-12-11T22:33:00Z"/>
                            <w:b/>
                            <w:i/>
                          </w:rPr>
                        </w:pPr>
                        <w:ins w:id="312" w:author="2.1RC1" w:date="2013-12-11T22:33:00Z">
                          <w:r>
                            <w:rPr>
                              <w:b/>
                              <w:i/>
                            </w:rPr>
                            <w:t>Maria Andersson de Vicente, Mawell</w:t>
                          </w:r>
                        </w:ins>
                      </w:p>
                      <w:p w14:paraId="5F7BB64C" w14:textId="31DB127C" w:rsidR="00827EA2" w:rsidRDefault="00827EA2" w:rsidP="00D218F3">
                        <w:pPr>
                          <w:pStyle w:val="Sidfot"/>
                          <w:rPr>
                            <w:ins w:id="313" w:author="2.1RC1" w:date="2013-12-11T22:33:00Z"/>
                            <w:b/>
                            <w:i/>
                          </w:rPr>
                        </w:pPr>
                        <w:ins w:id="314" w:author="2.1RC1" w:date="2013-12-11T22:33:00Z">
                          <w:r>
                            <w:rPr>
                              <w:b/>
                              <w:i/>
                            </w:rPr>
                            <w:t xml:space="preserve">Marco De Luca, </w:t>
                          </w:r>
                          <w:r w:rsidR="00C50028">
                            <w:rPr>
                              <w:b/>
                              <w:i/>
                            </w:rPr>
                            <w:t>De Luca Consulting</w:t>
                          </w:r>
                        </w:ins>
                      </w:p>
                      <w:p w14:paraId="0166F93D" w14:textId="6674564D" w:rsidR="00827EA2" w:rsidRDefault="00827EA2" w:rsidP="00D218F3">
                        <w:pPr>
                          <w:pStyle w:val="Sidfot"/>
                          <w:rPr>
                            <w:ins w:id="315" w:author="2.1RC1" w:date="2013-12-11T22:33:00Z"/>
                            <w:b/>
                            <w:i/>
                          </w:rPr>
                        </w:pPr>
                        <w:ins w:id="316" w:author="2.1RC1" w:date="2013-12-11T22:33:00Z">
                          <w:r>
                            <w:rPr>
                              <w:b/>
                              <w:i/>
                            </w:rPr>
                            <w:t>Magnus Ekstrand, Callista</w:t>
                          </w:r>
                        </w:ins>
                      </w:p>
                      <w:p w14:paraId="181FAA35" w14:textId="47A6C94A" w:rsidR="00827EA2" w:rsidRDefault="00827EA2" w:rsidP="00D218F3">
                        <w:pPr>
                          <w:pStyle w:val="Sidfot"/>
                          <w:rPr>
                            <w:ins w:id="317" w:author="2.1RC1" w:date="2013-12-11T22:33:00Z"/>
                            <w:b/>
                            <w:i/>
                          </w:rPr>
                        </w:pPr>
                        <w:ins w:id="318" w:author="2.1RC1" w:date="2013-12-11T22:33:00Z">
                          <w:r>
                            <w:rPr>
                              <w:b/>
                              <w:i/>
                            </w:rPr>
                            <w:t xml:space="preserve">Johan Eltes, </w:t>
                          </w:r>
                          <w:r w:rsidR="006E59F7">
                            <w:rPr>
                              <w:b/>
                              <w:i/>
                            </w:rPr>
                            <w:t>Cynergia</w:t>
                          </w:r>
                        </w:ins>
                      </w:p>
                      <w:p w14:paraId="23F76671" w14:textId="6521BA91" w:rsidR="00827EA2" w:rsidRDefault="00827EA2" w:rsidP="00D218F3">
                        <w:pPr>
                          <w:pStyle w:val="Sidfot"/>
                          <w:rPr>
                            <w:ins w:id="319" w:author="2.1RC1" w:date="2013-12-11T22:33:00Z"/>
                            <w:b/>
                            <w:i/>
                          </w:rPr>
                        </w:pPr>
                        <w:ins w:id="320" w:author="2.1RC1" w:date="2013-12-11T22:33:00Z">
                          <w:r>
                            <w:rPr>
                              <w:b/>
                              <w:i/>
                            </w:rPr>
                            <w:t>Lennart Eriksson, CeHis</w:t>
                          </w:r>
                        </w:ins>
                      </w:p>
                      <w:p w14:paraId="5EBF459A" w14:textId="6ADE153E" w:rsidR="00827EA2" w:rsidRDefault="00827EA2" w:rsidP="00D218F3">
                        <w:pPr>
                          <w:pStyle w:val="Sidfot"/>
                          <w:rPr>
                            <w:ins w:id="321" w:author="2.1RC1" w:date="2013-12-11T22:33:00Z"/>
                            <w:b/>
                            <w:i/>
                          </w:rPr>
                        </w:pPr>
                        <w:ins w:id="322" w:author="2.1RC1" w:date="2013-12-11T22:33:00Z">
                          <w:r>
                            <w:rPr>
                              <w:b/>
                              <w:i/>
                            </w:rPr>
                            <w:t>Björn Skeppner, Inera</w:t>
                          </w:r>
                        </w:ins>
                      </w:p>
                      <w:p w14:paraId="72F22F86" w14:textId="1819588E" w:rsidR="00827EA2" w:rsidRDefault="00827EA2" w:rsidP="00D218F3">
                        <w:pPr>
                          <w:pStyle w:val="Sidfot"/>
                          <w:rPr>
                            <w:ins w:id="323" w:author="2.1RC1" w:date="2013-12-11T22:33:00Z"/>
                            <w:b/>
                            <w:i/>
                          </w:rPr>
                        </w:pPr>
                        <w:ins w:id="324" w:author="2.1RC1" w:date="2013-12-11T22:33:00Z">
                          <w:r>
                            <w:rPr>
                              <w:b/>
                              <w:i/>
                            </w:rPr>
                            <w:t>Thomas Slitberg, Mawell</w:t>
                          </w:r>
                        </w:ins>
                      </w:p>
                      <w:p w14:paraId="41B65920" w14:textId="71B42563" w:rsidR="00827EA2" w:rsidRPr="00FE3AAD" w:rsidRDefault="00827EA2" w:rsidP="00D218F3">
                        <w:pPr>
                          <w:pStyle w:val="Sidfot"/>
                          <w:rPr>
                            <w:ins w:id="325" w:author="2.1RC1" w:date="2013-12-11T22:33:00Z"/>
                            <w:b/>
                            <w:i/>
                          </w:rPr>
                        </w:pPr>
                        <w:ins w:id="326" w:author="2.1RC1" w:date="2013-12-11T22:33:00Z">
                          <w:r>
                            <w:rPr>
                              <w:b/>
                              <w:i/>
                            </w:rPr>
                            <w:t>Björn Strihagen, Inera</w:t>
                          </w:r>
                        </w:ins>
                      </w:p>
                      <w:p w14:paraId="33C395D9" w14:textId="77777777" w:rsidR="00827EA2" w:rsidRDefault="00827EA2" w:rsidP="0008258C">
                        <w:pPr>
                          <w:pStyle w:val="Sidfot"/>
                          <w:rPr>
                            <w:ins w:id="327" w:author="2.1RC1" w:date="2013-12-11T22:33:00Z"/>
                            <w:b/>
                            <w:i/>
                          </w:rPr>
                        </w:pPr>
                        <w:ins w:id="328" w:author="2.1RC1" w:date="2013-12-11T22:33:00Z">
                          <w:r>
                            <w:rPr>
                              <w:b/>
                              <w:i/>
                            </w:rPr>
                            <w:t>Fredrik Ström, Mawell</w:t>
                          </w:r>
                        </w:ins>
                      </w:p>
                      <w:p w14:paraId="7065DF4E" w14:textId="0F34ADD9" w:rsidR="00827EA2" w:rsidRDefault="00827EA2" w:rsidP="0008258C">
                        <w:pPr>
                          <w:pStyle w:val="Sidfot"/>
                          <w:rPr>
                            <w:ins w:id="329" w:author="2.1RC1" w:date="2013-12-11T22:33:00Z"/>
                            <w:b/>
                            <w:i/>
                          </w:rPr>
                        </w:pPr>
                        <w:ins w:id="330" w:author="2.1RC1" w:date="2013-12-11T22:33:00Z">
                          <w:r>
                            <w:rPr>
                              <w:b/>
                              <w:i/>
                            </w:rPr>
                            <w:t>Björn Genfors, Mawell</w:t>
                          </w:r>
                        </w:ins>
                      </w:p>
                      <w:p w14:paraId="3DB2AFC8" w14:textId="77777777" w:rsidR="00827EA2" w:rsidRDefault="00827EA2" w:rsidP="0008258C">
                        <w:pPr>
                          <w:pStyle w:val="Sidfot"/>
                          <w:rPr>
                            <w:ins w:id="331" w:author="2.1RC1" w:date="2013-12-11T22:33:00Z"/>
                            <w:b/>
                            <w:i/>
                          </w:rPr>
                        </w:pPr>
                      </w:p>
                      <w:p w14:paraId="4A431A8E" w14:textId="24B575D0" w:rsidR="00827EA2" w:rsidRDefault="00827EA2" w:rsidP="0008258C">
                        <w:pPr>
                          <w:pStyle w:val="Sidfot"/>
                          <w:rPr>
                            <w:ins w:id="332" w:author="2.1RC1" w:date="2013-12-11T22:33:00Z"/>
                            <w:b/>
                            <w:i/>
                          </w:rPr>
                        </w:pPr>
                        <w:ins w:id="333" w:author="2.1RC1" w:date="2013-12-11T22:33:00Z">
                          <w:r>
                            <w:rPr>
                              <w:b/>
                              <w:i/>
                            </w:rPr>
                            <w:t>Projektledning:</w:t>
                          </w:r>
                        </w:ins>
                      </w:p>
                      <w:p w14:paraId="607582CE" w14:textId="77777777" w:rsidR="00827EA2" w:rsidRDefault="00827EA2" w:rsidP="0008258C">
                        <w:pPr>
                          <w:pStyle w:val="Sidfot"/>
                          <w:rPr>
                            <w:ins w:id="334" w:author="2.1RC1" w:date="2013-12-11T22:33:00Z"/>
                            <w:b/>
                            <w:i/>
                          </w:rPr>
                        </w:pPr>
                      </w:p>
                      <w:p w14:paraId="45227B97" w14:textId="1D2EB6C8" w:rsidR="00827EA2" w:rsidRDefault="00827EA2" w:rsidP="0008258C">
                        <w:pPr>
                          <w:pStyle w:val="Sidfot"/>
                          <w:rPr>
                            <w:ins w:id="335" w:author="2.1RC1" w:date="2013-12-11T22:33:00Z"/>
                            <w:b/>
                            <w:i/>
                          </w:rPr>
                        </w:pPr>
                        <w:ins w:id="336" w:author="2.1RC1" w:date="2013-12-11T22:33:00Z">
                          <w:r>
                            <w:rPr>
                              <w:b/>
                              <w:i/>
                            </w:rPr>
                            <w:t xml:space="preserve">Johan Eltes, </w:t>
                          </w:r>
                          <w:r w:rsidR="00814C24">
                            <w:rPr>
                              <w:b/>
                              <w:i/>
                            </w:rPr>
                            <w:t>Cynergia</w:t>
                          </w:r>
                        </w:ins>
                      </w:p>
                      <w:p w14:paraId="56EC2BB7" w14:textId="77777777" w:rsidR="00827EA2" w:rsidRDefault="00827EA2" w:rsidP="0008258C">
                        <w:pPr>
                          <w:pStyle w:val="Sidfot"/>
                          <w:rPr>
                            <w:ins w:id="337" w:author="2.1RC1" w:date="2013-12-11T22:33:00Z"/>
                            <w:b/>
                            <w:i/>
                          </w:rPr>
                        </w:pPr>
                      </w:p>
                      <w:p w14:paraId="2744DEAE" w14:textId="0E1FADFC" w:rsidR="00827EA2" w:rsidRDefault="00827EA2" w:rsidP="0008258C">
                        <w:pPr>
                          <w:pStyle w:val="Sidfot"/>
                          <w:rPr>
                            <w:ins w:id="338" w:author="2.1RC1" w:date="2013-12-11T22:33:00Z"/>
                            <w:b/>
                            <w:i/>
                          </w:rPr>
                        </w:pPr>
                        <w:ins w:id="339" w:author="2.1RC1" w:date="2013-12-11T22:33:00Z">
                          <w:r>
                            <w:rPr>
                              <w:b/>
                              <w:i/>
                            </w:rPr>
                            <w:t>Beställare:</w:t>
                          </w:r>
                        </w:ins>
                      </w:p>
                      <w:p w14:paraId="1727F54D" w14:textId="77777777" w:rsidR="00827EA2" w:rsidRDefault="00827EA2" w:rsidP="0008258C">
                        <w:pPr>
                          <w:pStyle w:val="Sidfot"/>
                          <w:rPr>
                            <w:ins w:id="340" w:author="2.1RC1" w:date="2013-12-11T22:33:00Z"/>
                            <w:b/>
                            <w:i/>
                          </w:rPr>
                        </w:pPr>
                      </w:p>
                      <w:p w14:paraId="181F918E" w14:textId="7EDAA33E" w:rsidR="00827EA2" w:rsidRDefault="00827EA2" w:rsidP="0008258C">
                        <w:pPr>
                          <w:pStyle w:val="Sidfot"/>
                          <w:rPr>
                            <w:ins w:id="341" w:author="2.1RC1" w:date="2013-12-11T22:33:00Z"/>
                            <w:b/>
                            <w:i/>
                          </w:rPr>
                        </w:pPr>
                        <w:ins w:id="342" w:author="2.1RC1" w:date="2013-12-11T22:33:00Z">
                          <w:r>
                            <w:rPr>
                              <w:b/>
                              <w:i/>
                            </w:rPr>
                            <w:t xml:space="preserve">Nina Lundberg, SLL HSF </w:t>
                          </w:r>
                        </w:ins>
                      </w:p>
                      <w:p w14:paraId="5640D950" w14:textId="77777777" w:rsidR="00827EA2" w:rsidRPr="00B43EE0" w:rsidRDefault="00827EA2" w:rsidP="00D218F3">
                        <w:pPr>
                          <w:rPr>
                            <w:ins w:id="343" w:author="2.1RC1" w:date="2013-12-11T22:33:00Z"/>
                          </w:rPr>
                        </w:pPr>
                      </w:p>
                      <w:p w14:paraId="10DDB439" w14:textId="77777777" w:rsidR="00827EA2" w:rsidRPr="00B43EE0" w:rsidRDefault="00827EA2" w:rsidP="00D218F3">
                        <w:pPr>
                          <w:rPr>
                            <w:ins w:id="344" w:author="2.1RC1" w:date="2013-12-11T22:33:00Z"/>
                          </w:rPr>
                        </w:pPr>
                      </w:p>
                      <w:p w14:paraId="2457A03D" w14:textId="77777777" w:rsidR="00827EA2" w:rsidRPr="00B43EE0" w:rsidRDefault="00827EA2" w:rsidP="00D218F3">
                        <w:pPr>
                          <w:rPr>
                            <w:ins w:id="345" w:author="2.1RC1" w:date="2013-12-11T22:33:00Z"/>
                          </w:rPr>
                        </w:pPr>
                      </w:p>
                    </w:txbxContent>
                  </v:textbox>
                  <w10:anchorlock/>
                </v:shape>
              </w:pict>
            </mc:Fallback>
          </mc:AlternateContent>
        </w:r>
      </w:ins>
    </w:p>
    <w:p w14:paraId="4CBC4E1E" w14:textId="77777777" w:rsidR="00C40FF2" w:rsidRPr="00BC5B0B" w:rsidRDefault="00C40FF2" w:rsidP="00D218F3">
      <w:pPr>
        <w:rPr>
          <w:sz w:val="20"/>
          <w:szCs w:val="20"/>
        </w:rPr>
      </w:pPr>
    </w:p>
    <w:p w14:paraId="767CA257" w14:textId="0B2DB05C" w:rsidR="00A54106" w:rsidRPr="009A4620" w:rsidRDefault="00EB316D" w:rsidP="009A4620">
      <w:pPr>
        <w:rPr>
          <w:rFonts w:ascii="Arial" w:eastAsia="Arial" w:hAnsi="Arial"/>
          <w:b/>
          <w:bCs/>
          <w:spacing w:val="1"/>
        </w:rPr>
      </w:pPr>
      <w:bookmarkStart w:id="346" w:name="_Toc341787025"/>
      <w:r w:rsidRPr="00BC5B0B">
        <w:rPr>
          <w:spacing w:val="1"/>
        </w:rPr>
        <w:br w:type="page"/>
      </w:r>
    </w:p>
    <w:p w14:paraId="6E248DB0" w14:textId="77777777" w:rsidR="00BD3E81" w:rsidRPr="00BC5B0B" w:rsidRDefault="00BD3E81" w:rsidP="00C06421">
      <w:pPr>
        <w:pStyle w:val="Rubrik1"/>
      </w:pPr>
      <w:bookmarkStart w:id="347" w:name="_Toc219337763"/>
      <w:bookmarkStart w:id="348" w:name="_Toc229536005"/>
      <w:bookmarkStart w:id="349" w:name="_Toc248418450"/>
      <w:bookmarkStart w:id="350" w:name="_Toc246999221"/>
      <w:bookmarkEnd w:id="346"/>
      <w:r w:rsidRPr="00C06421">
        <w:lastRenderedPageBreak/>
        <w:t>Tjänstedomänens</w:t>
      </w:r>
      <w:r w:rsidRPr="00BC5B0B">
        <w:t xml:space="preserve"> arkitektur</w:t>
      </w:r>
      <w:bookmarkEnd w:id="347"/>
      <w:bookmarkEnd w:id="348"/>
      <w:bookmarkEnd w:id="349"/>
      <w:bookmarkEnd w:id="350"/>
    </w:p>
    <w:p w14:paraId="0B5C8A3C" w14:textId="77777777" w:rsidR="00BD3E81" w:rsidRPr="00BC5B0B" w:rsidRDefault="00BD3E81" w:rsidP="00BD3E81">
      <w:pPr>
        <w:pStyle w:val="Brdtext"/>
        <w:ind w:right="119"/>
      </w:pPr>
      <w:r w:rsidRPr="00BC5B0B">
        <w:t>I detta avsnitt beskrivs hur T-boken tillämpats i tjänstedomänen. Avsnittet syftar till att ge läsaren överblick och förståelse. Avsnittet inn</w:t>
      </w:r>
      <w:r>
        <w:t xml:space="preserve">ehåller inga regler, men ger ett sammanhang </w:t>
      </w:r>
      <w:r w:rsidRPr="00BC5B0B">
        <w:t xml:space="preserve">för de regler som </w:t>
      </w:r>
      <w:r>
        <w:t>beskriv</w:t>
      </w:r>
      <w:r w:rsidRPr="00BC5B0B">
        <w:t>s i övriga delar av dokumentet.</w:t>
      </w:r>
    </w:p>
    <w:p w14:paraId="782FC57C" w14:textId="77777777" w:rsidR="00BD3E81" w:rsidRPr="00BC5B0B" w:rsidRDefault="00BD3E81" w:rsidP="001047DA">
      <w:pPr>
        <w:pStyle w:val="Rubrik2b"/>
      </w:pPr>
      <w:bookmarkStart w:id="351" w:name="_Toc219337764"/>
      <w:bookmarkStart w:id="352" w:name="_Toc229536006"/>
      <w:bookmarkStart w:id="353" w:name="_Toc248418451"/>
      <w:bookmarkStart w:id="354" w:name="_Toc246999222"/>
      <w:r w:rsidRPr="001047DA">
        <w:t>Övergripande</w:t>
      </w:r>
      <w:bookmarkEnd w:id="351"/>
      <w:bookmarkEnd w:id="352"/>
      <w:bookmarkEnd w:id="353"/>
      <w:bookmarkEnd w:id="354"/>
    </w:p>
    <w:p w14:paraId="5BB80DE5" w14:textId="77777777" w:rsidR="00BD3E81" w:rsidRPr="00BC5B0B" w:rsidRDefault="00BD3E81" w:rsidP="00BD3E81">
      <w:pPr>
        <w:pStyle w:val="Brdtext"/>
        <w:ind w:right="119"/>
      </w:pPr>
      <w:r w:rsidRPr="00BC5B0B">
        <w:t xml:space="preserve">Tjänsterna för </w:t>
      </w:r>
      <w:r w:rsidRPr="00007C38">
        <w:t>tillståndsbeskrivning</w:t>
      </w:r>
      <w:r w:rsidRPr="00BC5B0B">
        <w:t xml:space="preserve"> 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t>historisk information</w:t>
      </w:r>
      <w:r w:rsidRPr="00BC5B0B">
        <w:t xml:space="preserve"> sammanställs från de </w:t>
      </w:r>
      <w:r>
        <w:t>källsystem</w:t>
      </w:r>
      <w:r w:rsidRPr="00BC5B0B">
        <w:t xml:space="preserve"> där det finns historik, snarare än att begära information från ett specifikt system eller en specifik verksamhet.</w:t>
      </w:r>
      <w:r>
        <w:t xml:space="preserve"> 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3EFA011A" w14:textId="77777777" w:rsidR="00BD3E81" w:rsidRPr="00BC5B0B" w:rsidRDefault="00BD3E81" w:rsidP="00BD3E81">
      <w:pPr>
        <w:pStyle w:val="Brdtext"/>
        <w:ind w:right="119"/>
      </w:pPr>
    </w:p>
    <w:p w14:paraId="18092667" w14:textId="77777777" w:rsidR="00BD3E81" w:rsidRDefault="00BD3E81" w:rsidP="00BD3E81">
      <w:pPr>
        <w:pStyle w:val="Brdtext"/>
        <w:ind w:right="119"/>
      </w:pPr>
      <w:r>
        <w:t>Tjänstedomänen</w:t>
      </w:r>
      <w:r w:rsidRPr="00BC5B0B">
        <w:t xml:space="preserve"> förutsätter en aggregeringsplattform motsvarande den som beskrivs i T-boken, REV B. </w:t>
      </w:r>
      <w:r>
        <w:t xml:space="preserve">Tjänstedomänen förutsätter också användning av engagemangsindex på nationell nivå. Behovet av ett regionalt engagemangsindex beror dels av om regionen avser tillämpa tjänstekontrakten för regionala tjänstekonsumenter och av antalet informationskällor som ska tillgängliggöras för regionala behov. </w:t>
      </w:r>
    </w:p>
    <w:p w14:paraId="3212FCBC" w14:textId="77777777" w:rsidR="00BD3E81" w:rsidRDefault="00BD3E81" w:rsidP="00BD3E81">
      <w:pPr>
        <w:pStyle w:val="Brdtext"/>
        <w:ind w:right="119"/>
      </w:pPr>
    </w:p>
    <w:p w14:paraId="1D767E6F" w14:textId="77777777" w:rsidR="00BD3E81" w:rsidRDefault="00BD3E81" w:rsidP="00BD3E81">
      <w:pPr>
        <w:pStyle w:val="Brdtext"/>
        <w:ind w:right="119"/>
      </w:pPr>
      <w:r>
        <w:t>Följande flödesmodeller beskriver översiktligt hur tjänstekontrakten är tänkta att användas. Tjänstekonsument (K) och tjänsteproducenter (P) är markerade i figurerna. Den första figuren visar direktåtkomst inom sammanhållen journalföring och den andra figuren visar användning inom patientens direktåtkomst.</w:t>
      </w:r>
    </w:p>
    <w:p w14:paraId="65DD1C66" w14:textId="77777777" w:rsidR="00BD3E81" w:rsidRDefault="00BD3E81" w:rsidP="00BD3E81">
      <w:pPr>
        <w:pStyle w:val="Brdtext"/>
        <w:ind w:right="119"/>
      </w:pPr>
    </w:p>
    <w:p w14:paraId="186A24FA" w14:textId="77777777" w:rsidR="00BD3E81" w:rsidRDefault="00BD3E81" w:rsidP="00BD3E81">
      <w:pPr>
        <w:pStyle w:val="Brdtext"/>
        <w:ind w:right="119"/>
        <w:rPr>
          <w:del w:id="355" w:author="2.1RC1" w:date="2013-12-11T22:33:00Z"/>
        </w:rPr>
      </w:pPr>
      <w:del w:id="356" w:author="2.1RC1" w:date="2013-12-11T22:33:00Z">
        <w:r>
          <w:rPr>
            <w:noProof/>
            <w:lang w:eastAsia="sv-SE"/>
          </w:rPr>
          <w:lastRenderedPageBreak/>
          <w:drawing>
            <wp:inline distT="0" distB="0" distL="0" distR="0" wp14:anchorId="3B193DC6" wp14:editId="52639C3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del>
    </w:p>
    <w:p w14:paraId="6E97581B" w14:textId="5D788C18" w:rsidR="00BD3E81" w:rsidRDefault="002A1BB7" w:rsidP="00BD3E81">
      <w:pPr>
        <w:pStyle w:val="Brdtext"/>
        <w:ind w:right="119"/>
        <w:rPr>
          <w:ins w:id="357" w:author="2.1RC1" w:date="2013-12-11T22:33:00Z"/>
        </w:rPr>
      </w:pPr>
      <w:ins w:id="358" w:author="2.1RC1" w:date="2013-12-11T22:33:00Z">
        <w:r>
          <w:rPr>
            <w:noProof/>
            <w:lang w:eastAsia="sv-SE"/>
          </w:rPr>
          <w:drawing>
            <wp:inline distT="0" distB="0" distL="0" distR="0" wp14:anchorId="74A34F87" wp14:editId="1DDE6B73">
              <wp:extent cx="5764427" cy="3652554"/>
              <wp:effectExtent l="0" t="0" r="1905" b="5080"/>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4427" cy="3652554"/>
                      </a:xfrm>
                      <a:prstGeom prst="rect">
                        <a:avLst/>
                      </a:prstGeom>
                      <a:noFill/>
                      <a:ln>
                        <a:noFill/>
                      </a:ln>
                    </pic:spPr>
                  </pic:pic>
                </a:graphicData>
              </a:graphic>
            </wp:inline>
          </w:drawing>
        </w:r>
      </w:ins>
    </w:p>
    <w:p w14:paraId="3F1C08F5" w14:textId="77777777" w:rsidR="00BD3E81" w:rsidRDefault="00BD3E81" w:rsidP="00BD3E81">
      <w:pPr>
        <w:pStyle w:val="Brdtext"/>
        <w:ind w:right="119"/>
      </w:pPr>
    </w:p>
    <w:p w14:paraId="3190704D" w14:textId="77777777" w:rsidR="00BD3E81" w:rsidRPr="00E546AE" w:rsidRDefault="00BD3E81" w:rsidP="00BD3E81">
      <w:pPr>
        <w:pStyle w:val="Brdtext"/>
        <w:ind w:right="119"/>
        <w:rPr>
          <w:i/>
        </w:rPr>
      </w:pPr>
      <w:r w:rsidRPr="00E546AE">
        <w:rPr>
          <w:i/>
        </w:rPr>
        <w:t>Figur: Direktåtkomst inom sammanhållen journalföring</w:t>
      </w:r>
    </w:p>
    <w:p w14:paraId="0D3116E3" w14:textId="77777777" w:rsidR="00BD3E81" w:rsidRDefault="00BD3E81" w:rsidP="00BD3E81">
      <w:pPr>
        <w:pStyle w:val="Brdtext"/>
        <w:ind w:right="119"/>
      </w:pPr>
    </w:p>
    <w:p w14:paraId="526BAD4F" w14:textId="77777777" w:rsidR="00BD3E81" w:rsidRDefault="00BD3E81" w:rsidP="00BD3E81">
      <w:pPr>
        <w:pStyle w:val="Brdtext"/>
        <w:ind w:right="119"/>
        <w:rPr>
          <w:del w:id="359" w:author="2.1RC1" w:date="2013-12-11T22:33:00Z"/>
        </w:rPr>
      </w:pPr>
      <w:del w:id="360" w:author="2.1RC1" w:date="2013-12-11T22:33:00Z">
        <w:r>
          <w:rPr>
            <w:noProof/>
            <w:lang w:eastAsia="sv-SE"/>
          </w:rPr>
          <w:drawing>
            <wp:inline distT="0" distB="0" distL="0" distR="0" wp14:anchorId="07E4A1AB" wp14:editId="691ADB29">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del>
    </w:p>
    <w:p w14:paraId="2F47BEEF" w14:textId="7CA4B43F" w:rsidR="00BD3E81" w:rsidRDefault="003302D0" w:rsidP="00BD3E81">
      <w:pPr>
        <w:pStyle w:val="Brdtext"/>
        <w:ind w:right="119"/>
        <w:rPr>
          <w:ins w:id="361" w:author="2.1RC1" w:date="2013-12-11T22:33:00Z"/>
        </w:rPr>
      </w:pPr>
      <w:ins w:id="362" w:author="2.1RC1" w:date="2013-12-11T22:33:00Z">
        <w:r>
          <w:rPr>
            <w:noProof/>
            <w:lang w:eastAsia="sv-SE"/>
          </w:rPr>
          <w:drawing>
            <wp:inline distT="0" distB="0" distL="0" distR="0" wp14:anchorId="55A3C2F5" wp14:editId="1075A3A8">
              <wp:extent cx="5545399" cy="3571103"/>
              <wp:effectExtent l="0" t="0" r="0" b="10795"/>
              <wp:docPr id="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5399" cy="3571103"/>
                      </a:xfrm>
                      <a:prstGeom prst="rect">
                        <a:avLst/>
                      </a:prstGeom>
                      <a:noFill/>
                      <a:ln>
                        <a:noFill/>
                      </a:ln>
                    </pic:spPr>
                  </pic:pic>
                </a:graphicData>
              </a:graphic>
            </wp:inline>
          </w:drawing>
        </w:r>
      </w:ins>
    </w:p>
    <w:p w14:paraId="6E74A0B3" w14:textId="77777777" w:rsidR="00BD3E81" w:rsidRPr="00E546AE" w:rsidRDefault="00BD3E81" w:rsidP="00BD3E81">
      <w:pPr>
        <w:pStyle w:val="Brdtext"/>
        <w:ind w:right="119"/>
        <w:rPr>
          <w:i/>
        </w:rPr>
      </w:pPr>
      <w:r w:rsidRPr="00E546AE">
        <w:rPr>
          <w:i/>
        </w:rPr>
        <w:t xml:space="preserve">Figur: </w:t>
      </w:r>
      <w:r>
        <w:rPr>
          <w:i/>
        </w:rPr>
        <w:t>P</w:t>
      </w:r>
      <w:r w:rsidRPr="00F729F5">
        <w:rPr>
          <w:i/>
        </w:rPr>
        <w:t>atientens direktåtkomst</w:t>
      </w:r>
    </w:p>
    <w:p w14:paraId="0B45F6FB" w14:textId="77777777" w:rsidR="00BD3E81" w:rsidRDefault="00BD3E81" w:rsidP="00BD3E81">
      <w:pPr>
        <w:pStyle w:val="Brdtext"/>
        <w:ind w:right="119"/>
      </w:pPr>
    </w:p>
    <w:p w14:paraId="1620A9B8" w14:textId="77777777" w:rsidR="00BD3E81" w:rsidRDefault="00BD3E81" w:rsidP="00BD3E81">
      <w:pPr>
        <w:pStyle w:val="Brdtext"/>
        <w:ind w:right="119"/>
      </w:pPr>
    </w:p>
    <w:p w14:paraId="7E1BA399" w14:textId="77777777" w:rsidR="00BD3E81" w:rsidRDefault="00BD3E81" w:rsidP="001047DA">
      <w:pPr>
        <w:pStyle w:val="Rubrik2b"/>
      </w:pPr>
      <w:bookmarkStart w:id="363" w:name="_Toc219337765"/>
      <w:bookmarkStart w:id="364" w:name="_Toc229536007"/>
      <w:bookmarkStart w:id="365" w:name="_Toc248418452"/>
      <w:bookmarkStart w:id="366" w:name="_Toc246999223"/>
      <w:r w:rsidRPr="006663D0">
        <w:t>Nationell</w:t>
      </w:r>
      <w:r>
        <w:t xml:space="preserve"> användning</w:t>
      </w:r>
      <w:bookmarkEnd w:id="363"/>
      <w:bookmarkEnd w:id="364"/>
      <w:bookmarkEnd w:id="365"/>
      <w:bookmarkEnd w:id="366"/>
    </w:p>
    <w:p w14:paraId="056027C9" w14:textId="77777777" w:rsidR="00BD3E81" w:rsidRDefault="00BD3E81" w:rsidP="00BD3E81">
      <w:pPr>
        <w:pStyle w:val="Brdtext"/>
        <w:ind w:right="119"/>
      </w:pPr>
      <w:r w:rsidRPr="00FD2A8E">
        <w:lastRenderedPageBreak/>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54E2FF98" w14:textId="77777777" w:rsidR="00BD3E81" w:rsidRDefault="00BD3E81" w:rsidP="00BD3E81">
      <w:pPr>
        <w:pStyle w:val="Brdtext"/>
        <w:ind w:right="119"/>
      </w:pPr>
    </w:p>
    <w:p w14:paraId="23743F31" w14:textId="77777777" w:rsidR="00BD3E81" w:rsidRDefault="00BD3E81" w:rsidP="00BD3E81">
      <w:pPr>
        <w:pStyle w:val="Brdtext"/>
        <w:ind w:right="119"/>
      </w:pPr>
      <w:r>
        <w:t>A: Direktanslutning av källsystem: Källsystemet är anslutningspunkten till gemensamma tjänsteplattformen</w:t>
      </w:r>
    </w:p>
    <w:p w14:paraId="3DA8ED87" w14:textId="77777777" w:rsidR="00BD3E81" w:rsidRDefault="00BD3E81" w:rsidP="00BD3E81">
      <w:pPr>
        <w:pStyle w:val="Brdtext"/>
        <w:ind w:right="119"/>
      </w:pPr>
      <w:r>
        <w:t>B: Källsystem ansluts via regional tjänsteplattform: Regionens tjänstplattform är anslutningspunkt</w:t>
      </w:r>
      <w:r w:rsidRPr="00350628">
        <w:t xml:space="preserve"> </w:t>
      </w:r>
      <w:r>
        <w:t>till gemensamma tjänsteplattformen</w:t>
      </w:r>
    </w:p>
    <w:p w14:paraId="14AD2CC3" w14:textId="77777777" w:rsidR="00BD3E81" w:rsidRDefault="00BD3E81" w:rsidP="00BD3E81">
      <w:pPr>
        <w:pStyle w:val="Brdtext"/>
        <w:ind w:right="119"/>
      </w:pPr>
      <w:r>
        <w:t>C: Mellanlager ansluts direkt eller via regional tjänsteplattform: Ett mellanlager avskärmar källsystemen från den last som uppstår vid från nationella medarbetar- och invånartjänster</w:t>
      </w:r>
    </w:p>
    <w:p w14:paraId="529AEAB6" w14:textId="77777777" w:rsidR="00BD3E81" w:rsidRDefault="00BD3E81" w:rsidP="00BD3E81">
      <w:pPr>
        <w:pStyle w:val="Brdtext"/>
        <w:ind w:right="119"/>
      </w:pPr>
      <w:r>
        <w:t xml:space="preserve"> </w:t>
      </w:r>
    </w:p>
    <w:p w14:paraId="1C2B38F6" w14:textId="77777777" w:rsidR="00BD3E81" w:rsidRDefault="00BD3E81" w:rsidP="00BD3E81">
      <w:pPr>
        <w:pStyle w:val="Brdtext"/>
        <w:ind w:right="119"/>
      </w:pPr>
      <w:r>
        <w:t>Modellerna illustreras nedan (från höger till vänster):</w:t>
      </w:r>
    </w:p>
    <w:p w14:paraId="4134FDF9" w14:textId="77777777" w:rsidR="00BD3E81" w:rsidRDefault="00BD3E81" w:rsidP="00BD3E81">
      <w:pPr>
        <w:pStyle w:val="Brdtext"/>
        <w:ind w:right="119"/>
      </w:pPr>
      <w:r>
        <w:rPr>
          <w:noProof/>
          <w:lang w:eastAsia="sv-SE"/>
        </w:rPr>
        <w:drawing>
          <wp:inline distT="0" distB="0" distL="0" distR="0" wp14:anchorId="24920B7D" wp14:editId="11CF912E">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90013AC" w14:textId="77777777" w:rsidR="00BD3E81" w:rsidRPr="00451399" w:rsidRDefault="00BD3E81" w:rsidP="00BD3E81">
      <w:pPr>
        <w:pStyle w:val="Brdtext"/>
        <w:ind w:right="119"/>
        <w:rPr>
          <w:i/>
        </w:rPr>
      </w:pPr>
      <w:r w:rsidRPr="009410DD">
        <w:rPr>
          <w:i/>
        </w:rPr>
        <w:t xml:space="preserve">Figur: Olika modeller för anslutning av källsystem. </w:t>
      </w:r>
    </w:p>
    <w:p w14:paraId="02FF7BA3" w14:textId="77777777" w:rsidR="00BD3E81" w:rsidRDefault="00BD3E81" w:rsidP="00BD3E81">
      <w:pPr>
        <w:pStyle w:val="Brdtext"/>
        <w:ind w:right="119"/>
      </w:pPr>
    </w:p>
    <w:p w14:paraId="1E36E100" w14:textId="77777777" w:rsidR="00BD3E81" w:rsidRDefault="00BD3E81" w:rsidP="00BD3E81">
      <w:pPr>
        <w:pStyle w:val="Brdtext"/>
        <w:ind w:right="119"/>
      </w:pPr>
      <w:r>
        <w:t>Anslutningsmodellerna förutsätter att…</w:t>
      </w:r>
    </w:p>
    <w:p w14:paraId="3A628D1A" w14:textId="77777777" w:rsidR="00BD3E81" w:rsidRDefault="00BD3E81" w:rsidP="00BD3E81">
      <w:pPr>
        <w:pStyle w:val="Brdtext"/>
        <w:numPr>
          <w:ilvl w:val="0"/>
          <w:numId w:val="4"/>
        </w:numPr>
        <w:ind w:right="119"/>
      </w:pPr>
      <w:r>
        <w:t>vårdsystemen uppdaterar nationellt engagemangsindex – direkt eller indirekt via regionalt index. Källsystemets HSA-id anges i engagemangsposten jämte övrig info enligt beskrivning i särskilt avsnitt under regelverk</w:t>
      </w:r>
    </w:p>
    <w:p w14:paraId="71CBEF97" w14:textId="77777777" w:rsidR="00BD3E81" w:rsidRDefault="00BD3E81" w:rsidP="00BD3E81">
      <w:pPr>
        <w:pStyle w:val="Brdtext"/>
        <w:numPr>
          <w:ilvl w:val="0"/>
          <w:numId w:val="4"/>
        </w:numPr>
        <w:ind w:right="119"/>
      </w:pPr>
      <w:r>
        <w:t>en ev. regional tjänsteplattform kan dirigera anrop till rätt tjänsteproducent baserat på källsystemets HSA-id (på samma sätt som nationellt)</w:t>
      </w:r>
    </w:p>
    <w:p w14:paraId="37B36932" w14:textId="77777777" w:rsidR="00BD3E81" w:rsidRPr="00FD2A8E" w:rsidRDefault="00BD3E81" w:rsidP="00BD3E81">
      <w:pPr>
        <w:pStyle w:val="Brdtext"/>
        <w:numPr>
          <w:ilvl w:val="0"/>
          <w:numId w:val="4"/>
        </w:numPr>
        <w:ind w:right="119"/>
      </w:pPr>
      <w:r>
        <w:t>tjänsteproducenten validerar att aktuell tjänstekonsument (HSA-id i http-header) är godkänd av verksamheten (informationsägande vårdenhet)</w:t>
      </w:r>
    </w:p>
    <w:p w14:paraId="78D76805" w14:textId="77777777" w:rsidR="00BD3E81" w:rsidRDefault="00BD3E81" w:rsidP="00BD3E81">
      <w:pPr>
        <w:pStyle w:val="Brdtext"/>
        <w:ind w:right="119"/>
      </w:pPr>
    </w:p>
    <w:p w14:paraId="7ABE853E" w14:textId="77777777" w:rsidR="00BD3E81" w:rsidRDefault="00BD3E81" w:rsidP="001047DA">
      <w:pPr>
        <w:pStyle w:val="Rubrik2b"/>
      </w:pPr>
      <w:bookmarkStart w:id="367" w:name="_Toc219337766"/>
      <w:bookmarkStart w:id="368" w:name="_Toc229536008"/>
      <w:bookmarkStart w:id="369" w:name="_Toc248418453"/>
      <w:bookmarkStart w:id="370" w:name="_Toc246999224"/>
      <w:r w:rsidRPr="003359E1">
        <w:t>Regional</w:t>
      </w:r>
      <w:r>
        <w:t xml:space="preserve"> </w:t>
      </w:r>
      <w:r w:rsidRPr="001047DA">
        <w:t>användning</w:t>
      </w:r>
      <w:bookmarkEnd w:id="367"/>
      <w:bookmarkEnd w:id="368"/>
      <w:bookmarkEnd w:id="369"/>
      <w:bookmarkEnd w:id="370"/>
    </w:p>
    <w:p w14:paraId="7A0A9E6C" w14:textId="77777777" w:rsidR="00BD3E81" w:rsidRDefault="00BD3E81" w:rsidP="00BD3E81">
      <w:pPr>
        <w:pStyle w:val="Brdtext"/>
        <w:ind w:right="119"/>
      </w:pPr>
      <w:r>
        <w:lastRenderedPageBreak/>
        <w:t>Regional användning innebär att tjänstekonsumenten är regional (R-K) och begär information från alla producenter i regionen, avseende ett visst tjänstekontrakt inom tjänstedomänen. Det innebär att regionen behöver utföra regional aggregering i den regionala tjänsteplattformen. Anslutningen av regional tjänsteplattform till nationell påverkas inte av att regionen inför en regional aggregerande tjänst:</w:t>
      </w:r>
    </w:p>
    <w:p w14:paraId="046C7BAA" w14:textId="77777777" w:rsidR="00BD3E81" w:rsidRPr="00BC5B0B" w:rsidRDefault="00BD3E81" w:rsidP="00BD3E81">
      <w:pPr>
        <w:pStyle w:val="Brdtext"/>
        <w:ind w:right="119"/>
      </w:pPr>
      <w:r>
        <w:rPr>
          <w:noProof/>
          <w:lang w:eastAsia="sv-SE"/>
        </w:rPr>
        <w:drawing>
          <wp:inline distT="0" distB="0" distL="0" distR="0" wp14:anchorId="63015239" wp14:editId="44BC3D9B">
            <wp:extent cx="5639822" cy="3336069"/>
            <wp:effectExtent l="0" t="0" r="0" b="0"/>
            <wp:docPr id="1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50D0E7EC" w14:textId="77777777" w:rsidR="00BD3E81" w:rsidRPr="00BC5B0B" w:rsidRDefault="00BD3E81" w:rsidP="00BD3E81">
      <w:pPr>
        <w:pStyle w:val="Brdtext"/>
        <w:ind w:left="0" w:right="119"/>
      </w:pPr>
    </w:p>
    <w:p w14:paraId="795E274A" w14:textId="77777777" w:rsidR="00BD3E81" w:rsidRDefault="00BD3E81" w:rsidP="001047DA">
      <w:pPr>
        <w:pStyle w:val="Rubrik2b"/>
      </w:pPr>
      <w:bookmarkStart w:id="371" w:name="_Toc219337767"/>
      <w:bookmarkStart w:id="372" w:name="_Toc229536009"/>
      <w:bookmarkStart w:id="373" w:name="_Toc248418454"/>
      <w:bookmarkStart w:id="374" w:name="_Toc246999225"/>
      <w:r w:rsidRPr="001047DA">
        <w:t>Adresseringsmodell</w:t>
      </w:r>
      <w:bookmarkEnd w:id="371"/>
      <w:bookmarkEnd w:id="372"/>
      <w:bookmarkEnd w:id="373"/>
      <w:bookmarkEnd w:id="374"/>
    </w:p>
    <w:p w14:paraId="2C164AEE" w14:textId="77777777" w:rsidR="00BD3E81" w:rsidRDefault="00BD3E81" w:rsidP="00BD3E81">
      <w:pPr>
        <w:pStyle w:val="Brd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6E45487A" w14:textId="77777777" w:rsidR="00BD3E81" w:rsidRDefault="00BD3E81" w:rsidP="00BD3E81">
      <w:pPr>
        <w:pStyle w:val="Brdtext"/>
        <w:ind w:right="119"/>
      </w:pPr>
    </w:p>
    <w:p w14:paraId="0246B27B" w14:textId="1CB352C0" w:rsidR="00BD3E81" w:rsidRDefault="00207158" w:rsidP="00BD3E81">
      <w:pPr>
        <w:pStyle w:val="Brdtext"/>
        <w:ind w:right="119"/>
      </w:pPr>
      <w:r>
        <w:t>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 adressera källsystemet i syfte att hämta information om den händelse som just notifierats för patienten.</w:t>
      </w:r>
    </w:p>
    <w:p w14:paraId="6D39D992" w14:textId="77777777" w:rsidR="00BD3E81" w:rsidRDefault="00BD3E81" w:rsidP="00BD3E81">
      <w:pPr>
        <w:pStyle w:val="Brdtext"/>
        <w:ind w:right="119"/>
      </w:pPr>
    </w:p>
    <w:p w14:paraId="5F5C9B6B" w14:textId="77777777" w:rsidR="00BD3E81" w:rsidRDefault="00BD3E81" w:rsidP="00BD3E81">
      <w:pPr>
        <w:pStyle w:val="Brdtext"/>
        <w:ind w:right="119"/>
      </w:pPr>
      <w:r>
        <w:t>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av ett mellanlager).</w:t>
      </w:r>
    </w:p>
    <w:p w14:paraId="7EC33F7E" w14:textId="77777777" w:rsidR="00BD3E81" w:rsidRPr="00D971B2" w:rsidRDefault="00BD3E81" w:rsidP="00BD3E81">
      <w:pPr>
        <w:pStyle w:val="Brdtext"/>
        <w:ind w:right="119"/>
      </w:pPr>
    </w:p>
    <w:p w14:paraId="2367CCFF" w14:textId="77777777" w:rsidR="00BD3E81" w:rsidRPr="00194355" w:rsidRDefault="00BD3E81" w:rsidP="00D919CA">
      <w:pPr>
        <w:pStyle w:val="Rubrik3b"/>
      </w:pPr>
      <w:bookmarkStart w:id="375" w:name="_Toc219337768"/>
      <w:bookmarkStart w:id="376" w:name="_Toc229536010"/>
      <w:r w:rsidRPr="00B859FF">
        <w:t>Adressering</w:t>
      </w:r>
      <w:r w:rsidRPr="00194355">
        <w:t xml:space="preserve"> </w:t>
      </w:r>
      <w:r w:rsidRPr="00D919CA">
        <w:t>vid</w:t>
      </w:r>
      <w:r w:rsidRPr="00194355">
        <w:t xml:space="preserve"> nationell användning</w:t>
      </w:r>
      <w:bookmarkEnd w:id="375"/>
      <w:bookmarkEnd w:id="376"/>
    </w:p>
    <w:p w14:paraId="60300ECD" w14:textId="77777777" w:rsidR="00BD3E81" w:rsidRPr="00194355" w:rsidRDefault="00BD3E81" w:rsidP="00BD3E81">
      <w:pPr>
        <w:pStyle w:val="Brdtext"/>
      </w:pPr>
    </w:p>
    <w:p w14:paraId="2EB4C935" w14:textId="77777777" w:rsidR="00BD3E81" w:rsidRDefault="00BD3E81" w:rsidP="00BD3E81">
      <w:pPr>
        <w:pStyle w:val="Brdtext"/>
        <w:ind w:right="119"/>
      </w:pPr>
      <w:r>
        <w:rPr>
          <w:noProof/>
          <w:lang w:eastAsia="sv-SE"/>
        </w:rPr>
        <w:drawing>
          <wp:inline distT="0" distB="0" distL="0" distR="0" wp14:anchorId="0494488A" wp14:editId="47AF98D2">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6897BDF5" w14:textId="77777777" w:rsidR="00BD3E81" w:rsidRPr="00A745DC" w:rsidRDefault="00BD3E81" w:rsidP="00BD3E81">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205F59B1" w14:textId="77777777" w:rsidR="00BD3E81" w:rsidRDefault="00BD3E81" w:rsidP="00BD3E81">
      <w:pPr>
        <w:pStyle w:val="Brdtext"/>
        <w:ind w:right="119"/>
      </w:pPr>
    </w:p>
    <w:p w14:paraId="05008E2E" w14:textId="77777777" w:rsidR="00BD3E81" w:rsidRDefault="00BD3E81" w:rsidP="004B4397">
      <w:pPr>
        <w:pStyle w:val="Rubrik3b"/>
      </w:pPr>
      <w:bookmarkStart w:id="377" w:name="_Toc219337769"/>
      <w:bookmarkStart w:id="378" w:name="_Toc229536011"/>
      <w:r w:rsidRPr="00B859FF">
        <w:t>Adressering</w:t>
      </w:r>
      <w:r w:rsidRPr="00194355">
        <w:t xml:space="preserve"> vid </w:t>
      </w:r>
      <w:r>
        <w:t>regional</w:t>
      </w:r>
      <w:r w:rsidRPr="00194355">
        <w:t xml:space="preserve"> användning</w:t>
      </w:r>
      <w:bookmarkEnd w:id="377"/>
      <w:bookmarkEnd w:id="378"/>
    </w:p>
    <w:p w14:paraId="015B3B01" w14:textId="77777777" w:rsidR="00BD3E81" w:rsidRDefault="00BD3E81" w:rsidP="00BD3E81">
      <w:pPr>
        <w:pStyle w:val="Brdtext"/>
      </w:pPr>
      <w:r>
        <w:rPr>
          <w:noProof/>
          <w:lang w:eastAsia="sv-SE"/>
        </w:rPr>
        <w:drawing>
          <wp:inline distT="0" distB="0" distL="0" distR="0" wp14:anchorId="36867D17" wp14:editId="6079BC29">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23F342FF" w14:textId="77777777" w:rsidR="00BD3E81" w:rsidRDefault="00BD3E81" w:rsidP="00BD3E81">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465DFBDE" w14:textId="77777777" w:rsidR="00BD3E81" w:rsidRDefault="00BD3E81" w:rsidP="00BD3E81">
      <w:pPr>
        <w:pStyle w:val="Brdtext"/>
        <w:ind w:right="119"/>
        <w:rPr>
          <w:i/>
        </w:rPr>
      </w:pPr>
    </w:p>
    <w:p w14:paraId="1E9440B7" w14:textId="77777777" w:rsidR="00BD3E81" w:rsidRDefault="00BD3E81" w:rsidP="00BD3E81">
      <w:pPr>
        <w:pStyle w:val="Rubrik3b"/>
      </w:pPr>
      <w:bookmarkStart w:id="379" w:name="_Toc229536012"/>
      <w:r w:rsidRPr="00194355">
        <w:t xml:space="preserve">Adressering </w:t>
      </w:r>
      <w:r w:rsidRPr="00B859FF">
        <w:t>direkt</w:t>
      </w:r>
      <w:r>
        <w:t xml:space="preserve"> till ett källsystem</w:t>
      </w:r>
      <w:bookmarkEnd w:id="379"/>
    </w:p>
    <w:p w14:paraId="38836C2C" w14:textId="77777777" w:rsidR="00BD3E81" w:rsidRDefault="00BD3E81" w:rsidP="00BD3E81">
      <w:pPr>
        <w:pStyle w:val="Brdtext"/>
      </w:pPr>
      <w:r>
        <w:t xml:space="preserve">Tjänstekontrakten i denna domän möjliggör sökning av information relaterad till en eller flera vårdkontakter. Det syftar till att stödja tillämpningsflöden som startar med en översikt </w:t>
      </w:r>
      <w:r>
        <w:lastRenderedPageBreak/>
        <w:t xml:space="preserve">av vårdkontakter som hämtas med GetCareContacts (i domänen clinicalprocess:logistics:logistics) eller annan aktivitet som resulterar i att användaren presenteras en lista med vårdkontakter. </w:t>
      </w:r>
    </w:p>
    <w:p w14:paraId="24D99699" w14:textId="77777777" w:rsidR="00BD3E81" w:rsidRDefault="00BD3E81" w:rsidP="00BD3E81">
      <w:pPr>
        <w:pStyle w:val="Brdtext"/>
      </w:pPr>
    </w:p>
    <w:p w14:paraId="4A73316A" w14:textId="4378F626" w:rsidR="00BD3E81" w:rsidRDefault="00BD3E81" w:rsidP="00BD3E81">
      <w:pPr>
        <w:pStyle w:val="Brdtext"/>
      </w:pPr>
      <w:r>
        <w:t>Utgående från en lista av vård- och omsorgskontakter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 för att få en lista över vårdkontakter från de källsystem där sådana finns. Genom välja en vårdkontakt ur listan kan man sedan hämta relaterad journalhistorik, t.ex. genom att anropa Get</w:t>
      </w:r>
      <w:r w:rsidR="00E267CE">
        <w:t>CareDocumentation</w:t>
      </w:r>
      <w:r>
        <w:t xml:space="preserve"> för en eller flera vårdkontakt-id:n i ett specifikt källlsystem. Figuren visar ett exempel som skulle kunna vara fortsättningen på något av flödena i avsnitt 2.1:</w:t>
      </w:r>
    </w:p>
    <w:p w14:paraId="403B9470" w14:textId="77777777" w:rsidR="00BD3E81" w:rsidRDefault="00BD3E81" w:rsidP="00BD3E81">
      <w:pPr>
        <w:pStyle w:val="Brdtext"/>
      </w:pPr>
    </w:p>
    <w:p w14:paraId="46569D05" w14:textId="77777777" w:rsidR="00BD3E81" w:rsidRPr="004A03CE" w:rsidRDefault="00BD3E81" w:rsidP="00BD3E81">
      <w:pPr>
        <w:pStyle w:val="Brdtext"/>
        <w:rPr>
          <w:del w:id="380" w:author="2.1RC1" w:date="2013-12-11T22:33:00Z"/>
        </w:rPr>
      </w:pPr>
      <w:del w:id="381" w:author="2.1RC1" w:date="2013-12-11T22:33:00Z">
        <w:r>
          <w:rPr>
            <w:noProof/>
            <w:lang w:eastAsia="sv-SE"/>
          </w:rPr>
          <w:drawing>
            <wp:inline distT="0" distB="0" distL="0" distR="0" wp14:anchorId="03D29C97" wp14:editId="41CE032E">
              <wp:extent cx="5324168" cy="3202421"/>
              <wp:effectExtent l="0" t="0" r="10160" b="0"/>
              <wp:docPr id="1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5013" cy="3202929"/>
                      </a:xfrm>
                      <a:prstGeom prst="rect">
                        <a:avLst/>
                      </a:prstGeom>
                      <a:noFill/>
                      <a:ln>
                        <a:noFill/>
                      </a:ln>
                    </pic:spPr>
                  </pic:pic>
                </a:graphicData>
              </a:graphic>
            </wp:inline>
          </w:drawing>
        </w:r>
      </w:del>
    </w:p>
    <w:p w14:paraId="48BA59DD" w14:textId="70D8EA99" w:rsidR="00BD3E81" w:rsidRPr="004A03CE" w:rsidRDefault="006B622E" w:rsidP="00BD3E81">
      <w:pPr>
        <w:pStyle w:val="Brdtext"/>
        <w:rPr>
          <w:ins w:id="382" w:author="2.1RC1" w:date="2013-12-11T22:33:00Z"/>
        </w:rPr>
      </w:pPr>
      <w:ins w:id="383" w:author="2.1RC1" w:date="2013-12-11T22:33:00Z">
        <w:r>
          <w:rPr>
            <w:noProof/>
            <w:lang w:eastAsia="sv-SE"/>
          </w:rPr>
          <w:drawing>
            <wp:inline distT="0" distB="0" distL="0" distR="0" wp14:anchorId="4CACE25F" wp14:editId="68080BA0">
              <wp:extent cx="5628503" cy="3373414"/>
              <wp:effectExtent l="0" t="0" r="10795" b="5080"/>
              <wp:docPr id="1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8503" cy="3373414"/>
                      </a:xfrm>
                      <a:prstGeom prst="rect">
                        <a:avLst/>
                      </a:prstGeom>
                      <a:noFill/>
                      <a:ln>
                        <a:noFill/>
                      </a:ln>
                    </pic:spPr>
                  </pic:pic>
                </a:graphicData>
              </a:graphic>
            </wp:inline>
          </w:drawing>
        </w:r>
      </w:ins>
    </w:p>
    <w:p w14:paraId="30165092" w14:textId="77777777" w:rsidR="00BD3E81" w:rsidRDefault="00BD3E81" w:rsidP="00BD3E81">
      <w:pPr>
        <w:pStyle w:val="Brdtext"/>
        <w:ind w:right="119"/>
        <w:rPr>
          <w:i/>
        </w:rPr>
      </w:pPr>
      <w:r w:rsidRPr="00A745DC">
        <w:rPr>
          <w:i/>
        </w:rPr>
        <w:t xml:space="preserve">Figur: </w:t>
      </w:r>
      <w:r>
        <w:rPr>
          <w:i/>
        </w:rPr>
        <w:t>Flöde som förutsätter adressering med källsystemets HSAid</w:t>
      </w:r>
    </w:p>
    <w:p w14:paraId="631DD059" w14:textId="77777777" w:rsidR="00BD3E81" w:rsidRDefault="00BD3E81" w:rsidP="00BD3E81">
      <w:pPr>
        <w:pStyle w:val="Brdtext"/>
        <w:ind w:right="119"/>
        <w:rPr>
          <w:i/>
        </w:rPr>
      </w:pPr>
    </w:p>
    <w:p w14:paraId="09CEC1F9" w14:textId="033DAF11" w:rsidR="00BD3E81" w:rsidRDefault="00BD3E81" w:rsidP="00BD3E81">
      <w:pPr>
        <w:pStyle w:val="Brd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E267CE">
        <w:t>CareDocumentation</w:t>
      </w:r>
      <w:r>
        <w:t xml:space="preserve"> med careContactId och sourceSystemHSAid som sökparametrar</w:t>
      </w:r>
      <w:r w:rsidRPr="00A01E1F">
        <w:t>:</w:t>
      </w:r>
    </w:p>
    <w:p w14:paraId="5BF4268D" w14:textId="77777777" w:rsidR="00BD3E81" w:rsidRDefault="00BD3E81" w:rsidP="00BD3E81">
      <w:pPr>
        <w:pStyle w:val="Brdtext"/>
        <w:ind w:right="119"/>
        <w:rPr>
          <w:i/>
        </w:rPr>
      </w:pPr>
      <w:r>
        <w:rPr>
          <w:i/>
          <w:noProof/>
          <w:lang w:eastAsia="sv-SE"/>
        </w:rPr>
        <w:lastRenderedPageBreak/>
        <w:drawing>
          <wp:inline distT="0" distB="0" distL="0" distR="0" wp14:anchorId="310BF86F" wp14:editId="334697D6">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4077D8CC" w14:textId="77777777" w:rsidR="00BD3E81" w:rsidRDefault="00BD3E81" w:rsidP="00BD3E81">
      <w:pPr>
        <w:pStyle w:val="Brdtext"/>
        <w:ind w:right="119"/>
        <w:rPr>
          <w:i/>
        </w:rPr>
      </w:pPr>
      <w:r w:rsidRPr="00A745DC">
        <w:rPr>
          <w:i/>
        </w:rPr>
        <w:t xml:space="preserve">Figur: </w:t>
      </w:r>
      <w:r>
        <w:rPr>
          <w:i/>
        </w:rPr>
        <w:t>Adressering vid sökning efter information ur ett specifikt källsystem</w:t>
      </w:r>
    </w:p>
    <w:p w14:paraId="50C4E153" w14:textId="77777777" w:rsidR="00BD3E81" w:rsidRDefault="00BD3E81" w:rsidP="00BD3E81">
      <w:pPr>
        <w:pStyle w:val="Brdtext"/>
        <w:ind w:right="119"/>
        <w:rPr>
          <w:i/>
        </w:rPr>
      </w:pPr>
    </w:p>
    <w:p w14:paraId="2C05177A" w14:textId="77777777" w:rsidR="00BD3E81" w:rsidRDefault="00BD3E81" w:rsidP="00BD3E81">
      <w:pPr>
        <w:pStyle w:val="Rubrik3b"/>
      </w:pPr>
      <w:bookmarkStart w:id="384" w:name="_Toc229536013"/>
      <w:r w:rsidRPr="00F439DB">
        <w:t xml:space="preserve">Sammanfattning </w:t>
      </w:r>
      <w:r w:rsidRPr="00B859FF">
        <w:t>av</w:t>
      </w:r>
      <w:r w:rsidRPr="00F439DB">
        <w:t xml:space="preserve"> adresseringsmodell</w:t>
      </w:r>
      <w:bookmarkEnd w:id="384"/>
    </w:p>
    <w:p w14:paraId="5A62737E" w14:textId="77777777" w:rsidR="00BD3E81" w:rsidRDefault="00BD3E81" w:rsidP="00BD3E81">
      <w:pPr>
        <w:pStyle w:val="Brdtext"/>
      </w:pPr>
    </w:p>
    <w:tbl>
      <w:tblPr>
        <w:tblStyle w:val="Tabellrutnt"/>
        <w:tblW w:w="0" w:type="auto"/>
        <w:tblInd w:w="867" w:type="dxa"/>
        <w:tblLook w:val="04A0" w:firstRow="1" w:lastRow="0" w:firstColumn="1" w:lastColumn="0" w:noHBand="0" w:noVBand="1"/>
      </w:tblPr>
      <w:tblGrid>
        <w:gridCol w:w="3210"/>
        <w:gridCol w:w="3544"/>
      </w:tblGrid>
      <w:tr w:rsidR="00BD3E81" w14:paraId="77384B3E" w14:textId="77777777" w:rsidTr="009C06AB">
        <w:tc>
          <w:tcPr>
            <w:tcW w:w="3210" w:type="dxa"/>
          </w:tcPr>
          <w:p w14:paraId="0DF59041" w14:textId="77777777" w:rsidR="00BD3E81" w:rsidRPr="00713CA7" w:rsidRDefault="00BD3E81" w:rsidP="009C06AB">
            <w:pPr>
              <w:pStyle w:val="Brdtext"/>
              <w:ind w:left="0"/>
              <w:rPr>
                <w:b/>
                <w:i/>
              </w:rPr>
            </w:pPr>
            <w:r w:rsidRPr="00713CA7">
              <w:rPr>
                <w:b/>
                <w:i/>
              </w:rPr>
              <w:t>Åtkomstbehov</w:t>
            </w:r>
            <w:r>
              <w:rPr>
                <w:b/>
                <w:i/>
              </w:rPr>
              <w:t xml:space="preserve"> för patientens journalhistorik</w:t>
            </w:r>
          </w:p>
        </w:tc>
        <w:tc>
          <w:tcPr>
            <w:tcW w:w="3544" w:type="dxa"/>
          </w:tcPr>
          <w:p w14:paraId="20ABBB2C" w14:textId="77777777" w:rsidR="00BD3E81" w:rsidRPr="00713CA7" w:rsidRDefault="00BD3E81" w:rsidP="009C06AB">
            <w:pPr>
              <w:pStyle w:val="Brdtext"/>
              <w:ind w:left="0"/>
              <w:rPr>
                <w:b/>
                <w:i/>
              </w:rPr>
            </w:pPr>
            <w:r>
              <w:rPr>
                <w:b/>
                <w:i/>
              </w:rPr>
              <w:t>L</w:t>
            </w:r>
            <w:r w:rsidRPr="00713CA7">
              <w:rPr>
                <w:b/>
                <w:i/>
              </w:rPr>
              <w:t>ogisk adress</w:t>
            </w:r>
          </w:p>
        </w:tc>
      </w:tr>
      <w:tr w:rsidR="00BD3E81" w14:paraId="32007D11" w14:textId="77777777" w:rsidTr="009C06AB">
        <w:tc>
          <w:tcPr>
            <w:tcW w:w="3210" w:type="dxa"/>
          </w:tcPr>
          <w:p w14:paraId="45AB7592" w14:textId="77777777" w:rsidR="00BD3E81" w:rsidRDefault="00BD3E81" w:rsidP="009C06AB">
            <w:pPr>
              <w:pStyle w:val="Brdtext"/>
              <w:ind w:left="0"/>
            </w:pPr>
            <w:r>
              <w:t>För alla huvudmän</w:t>
            </w:r>
          </w:p>
        </w:tc>
        <w:tc>
          <w:tcPr>
            <w:tcW w:w="3544" w:type="dxa"/>
          </w:tcPr>
          <w:p w14:paraId="5DCA392E" w14:textId="77777777" w:rsidR="00BD3E81" w:rsidRDefault="00BD3E81" w:rsidP="009C06AB">
            <w:pPr>
              <w:pStyle w:val="Brdtext"/>
              <w:ind w:left="0"/>
            </w:pPr>
            <w:r>
              <w:t>Ineras HSA-id</w:t>
            </w:r>
          </w:p>
        </w:tc>
      </w:tr>
      <w:tr w:rsidR="00BD3E81" w14:paraId="26886F1B" w14:textId="77777777" w:rsidTr="009C06AB">
        <w:tc>
          <w:tcPr>
            <w:tcW w:w="3210" w:type="dxa"/>
          </w:tcPr>
          <w:p w14:paraId="57CAC978" w14:textId="77777777" w:rsidR="00BD3E81" w:rsidRDefault="00BD3E81" w:rsidP="009C06AB">
            <w:pPr>
              <w:pStyle w:val="Brdtext"/>
              <w:ind w:left="0"/>
            </w:pPr>
            <w:r>
              <w:t>För en huvudman/region</w:t>
            </w:r>
          </w:p>
        </w:tc>
        <w:tc>
          <w:tcPr>
            <w:tcW w:w="3544" w:type="dxa"/>
          </w:tcPr>
          <w:p w14:paraId="199FE7B3" w14:textId="77777777" w:rsidR="00BD3E81" w:rsidRDefault="00BD3E81" w:rsidP="009C06AB">
            <w:pPr>
              <w:pStyle w:val="Brdtext"/>
              <w:ind w:left="0"/>
            </w:pPr>
            <w:r>
              <w:t>Huvudmannens/regionens HSA-id</w:t>
            </w:r>
          </w:p>
        </w:tc>
      </w:tr>
      <w:tr w:rsidR="00BD3E81" w14:paraId="5F4D34A1" w14:textId="77777777" w:rsidTr="009C06AB">
        <w:tc>
          <w:tcPr>
            <w:tcW w:w="3210" w:type="dxa"/>
          </w:tcPr>
          <w:p w14:paraId="5B1B37AC" w14:textId="77777777" w:rsidR="00BD3E81" w:rsidRDefault="00BD3E81" w:rsidP="009C06AB">
            <w:pPr>
              <w:pStyle w:val="Brdtext"/>
              <w:ind w:left="0"/>
            </w:pPr>
            <w:r>
              <w:t>För ett källsystem</w:t>
            </w:r>
          </w:p>
        </w:tc>
        <w:tc>
          <w:tcPr>
            <w:tcW w:w="3544" w:type="dxa"/>
          </w:tcPr>
          <w:p w14:paraId="3E33ABA8" w14:textId="77777777" w:rsidR="00BD3E81" w:rsidRDefault="00BD3E81" w:rsidP="009C06AB">
            <w:pPr>
              <w:pStyle w:val="Brdtext"/>
              <w:ind w:left="0"/>
            </w:pPr>
            <w:r>
              <w:t>Källsystemets HSA-id</w:t>
            </w:r>
          </w:p>
        </w:tc>
      </w:tr>
    </w:tbl>
    <w:p w14:paraId="2FE8F435" w14:textId="77777777" w:rsidR="00BD3E81" w:rsidRPr="00A745DC" w:rsidRDefault="00BD3E81" w:rsidP="00BD3E81">
      <w:pPr>
        <w:pStyle w:val="Brdtext"/>
        <w:ind w:left="0" w:right="119"/>
        <w:rPr>
          <w:i/>
        </w:rPr>
      </w:pPr>
    </w:p>
    <w:p w14:paraId="16ED686D" w14:textId="77777777" w:rsidR="00BD3E81" w:rsidRDefault="00BD3E81" w:rsidP="003562ED">
      <w:pPr>
        <w:pStyle w:val="Rubrik2b"/>
      </w:pPr>
      <w:bookmarkStart w:id="385" w:name="_Toc229536014"/>
      <w:bookmarkStart w:id="386" w:name="_Toc248418455"/>
      <w:bookmarkStart w:id="387" w:name="_Toc246999226"/>
      <w:r w:rsidRPr="004B4397">
        <w:t>Aggregerande</w:t>
      </w:r>
      <w:r w:rsidRPr="0099425C">
        <w:t xml:space="preserve"> </w:t>
      </w:r>
      <w:r w:rsidRPr="00B859FF">
        <w:t>tjänster</w:t>
      </w:r>
      <w:bookmarkEnd w:id="385"/>
      <w:bookmarkEnd w:id="386"/>
      <w:bookmarkEnd w:id="387"/>
    </w:p>
    <w:p w14:paraId="2CCBE8E7" w14:textId="77777777" w:rsidR="00BD3E81" w:rsidRPr="00B6750A" w:rsidRDefault="00BD3E81" w:rsidP="00BD3E81">
      <w:pPr>
        <w:pStyle w:val="Brdtext"/>
      </w:pPr>
      <w:r>
        <w:t>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att dirigeras till aggregerande tjänsten som i sin tur – efter att ha konsulterat engagemangsindex, vidarebefordrar frågan till de källsystem som har information om patienten.</w:t>
      </w:r>
    </w:p>
    <w:p w14:paraId="25B2AE73" w14:textId="2D587C4E" w:rsidR="00BD3E81" w:rsidRPr="00BC5B0B" w:rsidRDefault="0084419B" w:rsidP="0084419B">
      <w:pPr>
        <w:pStyle w:val="Rubrik2b"/>
      </w:pPr>
      <w:bookmarkStart w:id="388" w:name="_Toc248418456"/>
      <w:bookmarkStart w:id="389" w:name="_Toc219337770"/>
      <w:bookmarkStart w:id="390" w:name="_Toc229536015"/>
      <w:bookmarkStart w:id="391" w:name="_Toc246999227"/>
      <w:r>
        <w:t>Informationssäkerhet</w:t>
      </w:r>
      <w:bookmarkEnd w:id="388"/>
      <w:bookmarkEnd w:id="389"/>
      <w:bookmarkEnd w:id="390"/>
      <w:bookmarkEnd w:id="391"/>
    </w:p>
    <w:p w14:paraId="78B18430" w14:textId="77777777" w:rsidR="004743E2" w:rsidRDefault="004743E2" w:rsidP="004743E2">
      <w:pPr>
        <w:pStyle w:val="Rubrik3b"/>
      </w:pPr>
      <w:bookmarkStart w:id="392" w:name="_Toc219337771"/>
      <w:bookmarkStart w:id="393" w:name="_Toc227077995"/>
      <w:bookmarkStart w:id="394" w:name="_Toc245231399"/>
      <w:bookmarkStart w:id="395" w:name="_Toc229536016"/>
      <w:r>
        <w:t xml:space="preserve">Medarbetarens </w:t>
      </w:r>
      <w:r w:rsidRPr="004F0149">
        <w:t>direktåtkomst</w:t>
      </w:r>
      <w:bookmarkEnd w:id="392"/>
      <w:bookmarkEnd w:id="393"/>
      <w:bookmarkEnd w:id="394"/>
      <w:bookmarkEnd w:id="395"/>
    </w:p>
    <w:p w14:paraId="4D291FF2" w14:textId="175CC9A4" w:rsidR="004743E2" w:rsidRDefault="004743E2" w:rsidP="004743E2">
      <w:pPr>
        <w:pStyle w:val="Brdtext"/>
        <w:ind w:right="119"/>
      </w:pPr>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del w:id="396" w:author="2.1RC1" w:date="2013-12-11T22:33:00Z">
        <w:r w:rsidR="00BD3E81">
          <w:delText>Datainspektionens krav hanteras genom ett koncept som benämns TGP – tillgänglig patient. TGP berör både tjänstekonsument och tjänsteproducent.</w:delText>
        </w:r>
      </w:del>
    </w:p>
    <w:p w14:paraId="3DBB6027" w14:textId="77777777" w:rsidR="004743E2" w:rsidRDefault="004743E2" w:rsidP="004743E2">
      <w:pPr>
        <w:pStyle w:val="Brdtext"/>
        <w:ind w:right="119"/>
      </w:pPr>
    </w:p>
    <w:p w14:paraId="58649ED2" w14:textId="5DB04875" w:rsidR="004743E2" w:rsidRDefault="004743E2" w:rsidP="004743E2">
      <w:pPr>
        <w:pStyle w:val="Brdtext"/>
        <w:ind w:right="119"/>
      </w:pPr>
      <w:r>
        <w:t xml:space="preserve">Patientdatalagen ställer också krav (via dess tolkning ”PDL-i-praktiken”) på att medarbetaren är starkt autentiserad om medarbetarens inloggning sker i nät som delas med </w:t>
      </w:r>
      <w:r>
        <w:lastRenderedPageBreak/>
        <w:t>flera vårdgivare och att uppdragsval görs i samband med autentisering (</w:t>
      </w:r>
      <w:del w:id="397" w:author="2.1RC1" w:date="2013-12-11T22:33:00Z">
        <w:r w:rsidR="00BD3E81">
          <w:delText>PDL-enhet</w:delText>
        </w:r>
      </w:del>
      <w:ins w:id="398" w:author="2.1RC1" w:date="2013-12-11T22:33:00Z">
        <w:r>
          <w:t>vårdenhet</w:t>
        </w:r>
      </w:ins>
      <w:r>
        <w:t>). Det kompletta regelverket finns i senaste utredningen PDLiP samt i anvisningar för tillgänglig patient.</w:t>
      </w:r>
    </w:p>
    <w:p w14:paraId="272DB249" w14:textId="77777777" w:rsidR="004743E2" w:rsidRDefault="004743E2" w:rsidP="004743E2">
      <w:pPr>
        <w:pStyle w:val="Brdtext"/>
        <w:ind w:right="119"/>
      </w:pPr>
    </w:p>
    <w:p w14:paraId="1F1D65C0" w14:textId="77777777" w:rsidR="004743E2" w:rsidRDefault="004743E2" w:rsidP="004743E2">
      <w:pPr>
        <w:pStyle w:val="Brd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5D53850" w14:textId="77777777" w:rsidR="004743E2" w:rsidRPr="00916805" w:rsidRDefault="004743E2" w:rsidP="004743E2">
      <w:pPr>
        <w:pStyle w:val="Rubrik3b"/>
        <w:rPr>
          <w:b/>
        </w:rPr>
      </w:pPr>
      <w:bookmarkStart w:id="399" w:name="_Toc219337772"/>
      <w:bookmarkStart w:id="400" w:name="_Toc227077996"/>
      <w:bookmarkStart w:id="401" w:name="_Toc229537043"/>
      <w:bookmarkStart w:id="402" w:name="_Toc245231400"/>
      <w:bookmarkStart w:id="403" w:name="_Toc229536017"/>
      <w:r w:rsidRPr="00916805">
        <w:t>Patientens direktåtkomst</w:t>
      </w:r>
      <w:bookmarkEnd w:id="399"/>
      <w:bookmarkEnd w:id="400"/>
      <w:bookmarkEnd w:id="401"/>
      <w:bookmarkEnd w:id="402"/>
      <w:bookmarkEnd w:id="403"/>
    </w:p>
    <w:p w14:paraId="1FDE2C6E" w14:textId="77777777" w:rsidR="004743E2" w:rsidRPr="00EF4A67" w:rsidRDefault="004743E2" w:rsidP="004743E2">
      <w:pPr>
        <w:pStyle w:val="Brd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295B49DC" w14:textId="77777777" w:rsidR="004743E2" w:rsidRDefault="004743E2" w:rsidP="004743E2">
      <w:pPr>
        <w:pStyle w:val="Rubrik3b"/>
      </w:pPr>
      <w:bookmarkStart w:id="404" w:name="_Toc219337773"/>
      <w:bookmarkStart w:id="405" w:name="_Toc227077997"/>
      <w:bookmarkStart w:id="406" w:name="_Toc245231401"/>
      <w:bookmarkStart w:id="407" w:name="_Toc229536018"/>
      <w:r w:rsidRPr="004F0149">
        <w:t>Generellt</w:t>
      </w:r>
      <w:bookmarkEnd w:id="404"/>
      <w:bookmarkEnd w:id="405"/>
      <w:bookmarkEnd w:id="406"/>
      <w:bookmarkEnd w:id="407"/>
    </w:p>
    <w:p w14:paraId="5F85B019" w14:textId="1F449E25" w:rsidR="00BD3E81" w:rsidRDefault="004743E2" w:rsidP="004743E2">
      <w:pPr>
        <w:pStyle w:val="Brd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 xml:space="preserve">tjänstekonsument. Kunskapen om </w:t>
      </w:r>
      <w:del w:id="408" w:author="2.1RC1" w:date="2013-12-11T22:33:00Z">
        <w:r w:rsidR="00BD3E81" w:rsidRPr="005F1D2D">
          <w:delText>tjänsteproducentens</w:delText>
        </w:r>
      </w:del>
      <w:ins w:id="409" w:author="2.1RC1" w:date="2013-12-11T22:33:00Z">
        <w:r w:rsidRPr="005F1D2D">
          <w:t>tjänste</w:t>
        </w:r>
        <w:r>
          <w:t>konsumentens (tjänstens)</w:t>
        </w:r>
      </w:ins>
      <w:r>
        <w:t xml:space="preserve"> </w:t>
      </w:r>
      <w:r w:rsidRPr="005F1D2D">
        <w:t xml:space="preserve">identitet (d.v.s. ursprunglig tjänstekonsument i anropskedjan) får bara användas för teknisk åtkomstbegränsning på så sätt att svaret blir som om de </w:t>
      </w:r>
      <w:del w:id="410" w:author="2.1RC1" w:date="2013-12-11T22:33:00Z">
        <w:r w:rsidR="00BD3E81" w:rsidRPr="005F1D2D">
          <w:delText>PDL-enheter</w:delText>
        </w:r>
      </w:del>
      <w:ins w:id="411" w:author="2.1RC1" w:date="2013-12-11T22:33:00Z">
        <w:r>
          <w:t>vårdenheter</w:t>
        </w:r>
      </w:ins>
      <w:r w:rsidRPr="005F1D2D">
        <w:t xml:space="preserve"> vars verksamhetschef inte go</w:t>
      </w:r>
      <w:r>
        <w:t xml:space="preserve">dkänner aktuell </w:t>
      </w:r>
      <w:del w:id="412" w:author="2.1RC1" w:date="2013-12-11T22:33:00Z">
        <w:r w:rsidR="00BD3E81" w:rsidRPr="005F1D2D">
          <w:delText>tjänsteproducent</w:delText>
        </w:r>
      </w:del>
      <w:ins w:id="413" w:author="2.1RC1" w:date="2013-12-11T22:33:00Z">
        <w:r>
          <w:t>tjänstekonsument</w:t>
        </w:r>
      </w:ins>
      <w:r w:rsidRPr="005F1D2D">
        <w:t xml:space="preserve"> varit exkluderade i frågan.</w:t>
      </w:r>
    </w:p>
    <w:p w14:paraId="26C1A745" w14:textId="77777777" w:rsidR="00BD3E81" w:rsidRPr="00BC5B0B" w:rsidRDefault="00BD3E81" w:rsidP="00BD3E81">
      <w:pPr>
        <w:pStyle w:val="Brdtext"/>
        <w:ind w:right="119"/>
      </w:pPr>
    </w:p>
    <w:p w14:paraId="6E3AC307" w14:textId="77777777" w:rsidR="00BD3E81" w:rsidRPr="000A0525" w:rsidRDefault="00BD3E81" w:rsidP="00ED3BFA">
      <w:pPr>
        <w:pStyle w:val="Rubrik2b"/>
      </w:pPr>
      <w:bookmarkStart w:id="414" w:name="_Toc219337774"/>
      <w:bookmarkStart w:id="415" w:name="_Toc229536019"/>
      <w:bookmarkStart w:id="416" w:name="_Toc248418457"/>
      <w:bookmarkStart w:id="417" w:name="_Toc246999228"/>
      <w:r w:rsidRPr="00ED3BFA">
        <w:t>Tjänstekontraktens</w:t>
      </w:r>
      <w:r w:rsidRPr="00BC5B0B">
        <w:t xml:space="preserve"> desi</w:t>
      </w:r>
      <w:bookmarkEnd w:id="414"/>
      <w:r>
        <w:t>gn</w:t>
      </w:r>
      <w:bookmarkEnd w:id="415"/>
      <w:bookmarkEnd w:id="416"/>
      <w:bookmarkEnd w:id="417"/>
    </w:p>
    <w:p w14:paraId="5F58CFE3" w14:textId="77777777" w:rsidR="00BD3E81" w:rsidRDefault="00BD3E81" w:rsidP="00BD3E81">
      <w:pPr>
        <w:pStyle w:val="Brd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t>tjänstekontrakt</w:t>
      </w:r>
      <w:r w:rsidRPr="000A0525">
        <w:t xml:space="preserve">, </w:t>
      </w:r>
      <w:r>
        <w:t>där</w:t>
      </w:r>
      <w:r w:rsidRPr="000A0525">
        <w:t xml:space="preserve"> </w:t>
      </w:r>
      <w:r>
        <w:t>ett</w:t>
      </w:r>
      <w:r w:rsidRPr="000A0525">
        <w:t xml:space="preserve"> dokument omfattar en instans av information </w:t>
      </w:r>
      <w:r>
        <w:t>som ska överföras, exempelvis ett konsultationsremissvar</w:t>
      </w:r>
      <w:r w:rsidRPr="000A0525">
        <w:t xml:space="preserve">. </w:t>
      </w:r>
    </w:p>
    <w:p w14:paraId="6D2C2A7A" w14:textId="77777777" w:rsidR="00BD3E81" w:rsidRDefault="00BD3E81" w:rsidP="00BD3E81">
      <w:pPr>
        <w:pStyle w:val="Brdtext"/>
        <w:ind w:right="119"/>
      </w:pPr>
    </w:p>
    <w:p w14:paraId="5266838E" w14:textId="77777777" w:rsidR="00BD3E81" w:rsidRPr="000A0525" w:rsidRDefault="00BD3E81" w:rsidP="00BD3E81">
      <w:pPr>
        <w:pStyle w:val="Brdtext"/>
        <w:ind w:right="119"/>
      </w:pPr>
      <w:r>
        <w:t>Ett dokument motsvarar den information som täcks av en signatur (oavsett om signaturen ännu gjorts).</w:t>
      </w:r>
    </w:p>
    <w:p w14:paraId="41D1B487" w14:textId="77777777" w:rsidR="00BD3E81" w:rsidRDefault="00BD3E81" w:rsidP="00BD3E81">
      <w:pPr>
        <w:pStyle w:val="Brdtext"/>
        <w:ind w:right="119"/>
      </w:pPr>
    </w:p>
    <w:p w14:paraId="250785FF" w14:textId="77777777" w:rsidR="00BD3E81" w:rsidRPr="005F1D2D" w:rsidRDefault="00BD3E81" w:rsidP="00BD3E81">
      <w:pPr>
        <w:pStyle w:val="Brdtext"/>
        <w:ind w:right="119"/>
      </w:pPr>
      <w:r w:rsidRPr="005F1D2D">
        <w:t>Tjänsterna har en gemensam basuppsättning sökparametrar som i vissa fall utökats specifikt per tjänst.</w:t>
      </w:r>
    </w:p>
    <w:p w14:paraId="2CAC5125" w14:textId="77777777" w:rsidR="00BD3E81" w:rsidRPr="005F1D2D" w:rsidRDefault="00BD3E81" w:rsidP="00BD3E81">
      <w:pPr>
        <w:pStyle w:val="Brdtext"/>
        <w:ind w:right="119"/>
      </w:pPr>
    </w:p>
    <w:p w14:paraId="69B1B32F" w14:textId="77777777" w:rsidR="00BD3E81" w:rsidRDefault="00BD3E81" w:rsidP="00BD3E81">
      <w:pPr>
        <w:pStyle w:val="Brdtext"/>
        <w:ind w:right="119"/>
      </w:pPr>
      <w:r w:rsidRPr="005F1D2D">
        <w:t xml:space="preserve">Tjänstekontrakten </w:t>
      </w:r>
      <w:r>
        <w:t xml:space="preserve">i sig </w:t>
      </w:r>
      <w:r w:rsidRPr="005F1D2D">
        <w:t xml:space="preserve">stödjer inte HL7 CDA, men de distribueras tillsammans med XSLT-transfomationsfiler som leverantörer av CDA-kompatibla system kan använda för att transformera svarsmeddelandet till HL7 CDA, eller </w:t>
      </w:r>
      <w:r>
        <w:t xml:space="preserve">omvänt - </w:t>
      </w:r>
      <w:r w:rsidRPr="005F1D2D">
        <w:t>för att skapa ett svarsmeddelande från ett HL7 CDA-meddelande.</w:t>
      </w:r>
    </w:p>
    <w:p w14:paraId="551C33CD" w14:textId="77777777" w:rsidR="00852BED" w:rsidRPr="00BC5B0B" w:rsidRDefault="00852BED" w:rsidP="0085204E">
      <w:pPr>
        <w:pStyle w:val="Rubrik1"/>
        <w:numPr>
          <w:ilvl w:val="0"/>
          <w:numId w:val="0"/>
        </w:numPr>
        <w:ind w:left="360"/>
        <w:rPr>
          <w:b w:val="0"/>
          <w:bCs w:val="0"/>
        </w:rPr>
      </w:pPr>
    </w:p>
    <w:p w14:paraId="35FC3363" w14:textId="77777777" w:rsidR="00852BED" w:rsidRPr="002F5628" w:rsidRDefault="00852BED" w:rsidP="00852BED">
      <w:pPr>
        <w:pStyle w:val="Rubrik1"/>
        <w:rPr>
          <w:b w:val="0"/>
          <w:bCs w:val="0"/>
        </w:rPr>
      </w:pPr>
      <w:bookmarkStart w:id="418" w:name="_Toc219337775"/>
      <w:bookmarkStart w:id="419" w:name="_Toc248418458"/>
      <w:bookmarkStart w:id="420" w:name="_Toc246999229"/>
      <w:r w:rsidRPr="00BC5B0B">
        <w:rPr>
          <w:spacing w:val="1"/>
        </w:rPr>
        <w:lastRenderedPageBreak/>
        <w:t>Ge</w:t>
      </w:r>
      <w:r w:rsidRPr="00BC5B0B">
        <w:t>ner</w:t>
      </w:r>
      <w:r w:rsidRPr="00BC5B0B">
        <w:rPr>
          <w:spacing w:val="-2"/>
        </w:rPr>
        <w:t>e</w:t>
      </w:r>
      <w:r w:rsidRPr="00BC5B0B">
        <w:t xml:space="preserve">lla </w:t>
      </w:r>
      <w:r w:rsidRPr="00BC5B0B">
        <w:rPr>
          <w:spacing w:val="-2"/>
        </w:rPr>
        <w:t>r</w:t>
      </w:r>
      <w:r w:rsidRPr="00BC5B0B">
        <w:t>egler</w:t>
      </w:r>
      <w:bookmarkEnd w:id="418"/>
      <w:bookmarkEnd w:id="419"/>
      <w:bookmarkEnd w:id="420"/>
    </w:p>
    <w:p w14:paraId="274C36BB" w14:textId="77777777" w:rsidR="00852BED" w:rsidRDefault="00852BED" w:rsidP="00D934EA">
      <w:pPr>
        <w:pStyle w:val="Rubrik2b"/>
      </w:pPr>
      <w:bookmarkStart w:id="421" w:name="_Toc219337776"/>
      <w:bookmarkStart w:id="422" w:name="_Toc248418459"/>
      <w:bookmarkStart w:id="423" w:name="_Toc246999230"/>
      <w:r>
        <w:t>Uppdatering av engagemangsindex</w:t>
      </w:r>
      <w:bookmarkEnd w:id="421"/>
      <w:bookmarkEnd w:id="422"/>
      <w:bookmarkEnd w:id="423"/>
    </w:p>
    <w:p w14:paraId="31DC6EA3"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708D40B9" w14:textId="77777777" w:rsidR="00852BED" w:rsidRDefault="00852BED" w:rsidP="00852BED">
      <w:pPr>
        <w:pStyle w:val="Brdtext"/>
      </w:pPr>
    </w:p>
    <w:p w14:paraId="75F8ED6B" w14:textId="50AD9185" w:rsidR="00852BED" w:rsidRDefault="00852BED" w:rsidP="00852BED">
      <w:pPr>
        <w:pStyle w:val="Brdtext"/>
      </w:pPr>
      <w:r>
        <w:t xml:space="preserve">All uppdatering av engagemangsindex sker genom att källsystemet anropar engagemangsindex genom tjänstekontraktet urn:riv:itintegration:engagementindex:UpdateResponder:1 (”index-push”) eller genom att erbjuda </w:t>
      </w:r>
      <w:r w:rsidR="005516F8">
        <w:t xml:space="preserve">tjänsteproducent för </w:t>
      </w:r>
      <w:r>
        <w:t>tjänstekontraktet urn:riv:itintegration:engagementindex:GetUpdatesResponder:1 (”index-pull”). Ladda hem Engagemangsindex WSDL, scheman och tjänstekontraktsbeskrivning för detaljer.</w:t>
      </w:r>
    </w:p>
    <w:p w14:paraId="69B91795" w14:textId="77777777" w:rsidR="00852BED" w:rsidRDefault="00852BED" w:rsidP="00852BED">
      <w:pPr>
        <w:pStyle w:val="Brdtext"/>
      </w:pPr>
    </w:p>
    <w:p w14:paraId="7CCA96C0" w14:textId="77777777" w:rsidR="00852BED" w:rsidRDefault="00852BED" w:rsidP="00852BED">
      <w:pPr>
        <w:pStyle w:val="Brdtext"/>
      </w:pPr>
      <w:r>
        <w:t>Följande regler gäller för innehållet i begäran till engagemangsindex för uppdateringar som rör denna tjänstedomän:</w:t>
      </w:r>
    </w:p>
    <w:p w14:paraId="796F5056" w14:textId="77777777" w:rsidR="002201C7" w:rsidRDefault="002201C7" w:rsidP="00852BED">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2201C7" w:rsidRPr="00A303BB" w14:paraId="1B66EF7D" w14:textId="77777777" w:rsidTr="009C06AB">
        <w:tc>
          <w:tcPr>
            <w:tcW w:w="1540" w:type="dxa"/>
            <w:shd w:val="clear" w:color="auto" w:fill="auto"/>
          </w:tcPr>
          <w:p w14:paraId="03301201" w14:textId="77777777" w:rsidR="002201C7" w:rsidRPr="00BA1C92" w:rsidRDefault="002201C7" w:rsidP="009C06AB">
            <w:pPr>
              <w:pStyle w:val="Brdtext"/>
              <w:ind w:left="0"/>
              <w:rPr>
                <w:i/>
              </w:rPr>
            </w:pPr>
            <w:r w:rsidRPr="00BA1C92">
              <w:rPr>
                <w:i/>
              </w:rPr>
              <w:t>Attribut</w:t>
            </w:r>
          </w:p>
        </w:tc>
        <w:tc>
          <w:tcPr>
            <w:tcW w:w="1262" w:type="dxa"/>
            <w:shd w:val="clear" w:color="auto" w:fill="auto"/>
          </w:tcPr>
          <w:p w14:paraId="662F63B0" w14:textId="77777777" w:rsidR="002201C7" w:rsidRPr="00BA1C92" w:rsidRDefault="002201C7" w:rsidP="009C06AB">
            <w:pPr>
              <w:pStyle w:val="Brdtext"/>
              <w:ind w:left="0"/>
              <w:rPr>
                <w:i/>
              </w:rPr>
            </w:pPr>
            <w:r w:rsidRPr="00BA1C92">
              <w:rPr>
                <w:i/>
              </w:rPr>
              <w:t>Beskriv-ning</w:t>
            </w:r>
          </w:p>
        </w:tc>
        <w:tc>
          <w:tcPr>
            <w:tcW w:w="2444" w:type="dxa"/>
            <w:shd w:val="clear" w:color="auto" w:fill="auto"/>
          </w:tcPr>
          <w:p w14:paraId="4310410A" w14:textId="77777777" w:rsidR="002201C7" w:rsidRPr="00BA1C92" w:rsidRDefault="002201C7" w:rsidP="009C06AB">
            <w:pPr>
              <w:pStyle w:val="Brdtext"/>
              <w:ind w:left="0"/>
              <w:rPr>
                <w:i/>
              </w:rPr>
            </w:pPr>
            <w:r w:rsidRPr="00BA1C92">
              <w:rPr>
                <w:i/>
              </w:rPr>
              <w:t>Format</w:t>
            </w:r>
          </w:p>
        </w:tc>
        <w:tc>
          <w:tcPr>
            <w:tcW w:w="788" w:type="dxa"/>
            <w:shd w:val="clear" w:color="auto" w:fill="auto"/>
          </w:tcPr>
          <w:p w14:paraId="619BEEE7" w14:textId="77777777" w:rsidR="002201C7" w:rsidRPr="00BA1C92" w:rsidRDefault="002201C7" w:rsidP="009C06AB">
            <w:pPr>
              <w:pStyle w:val="Brdtext"/>
              <w:ind w:left="0"/>
              <w:rPr>
                <w:i/>
              </w:rPr>
            </w:pPr>
            <w:r w:rsidRPr="00BA1C92">
              <w:rPr>
                <w:i/>
              </w:rPr>
              <w:t>Mult</w:t>
            </w:r>
          </w:p>
        </w:tc>
        <w:tc>
          <w:tcPr>
            <w:tcW w:w="1998" w:type="dxa"/>
            <w:shd w:val="clear" w:color="auto" w:fill="auto"/>
          </w:tcPr>
          <w:p w14:paraId="3628FEB1" w14:textId="77777777" w:rsidR="002201C7" w:rsidRPr="00BA1C92" w:rsidRDefault="002201C7" w:rsidP="009C06AB">
            <w:pPr>
              <w:pStyle w:val="Brdtext"/>
              <w:ind w:left="0"/>
              <w:rPr>
                <w:i/>
              </w:rPr>
            </w:pPr>
            <w:r w:rsidRPr="00BA1C92">
              <w:rPr>
                <w:i/>
              </w:rPr>
              <w:t xml:space="preserve">Kodverk/värde-mängd </w:t>
            </w:r>
            <w:r w:rsidRPr="00BA1C92">
              <w:rPr>
                <w:i/>
              </w:rPr>
              <w:br/>
              <w:t>/ ev begränsningar</w:t>
            </w:r>
          </w:p>
        </w:tc>
        <w:tc>
          <w:tcPr>
            <w:tcW w:w="1330" w:type="dxa"/>
            <w:shd w:val="clear" w:color="auto" w:fill="auto"/>
          </w:tcPr>
          <w:p w14:paraId="5DBF9FEB" w14:textId="77777777" w:rsidR="002201C7" w:rsidRPr="00BA1C92" w:rsidRDefault="002201C7" w:rsidP="009C06AB">
            <w:pPr>
              <w:pStyle w:val="Brdtext"/>
              <w:ind w:left="0"/>
              <w:rPr>
                <w:i/>
              </w:rPr>
            </w:pPr>
            <w:r w:rsidRPr="00BA1C92">
              <w:rPr>
                <w:i/>
              </w:rPr>
              <w:t>Beslutsregler och kommentar</w:t>
            </w:r>
          </w:p>
        </w:tc>
      </w:tr>
      <w:tr w:rsidR="00DD76C4" w:rsidRPr="00A303BB" w14:paraId="502BDF96" w14:textId="77777777" w:rsidTr="009C06AB">
        <w:tc>
          <w:tcPr>
            <w:tcW w:w="1540" w:type="dxa"/>
            <w:shd w:val="clear" w:color="auto" w:fill="auto"/>
          </w:tcPr>
          <w:p w14:paraId="56FE3E37" w14:textId="1C234E53" w:rsidR="00DD76C4" w:rsidRDefault="00DD76C4" w:rsidP="00DD76C4">
            <w:pPr>
              <w:pStyle w:val="Brdtext"/>
              <w:ind w:left="0"/>
            </w:pPr>
            <w:r>
              <w:t>Registered ResidentIdent Identification</w:t>
            </w:r>
          </w:p>
        </w:tc>
        <w:tc>
          <w:tcPr>
            <w:tcW w:w="1262" w:type="dxa"/>
            <w:shd w:val="clear" w:color="auto" w:fill="auto"/>
          </w:tcPr>
          <w:p w14:paraId="72A59979" w14:textId="0A1FD7A5" w:rsidR="00DD76C4" w:rsidRPr="0088256E" w:rsidRDefault="00DD76C4" w:rsidP="00DD76C4">
            <w:pPr>
              <w:pStyle w:val="Brdtext"/>
              <w:ind w:left="0"/>
            </w:pPr>
            <w:r w:rsidRPr="0088256E">
              <w:t>Invånarens person-nummer</w:t>
            </w:r>
          </w:p>
        </w:tc>
        <w:tc>
          <w:tcPr>
            <w:tcW w:w="2444" w:type="dxa"/>
            <w:shd w:val="clear" w:color="auto" w:fill="auto"/>
          </w:tcPr>
          <w:p w14:paraId="55FD9A76" w14:textId="642DFC13" w:rsidR="00DD76C4" w:rsidRPr="0088256E" w:rsidRDefault="00DD76C4" w:rsidP="00DD76C4">
            <w:pPr>
              <w:pStyle w:val="Brdtext"/>
              <w:ind w:left="0"/>
            </w:pPr>
            <w:r>
              <w:t xml:space="preserve">Person- eller samordningsnummer enligt skatteverkets definition (12 tecken). </w:t>
            </w:r>
          </w:p>
        </w:tc>
        <w:tc>
          <w:tcPr>
            <w:tcW w:w="788" w:type="dxa"/>
            <w:shd w:val="clear" w:color="auto" w:fill="auto"/>
          </w:tcPr>
          <w:p w14:paraId="7D1B8318" w14:textId="66FC3ED4" w:rsidR="00DD76C4" w:rsidRPr="0088256E" w:rsidRDefault="00DD76C4" w:rsidP="00DD76C4">
            <w:pPr>
              <w:pStyle w:val="Brdtext"/>
              <w:ind w:left="0"/>
            </w:pPr>
            <w:r w:rsidRPr="0088256E">
              <w:t>1..1</w:t>
            </w:r>
          </w:p>
        </w:tc>
        <w:tc>
          <w:tcPr>
            <w:tcW w:w="1998" w:type="dxa"/>
            <w:shd w:val="clear" w:color="auto" w:fill="auto"/>
          </w:tcPr>
          <w:p w14:paraId="238134F1" w14:textId="760343CC" w:rsidR="00DD76C4" w:rsidRPr="0088256E" w:rsidRDefault="00DD76C4" w:rsidP="00DD76C4">
            <w:pPr>
              <w:pStyle w:val="Brdtext"/>
              <w:ind w:left="0"/>
            </w:pPr>
          </w:p>
        </w:tc>
        <w:tc>
          <w:tcPr>
            <w:tcW w:w="1330" w:type="dxa"/>
            <w:shd w:val="clear" w:color="auto" w:fill="auto"/>
          </w:tcPr>
          <w:p w14:paraId="2ED8D9E5" w14:textId="7E8000BD" w:rsidR="00DD76C4" w:rsidRPr="0088256E" w:rsidRDefault="00DD76C4" w:rsidP="00DD76C4">
            <w:pPr>
              <w:pStyle w:val="Brdtext"/>
              <w:ind w:left="0"/>
            </w:pPr>
            <w:r w:rsidRPr="0088256E">
              <w:t>Del av instansens unikhet</w:t>
            </w:r>
          </w:p>
        </w:tc>
      </w:tr>
      <w:tr w:rsidR="00DD76C4" w:rsidRPr="00A303BB" w14:paraId="5B577AA2" w14:textId="77777777" w:rsidTr="009C06AB">
        <w:tc>
          <w:tcPr>
            <w:tcW w:w="1540" w:type="dxa"/>
            <w:shd w:val="clear" w:color="auto" w:fill="auto"/>
          </w:tcPr>
          <w:p w14:paraId="3E2D5C94" w14:textId="6D5E3FB8" w:rsidR="00DD76C4" w:rsidRPr="0088256E" w:rsidRDefault="00DD76C4" w:rsidP="00DD76C4">
            <w:pPr>
              <w:pStyle w:val="Brdtext"/>
              <w:ind w:left="0"/>
            </w:pPr>
            <w:r w:rsidRPr="00B7745E">
              <w:t>Service domain</w:t>
            </w:r>
            <w:r>
              <w:t>*</w:t>
            </w:r>
          </w:p>
        </w:tc>
        <w:tc>
          <w:tcPr>
            <w:tcW w:w="1262" w:type="dxa"/>
            <w:shd w:val="clear" w:color="auto" w:fill="auto"/>
          </w:tcPr>
          <w:p w14:paraId="6D45607F" w14:textId="72882308" w:rsidR="00DD76C4" w:rsidRPr="0088256E" w:rsidRDefault="00DD76C4" w:rsidP="00DD76C4">
            <w:pPr>
              <w:pStyle w:val="Brdtext"/>
              <w:ind w:left="0"/>
            </w:pPr>
            <w:r w:rsidRPr="00B7745E">
              <w:t xml:space="preserve">Den tjänstedomän som förekomsten avser. </w:t>
            </w:r>
          </w:p>
        </w:tc>
        <w:tc>
          <w:tcPr>
            <w:tcW w:w="2444" w:type="dxa"/>
            <w:shd w:val="clear" w:color="auto" w:fill="auto"/>
          </w:tcPr>
          <w:p w14:paraId="1993D3F6" w14:textId="16C82306" w:rsidR="00DD76C4" w:rsidRPr="0088256E" w:rsidRDefault="00DD76C4" w:rsidP="00DD76C4">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57374687" w14:textId="351A9677" w:rsidR="00DD76C4" w:rsidRPr="0088256E" w:rsidRDefault="00DD76C4" w:rsidP="00DD76C4">
            <w:pPr>
              <w:pStyle w:val="Brdtext"/>
              <w:ind w:left="0"/>
            </w:pPr>
            <w:r w:rsidRPr="00B7745E">
              <w:t>1..1</w:t>
            </w:r>
          </w:p>
        </w:tc>
        <w:tc>
          <w:tcPr>
            <w:tcW w:w="1998" w:type="dxa"/>
            <w:shd w:val="clear" w:color="auto" w:fill="auto"/>
          </w:tcPr>
          <w:p w14:paraId="7E9991CA" w14:textId="3C8B42B7" w:rsidR="00DD76C4" w:rsidRPr="0088256E" w:rsidRDefault="00DD76C4" w:rsidP="00DD76C4">
            <w:pPr>
              <w:pStyle w:val="Brdtext"/>
              <w:ind w:left="0"/>
            </w:pPr>
            <w:r w:rsidRPr="00B7745E">
              <w:t>Värdet ska vara ”</w:t>
            </w:r>
            <w:r>
              <w:t>riv:clinicalprocess:logistics:logistics</w:t>
            </w:r>
            <w:r w:rsidRPr="00B7745E">
              <w:t>”</w:t>
            </w:r>
          </w:p>
        </w:tc>
        <w:tc>
          <w:tcPr>
            <w:tcW w:w="1330" w:type="dxa"/>
            <w:shd w:val="clear" w:color="auto" w:fill="auto"/>
          </w:tcPr>
          <w:p w14:paraId="647AF009" w14:textId="0AFE5227" w:rsidR="00DD76C4" w:rsidRPr="0088256E" w:rsidRDefault="00DD76C4" w:rsidP="00DD76C4">
            <w:pPr>
              <w:pStyle w:val="Brdtext"/>
              <w:ind w:left="0"/>
            </w:pPr>
            <w:r w:rsidRPr="00B7745E">
              <w:t>Del av instansens unikhet</w:t>
            </w:r>
          </w:p>
        </w:tc>
      </w:tr>
      <w:tr w:rsidR="00DD76C4" w:rsidRPr="00A303BB" w14:paraId="5999E5C1" w14:textId="77777777" w:rsidTr="009C06AB">
        <w:tc>
          <w:tcPr>
            <w:tcW w:w="1540" w:type="dxa"/>
            <w:shd w:val="clear" w:color="auto" w:fill="auto"/>
          </w:tcPr>
          <w:p w14:paraId="4608923C" w14:textId="45321BCD" w:rsidR="00DD76C4" w:rsidRDefault="00DD76C4" w:rsidP="00DD76C4">
            <w:pPr>
              <w:pStyle w:val="Brdtext"/>
              <w:ind w:left="0"/>
            </w:pPr>
            <w:r w:rsidRPr="006328BC">
              <w:t>Categori-zation</w:t>
            </w:r>
            <w:r>
              <w:t>*</w:t>
            </w:r>
          </w:p>
        </w:tc>
        <w:tc>
          <w:tcPr>
            <w:tcW w:w="1262" w:type="dxa"/>
            <w:shd w:val="clear" w:color="auto" w:fill="auto"/>
          </w:tcPr>
          <w:p w14:paraId="51DEEB87" w14:textId="69018A2E" w:rsidR="00DD76C4" w:rsidRPr="0088256E" w:rsidRDefault="00DD76C4" w:rsidP="00DD76C4">
            <w:pPr>
              <w:pStyle w:val="Brdtext"/>
              <w:ind w:left="0"/>
            </w:pPr>
            <w:r w:rsidRPr="006328BC">
              <w:t xml:space="preserve">Kategori-sering enligt kodverk som är specifikt för tjänste-domänen </w:t>
            </w:r>
          </w:p>
        </w:tc>
        <w:tc>
          <w:tcPr>
            <w:tcW w:w="2444" w:type="dxa"/>
            <w:shd w:val="clear" w:color="auto" w:fill="auto"/>
          </w:tcPr>
          <w:p w14:paraId="6E9E6498" w14:textId="77777777" w:rsidR="00DD76C4" w:rsidRPr="006328BC" w:rsidRDefault="00DD76C4" w:rsidP="00DD76C4">
            <w:pPr>
              <w:pStyle w:val="Brdtext"/>
              <w:ind w:left="38"/>
            </w:pPr>
            <w:r w:rsidRPr="006328BC">
              <w:t xml:space="preserve">Text bestående av bokstäver i ASCII. </w:t>
            </w:r>
          </w:p>
          <w:p w14:paraId="0E54A66D" w14:textId="7B1EFB5F" w:rsidR="00DD76C4" w:rsidRPr="0088256E" w:rsidRDefault="00DD76C4" w:rsidP="00DD76C4">
            <w:pPr>
              <w:pStyle w:val="Brdtext"/>
              <w:ind w:left="0"/>
            </w:pPr>
          </w:p>
        </w:tc>
        <w:tc>
          <w:tcPr>
            <w:tcW w:w="788" w:type="dxa"/>
            <w:shd w:val="clear" w:color="auto" w:fill="auto"/>
          </w:tcPr>
          <w:p w14:paraId="6081569F" w14:textId="2A24EF05" w:rsidR="00DD76C4" w:rsidRPr="0088256E" w:rsidRDefault="00DD76C4" w:rsidP="00DD76C4">
            <w:pPr>
              <w:pStyle w:val="Brdtext"/>
              <w:ind w:left="0"/>
            </w:pPr>
            <w:r w:rsidRPr="006328BC">
              <w:t>1..1</w:t>
            </w:r>
          </w:p>
        </w:tc>
        <w:tc>
          <w:tcPr>
            <w:tcW w:w="1998" w:type="dxa"/>
            <w:shd w:val="clear" w:color="auto" w:fill="auto"/>
          </w:tcPr>
          <w:p w14:paraId="5CE50659" w14:textId="1FF75DF0" w:rsidR="00DD76C4" w:rsidRPr="0088256E" w:rsidRDefault="00DD76C4" w:rsidP="00DD76C4">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59317672" w14:textId="54D0C5D0" w:rsidR="00DD76C4" w:rsidRPr="0088256E" w:rsidRDefault="00DD76C4" w:rsidP="00DD76C4">
            <w:pPr>
              <w:pStyle w:val="Brdtext"/>
              <w:ind w:left="0"/>
            </w:pPr>
            <w:r w:rsidRPr="006328BC">
              <w:t>Del av instansens unikhet</w:t>
            </w:r>
          </w:p>
        </w:tc>
      </w:tr>
      <w:tr w:rsidR="00DD76C4" w:rsidRPr="00A303BB" w14:paraId="02CFBDC8" w14:textId="77777777" w:rsidTr="009C06AB">
        <w:tc>
          <w:tcPr>
            <w:tcW w:w="1540" w:type="dxa"/>
            <w:shd w:val="clear" w:color="auto" w:fill="auto"/>
          </w:tcPr>
          <w:p w14:paraId="000FFE00" w14:textId="36CC43BF" w:rsidR="00DD76C4" w:rsidRDefault="00DD76C4" w:rsidP="00DD76C4">
            <w:pPr>
              <w:pStyle w:val="Brdtext"/>
              <w:ind w:left="0"/>
            </w:pPr>
            <w:r>
              <w:t>Logical address*</w:t>
            </w:r>
          </w:p>
        </w:tc>
        <w:tc>
          <w:tcPr>
            <w:tcW w:w="1262" w:type="dxa"/>
            <w:shd w:val="clear" w:color="auto" w:fill="auto"/>
          </w:tcPr>
          <w:p w14:paraId="008FF429" w14:textId="711F5C4F" w:rsidR="00DD76C4" w:rsidRPr="0088256E" w:rsidRDefault="00DD76C4" w:rsidP="00DD76C4">
            <w:pPr>
              <w:pStyle w:val="Brdtext"/>
              <w:ind w:left="0"/>
            </w:pPr>
            <w:r w:rsidRPr="0088256E">
              <w:t>Referens till informationskällan enligt tjänste-domänens definition</w:t>
            </w:r>
          </w:p>
        </w:tc>
        <w:tc>
          <w:tcPr>
            <w:tcW w:w="2444" w:type="dxa"/>
            <w:shd w:val="clear" w:color="auto" w:fill="auto"/>
          </w:tcPr>
          <w:p w14:paraId="2D96782D" w14:textId="3F286DCE" w:rsidR="00DD76C4" w:rsidRPr="0088256E" w:rsidRDefault="00DD76C4" w:rsidP="00DD76C4">
            <w:pPr>
              <w:pStyle w:val="Brdtext"/>
              <w:ind w:left="0"/>
            </w:pPr>
            <w:r>
              <w:t>Logisk adress enligt adresseringsmodell för den tjänstedomän som anges av fältet Service Domain.</w:t>
            </w:r>
          </w:p>
        </w:tc>
        <w:tc>
          <w:tcPr>
            <w:tcW w:w="788" w:type="dxa"/>
            <w:shd w:val="clear" w:color="auto" w:fill="auto"/>
          </w:tcPr>
          <w:p w14:paraId="008D2F16" w14:textId="374D6584" w:rsidR="00DD76C4" w:rsidRPr="0088256E" w:rsidRDefault="00DD76C4" w:rsidP="00DD76C4">
            <w:pPr>
              <w:pStyle w:val="Brdtext"/>
              <w:ind w:left="0"/>
            </w:pPr>
            <w:r w:rsidRPr="00826154">
              <w:t>1..1</w:t>
            </w:r>
          </w:p>
        </w:tc>
        <w:tc>
          <w:tcPr>
            <w:tcW w:w="1998" w:type="dxa"/>
            <w:shd w:val="clear" w:color="auto" w:fill="auto"/>
          </w:tcPr>
          <w:p w14:paraId="09A79A9B" w14:textId="35D70339" w:rsidR="00DD76C4" w:rsidRPr="0088256E" w:rsidRDefault="00DD76C4" w:rsidP="00DD76C4">
            <w:pPr>
              <w:pStyle w:val="Brdtext"/>
              <w:ind w:left="0"/>
            </w:pPr>
            <w:r>
              <w:t>Samma värde som fältet Source System.</w:t>
            </w:r>
          </w:p>
        </w:tc>
        <w:tc>
          <w:tcPr>
            <w:tcW w:w="1330" w:type="dxa"/>
            <w:shd w:val="clear" w:color="auto" w:fill="auto"/>
          </w:tcPr>
          <w:p w14:paraId="7DE2D9F0" w14:textId="5F4315F8" w:rsidR="00DD76C4" w:rsidRPr="0088256E" w:rsidRDefault="00DD76C4" w:rsidP="00DD76C4">
            <w:pPr>
              <w:pStyle w:val="Brdtext"/>
              <w:ind w:left="0"/>
            </w:pPr>
            <w:r w:rsidRPr="00826154">
              <w:t>Del av instansens unikhet</w:t>
            </w:r>
          </w:p>
        </w:tc>
      </w:tr>
      <w:tr w:rsidR="00DD76C4" w:rsidRPr="00A303BB" w14:paraId="5F6F52AB" w14:textId="77777777" w:rsidTr="009C06AB">
        <w:tc>
          <w:tcPr>
            <w:tcW w:w="1540" w:type="dxa"/>
            <w:shd w:val="clear" w:color="auto" w:fill="auto"/>
          </w:tcPr>
          <w:p w14:paraId="76B06337" w14:textId="68197E0D" w:rsidR="00DD76C4" w:rsidRDefault="00DD76C4" w:rsidP="00DD76C4">
            <w:pPr>
              <w:pStyle w:val="Brdtext"/>
              <w:ind w:left="0"/>
            </w:pPr>
            <w:r w:rsidRPr="00A07CBD">
              <w:t xml:space="preserve">Business object Instance </w:t>
            </w:r>
            <w:r w:rsidRPr="00A07CBD">
              <w:lastRenderedPageBreak/>
              <w:t>Identifier</w:t>
            </w:r>
            <w:r>
              <w:t>*</w:t>
            </w:r>
          </w:p>
        </w:tc>
        <w:tc>
          <w:tcPr>
            <w:tcW w:w="1262" w:type="dxa"/>
            <w:shd w:val="clear" w:color="auto" w:fill="auto"/>
          </w:tcPr>
          <w:p w14:paraId="67DB32B6" w14:textId="35C56298" w:rsidR="00DD76C4" w:rsidRPr="0088256E" w:rsidRDefault="00DD76C4" w:rsidP="00DD76C4">
            <w:pPr>
              <w:pStyle w:val="Brdtext"/>
              <w:ind w:left="0"/>
            </w:pPr>
            <w:r w:rsidRPr="00A07CBD">
              <w:lastRenderedPageBreak/>
              <w:t xml:space="preserve">Unik identifierare för </w:t>
            </w:r>
            <w:r w:rsidRPr="00A07CBD">
              <w:lastRenderedPageBreak/>
              <w:t>händelse-bärande objekt</w:t>
            </w:r>
          </w:p>
        </w:tc>
        <w:tc>
          <w:tcPr>
            <w:tcW w:w="2444" w:type="dxa"/>
            <w:shd w:val="clear" w:color="auto" w:fill="auto"/>
          </w:tcPr>
          <w:p w14:paraId="37A13341" w14:textId="70641F8E" w:rsidR="00DD76C4" w:rsidRPr="0088256E" w:rsidRDefault="00DD76C4" w:rsidP="00DD76C4">
            <w:pPr>
              <w:pStyle w:val="Brdtext"/>
              <w:ind w:left="0"/>
            </w:pPr>
            <w:r>
              <w:lastRenderedPageBreak/>
              <w:t>Text</w:t>
            </w:r>
          </w:p>
        </w:tc>
        <w:tc>
          <w:tcPr>
            <w:tcW w:w="788" w:type="dxa"/>
            <w:shd w:val="clear" w:color="auto" w:fill="auto"/>
          </w:tcPr>
          <w:p w14:paraId="3E3823EC" w14:textId="586030DA" w:rsidR="00DD76C4" w:rsidRPr="0088256E" w:rsidRDefault="00DD76C4" w:rsidP="00DD76C4">
            <w:pPr>
              <w:pStyle w:val="Brdtext"/>
              <w:ind w:left="0"/>
            </w:pPr>
            <w:r w:rsidRPr="00A07CBD">
              <w:t>1..1</w:t>
            </w:r>
          </w:p>
        </w:tc>
        <w:tc>
          <w:tcPr>
            <w:tcW w:w="1998" w:type="dxa"/>
            <w:shd w:val="clear" w:color="auto" w:fill="auto"/>
          </w:tcPr>
          <w:p w14:paraId="0AC6F060" w14:textId="74FD3869" w:rsidR="00DD76C4" w:rsidRPr="0088256E" w:rsidRDefault="00DD76C4" w:rsidP="00DD76C4">
            <w:pPr>
              <w:pStyle w:val="Brdtext"/>
              <w:ind w:left="0"/>
            </w:pPr>
            <w:r>
              <w:t>”NA” – dvs ej tillämpat för tjänstedomänen.</w:t>
            </w:r>
          </w:p>
        </w:tc>
        <w:tc>
          <w:tcPr>
            <w:tcW w:w="1330" w:type="dxa"/>
            <w:shd w:val="clear" w:color="auto" w:fill="auto"/>
          </w:tcPr>
          <w:p w14:paraId="0D004BF9" w14:textId="4C483B57" w:rsidR="00DD76C4" w:rsidRPr="0088256E" w:rsidRDefault="00DD76C4" w:rsidP="00DD76C4">
            <w:pPr>
              <w:pStyle w:val="Brdtext"/>
              <w:ind w:left="0"/>
            </w:pPr>
            <w:r w:rsidRPr="00A07CBD">
              <w:t>Del av instansens unikhet</w:t>
            </w:r>
          </w:p>
        </w:tc>
      </w:tr>
      <w:tr w:rsidR="00DD76C4" w:rsidRPr="00A303BB" w14:paraId="5BB2A615" w14:textId="77777777" w:rsidTr="009C06AB">
        <w:tc>
          <w:tcPr>
            <w:tcW w:w="1540" w:type="dxa"/>
            <w:shd w:val="clear" w:color="auto" w:fill="auto"/>
          </w:tcPr>
          <w:p w14:paraId="4CC34156" w14:textId="07999B4E" w:rsidR="00DD76C4" w:rsidRDefault="00DD76C4" w:rsidP="00DD76C4">
            <w:pPr>
              <w:pStyle w:val="Brdtext"/>
              <w:ind w:left="0"/>
            </w:pPr>
            <w:r w:rsidRPr="00E86BD3">
              <w:lastRenderedPageBreak/>
              <w:t>Clinical process interest</w:t>
            </w:r>
            <w:r>
              <w:t xml:space="preserve"> </w:t>
            </w:r>
            <w:r w:rsidRPr="009320FF">
              <w:t>Id</w:t>
            </w:r>
          </w:p>
        </w:tc>
        <w:tc>
          <w:tcPr>
            <w:tcW w:w="1262" w:type="dxa"/>
            <w:shd w:val="clear" w:color="auto" w:fill="auto"/>
          </w:tcPr>
          <w:p w14:paraId="79AE6A90" w14:textId="187E27D0" w:rsidR="00DD76C4" w:rsidRDefault="00DD76C4" w:rsidP="00DD76C4">
            <w:pPr>
              <w:pStyle w:val="Brdtext"/>
              <w:ind w:left="0"/>
            </w:pPr>
            <w:r w:rsidRPr="009320FF">
              <w:t>Hälsoärende-id</w:t>
            </w:r>
          </w:p>
        </w:tc>
        <w:tc>
          <w:tcPr>
            <w:tcW w:w="2444" w:type="dxa"/>
            <w:shd w:val="clear" w:color="auto" w:fill="auto"/>
          </w:tcPr>
          <w:p w14:paraId="333B0CDA" w14:textId="73465AEF" w:rsidR="00DD76C4" w:rsidRPr="0088256E" w:rsidRDefault="00DD76C4" w:rsidP="00DD76C4">
            <w:pPr>
              <w:pStyle w:val="Brdtext"/>
              <w:ind w:left="0"/>
            </w:pPr>
            <w:r>
              <w:t>GUID</w:t>
            </w:r>
          </w:p>
        </w:tc>
        <w:tc>
          <w:tcPr>
            <w:tcW w:w="788" w:type="dxa"/>
            <w:shd w:val="clear" w:color="auto" w:fill="auto"/>
          </w:tcPr>
          <w:p w14:paraId="7B68C874" w14:textId="4F9EC1FB" w:rsidR="00DD76C4" w:rsidRDefault="00DD76C4" w:rsidP="00DD76C4">
            <w:pPr>
              <w:pStyle w:val="Brdtext"/>
              <w:ind w:left="0"/>
            </w:pPr>
            <w:r>
              <w:t>1..1</w:t>
            </w:r>
          </w:p>
        </w:tc>
        <w:tc>
          <w:tcPr>
            <w:tcW w:w="1998" w:type="dxa"/>
            <w:shd w:val="clear" w:color="auto" w:fill="auto"/>
          </w:tcPr>
          <w:p w14:paraId="7DDF125B" w14:textId="3390E06F" w:rsidR="00DD76C4" w:rsidRDefault="00DD76C4" w:rsidP="00DD76C4">
            <w:pPr>
              <w:pStyle w:val="Brdtext"/>
              <w:ind w:left="0"/>
            </w:pPr>
            <w:r>
              <w:t>”NA” (ä</w:t>
            </w:r>
            <w:r w:rsidRPr="009320FF">
              <w:t>nnu ej tillämpat i tjänstedomänen</w:t>
            </w:r>
            <w:r>
              <w:t>)</w:t>
            </w:r>
          </w:p>
        </w:tc>
        <w:tc>
          <w:tcPr>
            <w:tcW w:w="1330" w:type="dxa"/>
            <w:shd w:val="clear" w:color="auto" w:fill="auto"/>
          </w:tcPr>
          <w:p w14:paraId="71D035F3" w14:textId="688D3AB4" w:rsidR="00DD76C4" w:rsidRPr="0088256E" w:rsidRDefault="00DD76C4" w:rsidP="00DD76C4">
            <w:pPr>
              <w:pStyle w:val="Brdtext"/>
              <w:ind w:left="0"/>
            </w:pPr>
            <w:r w:rsidRPr="00A07CBD">
              <w:t>Del av instansens unikhet</w:t>
            </w:r>
          </w:p>
        </w:tc>
      </w:tr>
      <w:tr w:rsidR="00DD76C4" w:rsidRPr="00A303BB" w14:paraId="5EF0FFEC" w14:textId="77777777" w:rsidTr="009C06AB">
        <w:tc>
          <w:tcPr>
            <w:tcW w:w="1540" w:type="dxa"/>
            <w:shd w:val="clear" w:color="auto" w:fill="auto"/>
          </w:tcPr>
          <w:p w14:paraId="6F9A68BD" w14:textId="0390CEBB" w:rsidR="00DD76C4" w:rsidRDefault="00DD76C4" w:rsidP="00DD76C4">
            <w:pPr>
              <w:pStyle w:val="Brdtext"/>
              <w:ind w:left="0"/>
            </w:pPr>
            <w:r>
              <w:t>Most Recent Content*</w:t>
            </w:r>
          </w:p>
        </w:tc>
        <w:tc>
          <w:tcPr>
            <w:tcW w:w="1262" w:type="dxa"/>
            <w:shd w:val="clear" w:color="auto" w:fill="auto"/>
          </w:tcPr>
          <w:p w14:paraId="11B11732" w14:textId="68795F98" w:rsidR="00DD76C4" w:rsidRPr="0088256E" w:rsidRDefault="00DD76C4" w:rsidP="00DD76C4">
            <w:pPr>
              <w:pStyle w:val="Brdtext"/>
              <w:ind w:left="0"/>
            </w:pPr>
            <w:r w:rsidRPr="005B6CF5">
              <w:t>Verksamhetsmässig tidpunkt för senaste informations-förekomsten i källan som indexeras av denna  indexpost</w:t>
            </w:r>
          </w:p>
        </w:tc>
        <w:tc>
          <w:tcPr>
            <w:tcW w:w="2444" w:type="dxa"/>
            <w:shd w:val="clear" w:color="auto" w:fill="auto"/>
          </w:tcPr>
          <w:p w14:paraId="51D38871" w14:textId="47858064" w:rsidR="00DD76C4" w:rsidRPr="0088256E" w:rsidRDefault="00DD76C4" w:rsidP="00DD76C4">
            <w:pPr>
              <w:pStyle w:val="Brdtext"/>
              <w:ind w:left="0"/>
            </w:pPr>
            <w:r w:rsidRPr="005B6CF5">
              <w:t>DT</w:t>
            </w:r>
          </w:p>
        </w:tc>
        <w:tc>
          <w:tcPr>
            <w:tcW w:w="788" w:type="dxa"/>
            <w:shd w:val="clear" w:color="auto" w:fill="auto"/>
          </w:tcPr>
          <w:p w14:paraId="3B26487E" w14:textId="5008A17A" w:rsidR="00DD76C4" w:rsidRPr="0088256E" w:rsidRDefault="00DD76C4" w:rsidP="00DD76C4">
            <w:pPr>
              <w:pStyle w:val="Brdtext"/>
              <w:ind w:left="0"/>
            </w:pPr>
            <w:r w:rsidRPr="00C73FAD">
              <w:t>1..1</w:t>
            </w:r>
          </w:p>
        </w:tc>
        <w:tc>
          <w:tcPr>
            <w:tcW w:w="1998" w:type="dxa"/>
            <w:shd w:val="clear" w:color="auto" w:fill="auto"/>
          </w:tcPr>
          <w:p w14:paraId="46B7E3C3" w14:textId="6C4D9451" w:rsidR="00DD76C4" w:rsidRPr="0088256E" w:rsidRDefault="00DD76C4" w:rsidP="00DD76C4">
            <w:pPr>
              <w:pStyle w:val="Brdtext"/>
              <w:ind w:left="0"/>
            </w:pPr>
            <w:r w:rsidRPr="00E849E0">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17A98F73" w14:textId="773FE9B9" w:rsidR="00DD76C4" w:rsidRPr="0088256E" w:rsidRDefault="00DD76C4" w:rsidP="00DD76C4">
            <w:pPr>
              <w:pStyle w:val="Brdtext"/>
              <w:ind w:left="0"/>
            </w:pPr>
          </w:p>
        </w:tc>
      </w:tr>
      <w:tr w:rsidR="00DD76C4" w:rsidRPr="00A303BB" w14:paraId="582D5BAD" w14:textId="77777777" w:rsidTr="009C06AB">
        <w:tc>
          <w:tcPr>
            <w:tcW w:w="1540" w:type="dxa"/>
            <w:shd w:val="clear" w:color="auto" w:fill="auto"/>
          </w:tcPr>
          <w:p w14:paraId="2AD8BC2B" w14:textId="77777777" w:rsidR="00DD76C4" w:rsidRDefault="00DD76C4" w:rsidP="00DD76C4">
            <w:pPr>
              <w:pStyle w:val="Brdtext"/>
              <w:ind w:left="5"/>
            </w:pPr>
            <w:r>
              <w:t>Creation</w:t>
            </w:r>
          </w:p>
          <w:p w14:paraId="606AFB9C" w14:textId="57B7992F" w:rsidR="00DD76C4" w:rsidRPr="00E164D5" w:rsidRDefault="00DD76C4" w:rsidP="00DD76C4">
            <w:pPr>
              <w:pStyle w:val="Brdtext"/>
              <w:ind w:left="0"/>
            </w:pPr>
            <w:r>
              <w:t>Time</w:t>
            </w:r>
          </w:p>
        </w:tc>
        <w:tc>
          <w:tcPr>
            <w:tcW w:w="1262" w:type="dxa"/>
            <w:shd w:val="clear" w:color="auto" w:fill="auto"/>
          </w:tcPr>
          <w:p w14:paraId="03437F2B" w14:textId="772A1A01" w:rsidR="00DD76C4" w:rsidRPr="0088256E" w:rsidRDefault="00DD76C4" w:rsidP="00DD76C4">
            <w:pPr>
              <w:pStyle w:val="Brdtext"/>
              <w:ind w:left="0"/>
            </w:pPr>
            <w:r w:rsidRPr="0088256E">
              <w:t>Tidpunkten då index</w:t>
            </w:r>
            <w:r>
              <w:t>-posten</w:t>
            </w:r>
            <w:r w:rsidRPr="0088256E">
              <w:t xml:space="preserve"> regi</w:t>
            </w:r>
            <w:r>
              <w:t>-</w:t>
            </w:r>
            <w:r w:rsidRPr="0088256E">
              <w:t>strerades</w:t>
            </w:r>
          </w:p>
        </w:tc>
        <w:tc>
          <w:tcPr>
            <w:tcW w:w="2444" w:type="dxa"/>
            <w:shd w:val="clear" w:color="auto" w:fill="auto"/>
          </w:tcPr>
          <w:p w14:paraId="4F7252E3" w14:textId="6D5AC998" w:rsidR="00DD76C4" w:rsidRPr="0088256E" w:rsidRDefault="00DD76C4" w:rsidP="00DD76C4">
            <w:pPr>
              <w:pStyle w:val="Brdtext"/>
              <w:ind w:left="0"/>
            </w:pPr>
            <w:r w:rsidRPr="0088256E">
              <w:t>DT</w:t>
            </w:r>
          </w:p>
        </w:tc>
        <w:tc>
          <w:tcPr>
            <w:tcW w:w="788" w:type="dxa"/>
            <w:shd w:val="clear" w:color="auto" w:fill="auto"/>
          </w:tcPr>
          <w:p w14:paraId="6FE2A621" w14:textId="1D42605D" w:rsidR="00DD76C4" w:rsidRPr="0088256E" w:rsidRDefault="00DD76C4" w:rsidP="00DD76C4">
            <w:pPr>
              <w:pStyle w:val="Brdtext"/>
              <w:ind w:left="0"/>
            </w:pPr>
            <w:r w:rsidRPr="0088256E">
              <w:t>1..1</w:t>
            </w:r>
          </w:p>
        </w:tc>
        <w:tc>
          <w:tcPr>
            <w:tcW w:w="1998" w:type="dxa"/>
            <w:shd w:val="clear" w:color="auto" w:fill="auto"/>
          </w:tcPr>
          <w:p w14:paraId="650C44C2" w14:textId="16779D44" w:rsidR="00DD76C4" w:rsidRPr="0088256E" w:rsidRDefault="00DD76C4" w:rsidP="00DD76C4">
            <w:pPr>
              <w:pStyle w:val="Brdtext"/>
              <w:ind w:left="0"/>
            </w:pPr>
            <w:r>
              <w:t>Sätts automatiskt av EI-instansen.</w:t>
            </w:r>
          </w:p>
        </w:tc>
        <w:tc>
          <w:tcPr>
            <w:tcW w:w="1330" w:type="dxa"/>
            <w:shd w:val="clear" w:color="auto" w:fill="auto"/>
          </w:tcPr>
          <w:p w14:paraId="22B6C196" w14:textId="6D019B89" w:rsidR="00DD76C4" w:rsidRPr="0088256E" w:rsidRDefault="00DD76C4" w:rsidP="00DD76C4">
            <w:pPr>
              <w:pStyle w:val="Brdtext"/>
              <w:ind w:left="0"/>
            </w:pPr>
            <w:r w:rsidRPr="0088256E">
              <w:t>Genereras automatiskt av kontraktets tjänste-producent</w:t>
            </w:r>
          </w:p>
        </w:tc>
      </w:tr>
      <w:tr w:rsidR="00DD76C4" w:rsidRPr="00A303BB" w14:paraId="26717D9A" w14:textId="77777777" w:rsidTr="009C06AB">
        <w:tc>
          <w:tcPr>
            <w:tcW w:w="1540" w:type="dxa"/>
            <w:shd w:val="clear" w:color="auto" w:fill="auto"/>
          </w:tcPr>
          <w:p w14:paraId="5F22E0ED" w14:textId="5B9A5A83" w:rsidR="00DD76C4" w:rsidRDefault="00DD76C4" w:rsidP="00DD76C4">
            <w:pPr>
              <w:pStyle w:val="Brdtext"/>
              <w:ind w:left="0"/>
            </w:pPr>
            <w:r>
              <w:t>Update Time</w:t>
            </w:r>
          </w:p>
        </w:tc>
        <w:tc>
          <w:tcPr>
            <w:tcW w:w="1262" w:type="dxa"/>
            <w:shd w:val="clear" w:color="auto" w:fill="auto"/>
          </w:tcPr>
          <w:p w14:paraId="581BBF36" w14:textId="515E0925" w:rsidR="00DD76C4" w:rsidRPr="0088256E" w:rsidRDefault="00DD76C4" w:rsidP="00DD76C4">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834FA9" w14:textId="35187CFB" w:rsidR="00DD76C4" w:rsidRPr="0088256E" w:rsidRDefault="00DD76C4" w:rsidP="00DD76C4">
            <w:pPr>
              <w:pStyle w:val="Brdtext"/>
              <w:ind w:left="0"/>
            </w:pPr>
            <w:r w:rsidRPr="0088256E">
              <w:t>DT</w:t>
            </w:r>
          </w:p>
        </w:tc>
        <w:tc>
          <w:tcPr>
            <w:tcW w:w="788" w:type="dxa"/>
            <w:shd w:val="clear" w:color="auto" w:fill="auto"/>
          </w:tcPr>
          <w:p w14:paraId="3793E674" w14:textId="401D6282" w:rsidR="00DD76C4" w:rsidRPr="0088256E" w:rsidRDefault="00DD76C4" w:rsidP="00DD76C4">
            <w:pPr>
              <w:pStyle w:val="Brdtext"/>
              <w:ind w:left="0"/>
            </w:pPr>
            <w:r w:rsidRPr="0088256E">
              <w:t>0..1</w:t>
            </w:r>
          </w:p>
        </w:tc>
        <w:tc>
          <w:tcPr>
            <w:tcW w:w="1998" w:type="dxa"/>
            <w:shd w:val="clear" w:color="auto" w:fill="auto"/>
          </w:tcPr>
          <w:p w14:paraId="3FFCC4BC" w14:textId="4258FB34" w:rsidR="00DD76C4" w:rsidRPr="0088256E" w:rsidRDefault="00DD76C4" w:rsidP="00DD76C4">
            <w:pPr>
              <w:pStyle w:val="Brdtext"/>
              <w:ind w:left="0"/>
            </w:pPr>
            <w:r>
              <w:t>Sätts automatiskt av EI-instansen.</w:t>
            </w:r>
          </w:p>
        </w:tc>
        <w:tc>
          <w:tcPr>
            <w:tcW w:w="1330" w:type="dxa"/>
            <w:shd w:val="clear" w:color="auto" w:fill="auto"/>
          </w:tcPr>
          <w:p w14:paraId="5F143CE8" w14:textId="1165D083" w:rsidR="00DD76C4" w:rsidRPr="0088256E" w:rsidRDefault="00DD76C4" w:rsidP="00DD76C4">
            <w:pPr>
              <w:pStyle w:val="Brdtext"/>
              <w:ind w:left="0"/>
            </w:pPr>
            <w:r w:rsidRPr="0088256E">
              <w:t>Upp</w:t>
            </w:r>
            <w:r>
              <w:t>-</w:t>
            </w:r>
            <w:r w:rsidRPr="0088256E">
              <w:t>datering innebär ny post som matchar samtliga attribut som är del av en instans unikitet.</w:t>
            </w:r>
          </w:p>
        </w:tc>
      </w:tr>
      <w:tr w:rsidR="00F47F06" w:rsidRPr="00A303BB" w14:paraId="25B91809" w14:textId="77777777" w:rsidTr="009C06AB">
        <w:trPr>
          <w:ins w:id="424" w:author="2.1RC1" w:date="2013-12-11T22:33:00Z"/>
        </w:trPr>
        <w:tc>
          <w:tcPr>
            <w:tcW w:w="1540" w:type="dxa"/>
            <w:shd w:val="clear" w:color="auto" w:fill="auto"/>
          </w:tcPr>
          <w:p w14:paraId="6F4CD6D4" w14:textId="0E16AF7E" w:rsidR="00F47F06" w:rsidRPr="008276C4" w:rsidRDefault="00F47F06" w:rsidP="00DD76C4">
            <w:pPr>
              <w:pStyle w:val="Brdtext"/>
              <w:ind w:left="0"/>
              <w:rPr>
                <w:ins w:id="425" w:author="2.1RC1" w:date="2013-12-11T22:33:00Z"/>
              </w:rPr>
            </w:pPr>
            <w:ins w:id="426" w:author="2.1RC1" w:date="2013-12-11T22:33:00Z">
              <w:r w:rsidRPr="003F0D91">
                <w:t>Source System</w:t>
              </w:r>
            </w:ins>
          </w:p>
        </w:tc>
        <w:tc>
          <w:tcPr>
            <w:tcW w:w="1262" w:type="dxa"/>
            <w:shd w:val="clear" w:color="auto" w:fill="auto"/>
          </w:tcPr>
          <w:p w14:paraId="71DA6F36" w14:textId="175720FC" w:rsidR="00F47F06" w:rsidRPr="008276C4" w:rsidRDefault="00F47F06" w:rsidP="00DD76C4">
            <w:pPr>
              <w:pStyle w:val="Brdtext"/>
              <w:ind w:left="0"/>
              <w:rPr>
                <w:ins w:id="427" w:author="2.1RC1" w:date="2013-12-11T22:33:00Z"/>
              </w:rPr>
            </w:pPr>
            <w:ins w:id="428" w:author="2.1RC1" w:date="2013-12-11T22:33:00Z">
              <w:r w:rsidRPr="003F0D91">
                <w:t>Systemet som genererade engagemangsposten</w:t>
              </w:r>
            </w:ins>
          </w:p>
        </w:tc>
        <w:tc>
          <w:tcPr>
            <w:tcW w:w="2444" w:type="dxa"/>
            <w:shd w:val="clear" w:color="auto" w:fill="auto"/>
          </w:tcPr>
          <w:p w14:paraId="63E94F8B" w14:textId="04991D78" w:rsidR="00F47F06" w:rsidRPr="008276C4" w:rsidRDefault="00F47F06" w:rsidP="00DD76C4">
            <w:pPr>
              <w:pStyle w:val="Brdtext"/>
              <w:ind w:left="0"/>
              <w:rPr>
                <w:ins w:id="429" w:author="2.1RC1" w:date="2013-12-11T22:33:00Z"/>
              </w:rPr>
            </w:pPr>
            <w:ins w:id="430" w:author="2.1RC1" w:date="2013-12-11T22:33:00Z">
              <w:r w:rsidRPr="003F0D91">
                <w:t xml:space="preserve">Källsystemets HSA-id. Detta HSA-id ska gälla den systeminstans som ansvarar för originalinformationen. Det kan vara ett annat HSA-id än för den tekniska </w:t>
              </w:r>
              <w:r w:rsidRPr="003F0D91">
                <w:lastRenderedPageBreak/>
                <w:t>anslutningspunkten.</w:t>
              </w:r>
            </w:ins>
          </w:p>
        </w:tc>
        <w:tc>
          <w:tcPr>
            <w:tcW w:w="788" w:type="dxa"/>
            <w:shd w:val="clear" w:color="auto" w:fill="auto"/>
          </w:tcPr>
          <w:p w14:paraId="089D7B1D" w14:textId="010C47BC" w:rsidR="00F47F06" w:rsidRPr="008276C4" w:rsidRDefault="00F47F06" w:rsidP="00DD76C4">
            <w:pPr>
              <w:pStyle w:val="Brdtext"/>
              <w:ind w:left="0"/>
              <w:rPr>
                <w:ins w:id="431" w:author="2.1RC1" w:date="2013-12-11T22:33:00Z"/>
              </w:rPr>
            </w:pPr>
            <w:ins w:id="432" w:author="2.1RC1" w:date="2013-12-11T22:33:00Z">
              <w:r w:rsidRPr="003F0D91">
                <w:lastRenderedPageBreak/>
                <w:t>1..1</w:t>
              </w:r>
            </w:ins>
          </w:p>
        </w:tc>
        <w:tc>
          <w:tcPr>
            <w:tcW w:w="1998" w:type="dxa"/>
            <w:shd w:val="clear" w:color="auto" w:fill="auto"/>
          </w:tcPr>
          <w:p w14:paraId="1C88C56E" w14:textId="4F28A12E" w:rsidR="00F47F06" w:rsidRPr="008276C4" w:rsidRDefault="00F47F06" w:rsidP="00DD76C4">
            <w:pPr>
              <w:pStyle w:val="Brdtext"/>
              <w:ind w:left="0"/>
              <w:rPr>
                <w:ins w:id="433" w:author="2.1RC1" w:date="2013-12-11T22:33:00Z"/>
              </w:rPr>
            </w:pPr>
            <w:ins w:id="434" w:author="2.1RC1" w:date="2013-12-11T22:33:00Z">
              <w:r w:rsidRPr="003F0D91">
                <w:t>Syftet är att underlätta felsökning och ge spårbarhet.</w:t>
              </w:r>
            </w:ins>
          </w:p>
        </w:tc>
        <w:tc>
          <w:tcPr>
            <w:tcW w:w="1330" w:type="dxa"/>
            <w:shd w:val="clear" w:color="auto" w:fill="auto"/>
          </w:tcPr>
          <w:p w14:paraId="460AC1C9" w14:textId="64BC5028" w:rsidR="00F47F06" w:rsidRPr="008276C4" w:rsidRDefault="00F47F06" w:rsidP="00DD76C4">
            <w:pPr>
              <w:pStyle w:val="Brdtext"/>
              <w:ind w:left="0"/>
              <w:rPr>
                <w:ins w:id="435" w:author="2.1RC1" w:date="2013-12-11T22:33:00Z"/>
              </w:rPr>
            </w:pPr>
            <w:ins w:id="436" w:author="2.1RC1" w:date="2013-12-11T22:33:00Z">
              <w:r w:rsidRPr="003F0D91">
                <w:t>Del av instansens unikhet</w:t>
              </w:r>
            </w:ins>
          </w:p>
        </w:tc>
      </w:tr>
      <w:tr w:rsidR="00F47F06" w:rsidRPr="00A303BB" w14:paraId="4A09EA53" w14:textId="77777777" w:rsidTr="009C06AB">
        <w:tc>
          <w:tcPr>
            <w:tcW w:w="1540" w:type="dxa"/>
            <w:shd w:val="clear" w:color="auto" w:fill="auto"/>
          </w:tcPr>
          <w:p w14:paraId="6AEC574E" w14:textId="47879C5B" w:rsidR="00F47F06" w:rsidRDefault="00F47F06" w:rsidP="00DD76C4">
            <w:pPr>
              <w:pStyle w:val="Brdtext"/>
              <w:ind w:left="0"/>
            </w:pPr>
            <w:r w:rsidRPr="008276C4">
              <w:lastRenderedPageBreak/>
              <w:t>Data Controller</w:t>
            </w:r>
          </w:p>
        </w:tc>
        <w:tc>
          <w:tcPr>
            <w:tcW w:w="1262" w:type="dxa"/>
            <w:shd w:val="clear" w:color="auto" w:fill="auto"/>
          </w:tcPr>
          <w:p w14:paraId="07DE4DCA" w14:textId="0BB6C9EE" w:rsidR="00F47F06" w:rsidRPr="0088256E" w:rsidRDefault="00F47F06" w:rsidP="00DD76C4">
            <w:pPr>
              <w:pStyle w:val="Brdtext"/>
              <w:ind w:left="0"/>
            </w:pPr>
            <w:r w:rsidRPr="008276C4">
              <w:t>Personuppgitsansvarig organisation</w:t>
            </w:r>
          </w:p>
        </w:tc>
        <w:tc>
          <w:tcPr>
            <w:tcW w:w="2444" w:type="dxa"/>
            <w:shd w:val="clear" w:color="auto" w:fill="auto"/>
          </w:tcPr>
          <w:p w14:paraId="765AFAFF" w14:textId="4861E15D" w:rsidR="00F47F06" w:rsidRPr="0088256E" w:rsidRDefault="00F47F06" w:rsidP="00DD76C4">
            <w:pPr>
              <w:pStyle w:val="Brdtext"/>
              <w:ind w:left="0"/>
            </w:pPr>
            <w:r w:rsidRPr="008276C4">
              <w:t>Organisationsnummer</w:t>
            </w:r>
          </w:p>
        </w:tc>
        <w:tc>
          <w:tcPr>
            <w:tcW w:w="788" w:type="dxa"/>
            <w:shd w:val="clear" w:color="auto" w:fill="auto"/>
          </w:tcPr>
          <w:p w14:paraId="1B5C06D2" w14:textId="65A3AEAC" w:rsidR="00F47F06" w:rsidRPr="0088256E" w:rsidRDefault="00F47F06" w:rsidP="00DD76C4">
            <w:pPr>
              <w:pStyle w:val="Brdtext"/>
              <w:ind w:left="0"/>
            </w:pPr>
            <w:r w:rsidRPr="008276C4">
              <w:t>1..1</w:t>
            </w:r>
          </w:p>
        </w:tc>
        <w:tc>
          <w:tcPr>
            <w:tcW w:w="1998" w:type="dxa"/>
            <w:shd w:val="clear" w:color="auto" w:fill="auto"/>
          </w:tcPr>
          <w:p w14:paraId="347E5545" w14:textId="2F2ACE2A" w:rsidR="00F47F06" w:rsidRPr="0088256E" w:rsidRDefault="00F47F06" w:rsidP="00DD76C4">
            <w:pPr>
              <w:pStyle w:val="Brdtext"/>
              <w:ind w:left="0"/>
            </w:pPr>
            <w:r w:rsidRPr="008276C4">
              <w:t>”SE”&lt;organisationsnummer&gt;. Exempel: ”SE5565594230”</w:t>
            </w:r>
          </w:p>
        </w:tc>
        <w:tc>
          <w:tcPr>
            <w:tcW w:w="1330" w:type="dxa"/>
            <w:shd w:val="clear" w:color="auto" w:fill="auto"/>
          </w:tcPr>
          <w:p w14:paraId="6D9A0DA2" w14:textId="1BB39116" w:rsidR="00F47F06" w:rsidRPr="0088256E" w:rsidRDefault="00F47F06" w:rsidP="00DD76C4">
            <w:pPr>
              <w:pStyle w:val="Brdtext"/>
              <w:ind w:left="0"/>
            </w:pPr>
            <w:r w:rsidRPr="008276C4">
              <w:t>Del av instansens unikhet</w:t>
            </w:r>
          </w:p>
        </w:tc>
      </w:tr>
    </w:tbl>
    <w:p w14:paraId="03064BF9" w14:textId="77777777" w:rsidR="00852BED" w:rsidRDefault="00852BED" w:rsidP="002201C7">
      <w:pPr>
        <w:widowControl w:val="0"/>
        <w:tabs>
          <w:tab w:val="left" w:pos="1844"/>
        </w:tabs>
      </w:pPr>
    </w:p>
    <w:p w14:paraId="3A8F4108" w14:textId="77777777" w:rsidR="002201C7" w:rsidRPr="00B7745E" w:rsidRDefault="002201C7" w:rsidP="002201C7">
      <w:pPr>
        <w:widowControl w:val="0"/>
        <w:tabs>
          <w:tab w:val="left" w:pos="1844"/>
        </w:tabs>
      </w:pPr>
    </w:p>
    <w:p w14:paraId="16BFBEA6" w14:textId="091B686D" w:rsidR="003F3FC6" w:rsidRDefault="003F3FC6" w:rsidP="002201C7">
      <w:pPr>
        <w:pStyle w:val="Brdtext"/>
        <w:ind w:left="0"/>
      </w:pPr>
      <w:r>
        <w:t>Re</w:t>
      </w:r>
      <w:r w:rsidR="00DE22A1">
        <w:t xml:space="preserve">gler för </w:t>
      </w:r>
      <w:r w:rsidR="00901456">
        <w:t>tilldelning av värde i fä</w:t>
      </w:r>
      <w:r w:rsidR="00B81C0A">
        <w:t>l</w:t>
      </w:r>
      <w:r w:rsidR="00901456">
        <w:t>tet</w:t>
      </w:r>
      <w:r w:rsidR="00DE22A1">
        <w:t xml:space="preserve"> Categorization i engagemangsposten</w:t>
      </w:r>
      <w:r>
        <w:t>:</w:t>
      </w:r>
    </w:p>
    <w:p w14:paraId="14B2A72B" w14:textId="77777777" w:rsidR="00797F7D" w:rsidRDefault="00797F7D" w:rsidP="00797F7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3F3FC6" w:rsidRPr="00BC5B0B" w14:paraId="46E0D07C" w14:textId="77777777" w:rsidTr="00AC334A">
        <w:tc>
          <w:tcPr>
            <w:tcW w:w="3156" w:type="dxa"/>
          </w:tcPr>
          <w:p w14:paraId="3FDB8FC9" w14:textId="61F415FA" w:rsidR="003F3FC6" w:rsidRPr="00BC5B0B" w:rsidRDefault="003F3FC6" w:rsidP="00AC334A">
            <w:pPr>
              <w:rPr>
                <w:b/>
              </w:rPr>
            </w:pPr>
            <w:r>
              <w:rPr>
                <w:b/>
              </w:rPr>
              <w:t>Infomängd enl. Tjänstekontrakt</w:t>
            </w:r>
          </w:p>
        </w:tc>
        <w:tc>
          <w:tcPr>
            <w:tcW w:w="5349" w:type="dxa"/>
          </w:tcPr>
          <w:p w14:paraId="6527E749" w14:textId="3F69646A" w:rsidR="003F3FC6" w:rsidRPr="00BC5B0B" w:rsidRDefault="003F3FC6" w:rsidP="00AC334A">
            <w:pPr>
              <w:rPr>
                <w:b/>
              </w:rPr>
            </w:pPr>
            <w:r>
              <w:rPr>
                <w:b/>
              </w:rPr>
              <w:t>Värde på Categorization</w:t>
            </w:r>
          </w:p>
        </w:tc>
      </w:tr>
      <w:tr w:rsidR="003F3FC6" w:rsidRPr="00BC5B0B" w14:paraId="3AFE0FCD" w14:textId="77777777" w:rsidTr="00AC334A">
        <w:tc>
          <w:tcPr>
            <w:tcW w:w="3156" w:type="dxa"/>
          </w:tcPr>
          <w:p w14:paraId="39AAED47" w14:textId="6D6D7358" w:rsidR="003F3FC6" w:rsidRPr="00BC5B0B" w:rsidRDefault="003F3FC6" w:rsidP="00AC334A">
            <w:r>
              <w:t>GetCareDocumentation</w:t>
            </w:r>
          </w:p>
        </w:tc>
        <w:tc>
          <w:tcPr>
            <w:tcW w:w="5349" w:type="dxa"/>
          </w:tcPr>
          <w:p w14:paraId="6D5D9A87" w14:textId="330B51CC" w:rsidR="003F3FC6" w:rsidRPr="00BC5B0B" w:rsidRDefault="006D0A3E" w:rsidP="00AC334A">
            <w:r>
              <w:t>v</w:t>
            </w:r>
            <w:r w:rsidR="003F3FC6">
              <w:t>oo</w:t>
            </w:r>
          </w:p>
        </w:tc>
      </w:tr>
      <w:tr w:rsidR="006D0A3E" w:rsidRPr="00BC5B0B" w14:paraId="765D35C6" w14:textId="77777777" w:rsidTr="00AC334A">
        <w:trPr>
          <w:ins w:id="437" w:author="2.1RC1" w:date="2013-12-11T22:33:00Z"/>
        </w:trPr>
        <w:tc>
          <w:tcPr>
            <w:tcW w:w="3156" w:type="dxa"/>
          </w:tcPr>
          <w:p w14:paraId="7219E8A9" w14:textId="70E4D8F9" w:rsidR="006D0A3E" w:rsidRDefault="006D0A3E" w:rsidP="00AC334A">
            <w:pPr>
              <w:rPr>
                <w:ins w:id="438" w:author="2.1RC1" w:date="2013-12-11T22:33:00Z"/>
              </w:rPr>
            </w:pPr>
            <w:ins w:id="439" w:author="2.1RC1" w:date="2013-12-11T22:33:00Z">
              <w:r>
                <w:t>GetDiagnosis</w:t>
              </w:r>
            </w:ins>
          </w:p>
        </w:tc>
        <w:tc>
          <w:tcPr>
            <w:tcW w:w="5349" w:type="dxa"/>
          </w:tcPr>
          <w:p w14:paraId="66FF9753" w14:textId="57853E06" w:rsidR="006D0A3E" w:rsidRDefault="006D0A3E" w:rsidP="00AC334A">
            <w:pPr>
              <w:rPr>
                <w:ins w:id="440" w:author="2.1RC1" w:date="2013-12-11T22:33:00Z"/>
              </w:rPr>
            </w:pPr>
            <w:ins w:id="441" w:author="2.1RC1" w:date="2013-12-11T22:33:00Z">
              <w:r>
                <w:t>dia</w:t>
              </w:r>
            </w:ins>
          </w:p>
        </w:tc>
      </w:tr>
      <w:tr w:rsidR="006D0A3E" w:rsidRPr="00BC5B0B" w14:paraId="5C1679D0" w14:textId="77777777" w:rsidTr="00AC334A">
        <w:trPr>
          <w:ins w:id="442" w:author="2.1RC1" w:date="2013-12-11T22:33:00Z"/>
        </w:trPr>
        <w:tc>
          <w:tcPr>
            <w:tcW w:w="3156" w:type="dxa"/>
          </w:tcPr>
          <w:p w14:paraId="5CF5DDA1" w14:textId="725AC3EC" w:rsidR="006D0A3E" w:rsidRDefault="00AB658C" w:rsidP="00AC334A">
            <w:pPr>
              <w:rPr>
                <w:ins w:id="443" w:author="2.1RC1" w:date="2013-12-11T22:33:00Z"/>
              </w:rPr>
            </w:pPr>
            <w:ins w:id="444" w:author="2.1RC1" w:date="2013-12-11T22:33:00Z">
              <w:r>
                <w:t>GetAlertInformation</w:t>
              </w:r>
            </w:ins>
          </w:p>
        </w:tc>
        <w:tc>
          <w:tcPr>
            <w:tcW w:w="5349" w:type="dxa"/>
          </w:tcPr>
          <w:p w14:paraId="5F4458FB" w14:textId="71843B79" w:rsidR="006D0A3E" w:rsidRPr="006D0A3E" w:rsidRDefault="006D0A3E" w:rsidP="00AC334A">
            <w:pPr>
              <w:rPr>
                <w:ins w:id="445" w:author="2.1RC1" w:date="2013-12-11T22:33:00Z"/>
              </w:rPr>
            </w:pPr>
            <w:ins w:id="446" w:author="2.1RC1" w:date="2013-12-11T22:33:00Z">
              <w:r w:rsidRPr="006D0A3E">
                <w:t>upp</w:t>
              </w:r>
            </w:ins>
          </w:p>
        </w:tc>
      </w:tr>
    </w:tbl>
    <w:p w14:paraId="58ABDF63" w14:textId="77777777" w:rsidR="003F3FC6" w:rsidRPr="00E2060F" w:rsidRDefault="003F3FC6" w:rsidP="00797F7D"/>
    <w:p w14:paraId="49B2BDDA" w14:textId="77777777" w:rsidR="00852BED" w:rsidRDefault="00852BED" w:rsidP="00852BED">
      <w:pPr>
        <w:pStyle w:val="Brdtext"/>
        <w:ind w:right="119"/>
      </w:pPr>
    </w:p>
    <w:p w14:paraId="60C3D12A" w14:textId="77777777" w:rsidR="00852BED" w:rsidRPr="00BC5B0B" w:rsidRDefault="00852BED" w:rsidP="00D82759">
      <w:pPr>
        <w:pStyle w:val="Rubrik2b"/>
      </w:pPr>
      <w:bookmarkStart w:id="447" w:name="_Toc219337778"/>
      <w:bookmarkStart w:id="448" w:name="_Toc248418460"/>
      <w:bookmarkStart w:id="449" w:name="_Toc246999231"/>
      <w:r w:rsidRPr="00BC5B0B">
        <w:t>SLA-krav</w:t>
      </w:r>
      <w:bookmarkEnd w:id="447"/>
      <w:bookmarkEnd w:id="448"/>
      <w:bookmarkEnd w:id="449"/>
    </w:p>
    <w:p w14:paraId="746ED5A4" w14:textId="0E3DA492" w:rsidR="00852BED" w:rsidRPr="00BC5B0B" w:rsidRDefault="00852BED" w:rsidP="00EE010A">
      <w:pPr>
        <w:pStyle w:val="Brdtext"/>
      </w:pPr>
      <w:r w:rsidRPr="00BC5B0B">
        <w:t xml:space="preserve">Följande SLA-krav gäller för </w:t>
      </w:r>
      <w:r w:rsidRPr="00BC5B0B">
        <w:rPr>
          <w:i/>
        </w:rPr>
        <w:t>producenter</w:t>
      </w:r>
      <w:r w:rsidRPr="00BC5B0B">
        <w:t xml:space="preserve"> av tjänstekontrakt</w:t>
      </w:r>
      <w:r w:rsidR="00DE3410">
        <w:t>en i denna domän</w:t>
      </w:r>
      <w:r>
        <w:t xml:space="preserve"> </w:t>
      </w:r>
    </w:p>
    <w:p w14:paraId="5B06FA8C" w14:textId="6757A2C3" w:rsidR="00852BED" w:rsidRDefault="00852BED" w:rsidP="00852BED">
      <w:pPr>
        <w:pStyle w:val="Brdtext"/>
      </w:pPr>
    </w:p>
    <w:p w14:paraId="25683F7D" w14:textId="77777777" w:rsidR="00852BED" w:rsidRPr="00BC5B0B" w:rsidRDefault="00852BED" w:rsidP="00852BED">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852BED" w:rsidRPr="00BC5B0B" w14:paraId="2D4191F5" w14:textId="77777777" w:rsidTr="005B3644">
        <w:tc>
          <w:tcPr>
            <w:tcW w:w="3156" w:type="dxa"/>
          </w:tcPr>
          <w:p w14:paraId="2B58631F" w14:textId="77777777" w:rsidR="00852BED" w:rsidRPr="00BC5B0B" w:rsidRDefault="00852BED" w:rsidP="005B3644">
            <w:pPr>
              <w:rPr>
                <w:b/>
              </w:rPr>
            </w:pPr>
            <w:r w:rsidRPr="00BC5B0B">
              <w:rPr>
                <w:b/>
              </w:rPr>
              <w:t>Kategori</w:t>
            </w:r>
          </w:p>
        </w:tc>
        <w:tc>
          <w:tcPr>
            <w:tcW w:w="5349" w:type="dxa"/>
          </w:tcPr>
          <w:p w14:paraId="78DF6563" w14:textId="77777777" w:rsidR="00852BED" w:rsidRPr="00BC5B0B" w:rsidRDefault="00852BED" w:rsidP="005B3644">
            <w:pPr>
              <w:rPr>
                <w:b/>
              </w:rPr>
            </w:pPr>
            <w:r w:rsidRPr="00BC5B0B">
              <w:rPr>
                <w:b/>
              </w:rPr>
              <w:t>Krav</w:t>
            </w:r>
          </w:p>
        </w:tc>
      </w:tr>
      <w:tr w:rsidR="00852BED" w:rsidRPr="00BC5B0B" w14:paraId="1FB2FE88" w14:textId="77777777" w:rsidTr="005B3644">
        <w:tc>
          <w:tcPr>
            <w:tcW w:w="3156" w:type="dxa"/>
          </w:tcPr>
          <w:p w14:paraId="47893BBF" w14:textId="77777777" w:rsidR="00852BED" w:rsidRPr="00BC5B0B" w:rsidRDefault="00852BED" w:rsidP="005B3644">
            <w:r w:rsidRPr="00BC5B0B">
              <w:t>Svarstid</w:t>
            </w:r>
          </w:p>
        </w:tc>
        <w:tc>
          <w:tcPr>
            <w:tcW w:w="5349" w:type="dxa"/>
          </w:tcPr>
          <w:p w14:paraId="76C5DCC2" w14:textId="04E17BDD" w:rsidR="00852BED" w:rsidRPr="00BC5B0B" w:rsidRDefault="00420922" w:rsidP="005B3644">
            <w:r>
              <w:t>Svarstiden för ett anrop får inte överstiga 15 sekunder.</w:t>
            </w:r>
          </w:p>
        </w:tc>
      </w:tr>
      <w:tr w:rsidR="00852BED" w:rsidRPr="00BC5B0B" w14:paraId="44BBEE7C" w14:textId="77777777" w:rsidTr="005B3644">
        <w:tc>
          <w:tcPr>
            <w:tcW w:w="3156" w:type="dxa"/>
          </w:tcPr>
          <w:p w14:paraId="30DB6B38" w14:textId="77777777" w:rsidR="00852BED" w:rsidRPr="00BC5B0B" w:rsidRDefault="00852BED" w:rsidP="005B3644">
            <w:r w:rsidRPr="00BC5B0B">
              <w:t>Tillgänglighet</w:t>
            </w:r>
          </w:p>
        </w:tc>
        <w:tc>
          <w:tcPr>
            <w:tcW w:w="5349" w:type="dxa"/>
          </w:tcPr>
          <w:p w14:paraId="6CAD0594" w14:textId="77777777" w:rsidR="00852BED" w:rsidRPr="00BC5B0B" w:rsidRDefault="00852BED" w:rsidP="005B3644">
            <w:r w:rsidRPr="00BC5B0B">
              <w:t>24x7, 99,5%</w:t>
            </w:r>
          </w:p>
        </w:tc>
      </w:tr>
      <w:tr w:rsidR="00852BED" w:rsidRPr="00BC5B0B" w14:paraId="6C2473E0" w14:textId="77777777" w:rsidTr="005B3644">
        <w:tc>
          <w:tcPr>
            <w:tcW w:w="3156" w:type="dxa"/>
          </w:tcPr>
          <w:p w14:paraId="78B8DE4A" w14:textId="77777777" w:rsidR="00852BED" w:rsidRPr="00BC5B0B" w:rsidRDefault="00852BED" w:rsidP="005B3644">
            <w:r w:rsidRPr="00BC5B0B">
              <w:t>Last</w:t>
            </w:r>
          </w:p>
        </w:tc>
        <w:tc>
          <w:tcPr>
            <w:tcW w:w="5349" w:type="dxa"/>
          </w:tcPr>
          <w:p w14:paraId="6734B584" w14:textId="4208837E" w:rsidR="00852BED" w:rsidRPr="00BC5B0B" w:rsidRDefault="00D43461" w:rsidP="00512732">
            <w:r>
              <w:t xml:space="preserve">Tjänsteproducenten ska kunna hantera </w:t>
            </w:r>
            <w:r w:rsidR="00656ED4">
              <w:t xml:space="preserve">minst </w:t>
            </w:r>
            <w:r w:rsidR="00512732">
              <w:t>dubbla mängden frågor</w:t>
            </w:r>
            <w:r>
              <w:t xml:space="preserve"> per dygn </w:t>
            </w:r>
            <w:r w:rsidR="00512732">
              <w:t>i förhållande till antalet</w:t>
            </w:r>
            <w:r>
              <w:t xml:space="preserve"> journaluppdatering </w:t>
            </w:r>
            <w:r w:rsidR="00512732">
              <w:t>per dygn.</w:t>
            </w:r>
          </w:p>
        </w:tc>
      </w:tr>
      <w:tr w:rsidR="00852BED" w:rsidRPr="00BC5B0B" w14:paraId="415FEF8A" w14:textId="77777777" w:rsidTr="005B3644">
        <w:tc>
          <w:tcPr>
            <w:tcW w:w="3156" w:type="dxa"/>
          </w:tcPr>
          <w:p w14:paraId="4D7E39EE" w14:textId="77777777" w:rsidR="00852BED" w:rsidRPr="00BC5B0B" w:rsidRDefault="00852BED" w:rsidP="005B3644">
            <w:r w:rsidRPr="00BC5B0B">
              <w:t>Aktualitet</w:t>
            </w:r>
          </w:p>
        </w:tc>
        <w:tc>
          <w:tcPr>
            <w:tcW w:w="5349" w:type="dxa"/>
          </w:tcPr>
          <w:p w14:paraId="2453FF4B" w14:textId="43EAFCE2" w:rsidR="00852BED" w:rsidRDefault="00726F69" w:rsidP="005B3644">
            <w:r>
              <w:t>Kraven på aktualitet varierar för olika tjänstekonsumenter. Det behöver inte vara absolut aktualitet i förhållande till källsystemet, men ju mindre fördröjning desto bättre. Ett riktmärke är att försöka undvika längre fördröjning än 60 minuter</w:t>
            </w:r>
            <w:r w:rsidR="00CF1AD2">
              <w:t>.</w:t>
            </w:r>
            <w:r w:rsidR="00556CFD">
              <w:t xml:space="preserve"> Fördröjningen avser både journaldata och uppdatering av engagemangsindex.</w:t>
            </w:r>
          </w:p>
          <w:p w14:paraId="4B6049FD" w14:textId="77777777" w:rsidR="00CF1AD2" w:rsidRDefault="00CF1AD2" w:rsidP="005B3644"/>
          <w:p w14:paraId="7E814C7A" w14:textId="3704EA3D" w:rsidR="00CF1AD2" w:rsidRPr="00BC5B0B" w:rsidRDefault="00CF1AD2" w:rsidP="005B3644">
            <w:r>
              <w:t>Uppdatering av engagemangspost måste ske så att engagemangsposten refererar data som är omedelbart tillgängligt</w:t>
            </w:r>
            <w:r w:rsidR="00CF5D5F">
              <w:t xml:space="preserve"> via tjänstekontraktet.</w:t>
            </w:r>
          </w:p>
        </w:tc>
      </w:tr>
      <w:tr w:rsidR="00852BED" w:rsidRPr="00BC5B0B" w14:paraId="4803070B" w14:textId="77777777" w:rsidTr="005B3644">
        <w:tc>
          <w:tcPr>
            <w:tcW w:w="3156" w:type="dxa"/>
          </w:tcPr>
          <w:p w14:paraId="1875477E" w14:textId="4575984B" w:rsidR="00852BED" w:rsidRPr="00BC5B0B" w:rsidRDefault="00852BED" w:rsidP="005B3644">
            <w:r w:rsidRPr="00BC5B0B">
              <w:t>Robusthet</w:t>
            </w:r>
          </w:p>
        </w:tc>
        <w:tc>
          <w:tcPr>
            <w:tcW w:w="5349" w:type="dxa"/>
          </w:tcPr>
          <w:p w14:paraId="4D4415BE" w14:textId="017215E2" w:rsidR="00852BED" w:rsidRPr="00BC5B0B" w:rsidRDefault="0007363E" w:rsidP="007E1501">
            <w:r>
              <w:t>O</w:t>
            </w:r>
            <w:r w:rsidR="007E1501">
              <w:t>m tidsintervall inte angivits i frågan kan t</w:t>
            </w:r>
            <w:r w:rsidR="002776DD">
              <w:t>jänsteproducenten kan välja att lämna ett dels</w:t>
            </w:r>
            <w:r w:rsidR="0072550D">
              <w:t>var i syfte att uppfylla svarstidskravet</w:t>
            </w:r>
            <w:r w:rsidR="002776DD">
              <w:t xml:space="preserve">. Delsvaret måste då vara avgränsat i tiden genom att det finns äldre men inte nyare data än det äldsta som returnerats. </w:t>
            </w:r>
          </w:p>
        </w:tc>
      </w:tr>
      <w:tr w:rsidR="00852BED" w:rsidRPr="00BC5B0B" w14:paraId="3437DAD3" w14:textId="77777777" w:rsidTr="005B3644">
        <w:tc>
          <w:tcPr>
            <w:tcW w:w="3156" w:type="dxa"/>
          </w:tcPr>
          <w:p w14:paraId="373215DA" w14:textId="77777777" w:rsidR="00852BED" w:rsidRPr="00BC5B0B" w:rsidRDefault="00852BED" w:rsidP="005B3644">
            <w:r w:rsidRPr="00BC5B0B">
              <w:t>Samtidighet</w:t>
            </w:r>
          </w:p>
        </w:tc>
        <w:tc>
          <w:tcPr>
            <w:tcW w:w="5349" w:type="dxa"/>
          </w:tcPr>
          <w:p w14:paraId="177D1268" w14:textId="5D3CD40B" w:rsidR="00852BED" w:rsidRPr="00BC5B0B" w:rsidRDefault="006C368B" w:rsidP="00257175">
            <w:r>
              <w:t xml:space="preserve">Tjänsteproducenten ska hantera </w:t>
            </w:r>
            <w:r w:rsidR="00646109">
              <w:t>minst 10 samtidiga frågor.</w:t>
            </w:r>
          </w:p>
        </w:tc>
      </w:tr>
    </w:tbl>
    <w:p w14:paraId="5DD2AF96" w14:textId="77777777" w:rsidR="00852BED" w:rsidRDefault="00852BED" w:rsidP="00852BED">
      <w:pPr>
        <w:pStyle w:val="Brdtext"/>
      </w:pPr>
    </w:p>
    <w:p w14:paraId="2861C670" w14:textId="4A0674E1" w:rsidR="00DE3410" w:rsidRDefault="00DE3410" w:rsidP="009D5D90">
      <w:pPr>
        <w:pStyle w:val="Rubrik2b"/>
      </w:pPr>
      <w:bookmarkStart w:id="450" w:name="_Toc248418461"/>
      <w:bookmarkStart w:id="451" w:name="_Toc246999232"/>
      <w:r>
        <w:t>Gemensamma konsumentregler</w:t>
      </w:r>
      <w:bookmarkEnd w:id="450"/>
      <w:bookmarkEnd w:id="451"/>
    </w:p>
    <w:p w14:paraId="6966D0B6" w14:textId="7E8B427E" w:rsidR="00DE3410" w:rsidRDefault="00976B61" w:rsidP="00976B61">
      <w:pPr>
        <w:pStyle w:val="Brdtext"/>
        <w:ind w:right="119"/>
      </w:pPr>
      <w:r>
        <w:lastRenderedPageBreak/>
        <w:t xml:space="preserve">R1: </w:t>
      </w:r>
      <w:r w:rsidR="00DE3410">
        <w:t>Filtrera enligt flagga ”patientAccessAllowed”</w:t>
      </w:r>
    </w:p>
    <w:p w14:paraId="4C71142D" w14:textId="3F82E4BE" w:rsidR="00DE3410" w:rsidRDefault="00976B61" w:rsidP="00976B61">
      <w:pPr>
        <w:pStyle w:val="Brdtext"/>
        <w:ind w:right="119"/>
      </w:pPr>
      <w:r>
        <w:t xml:space="preserve">R2: </w:t>
      </w:r>
      <w:r w:rsidR="00DE3410">
        <w:t>Tillämpa regelverk enl. PDL</w:t>
      </w:r>
    </w:p>
    <w:p w14:paraId="1A3C5A80" w14:textId="77777777" w:rsidR="00564DBB" w:rsidRDefault="00564DBB" w:rsidP="00564DBB">
      <w:pPr>
        <w:pStyle w:val="Rubrik2b"/>
        <w:rPr>
          <w:ins w:id="452" w:author="2.1RC1" w:date="2013-12-11T22:33:00Z"/>
        </w:rPr>
      </w:pPr>
      <w:bookmarkStart w:id="453" w:name="_Toc244014958"/>
      <w:bookmarkStart w:id="454" w:name="_Toc244016231"/>
      <w:bookmarkStart w:id="455" w:name="_Toc248418462"/>
      <w:ins w:id="456" w:author="2.1RC1" w:date="2013-12-11T22:33:00Z">
        <w:r w:rsidRPr="001210E7">
          <w:t>Gemensamma</w:t>
        </w:r>
        <w:r>
          <w:t xml:space="preserve"> producentregler</w:t>
        </w:r>
        <w:bookmarkEnd w:id="453"/>
        <w:bookmarkEnd w:id="454"/>
        <w:bookmarkEnd w:id="455"/>
      </w:ins>
    </w:p>
    <w:p w14:paraId="1868A091" w14:textId="77777777" w:rsidR="00564DBB" w:rsidRDefault="00564DBB" w:rsidP="00564DBB">
      <w:pPr>
        <w:pStyle w:val="Brdtext"/>
        <w:ind w:right="119"/>
        <w:rPr>
          <w:ins w:id="457" w:author="2.1RC1" w:date="2013-12-11T22:33:00Z"/>
        </w:rPr>
      </w:pPr>
      <w:ins w:id="458" w:author="2.1RC1" w:date="2013-12-11T22:33:00Z">
        <w:r>
          <w:t>R3: Filtrera enligt RIVTA-headern LogicalAddress. Svarsmeddelandet få endast innehålla information som skapats i det källsystem som anges av frågemeddelandets LogicalAddress.</w:t>
        </w:r>
      </w:ins>
    </w:p>
    <w:p w14:paraId="570DCC37" w14:textId="77777777" w:rsidR="00564DBB" w:rsidRDefault="00564DBB" w:rsidP="00976B61">
      <w:pPr>
        <w:pStyle w:val="Brdtext"/>
        <w:ind w:right="119"/>
        <w:rPr>
          <w:ins w:id="459" w:author="2.1RC1" w:date="2013-12-11T22:33:00Z"/>
        </w:rPr>
      </w:pPr>
    </w:p>
    <w:p w14:paraId="7D1EDC6E" w14:textId="77777777" w:rsidR="00DE3410" w:rsidRPr="00BC5B0B" w:rsidRDefault="00DE3410" w:rsidP="00DE3410">
      <w:pPr>
        <w:pStyle w:val="Brdtext"/>
        <w:ind w:right="119"/>
      </w:pPr>
    </w:p>
    <w:p w14:paraId="3B0E320D" w14:textId="7ACC3A10" w:rsidR="00852BED" w:rsidRPr="00BC5B0B" w:rsidRDefault="00852BED" w:rsidP="00483F68">
      <w:pPr>
        <w:pStyle w:val="Rubrik2b"/>
      </w:pPr>
      <w:bookmarkStart w:id="460" w:name="_Toc341787026"/>
      <w:bookmarkStart w:id="461" w:name="_Toc219337779"/>
      <w:bookmarkStart w:id="462" w:name="_Toc248418463"/>
      <w:bookmarkStart w:id="463" w:name="_Toc246999233"/>
      <w:r w:rsidRPr="00BC5B0B">
        <w:t>Format för Datum</w:t>
      </w:r>
      <w:bookmarkEnd w:id="460"/>
      <w:bookmarkEnd w:id="461"/>
      <w:bookmarkEnd w:id="462"/>
      <w:bookmarkEnd w:id="463"/>
    </w:p>
    <w:p w14:paraId="481C0C85" w14:textId="06E554B9" w:rsidR="00852BED" w:rsidRPr="00BC5B0B" w:rsidRDefault="00852BED" w:rsidP="00636A54">
      <w:pPr>
        <w:pStyle w:val="Brdtext"/>
        <w:ind w:right="119"/>
      </w:pPr>
      <w:r w:rsidRPr="00BC5B0B">
        <w:t>Datum anges alltid på formatet ”ÅÅÅÅMMDD”, vilket motsvara</w:t>
      </w:r>
      <w:r w:rsidR="00636A54">
        <w:t>r</w:t>
      </w:r>
      <w:r w:rsidRPr="00BC5B0B">
        <w:t xml:space="preserve"> ISO 8824-kompatibla </w:t>
      </w:r>
      <w:r w:rsidR="00636A54">
        <w:t>formatbeskrivningen ”YYYYMMDD”.</w:t>
      </w:r>
    </w:p>
    <w:p w14:paraId="77192726" w14:textId="77777777" w:rsidR="00852BED" w:rsidRPr="00BC5B0B" w:rsidRDefault="00852BED" w:rsidP="00852BED">
      <w:pPr>
        <w:pStyle w:val="Brdtext"/>
        <w:ind w:right="119"/>
      </w:pPr>
    </w:p>
    <w:p w14:paraId="651C040E" w14:textId="256A4415" w:rsidR="00852BED" w:rsidRPr="00BC5B0B" w:rsidRDefault="00852BED" w:rsidP="00483F68">
      <w:pPr>
        <w:pStyle w:val="Rubrik2b"/>
      </w:pPr>
      <w:bookmarkStart w:id="464" w:name="_Toc341787027"/>
      <w:bookmarkStart w:id="465" w:name="_Toc219337780"/>
      <w:bookmarkStart w:id="466" w:name="_Toc248418464"/>
      <w:bookmarkStart w:id="467" w:name="_Toc246999234"/>
      <w:r w:rsidRPr="00BC5B0B">
        <w:t>Format för tidpunkter</w:t>
      </w:r>
      <w:bookmarkEnd w:id="464"/>
      <w:bookmarkEnd w:id="465"/>
      <w:bookmarkEnd w:id="466"/>
      <w:bookmarkEnd w:id="467"/>
    </w:p>
    <w:p w14:paraId="7ED4783B" w14:textId="77777777" w:rsidR="00852BED" w:rsidRPr="00BC5B0B" w:rsidRDefault="00852BED" w:rsidP="00852BED">
      <w:pPr>
        <w:pStyle w:val="Brdtext"/>
        <w:ind w:right="119"/>
      </w:pPr>
      <w:r w:rsidRPr="00BC5B0B">
        <w:t>Flera av tjänsterna handlar om att utbyta information om tidpunkter.</w:t>
      </w:r>
    </w:p>
    <w:p w14:paraId="381565E5" w14:textId="77777777" w:rsidR="00852BED" w:rsidRPr="00BC5B0B" w:rsidRDefault="00852BED" w:rsidP="00852BED">
      <w:pPr>
        <w:pStyle w:val="Brdtext"/>
        <w:ind w:right="119"/>
      </w:pPr>
    </w:p>
    <w:p w14:paraId="2BF2A4F1" w14:textId="1EF47FAC" w:rsidR="00852BED" w:rsidRDefault="00852BED" w:rsidP="008F5C7B">
      <w:pPr>
        <w:pStyle w:val="Brdtext"/>
        <w:ind w:right="119"/>
      </w:pPr>
      <w:r w:rsidRPr="00BC5B0B">
        <w:t>Tidpunkter anges alltid på formatet ”ÅÅÅÅMMDDttmmss”, vilket motsvara</w:t>
      </w:r>
      <w:r w:rsidR="00636A54">
        <w:t>r</w:t>
      </w:r>
      <w:r w:rsidRPr="00BC5B0B">
        <w:t xml:space="preserve"> den ISO 8824-kompatibla format</w:t>
      </w:r>
      <w:r w:rsidR="00636C45">
        <w:t>beskrivningen ”YYYYMMDDhh</w:t>
      </w:r>
      <w:r w:rsidRPr="00BC5B0B">
        <w:t>mmss”.</w:t>
      </w:r>
    </w:p>
    <w:p w14:paraId="1F23D300" w14:textId="77777777" w:rsidR="008F5C7B" w:rsidRPr="00BC5B0B" w:rsidRDefault="008F5C7B" w:rsidP="008F5C7B">
      <w:pPr>
        <w:pStyle w:val="Brdtext"/>
        <w:ind w:right="119"/>
      </w:pPr>
    </w:p>
    <w:p w14:paraId="3D3DFA02" w14:textId="75780BE1" w:rsidR="00852BED" w:rsidRPr="00BC5B0B" w:rsidRDefault="00852BED" w:rsidP="00306DE6">
      <w:pPr>
        <w:pStyle w:val="Rubrik2b"/>
      </w:pPr>
      <w:bookmarkStart w:id="468" w:name="_Toc341787028"/>
      <w:bookmarkStart w:id="469" w:name="_Toc219337781"/>
      <w:bookmarkStart w:id="470" w:name="_Toc248418465"/>
      <w:bookmarkStart w:id="471" w:name="_Toc246999235"/>
      <w:r w:rsidRPr="00BC5B0B">
        <w:t>Tidszon för tidpunkter</w:t>
      </w:r>
      <w:bookmarkEnd w:id="468"/>
      <w:bookmarkEnd w:id="469"/>
      <w:bookmarkEnd w:id="470"/>
      <w:bookmarkEnd w:id="471"/>
    </w:p>
    <w:p w14:paraId="0DACE071" w14:textId="77777777" w:rsidR="00852BED"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FA91A0E" w14:textId="77777777" w:rsidR="00A9629E" w:rsidRDefault="00A9629E" w:rsidP="00852BED">
      <w:pPr>
        <w:pStyle w:val="Brdtext"/>
        <w:ind w:right="119"/>
      </w:pPr>
    </w:p>
    <w:p w14:paraId="402990E7" w14:textId="6E565074" w:rsidR="00A9629E" w:rsidRDefault="00A9629E" w:rsidP="000842C4">
      <w:pPr>
        <w:pStyle w:val="Rubrik2b"/>
      </w:pPr>
      <w:bookmarkStart w:id="472" w:name="_Toc248418466"/>
      <w:bookmarkStart w:id="473" w:name="_Toc246999236"/>
      <w:r>
        <w:t>Personidentifierare</w:t>
      </w:r>
      <w:bookmarkEnd w:id="472"/>
      <w:bookmarkEnd w:id="473"/>
    </w:p>
    <w:p w14:paraId="7C55B5D2" w14:textId="77777777" w:rsidR="00A9629E" w:rsidRDefault="00A9629E" w:rsidP="00A9629E">
      <w:pPr>
        <w:pStyle w:val="Brdtext"/>
        <w:ind w:right="119"/>
      </w:pPr>
      <w:r>
        <w:t xml:space="preserve">Bland tillåtna typer av personidentifierare finns: </w:t>
      </w:r>
    </w:p>
    <w:p w14:paraId="7F2D3B70" w14:textId="77777777" w:rsidR="00A9629E" w:rsidRDefault="00A9629E" w:rsidP="00A9629E">
      <w:pPr>
        <w:pStyle w:val="Brdtext"/>
        <w:ind w:right="119"/>
      </w:pPr>
    </w:p>
    <w:p w14:paraId="054E2529" w14:textId="77777777" w:rsidR="00A9629E" w:rsidRDefault="00A9629E" w:rsidP="00A9629E">
      <w:pPr>
        <w:pStyle w:val="Brdtext"/>
        <w:ind w:right="119"/>
      </w:pPr>
      <w:r>
        <w:t xml:space="preserve">Personnummer med OID 1.2.752.129.2.1.3 och är enhetligt utformat unikt person-id registrerat i folkbokföringen. Tilldelas av skattekontoret. </w:t>
      </w:r>
    </w:p>
    <w:p w14:paraId="21F457E9" w14:textId="77777777" w:rsidR="00A9629E" w:rsidRDefault="00A9629E" w:rsidP="00A9629E">
      <w:pPr>
        <w:pStyle w:val="Brdtext"/>
        <w:ind w:right="119"/>
      </w:pPr>
    </w:p>
    <w:p w14:paraId="35DD3A18" w14:textId="77777777" w:rsidR="00A9629E" w:rsidRDefault="00A9629E" w:rsidP="00A9629E">
      <w:pPr>
        <w:pStyle w:val="Brdtext"/>
        <w:ind w:right="119"/>
      </w:pPr>
      <w:r>
        <w:t>Samordningsnummer med OID 1.2.752.129.2.1.3.3 och är ett nummer som kan användas av svenska myndigheter som identitet på personer som inte är folkbokförda i Sverige. Samordningsnummer tilldelas av skattekontoret på begäran av vissa myndigheter.</w:t>
      </w:r>
    </w:p>
    <w:p w14:paraId="030A8A42" w14:textId="77777777" w:rsidR="00A9629E" w:rsidRDefault="00A9629E" w:rsidP="00A9629E">
      <w:pPr>
        <w:pStyle w:val="Brdtext"/>
        <w:ind w:right="119"/>
      </w:pPr>
    </w:p>
    <w:p w14:paraId="00595B0B" w14:textId="06DB6D33" w:rsidR="00A9629E" w:rsidRPr="00BC5B0B" w:rsidRDefault="00A9629E" w:rsidP="00A9629E">
      <w:pPr>
        <w:pStyle w:val="Brdtext"/>
        <w:ind w:right="119"/>
      </w:pPr>
      <w:r>
        <w:t xml:space="preserve">Reservnummer </w:t>
      </w:r>
      <w:r w:rsidR="006A04FA">
        <w:t xml:space="preserve">från olika landsting och regioner vilka identifieras med olika unika OID. Bland dessa återfinns </w:t>
      </w:r>
      <w:r w:rsidR="00396EBF">
        <w:t xml:space="preserve">bl.a. </w:t>
      </w:r>
      <w:r w:rsidR="006A04FA">
        <w:t xml:space="preserve">reservnummer från </w:t>
      </w:r>
      <w:r>
        <w:t>SLL med OID 1.2.752.97.3.1.3</w:t>
      </w:r>
      <w:r w:rsidR="006A04FA">
        <w:t>.</w:t>
      </w:r>
      <w:r>
        <w:t xml:space="preserve"> </w:t>
      </w:r>
      <w:r w:rsidR="006A04FA">
        <w:t xml:space="preserve">Reservnummer </w:t>
      </w:r>
      <w:r>
        <w:t xml:space="preserve">är ett tillfälligt nummer som används för att kunna identifiera en patient med sin vårddokumentation när personnummer eller samordningsnummer saknas eller är okänt. </w:t>
      </w:r>
      <w:r w:rsidR="00396EBF">
        <w:t xml:space="preserve">Ett reservnummer ska anges med OID för aktuell reservnummerdefinition. </w:t>
      </w:r>
    </w:p>
    <w:p w14:paraId="3C2B0DFE" w14:textId="77777777" w:rsidR="00852BED" w:rsidRPr="00BC5B0B" w:rsidRDefault="00852BED" w:rsidP="00852BED">
      <w:pPr>
        <w:pStyle w:val="Brdtext"/>
        <w:ind w:left="0" w:right="119"/>
      </w:pPr>
    </w:p>
    <w:p w14:paraId="42457D24" w14:textId="0B8BBDDC" w:rsidR="00852BED" w:rsidRPr="00BC5B0B" w:rsidRDefault="00852BED" w:rsidP="00CE7E3E">
      <w:pPr>
        <w:pStyle w:val="Rubrik2b"/>
      </w:pPr>
      <w:bookmarkStart w:id="474" w:name="_Toc341787029"/>
      <w:bookmarkStart w:id="475" w:name="_Toc219337782"/>
      <w:bookmarkStart w:id="476" w:name="_Toc248418467"/>
      <w:bookmarkStart w:id="477" w:name="_Toc246999237"/>
      <w:r w:rsidRPr="00BC5B0B">
        <w:t>Felhantering</w:t>
      </w:r>
      <w:bookmarkEnd w:id="474"/>
      <w:bookmarkEnd w:id="475"/>
      <w:bookmarkEnd w:id="476"/>
      <w:bookmarkEnd w:id="477"/>
    </w:p>
    <w:p w14:paraId="7EDEAF42" w14:textId="2968C0B1" w:rsidR="00852BED" w:rsidRPr="00BC5B0B" w:rsidRDefault="00852BED" w:rsidP="00852BED">
      <w:pPr>
        <w:pStyle w:val="Brdtext"/>
        <w:ind w:right="119"/>
      </w:pPr>
      <w:r w:rsidRPr="00BC5B0B">
        <w:t>Vid ett tekniskt fel levereras ett generellt undantag (SOAP-</w:t>
      </w:r>
      <w:r w:rsidR="006E68A6">
        <w:t>fault</w:t>
      </w:r>
      <w:r w:rsidRPr="00BC5B0B">
        <w:t xml:space="preserve">).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w:t>
      </w:r>
      <w:r w:rsidRPr="00BC5B0B">
        <w:lastRenderedPageBreak/>
        <w:t>med felsökning.</w:t>
      </w:r>
    </w:p>
    <w:p w14:paraId="63CE05AD" w14:textId="77777777" w:rsidR="00D218F3" w:rsidRPr="00BC5B0B" w:rsidRDefault="00D218F3" w:rsidP="003149C2">
      <w:pPr>
        <w:pStyle w:val="Brdtext"/>
        <w:ind w:left="0" w:right="119"/>
      </w:pPr>
    </w:p>
    <w:p w14:paraId="5ABE0669" w14:textId="77777777" w:rsidR="00D218F3" w:rsidRPr="00907C9B" w:rsidRDefault="00D218F3" w:rsidP="00907C9B">
      <w:pPr>
        <w:pStyle w:val="Rubrik1"/>
        <w:rPr>
          <w:spacing w:val="1"/>
        </w:rPr>
      </w:pPr>
      <w:bookmarkStart w:id="478" w:name="_Toc248418468"/>
      <w:bookmarkStart w:id="479" w:name="_Toc341787030"/>
      <w:bookmarkStart w:id="480" w:name="_Toc246999238"/>
      <w:r w:rsidRPr="00907C9B">
        <w:rPr>
          <w:spacing w:val="1"/>
        </w:rPr>
        <w:t>Gemensamma informationskomponenter</w:t>
      </w:r>
      <w:bookmarkEnd w:id="478"/>
      <w:bookmarkEnd w:id="480"/>
    </w:p>
    <w:p w14:paraId="1DC88476" w14:textId="77777777" w:rsidR="005B5A7F" w:rsidRDefault="005B5A7F" w:rsidP="005B5A7F">
      <w:pPr>
        <w:pStyle w:val="Brdtext"/>
        <w:tabs>
          <w:tab w:val="left" w:pos="567"/>
        </w:tabs>
        <w:spacing w:before="120"/>
        <w:ind w:left="0" w:right="838"/>
      </w:pPr>
      <w:r w:rsidRPr="00BC5B0B">
        <w:t>I tjänstekontraktsbeskrivningarna används ett antal komponenter som är gemensamma för vissa meddelande</w:t>
      </w:r>
      <w:r>
        <w:t>n i flera domäner eller inom denna domän</w:t>
      </w:r>
      <w:r w:rsidRPr="00BC5B0B">
        <w:t>, och dessa beskrivs i detta avsnitt.</w:t>
      </w:r>
    </w:p>
    <w:p w14:paraId="308E676E" w14:textId="77777777" w:rsidR="005B5A7F" w:rsidRDefault="005B5A7F" w:rsidP="005B5A7F">
      <w:pPr>
        <w:pStyle w:val="Brdtext"/>
        <w:tabs>
          <w:tab w:val="left" w:pos="567"/>
        </w:tabs>
        <w:spacing w:before="120"/>
        <w:ind w:left="0" w:right="838"/>
      </w:pPr>
      <w:r>
        <w:t>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_Ref356978712 \h </w:instrText>
      </w:r>
      <w:r>
        <w:fldChar w:fldCharType="separate"/>
      </w:r>
      <w:r w:rsidRPr="004F0149">
        <w:t>Informationssäkerhet</w:t>
      </w:r>
      <w:r>
        <w:fldChar w:fldCharType="end"/>
      </w:r>
      <w:r>
        <w:t>” ovan.</w:t>
      </w:r>
    </w:p>
    <w:p w14:paraId="1EC945D4" w14:textId="77777777" w:rsidR="00A653C1" w:rsidRDefault="00A653C1">
      <w:pPr>
        <w:widowControl w:val="0"/>
      </w:pPr>
    </w:p>
    <w:p w14:paraId="2673A66B" w14:textId="77777777" w:rsidR="00A91564" w:rsidRDefault="00A91564" w:rsidP="00A91564">
      <w:pPr>
        <w:tabs>
          <w:tab w:val="left" w:pos="567"/>
        </w:tabs>
        <w:ind w:right="838"/>
        <w:rPr>
          <w:del w:id="481" w:author="2.1RC1" w:date="2013-12-11T22:33:00Z"/>
          <w:rFonts w:ascii="Arial" w:hAnsi="Arial" w:cs="Arial"/>
          <w:b/>
        </w:rPr>
      </w:pPr>
      <w:del w:id="482" w:author="2.1RC1" w:date="2013-12-11T22:33:00Z">
        <w:r>
          <w:rPr>
            <w:rFonts w:ascii="Arial" w:hAnsi="Arial" w:cs="Arial"/>
            <w:b/>
          </w:rPr>
          <w:delText>ActorType</w:delText>
        </w:r>
      </w:del>
    </w:p>
    <w:p w14:paraId="3DC41A75" w14:textId="77777777" w:rsidR="00A91564" w:rsidRDefault="00A91564" w:rsidP="00A91564">
      <w:pPr>
        <w:pStyle w:val="Brdtext"/>
        <w:ind w:left="0"/>
        <w:rPr>
          <w:del w:id="483" w:author="2.1RC1" w:date="2013-12-11T22:33:00Z"/>
        </w:rPr>
      </w:pPr>
      <w:del w:id="484" w:author="2.1RC1" w:date="2013-12-11T22:33:00Z">
        <w:r w:rsidRPr="001452C2">
          <w:delText>Information om medarbetare i vård- och omsorg som genomfört den behandling som rapporteras genom tjänstekontrakt i denna domän.</w:delText>
        </w:r>
      </w:del>
    </w:p>
    <w:p w14:paraId="2737CE33" w14:textId="77777777" w:rsidR="00A91564" w:rsidRDefault="00A91564" w:rsidP="00A91564">
      <w:pPr>
        <w:pStyle w:val="Brdtext"/>
        <w:ind w:left="0"/>
        <w:rPr>
          <w:del w:id="485" w:author="2.1RC1" w:date="2013-12-11T22:33:00Z"/>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270ABC26" w14:textId="77777777" w:rsidTr="00DB2312">
        <w:trPr>
          <w:trHeight w:val="384"/>
          <w:del w:id="486" w:author="2.1RC1" w:date="2013-12-11T22:33:00Z"/>
        </w:trPr>
        <w:tc>
          <w:tcPr>
            <w:tcW w:w="2518" w:type="dxa"/>
            <w:shd w:val="clear" w:color="auto" w:fill="D9D9D9" w:themeFill="background1" w:themeFillShade="D9"/>
            <w:vAlign w:val="bottom"/>
          </w:tcPr>
          <w:p w14:paraId="22EE503F" w14:textId="77777777" w:rsidR="00A91564" w:rsidRDefault="00A91564" w:rsidP="00DB2312">
            <w:pPr>
              <w:ind w:right="-108"/>
              <w:rPr>
                <w:del w:id="487" w:author="2.1RC1" w:date="2013-12-11T22:33:00Z"/>
                <w:b/>
              </w:rPr>
            </w:pPr>
            <w:del w:id="488" w:author="2.1RC1" w:date="2013-12-11T22:33:00Z">
              <w:r>
                <w:rPr>
                  <w:b/>
                </w:rPr>
                <w:delText>Namn</w:delText>
              </w:r>
            </w:del>
          </w:p>
        </w:tc>
        <w:tc>
          <w:tcPr>
            <w:tcW w:w="1418" w:type="dxa"/>
            <w:shd w:val="clear" w:color="auto" w:fill="D9D9D9" w:themeFill="background1" w:themeFillShade="D9"/>
            <w:vAlign w:val="bottom"/>
          </w:tcPr>
          <w:p w14:paraId="2B8952EF" w14:textId="77777777" w:rsidR="00A91564" w:rsidRDefault="00A91564" w:rsidP="00DB2312">
            <w:pPr>
              <w:ind w:right="-108"/>
              <w:rPr>
                <w:del w:id="489" w:author="2.1RC1" w:date="2013-12-11T22:33:00Z"/>
                <w:b/>
              </w:rPr>
            </w:pPr>
            <w:del w:id="490" w:author="2.1RC1" w:date="2013-12-11T22:33:00Z">
              <w:r>
                <w:rPr>
                  <w:b/>
                </w:rPr>
                <w:delText>Datatyp</w:delText>
              </w:r>
            </w:del>
          </w:p>
        </w:tc>
        <w:tc>
          <w:tcPr>
            <w:tcW w:w="3827" w:type="dxa"/>
            <w:shd w:val="clear" w:color="auto" w:fill="D9D9D9" w:themeFill="background1" w:themeFillShade="D9"/>
            <w:vAlign w:val="bottom"/>
          </w:tcPr>
          <w:p w14:paraId="4E3F70B1" w14:textId="77777777" w:rsidR="00A91564" w:rsidRDefault="00A91564" w:rsidP="00DB2312">
            <w:pPr>
              <w:ind w:right="-108"/>
              <w:rPr>
                <w:del w:id="491" w:author="2.1RC1" w:date="2013-12-11T22:33:00Z"/>
                <w:b/>
              </w:rPr>
            </w:pPr>
            <w:del w:id="492" w:author="2.1RC1" w:date="2013-12-11T22:33:00Z">
              <w:r>
                <w:rPr>
                  <w:b/>
                </w:rPr>
                <w:delText>Beskrivning</w:delText>
              </w:r>
            </w:del>
          </w:p>
        </w:tc>
        <w:tc>
          <w:tcPr>
            <w:tcW w:w="1337" w:type="dxa"/>
            <w:shd w:val="clear" w:color="auto" w:fill="D9D9D9" w:themeFill="background1" w:themeFillShade="D9"/>
            <w:vAlign w:val="bottom"/>
          </w:tcPr>
          <w:p w14:paraId="72D31648" w14:textId="77777777" w:rsidR="00A91564" w:rsidRDefault="00A91564" w:rsidP="00DB2312">
            <w:pPr>
              <w:ind w:right="-47"/>
              <w:rPr>
                <w:del w:id="493" w:author="2.1RC1" w:date="2013-12-11T22:33:00Z"/>
                <w:b/>
              </w:rPr>
            </w:pPr>
            <w:del w:id="494" w:author="2.1RC1" w:date="2013-12-11T22:33:00Z">
              <w:r>
                <w:rPr>
                  <w:b/>
                </w:rPr>
                <w:delText>Kardinalitet</w:delText>
              </w:r>
            </w:del>
          </w:p>
        </w:tc>
      </w:tr>
      <w:tr w:rsidR="00A91564" w14:paraId="5EE6686D" w14:textId="77777777" w:rsidTr="00DB2312">
        <w:trPr>
          <w:del w:id="495" w:author="2.1RC1" w:date="2013-12-11T22:33:00Z"/>
        </w:trPr>
        <w:tc>
          <w:tcPr>
            <w:tcW w:w="2518" w:type="dxa"/>
          </w:tcPr>
          <w:p w14:paraId="61E0B82C" w14:textId="77777777" w:rsidR="00A91564" w:rsidRDefault="00A91564" w:rsidP="00DB2312">
            <w:pPr>
              <w:pStyle w:val="TableParagraph"/>
              <w:rPr>
                <w:del w:id="496" w:author="2.1RC1" w:date="2013-12-11T22:33:00Z"/>
              </w:rPr>
            </w:pPr>
            <w:del w:id="497" w:author="2.1RC1" w:date="2013-12-11T22:33:00Z">
              <w:r>
                <w:delText>hsaId</w:delText>
              </w:r>
            </w:del>
          </w:p>
        </w:tc>
        <w:tc>
          <w:tcPr>
            <w:tcW w:w="1418" w:type="dxa"/>
          </w:tcPr>
          <w:p w14:paraId="05065CEF" w14:textId="77777777" w:rsidR="00A91564" w:rsidRPr="000A0B70" w:rsidRDefault="00A91564" w:rsidP="00DB2312">
            <w:pPr>
              <w:pStyle w:val="TableParagraph"/>
              <w:rPr>
                <w:del w:id="498" w:author="2.1RC1" w:date="2013-12-11T22:33:00Z"/>
              </w:rPr>
            </w:pPr>
            <w:del w:id="499" w:author="2.1RC1" w:date="2013-12-11T22:33:00Z">
              <w:r>
                <w:delText>HSAIdType</w:delText>
              </w:r>
            </w:del>
          </w:p>
        </w:tc>
        <w:tc>
          <w:tcPr>
            <w:tcW w:w="3827" w:type="dxa"/>
          </w:tcPr>
          <w:p w14:paraId="6027F458" w14:textId="77777777" w:rsidR="00A91564" w:rsidRPr="00907C9B" w:rsidRDefault="00A91564" w:rsidP="00DB2312">
            <w:pPr>
              <w:pStyle w:val="TableParagraph"/>
              <w:rPr>
                <w:del w:id="500" w:author="2.1RC1" w:date="2013-12-11T22:33:00Z"/>
                <w:spacing w:val="-1"/>
              </w:rPr>
            </w:pPr>
            <w:del w:id="501" w:author="2.1RC1" w:date="2013-12-11T22:33:00Z">
              <w:r>
                <w:rPr>
                  <w:spacing w:val="-1"/>
                </w:rPr>
                <w:delText>HSAid för personen</w:delText>
              </w:r>
            </w:del>
          </w:p>
        </w:tc>
        <w:tc>
          <w:tcPr>
            <w:tcW w:w="1337" w:type="dxa"/>
          </w:tcPr>
          <w:p w14:paraId="77D5C4A8" w14:textId="77777777" w:rsidR="00A91564" w:rsidRPr="00907C9B" w:rsidRDefault="00A91564" w:rsidP="00DB2312">
            <w:pPr>
              <w:pStyle w:val="TableParagraph"/>
              <w:rPr>
                <w:del w:id="502" w:author="2.1RC1" w:date="2013-12-11T22:33:00Z"/>
                <w:spacing w:val="-1"/>
              </w:rPr>
            </w:pPr>
            <w:del w:id="503" w:author="2.1RC1" w:date="2013-12-11T22:33:00Z">
              <w:r>
                <w:rPr>
                  <w:spacing w:val="-1"/>
                </w:rPr>
                <w:delText>0..1</w:delText>
              </w:r>
            </w:del>
          </w:p>
        </w:tc>
      </w:tr>
      <w:tr w:rsidR="00A91564" w14:paraId="67CE0367" w14:textId="77777777" w:rsidTr="00DB2312">
        <w:trPr>
          <w:del w:id="504" w:author="2.1RC1" w:date="2013-12-11T22:33:00Z"/>
        </w:trPr>
        <w:tc>
          <w:tcPr>
            <w:tcW w:w="2518" w:type="dxa"/>
          </w:tcPr>
          <w:p w14:paraId="48410021" w14:textId="77777777" w:rsidR="00A91564" w:rsidRDefault="00A91564" w:rsidP="00DB2312">
            <w:pPr>
              <w:pStyle w:val="TableParagraph"/>
              <w:rPr>
                <w:del w:id="505" w:author="2.1RC1" w:date="2013-12-11T22:33:00Z"/>
              </w:rPr>
            </w:pPr>
            <w:del w:id="506" w:author="2.1RC1" w:date="2013-12-11T22:33:00Z">
              <w:r>
                <w:delText>name</w:delText>
              </w:r>
            </w:del>
          </w:p>
        </w:tc>
        <w:tc>
          <w:tcPr>
            <w:tcW w:w="1418" w:type="dxa"/>
          </w:tcPr>
          <w:p w14:paraId="00AEC65D" w14:textId="77777777" w:rsidR="00A91564" w:rsidRPr="000A0B70" w:rsidRDefault="00A91564" w:rsidP="00DB2312">
            <w:pPr>
              <w:pStyle w:val="TableParagraph"/>
              <w:rPr>
                <w:del w:id="507" w:author="2.1RC1" w:date="2013-12-11T22:33:00Z"/>
              </w:rPr>
            </w:pPr>
            <w:del w:id="508" w:author="2.1RC1" w:date="2013-12-11T22:33:00Z">
              <w:r>
                <w:delText>string</w:delText>
              </w:r>
            </w:del>
          </w:p>
        </w:tc>
        <w:tc>
          <w:tcPr>
            <w:tcW w:w="3827" w:type="dxa"/>
          </w:tcPr>
          <w:p w14:paraId="4BFC7F21" w14:textId="77777777" w:rsidR="00A91564" w:rsidRPr="00907C9B" w:rsidRDefault="00A91564" w:rsidP="00DB2312">
            <w:pPr>
              <w:pStyle w:val="TableParagraph"/>
              <w:rPr>
                <w:del w:id="509" w:author="2.1RC1" w:date="2013-12-11T22:33:00Z"/>
                <w:spacing w:val="-1"/>
              </w:rPr>
            </w:pPr>
            <w:del w:id="510" w:author="2.1RC1" w:date="2013-12-11T22:33:00Z">
              <w:r>
                <w:rPr>
                  <w:spacing w:val="-1"/>
                </w:rPr>
                <w:delText>Namn på personen. Minst ett av dessa två fält ska anges.</w:delText>
              </w:r>
            </w:del>
          </w:p>
        </w:tc>
        <w:tc>
          <w:tcPr>
            <w:tcW w:w="1337" w:type="dxa"/>
          </w:tcPr>
          <w:p w14:paraId="30A5E850" w14:textId="77777777" w:rsidR="00A91564" w:rsidRPr="00907C9B" w:rsidRDefault="00A91564" w:rsidP="00DB2312">
            <w:pPr>
              <w:pStyle w:val="TableParagraph"/>
              <w:rPr>
                <w:del w:id="511" w:author="2.1RC1" w:date="2013-12-11T22:33:00Z"/>
                <w:spacing w:val="-1"/>
              </w:rPr>
            </w:pPr>
            <w:del w:id="512" w:author="2.1RC1" w:date="2013-12-11T22:33:00Z">
              <w:r>
                <w:rPr>
                  <w:spacing w:val="-1"/>
                </w:rPr>
                <w:delText>0..1</w:delText>
              </w:r>
            </w:del>
          </w:p>
        </w:tc>
      </w:tr>
      <w:tr w:rsidR="00EE3D72" w14:paraId="334B2A25" w14:textId="77777777" w:rsidTr="00DB2312">
        <w:trPr>
          <w:del w:id="513" w:author="2.1RC1" w:date="2013-12-11T22:33:00Z"/>
        </w:trPr>
        <w:tc>
          <w:tcPr>
            <w:tcW w:w="2518" w:type="dxa"/>
          </w:tcPr>
          <w:p w14:paraId="6565650D" w14:textId="77777777" w:rsidR="00EE3D72" w:rsidRDefault="00EE3D72" w:rsidP="00EE3D72">
            <w:pPr>
              <w:pStyle w:val="TableParagraph"/>
              <w:rPr>
                <w:del w:id="514" w:author="2.1RC1" w:date="2013-12-11T22:33:00Z"/>
              </w:rPr>
            </w:pPr>
            <w:del w:id="515" w:author="2.1RC1" w:date="2013-12-11T22:33:00Z">
              <w:r w:rsidRPr="00490821">
                <w:delText>personTelecom</w:delText>
              </w:r>
            </w:del>
          </w:p>
        </w:tc>
        <w:tc>
          <w:tcPr>
            <w:tcW w:w="1418" w:type="dxa"/>
          </w:tcPr>
          <w:p w14:paraId="7DE28D5E" w14:textId="77777777" w:rsidR="00EE3D72" w:rsidRDefault="00EE3D72" w:rsidP="00EE3D72">
            <w:pPr>
              <w:pStyle w:val="TableParagraph"/>
              <w:rPr>
                <w:del w:id="516" w:author="2.1RC1" w:date="2013-12-11T22:33:00Z"/>
              </w:rPr>
            </w:pPr>
            <w:del w:id="517" w:author="2.1RC1" w:date="2013-12-11T22:33:00Z">
              <w:r w:rsidRPr="00490821">
                <w:delText>string</w:delText>
              </w:r>
            </w:del>
          </w:p>
        </w:tc>
        <w:tc>
          <w:tcPr>
            <w:tcW w:w="3827" w:type="dxa"/>
          </w:tcPr>
          <w:p w14:paraId="775653B2" w14:textId="77777777" w:rsidR="00EE3D72" w:rsidRDefault="00EE3D72" w:rsidP="00EE3D72">
            <w:pPr>
              <w:pStyle w:val="TableParagraph"/>
              <w:rPr>
                <w:del w:id="518" w:author="2.1RC1" w:date="2013-12-11T22:33:00Z"/>
                <w:spacing w:val="-1"/>
              </w:rPr>
            </w:pPr>
            <w:del w:id="519" w:author="2.1RC1" w:date="2013-12-11T22:33:00Z">
              <w:r w:rsidRPr="00490821">
                <w:rPr>
                  <w:spacing w:val="-1"/>
                </w:rPr>
                <w:delText>Telefon till personen.</w:delText>
              </w:r>
            </w:del>
          </w:p>
        </w:tc>
        <w:tc>
          <w:tcPr>
            <w:tcW w:w="1337" w:type="dxa"/>
          </w:tcPr>
          <w:p w14:paraId="45D5B9F1" w14:textId="77777777" w:rsidR="00EE3D72" w:rsidRDefault="00EE3D72" w:rsidP="00EE3D72">
            <w:pPr>
              <w:pStyle w:val="TableParagraph"/>
              <w:rPr>
                <w:del w:id="520" w:author="2.1RC1" w:date="2013-12-11T22:33:00Z"/>
                <w:spacing w:val="-1"/>
              </w:rPr>
            </w:pPr>
            <w:del w:id="521" w:author="2.1RC1" w:date="2013-12-11T22:33:00Z">
              <w:r w:rsidRPr="00490821">
                <w:rPr>
                  <w:spacing w:val="-1"/>
                </w:rPr>
                <w:delText>0..1</w:delText>
              </w:r>
            </w:del>
          </w:p>
        </w:tc>
      </w:tr>
      <w:tr w:rsidR="00EE3D72" w14:paraId="2289A677" w14:textId="77777777" w:rsidTr="00DB2312">
        <w:trPr>
          <w:del w:id="522" w:author="2.1RC1" w:date="2013-12-11T22:33:00Z"/>
        </w:trPr>
        <w:tc>
          <w:tcPr>
            <w:tcW w:w="2518" w:type="dxa"/>
          </w:tcPr>
          <w:p w14:paraId="659C8DE1" w14:textId="77777777" w:rsidR="00EE3D72" w:rsidRDefault="00EE3D72" w:rsidP="00EE3D72">
            <w:pPr>
              <w:pStyle w:val="TableParagraph"/>
              <w:rPr>
                <w:del w:id="523" w:author="2.1RC1" w:date="2013-12-11T22:33:00Z"/>
              </w:rPr>
            </w:pPr>
            <w:del w:id="524" w:author="2.1RC1" w:date="2013-12-11T22:33:00Z">
              <w:r w:rsidRPr="00490821">
                <w:delText>personEmail</w:delText>
              </w:r>
            </w:del>
          </w:p>
        </w:tc>
        <w:tc>
          <w:tcPr>
            <w:tcW w:w="1418" w:type="dxa"/>
          </w:tcPr>
          <w:p w14:paraId="41FBD2AB" w14:textId="77777777" w:rsidR="00EE3D72" w:rsidRDefault="00EE3D72" w:rsidP="00EE3D72">
            <w:pPr>
              <w:pStyle w:val="TableParagraph"/>
              <w:rPr>
                <w:del w:id="525" w:author="2.1RC1" w:date="2013-12-11T22:33:00Z"/>
              </w:rPr>
            </w:pPr>
            <w:del w:id="526" w:author="2.1RC1" w:date="2013-12-11T22:33:00Z">
              <w:r w:rsidRPr="00490821">
                <w:delText>string</w:delText>
              </w:r>
            </w:del>
          </w:p>
        </w:tc>
        <w:tc>
          <w:tcPr>
            <w:tcW w:w="3827" w:type="dxa"/>
          </w:tcPr>
          <w:p w14:paraId="74CDD378" w14:textId="77777777" w:rsidR="00EE3D72" w:rsidRDefault="00EE3D72" w:rsidP="00EE3D72">
            <w:pPr>
              <w:pStyle w:val="TableParagraph"/>
              <w:rPr>
                <w:del w:id="527" w:author="2.1RC1" w:date="2013-12-11T22:33:00Z"/>
                <w:spacing w:val="-1"/>
              </w:rPr>
            </w:pPr>
            <w:del w:id="528" w:author="2.1RC1" w:date="2013-12-11T22:33:00Z">
              <w:r w:rsidRPr="00490821">
                <w:rPr>
                  <w:spacing w:val="-1"/>
                </w:rPr>
                <w:delText>Epostadress till personen.</w:delText>
              </w:r>
            </w:del>
          </w:p>
        </w:tc>
        <w:tc>
          <w:tcPr>
            <w:tcW w:w="1337" w:type="dxa"/>
          </w:tcPr>
          <w:p w14:paraId="17368B45" w14:textId="77777777" w:rsidR="00EE3D72" w:rsidRDefault="00EE3D72" w:rsidP="00EE3D72">
            <w:pPr>
              <w:pStyle w:val="TableParagraph"/>
              <w:rPr>
                <w:del w:id="529" w:author="2.1RC1" w:date="2013-12-11T22:33:00Z"/>
                <w:spacing w:val="-1"/>
              </w:rPr>
            </w:pPr>
            <w:del w:id="530" w:author="2.1RC1" w:date="2013-12-11T22:33:00Z">
              <w:r w:rsidRPr="00490821">
                <w:rPr>
                  <w:spacing w:val="-1"/>
                </w:rPr>
                <w:delText>0..1</w:delText>
              </w:r>
            </w:del>
          </w:p>
        </w:tc>
      </w:tr>
      <w:tr w:rsidR="00EE3D72" w14:paraId="495D4093" w14:textId="77777777" w:rsidTr="00DB2312">
        <w:trPr>
          <w:del w:id="531" w:author="2.1RC1" w:date="2013-12-11T22:33:00Z"/>
        </w:trPr>
        <w:tc>
          <w:tcPr>
            <w:tcW w:w="2518" w:type="dxa"/>
          </w:tcPr>
          <w:p w14:paraId="15C3F940" w14:textId="77777777" w:rsidR="00EE3D72" w:rsidRDefault="00EE3D72" w:rsidP="00EE3D72">
            <w:pPr>
              <w:pStyle w:val="TableParagraph"/>
              <w:rPr>
                <w:del w:id="532" w:author="2.1RC1" w:date="2013-12-11T22:33:00Z"/>
              </w:rPr>
            </w:pPr>
            <w:del w:id="533" w:author="2.1RC1" w:date="2013-12-11T22:33:00Z">
              <w:r w:rsidRPr="00490821">
                <w:delText>personAddress</w:delText>
              </w:r>
            </w:del>
          </w:p>
        </w:tc>
        <w:tc>
          <w:tcPr>
            <w:tcW w:w="1418" w:type="dxa"/>
          </w:tcPr>
          <w:p w14:paraId="1A3DD3CF" w14:textId="77777777" w:rsidR="00EE3D72" w:rsidRDefault="00EE3D72" w:rsidP="00EE3D72">
            <w:pPr>
              <w:pStyle w:val="TableParagraph"/>
              <w:rPr>
                <w:del w:id="534" w:author="2.1RC1" w:date="2013-12-11T22:33:00Z"/>
              </w:rPr>
            </w:pPr>
            <w:del w:id="535" w:author="2.1RC1" w:date="2013-12-11T22:33:00Z">
              <w:r w:rsidRPr="00490821">
                <w:delText>string</w:delText>
              </w:r>
            </w:del>
          </w:p>
        </w:tc>
        <w:tc>
          <w:tcPr>
            <w:tcW w:w="3827" w:type="dxa"/>
          </w:tcPr>
          <w:p w14:paraId="50F37195" w14:textId="77777777" w:rsidR="00EE3D72" w:rsidRDefault="00EE3D72" w:rsidP="00EE3D72">
            <w:pPr>
              <w:pStyle w:val="TableParagraph"/>
              <w:rPr>
                <w:del w:id="536" w:author="2.1RC1" w:date="2013-12-11T22:33:00Z"/>
                <w:spacing w:val="-1"/>
              </w:rPr>
            </w:pPr>
            <w:del w:id="537" w:author="2.1RC1" w:date="2013-12-11T22:33:00Z">
              <w:r w:rsidRPr="00490821">
                <w:rPr>
                  <w:spacing w:val="-1"/>
                </w:rPr>
                <w:delText>Postadress till personen.</w:delText>
              </w:r>
            </w:del>
          </w:p>
        </w:tc>
        <w:tc>
          <w:tcPr>
            <w:tcW w:w="1337" w:type="dxa"/>
          </w:tcPr>
          <w:p w14:paraId="2659429D" w14:textId="77777777" w:rsidR="00EE3D72" w:rsidRDefault="00EE3D72" w:rsidP="00EE3D72">
            <w:pPr>
              <w:pStyle w:val="TableParagraph"/>
              <w:rPr>
                <w:del w:id="538" w:author="2.1RC1" w:date="2013-12-11T22:33:00Z"/>
                <w:spacing w:val="-1"/>
              </w:rPr>
            </w:pPr>
            <w:del w:id="539" w:author="2.1RC1" w:date="2013-12-11T22:33:00Z">
              <w:r w:rsidRPr="00490821">
                <w:rPr>
                  <w:spacing w:val="-1"/>
                </w:rPr>
                <w:delText>0..1</w:delText>
              </w:r>
            </w:del>
          </w:p>
        </w:tc>
      </w:tr>
    </w:tbl>
    <w:p w14:paraId="19832271" w14:textId="77777777" w:rsidR="00A91564" w:rsidRDefault="00A91564" w:rsidP="00A91564">
      <w:pPr>
        <w:keepNext/>
        <w:keepLines/>
        <w:spacing w:before="100" w:beforeAutospacing="1" w:after="100" w:afterAutospacing="1"/>
        <w:rPr>
          <w:del w:id="540" w:author="2.1RC1" w:date="2013-12-11T22:33:00Z"/>
          <w:rFonts w:ascii="Arial" w:hAnsi="Arial" w:cs="Arial"/>
          <w:b/>
        </w:rPr>
      </w:pPr>
      <w:del w:id="541" w:author="2.1RC1" w:date="2013-12-11T22:33:00Z">
        <w:r>
          <w:rPr>
            <w:rFonts w:ascii="Arial" w:hAnsi="Arial" w:cs="Arial"/>
            <w:b/>
            <w:bCs/>
          </w:rPr>
          <w:delText>C</w:delText>
        </w:r>
        <w:r>
          <w:rPr>
            <w:rFonts w:ascii="Arial" w:hAnsi="Arial" w:cs="Arial"/>
            <w:b/>
          </w:rPr>
          <w:delText xml:space="preserve">VType </w:delText>
        </w:r>
      </w:del>
    </w:p>
    <w:p w14:paraId="56CD1720" w14:textId="77777777" w:rsidR="00A91564" w:rsidRDefault="00A91564" w:rsidP="00A91564">
      <w:pPr>
        <w:pStyle w:val="Brdtext"/>
        <w:ind w:left="0"/>
        <w:rPr>
          <w:del w:id="542" w:author="2.1RC1" w:date="2013-12-11T22:33:00Z"/>
        </w:rPr>
      </w:pPr>
      <w:del w:id="543" w:author="2.1RC1" w:date="2013-12-11T22:33:00Z">
        <w:r>
          <w:delText xml:space="preserve">Typ som beskriver kodade värden med en struktur hämtad från HL7 v3 CV (”CodedValue”). För implementering av attribut av slaget ”KTOV” i RIV. Kodade värden avser officiellt hanterade kodverk </w:delText>
        </w:r>
        <w:r w:rsidRPr="00681D1E">
          <w:delText>som hänvisas till med CodeSystem OID/UUID.</w:delText>
        </w:r>
      </w:del>
    </w:p>
    <w:p w14:paraId="14FD0ACF" w14:textId="77777777" w:rsidR="00A91564" w:rsidRPr="00681D1E" w:rsidRDefault="00A91564" w:rsidP="00A91564">
      <w:pPr>
        <w:pStyle w:val="Brdtext"/>
        <w:ind w:left="0"/>
        <w:rPr>
          <w:del w:id="544" w:author="2.1RC1" w:date="2013-12-11T22:33:00Z"/>
        </w:rPr>
      </w:pPr>
    </w:p>
    <w:p w14:paraId="4A94550E" w14:textId="77777777" w:rsidR="00A91564" w:rsidRPr="00681D1E" w:rsidRDefault="00A91564" w:rsidP="00A91564">
      <w:pPr>
        <w:pStyle w:val="Brdtext"/>
        <w:ind w:left="0"/>
        <w:rPr>
          <w:del w:id="545" w:author="2.1RC1" w:date="2013-12-11T22:33:00Z"/>
          <w:rFonts w:cs="Times New Roman"/>
        </w:rPr>
      </w:pPr>
      <w:del w:id="546" w:author="2.1RC1" w:date="2013-12-11T22:33:00Z">
        <w:r w:rsidRPr="00681D1E">
          <w:rPr>
            <w:rFonts w:cs="Times New Roman"/>
          </w:rPr>
          <w:delText>För annan användning av koder, exempelvis för lokala kodverk utan OID, skall originalText attributet användas för att ge kodens text i det lokala systemet, och övriga attribut lämnas tomma.</w:delText>
        </w:r>
      </w:del>
    </w:p>
    <w:p w14:paraId="378FDA38" w14:textId="77777777" w:rsidR="00A91564" w:rsidRPr="00A46F31" w:rsidRDefault="00A91564" w:rsidP="00A91564">
      <w:pPr>
        <w:pStyle w:val="TableParagraph"/>
        <w:keepNext/>
        <w:keepLines/>
        <w:tabs>
          <w:tab w:val="left" w:pos="567"/>
        </w:tabs>
        <w:spacing w:line="226" w:lineRule="exact"/>
        <w:ind w:left="102" w:right="838"/>
        <w:rPr>
          <w:del w:id="547" w:author="2.1RC1" w:date="2013-12-11T22:33:00Z"/>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66C9278E" w14:textId="77777777" w:rsidTr="00DB2312">
        <w:trPr>
          <w:trHeight w:val="384"/>
          <w:del w:id="548" w:author="2.1RC1" w:date="2013-12-11T22:33:00Z"/>
        </w:trPr>
        <w:tc>
          <w:tcPr>
            <w:tcW w:w="2518" w:type="dxa"/>
            <w:shd w:val="clear" w:color="auto" w:fill="D9D9D9" w:themeFill="background1" w:themeFillShade="D9"/>
            <w:vAlign w:val="bottom"/>
          </w:tcPr>
          <w:p w14:paraId="24B371E8" w14:textId="77777777" w:rsidR="00A91564" w:rsidRDefault="00A91564" w:rsidP="00DB2312">
            <w:pPr>
              <w:keepNext/>
              <w:keepLines/>
              <w:ind w:right="-108"/>
              <w:rPr>
                <w:del w:id="549" w:author="2.1RC1" w:date="2013-12-11T22:33:00Z"/>
                <w:b/>
              </w:rPr>
            </w:pPr>
            <w:del w:id="550" w:author="2.1RC1" w:date="2013-12-11T22:33:00Z">
              <w:r>
                <w:rPr>
                  <w:b/>
                </w:rPr>
                <w:delText>Namn</w:delText>
              </w:r>
            </w:del>
          </w:p>
        </w:tc>
        <w:tc>
          <w:tcPr>
            <w:tcW w:w="1418" w:type="dxa"/>
            <w:shd w:val="clear" w:color="auto" w:fill="D9D9D9" w:themeFill="background1" w:themeFillShade="D9"/>
            <w:vAlign w:val="bottom"/>
          </w:tcPr>
          <w:p w14:paraId="1325A9C6" w14:textId="77777777" w:rsidR="00A91564" w:rsidRDefault="00A91564" w:rsidP="00DB2312">
            <w:pPr>
              <w:keepNext/>
              <w:keepLines/>
              <w:ind w:right="-108"/>
              <w:rPr>
                <w:del w:id="551" w:author="2.1RC1" w:date="2013-12-11T22:33:00Z"/>
                <w:b/>
              </w:rPr>
            </w:pPr>
            <w:del w:id="552" w:author="2.1RC1" w:date="2013-12-11T22:33:00Z">
              <w:r>
                <w:rPr>
                  <w:b/>
                </w:rPr>
                <w:delText>Datatyp</w:delText>
              </w:r>
            </w:del>
          </w:p>
        </w:tc>
        <w:tc>
          <w:tcPr>
            <w:tcW w:w="3827" w:type="dxa"/>
            <w:shd w:val="clear" w:color="auto" w:fill="D9D9D9" w:themeFill="background1" w:themeFillShade="D9"/>
            <w:vAlign w:val="bottom"/>
          </w:tcPr>
          <w:p w14:paraId="26EED843" w14:textId="77777777" w:rsidR="00A91564" w:rsidRDefault="00A91564" w:rsidP="00DB2312">
            <w:pPr>
              <w:keepNext/>
              <w:keepLines/>
              <w:ind w:right="-108"/>
              <w:rPr>
                <w:del w:id="553" w:author="2.1RC1" w:date="2013-12-11T22:33:00Z"/>
                <w:b/>
              </w:rPr>
            </w:pPr>
            <w:del w:id="554" w:author="2.1RC1" w:date="2013-12-11T22:33:00Z">
              <w:r>
                <w:rPr>
                  <w:b/>
                </w:rPr>
                <w:delText>Beskrivning</w:delText>
              </w:r>
            </w:del>
          </w:p>
        </w:tc>
        <w:tc>
          <w:tcPr>
            <w:tcW w:w="1337" w:type="dxa"/>
            <w:shd w:val="clear" w:color="auto" w:fill="D9D9D9" w:themeFill="background1" w:themeFillShade="D9"/>
            <w:vAlign w:val="bottom"/>
          </w:tcPr>
          <w:p w14:paraId="33EB592F" w14:textId="77777777" w:rsidR="00A91564" w:rsidRDefault="00A91564" w:rsidP="00DB2312">
            <w:pPr>
              <w:keepNext/>
              <w:keepLines/>
              <w:rPr>
                <w:del w:id="555" w:author="2.1RC1" w:date="2013-12-11T22:33:00Z"/>
                <w:b/>
              </w:rPr>
            </w:pPr>
            <w:del w:id="556" w:author="2.1RC1" w:date="2013-12-11T22:33:00Z">
              <w:r>
                <w:rPr>
                  <w:b/>
                </w:rPr>
                <w:delText>Kardinalitet</w:delText>
              </w:r>
            </w:del>
          </w:p>
        </w:tc>
      </w:tr>
      <w:tr w:rsidR="00A91564" w14:paraId="783DEA41" w14:textId="77777777" w:rsidTr="00DB2312">
        <w:trPr>
          <w:del w:id="557" w:author="2.1RC1" w:date="2013-12-11T22:33:00Z"/>
        </w:trPr>
        <w:tc>
          <w:tcPr>
            <w:tcW w:w="2518" w:type="dxa"/>
          </w:tcPr>
          <w:p w14:paraId="4DFF575D" w14:textId="77777777" w:rsidR="00A91564" w:rsidRPr="00D03076" w:rsidRDefault="00A91564" w:rsidP="00DB2312">
            <w:pPr>
              <w:pStyle w:val="TableParagraph"/>
              <w:rPr>
                <w:del w:id="558" w:author="2.1RC1" w:date="2013-12-11T22:33:00Z"/>
              </w:rPr>
            </w:pPr>
            <w:del w:id="559" w:author="2.1RC1" w:date="2013-12-11T22:33:00Z">
              <w:r w:rsidRPr="00D03076">
                <w:delText>code</w:delText>
              </w:r>
            </w:del>
          </w:p>
        </w:tc>
        <w:tc>
          <w:tcPr>
            <w:tcW w:w="1418" w:type="dxa"/>
          </w:tcPr>
          <w:p w14:paraId="57C77063" w14:textId="77777777" w:rsidR="00A91564" w:rsidRPr="00D03076" w:rsidRDefault="00A91564" w:rsidP="00DB2312">
            <w:pPr>
              <w:pStyle w:val="TableParagraph"/>
              <w:rPr>
                <w:del w:id="560" w:author="2.1RC1" w:date="2013-12-11T22:33:00Z"/>
              </w:rPr>
            </w:pPr>
            <w:del w:id="561" w:author="2.1RC1" w:date="2013-12-11T22:33:00Z">
              <w:r w:rsidRPr="00D03076">
                <w:delText>string</w:delText>
              </w:r>
            </w:del>
          </w:p>
        </w:tc>
        <w:tc>
          <w:tcPr>
            <w:tcW w:w="3827" w:type="dxa"/>
          </w:tcPr>
          <w:p w14:paraId="192F6B7F" w14:textId="77777777" w:rsidR="00A91564" w:rsidRPr="00D03076" w:rsidRDefault="00A91564" w:rsidP="00DB2312">
            <w:pPr>
              <w:pStyle w:val="TableParagraph"/>
              <w:rPr>
                <w:del w:id="562" w:author="2.1RC1" w:date="2013-12-11T22:33:00Z"/>
              </w:rPr>
            </w:pPr>
            <w:del w:id="563" w:author="2.1RC1" w:date="2013-12-11T22:33:00Z">
              <w:r w:rsidRPr="00D03076">
                <w:delText xml:space="preserve">Kod enligt producentsystemets kodverk. </w:delText>
              </w:r>
            </w:del>
          </w:p>
          <w:p w14:paraId="4B3B9F55" w14:textId="77777777" w:rsidR="00A91564" w:rsidRPr="00D03076" w:rsidRDefault="00A91564" w:rsidP="00DB2312">
            <w:pPr>
              <w:pStyle w:val="TableParagraph"/>
              <w:rPr>
                <w:del w:id="564" w:author="2.1RC1" w:date="2013-12-11T22:33:00Z"/>
              </w:rPr>
            </w:pPr>
            <w:del w:id="565" w:author="2.1RC1" w:date="2013-12-11T22:33:00Z">
              <w:r w:rsidRPr="00D03076">
                <w:delText>Om code anges skall också codeSystem  samt displayName anges.</w:delText>
              </w:r>
            </w:del>
          </w:p>
        </w:tc>
        <w:tc>
          <w:tcPr>
            <w:tcW w:w="1337" w:type="dxa"/>
          </w:tcPr>
          <w:p w14:paraId="495C628F" w14:textId="77777777" w:rsidR="00A91564" w:rsidRPr="00D03076" w:rsidRDefault="00A91564" w:rsidP="00DB2312">
            <w:pPr>
              <w:pStyle w:val="TableParagraph"/>
              <w:rPr>
                <w:del w:id="566" w:author="2.1RC1" w:date="2013-12-11T22:33:00Z"/>
              </w:rPr>
            </w:pPr>
            <w:del w:id="567" w:author="2.1RC1" w:date="2013-12-11T22:33:00Z">
              <w:r w:rsidRPr="00D03076">
                <w:delText>0..1</w:delText>
              </w:r>
            </w:del>
          </w:p>
        </w:tc>
      </w:tr>
      <w:tr w:rsidR="00A91564" w14:paraId="4878AE89" w14:textId="77777777" w:rsidTr="00DB2312">
        <w:trPr>
          <w:del w:id="568" w:author="2.1RC1" w:date="2013-12-11T22:33:00Z"/>
        </w:trPr>
        <w:tc>
          <w:tcPr>
            <w:tcW w:w="2518" w:type="dxa"/>
          </w:tcPr>
          <w:p w14:paraId="7A50A570" w14:textId="77777777" w:rsidR="00A91564" w:rsidRPr="00D03076" w:rsidRDefault="00A91564" w:rsidP="00DB2312">
            <w:pPr>
              <w:pStyle w:val="TableParagraph"/>
              <w:rPr>
                <w:del w:id="569" w:author="2.1RC1" w:date="2013-12-11T22:33:00Z"/>
              </w:rPr>
            </w:pPr>
            <w:del w:id="570" w:author="2.1RC1" w:date="2013-12-11T22:33:00Z">
              <w:r w:rsidRPr="00D03076">
                <w:delText>codeSystem</w:delText>
              </w:r>
            </w:del>
          </w:p>
        </w:tc>
        <w:tc>
          <w:tcPr>
            <w:tcW w:w="1418" w:type="dxa"/>
          </w:tcPr>
          <w:p w14:paraId="02E7B433" w14:textId="77777777" w:rsidR="00A91564" w:rsidRPr="00D03076" w:rsidRDefault="00A91564" w:rsidP="00DB2312">
            <w:pPr>
              <w:pStyle w:val="TableParagraph"/>
              <w:rPr>
                <w:del w:id="571" w:author="2.1RC1" w:date="2013-12-11T22:33:00Z"/>
              </w:rPr>
            </w:pPr>
            <w:del w:id="572" w:author="2.1RC1" w:date="2013-12-11T22:33:00Z">
              <w:r w:rsidRPr="00D03076">
                <w:delText>string</w:delText>
              </w:r>
            </w:del>
          </w:p>
        </w:tc>
        <w:tc>
          <w:tcPr>
            <w:tcW w:w="3827" w:type="dxa"/>
          </w:tcPr>
          <w:p w14:paraId="0DF8BB68" w14:textId="77777777" w:rsidR="00A91564" w:rsidRPr="00D03076" w:rsidRDefault="00A91564" w:rsidP="00DB2312">
            <w:pPr>
              <w:pStyle w:val="TableParagraph"/>
              <w:rPr>
                <w:del w:id="573" w:author="2.1RC1" w:date="2013-12-11T22:33:00Z"/>
              </w:rPr>
            </w:pPr>
            <w:del w:id="574" w:author="2.1RC1" w:date="2013-12-11T22:33:00Z">
              <w:r w:rsidRPr="00D03076">
                <w:delText>Anger kodverket som definierar koden. Dvs UID/OID för det kodverk som används. Om codeSystem anges skall också code samt displayName anges.</w:delText>
              </w:r>
            </w:del>
          </w:p>
        </w:tc>
        <w:tc>
          <w:tcPr>
            <w:tcW w:w="1337" w:type="dxa"/>
          </w:tcPr>
          <w:p w14:paraId="1A3A4513" w14:textId="77777777" w:rsidR="00A91564" w:rsidRPr="00D03076" w:rsidRDefault="00A91564" w:rsidP="00DB2312">
            <w:pPr>
              <w:pStyle w:val="TableParagraph"/>
              <w:rPr>
                <w:del w:id="575" w:author="2.1RC1" w:date="2013-12-11T22:33:00Z"/>
              </w:rPr>
            </w:pPr>
            <w:del w:id="576" w:author="2.1RC1" w:date="2013-12-11T22:33:00Z">
              <w:r w:rsidRPr="00D03076">
                <w:delText>0..1</w:delText>
              </w:r>
            </w:del>
          </w:p>
        </w:tc>
      </w:tr>
      <w:tr w:rsidR="00A91564" w:rsidRPr="002B62A8" w14:paraId="6500BD61" w14:textId="77777777" w:rsidTr="00DB2312">
        <w:trPr>
          <w:del w:id="577" w:author="2.1RC1" w:date="2013-12-11T22:33:00Z"/>
        </w:trPr>
        <w:tc>
          <w:tcPr>
            <w:tcW w:w="2518" w:type="dxa"/>
          </w:tcPr>
          <w:p w14:paraId="58CCA64B" w14:textId="77777777" w:rsidR="00A91564" w:rsidRPr="00D03076" w:rsidRDefault="00A91564" w:rsidP="00DB2312">
            <w:pPr>
              <w:pStyle w:val="TableParagraph"/>
              <w:rPr>
                <w:del w:id="578" w:author="2.1RC1" w:date="2013-12-11T22:33:00Z"/>
              </w:rPr>
            </w:pPr>
            <w:del w:id="579" w:author="2.1RC1" w:date="2013-12-11T22:33:00Z">
              <w:r w:rsidRPr="00D03076">
                <w:delText>codeSystemName</w:delText>
              </w:r>
            </w:del>
          </w:p>
        </w:tc>
        <w:tc>
          <w:tcPr>
            <w:tcW w:w="1418" w:type="dxa"/>
          </w:tcPr>
          <w:p w14:paraId="3E1473FF" w14:textId="77777777" w:rsidR="00A91564" w:rsidRPr="00D03076" w:rsidRDefault="00A91564" w:rsidP="00DB2312">
            <w:pPr>
              <w:pStyle w:val="TableParagraph"/>
              <w:rPr>
                <w:del w:id="580" w:author="2.1RC1" w:date="2013-12-11T22:33:00Z"/>
              </w:rPr>
            </w:pPr>
            <w:del w:id="581" w:author="2.1RC1" w:date="2013-12-11T22:33:00Z">
              <w:r w:rsidRPr="00D03076">
                <w:delText>string</w:delText>
              </w:r>
            </w:del>
          </w:p>
        </w:tc>
        <w:tc>
          <w:tcPr>
            <w:tcW w:w="3827" w:type="dxa"/>
          </w:tcPr>
          <w:p w14:paraId="31B2D4EE" w14:textId="77777777" w:rsidR="00A91564" w:rsidRPr="00D03076" w:rsidRDefault="00A91564" w:rsidP="00DB2312">
            <w:pPr>
              <w:pStyle w:val="TableParagraph"/>
              <w:rPr>
                <w:del w:id="582" w:author="2.1RC1" w:date="2013-12-11T22:33:00Z"/>
              </w:rPr>
            </w:pPr>
            <w:del w:id="583" w:author="2.1RC1" w:date="2013-12-11T22:33:00Z">
              <w:r w:rsidRPr="00D03076">
                <w:delText>Kodverkets namn i klartext. Skall anges när så är möjligt.</w:delText>
              </w:r>
            </w:del>
          </w:p>
        </w:tc>
        <w:tc>
          <w:tcPr>
            <w:tcW w:w="1337" w:type="dxa"/>
          </w:tcPr>
          <w:p w14:paraId="349F7964" w14:textId="77777777" w:rsidR="00A91564" w:rsidRPr="00D03076" w:rsidRDefault="00A91564" w:rsidP="00DB2312">
            <w:pPr>
              <w:pStyle w:val="TableParagraph"/>
              <w:rPr>
                <w:del w:id="584" w:author="2.1RC1" w:date="2013-12-11T22:33:00Z"/>
              </w:rPr>
            </w:pPr>
            <w:del w:id="585" w:author="2.1RC1" w:date="2013-12-11T22:33:00Z">
              <w:r w:rsidRPr="00D03076">
                <w:delText>0..1</w:delText>
              </w:r>
            </w:del>
          </w:p>
        </w:tc>
      </w:tr>
      <w:tr w:rsidR="00A91564" w14:paraId="6D058907" w14:textId="77777777" w:rsidTr="00DB2312">
        <w:trPr>
          <w:del w:id="586" w:author="2.1RC1" w:date="2013-12-11T22:33:00Z"/>
        </w:trPr>
        <w:tc>
          <w:tcPr>
            <w:tcW w:w="2518" w:type="dxa"/>
          </w:tcPr>
          <w:p w14:paraId="686E1A16" w14:textId="77777777" w:rsidR="00A91564" w:rsidRPr="00D03076" w:rsidRDefault="00A91564" w:rsidP="00DB2312">
            <w:pPr>
              <w:pStyle w:val="TableParagraph"/>
              <w:rPr>
                <w:del w:id="587" w:author="2.1RC1" w:date="2013-12-11T22:33:00Z"/>
              </w:rPr>
            </w:pPr>
            <w:del w:id="588" w:author="2.1RC1" w:date="2013-12-11T22:33:00Z">
              <w:r w:rsidRPr="00D03076">
                <w:delText>codeSystemVersion</w:delText>
              </w:r>
            </w:del>
          </w:p>
        </w:tc>
        <w:tc>
          <w:tcPr>
            <w:tcW w:w="1418" w:type="dxa"/>
          </w:tcPr>
          <w:p w14:paraId="62EBB4C0" w14:textId="77777777" w:rsidR="00A91564" w:rsidRPr="00D03076" w:rsidRDefault="00A91564" w:rsidP="00DB2312">
            <w:pPr>
              <w:pStyle w:val="TableParagraph"/>
              <w:rPr>
                <w:del w:id="589" w:author="2.1RC1" w:date="2013-12-11T22:33:00Z"/>
              </w:rPr>
            </w:pPr>
            <w:del w:id="590" w:author="2.1RC1" w:date="2013-12-11T22:33:00Z">
              <w:r w:rsidRPr="00D03076">
                <w:delText>string</w:delText>
              </w:r>
            </w:del>
          </w:p>
        </w:tc>
        <w:tc>
          <w:tcPr>
            <w:tcW w:w="3827" w:type="dxa"/>
          </w:tcPr>
          <w:p w14:paraId="07822622" w14:textId="77777777" w:rsidR="00A91564" w:rsidRPr="00D03076" w:rsidRDefault="00A91564" w:rsidP="00DB2312">
            <w:pPr>
              <w:pStyle w:val="TableParagraph"/>
              <w:rPr>
                <w:del w:id="591" w:author="2.1RC1" w:date="2013-12-11T22:33:00Z"/>
              </w:rPr>
            </w:pPr>
            <w:del w:id="592" w:author="2.1RC1" w:date="2013-12-11T22:33:00Z">
              <w:r w:rsidRPr="00D03076">
                <w:delText>Om tillämpbart, versionsangivelse som definierats av det givna kodsystemet.</w:delText>
              </w:r>
            </w:del>
          </w:p>
        </w:tc>
        <w:tc>
          <w:tcPr>
            <w:tcW w:w="1337" w:type="dxa"/>
          </w:tcPr>
          <w:p w14:paraId="26FDADE9" w14:textId="77777777" w:rsidR="00A91564" w:rsidRPr="00D03076" w:rsidRDefault="00A91564" w:rsidP="00DB2312">
            <w:pPr>
              <w:pStyle w:val="TableParagraph"/>
              <w:rPr>
                <w:del w:id="593" w:author="2.1RC1" w:date="2013-12-11T22:33:00Z"/>
              </w:rPr>
            </w:pPr>
            <w:del w:id="594" w:author="2.1RC1" w:date="2013-12-11T22:33:00Z">
              <w:r w:rsidRPr="00D03076">
                <w:delText>0..1</w:delText>
              </w:r>
            </w:del>
          </w:p>
        </w:tc>
      </w:tr>
      <w:tr w:rsidR="00A91564" w14:paraId="4842F66D" w14:textId="77777777" w:rsidTr="00DB2312">
        <w:trPr>
          <w:del w:id="595" w:author="2.1RC1" w:date="2013-12-11T22:33:00Z"/>
        </w:trPr>
        <w:tc>
          <w:tcPr>
            <w:tcW w:w="2518" w:type="dxa"/>
          </w:tcPr>
          <w:p w14:paraId="0866B307" w14:textId="77777777" w:rsidR="00A91564" w:rsidRPr="00D03076" w:rsidRDefault="00A91564" w:rsidP="00DB2312">
            <w:pPr>
              <w:pStyle w:val="TableParagraph"/>
              <w:rPr>
                <w:del w:id="596" w:author="2.1RC1" w:date="2013-12-11T22:33:00Z"/>
              </w:rPr>
            </w:pPr>
            <w:del w:id="597" w:author="2.1RC1" w:date="2013-12-11T22:33:00Z">
              <w:r w:rsidRPr="00D03076">
                <w:delText>displayName</w:delText>
              </w:r>
            </w:del>
          </w:p>
        </w:tc>
        <w:tc>
          <w:tcPr>
            <w:tcW w:w="1418" w:type="dxa"/>
          </w:tcPr>
          <w:p w14:paraId="66EED328" w14:textId="77777777" w:rsidR="00A91564" w:rsidRPr="00D03076" w:rsidRDefault="00A91564" w:rsidP="00DB2312">
            <w:pPr>
              <w:pStyle w:val="TableParagraph"/>
              <w:rPr>
                <w:del w:id="598" w:author="2.1RC1" w:date="2013-12-11T22:33:00Z"/>
              </w:rPr>
            </w:pPr>
            <w:del w:id="599" w:author="2.1RC1" w:date="2013-12-11T22:33:00Z">
              <w:r w:rsidRPr="00D03076">
                <w:delText>string</w:delText>
              </w:r>
            </w:del>
          </w:p>
        </w:tc>
        <w:tc>
          <w:tcPr>
            <w:tcW w:w="3827" w:type="dxa"/>
          </w:tcPr>
          <w:p w14:paraId="73278789" w14:textId="77777777" w:rsidR="00A91564" w:rsidRPr="00D03076" w:rsidRDefault="00A91564" w:rsidP="00DB2312">
            <w:pPr>
              <w:pStyle w:val="TableParagraph"/>
              <w:rPr>
                <w:del w:id="600" w:author="2.1RC1" w:date="2013-12-11T22:33:00Z"/>
              </w:rPr>
            </w:pPr>
            <w:del w:id="601" w:author="2.1RC1" w:date="2013-12-11T22:33:00Z">
              <w:r w:rsidRPr="00D03076">
                <w:delText>Koden i klartext, under vilket det producerande systemet visar koden för sina användare.</w:delText>
              </w:r>
            </w:del>
          </w:p>
          <w:p w14:paraId="4E878316" w14:textId="77777777" w:rsidR="00A91564" w:rsidRPr="00D03076" w:rsidRDefault="00A91564" w:rsidP="00DB2312">
            <w:pPr>
              <w:pStyle w:val="TableParagraph"/>
              <w:rPr>
                <w:del w:id="602" w:author="2.1RC1" w:date="2013-12-11T22:33:00Z"/>
              </w:rPr>
            </w:pPr>
            <w:del w:id="603" w:author="2.1RC1" w:date="2013-12-11T22:33:00Z">
              <w:r w:rsidRPr="00D03076">
                <w:delText xml:space="preserve">Om separat displayName inte finns i producerande system skall det ange samma värde som för code. </w:delText>
              </w:r>
            </w:del>
          </w:p>
        </w:tc>
        <w:tc>
          <w:tcPr>
            <w:tcW w:w="1337" w:type="dxa"/>
          </w:tcPr>
          <w:p w14:paraId="3FBCC79F" w14:textId="77777777" w:rsidR="00A91564" w:rsidRPr="00D03076" w:rsidRDefault="00A91564" w:rsidP="00DB2312">
            <w:pPr>
              <w:pStyle w:val="TableParagraph"/>
              <w:rPr>
                <w:del w:id="604" w:author="2.1RC1" w:date="2013-12-11T22:33:00Z"/>
              </w:rPr>
            </w:pPr>
            <w:del w:id="605" w:author="2.1RC1" w:date="2013-12-11T22:33:00Z">
              <w:r w:rsidRPr="00D03076">
                <w:delText>0..1</w:delText>
              </w:r>
            </w:del>
          </w:p>
        </w:tc>
      </w:tr>
      <w:tr w:rsidR="00A91564" w14:paraId="26D07DB4" w14:textId="77777777" w:rsidTr="00DB2312">
        <w:trPr>
          <w:del w:id="606" w:author="2.1RC1" w:date="2013-12-11T22:33:00Z"/>
        </w:trPr>
        <w:tc>
          <w:tcPr>
            <w:tcW w:w="2518" w:type="dxa"/>
          </w:tcPr>
          <w:p w14:paraId="4BF4A15E" w14:textId="77777777" w:rsidR="00A91564" w:rsidRPr="00D03076" w:rsidRDefault="00A91564" w:rsidP="00DB2312">
            <w:pPr>
              <w:pStyle w:val="TableParagraph"/>
              <w:rPr>
                <w:del w:id="607" w:author="2.1RC1" w:date="2013-12-11T22:33:00Z"/>
              </w:rPr>
            </w:pPr>
            <w:del w:id="608" w:author="2.1RC1" w:date="2013-12-11T22:33:00Z">
              <w:r w:rsidRPr="00D03076">
                <w:delText>originalText</w:delText>
              </w:r>
            </w:del>
          </w:p>
        </w:tc>
        <w:tc>
          <w:tcPr>
            <w:tcW w:w="1418" w:type="dxa"/>
          </w:tcPr>
          <w:p w14:paraId="02DF70F6" w14:textId="77777777" w:rsidR="00A91564" w:rsidRPr="00D03076" w:rsidRDefault="00A91564" w:rsidP="00DB2312">
            <w:pPr>
              <w:pStyle w:val="TableParagraph"/>
              <w:rPr>
                <w:del w:id="609" w:author="2.1RC1" w:date="2013-12-11T22:33:00Z"/>
              </w:rPr>
            </w:pPr>
            <w:del w:id="610" w:author="2.1RC1" w:date="2013-12-11T22:33:00Z">
              <w:r w:rsidRPr="00D03076">
                <w:delText>string</w:delText>
              </w:r>
            </w:del>
          </w:p>
        </w:tc>
        <w:tc>
          <w:tcPr>
            <w:tcW w:w="3827" w:type="dxa"/>
          </w:tcPr>
          <w:p w14:paraId="50FD50BA" w14:textId="77777777" w:rsidR="00A91564" w:rsidRPr="00D03076" w:rsidRDefault="00A91564" w:rsidP="00DB2312">
            <w:pPr>
              <w:pStyle w:val="TableParagraph"/>
              <w:rPr>
                <w:del w:id="611" w:author="2.1RC1" w:date="2013-12-11T22:33:00Z"/>
              </w:rPr>
            </w:pPr>
            <w:del w:id="612" w:author="2.1RC1" w:date="2013-12-11T22:33:00Z">
              <w:r w:rsidRPr="00D03076">
                <w:delText>originalText ska användas vid överföring av värden som kommer från lokala kodverk som ej är identifierade med OID eller när kod helt saknas. I sådana fall skall en beskrivande text anges i originalText.</w:delText>
              </w:r>
            </w:del>
          </w:p>
          <w:p w14:paraId="210ED4BA" w14:textId="77777777" w:rsidR="00A91564" w:rsidRPr="00D03076" w:rsidRDefault="00A91564" w:rsidP="00DB2312">
            <w:pPr>
              <w:pStyle w:val="TableParagraph"/>
              <w:rPr>
                <w:del w:id="613" w:author="2.1RC1" w:date="2013-12-11T22:33:00Z"/>
              </w:rPr>
            </w:pPr>
          </w:p>
          <w:p w14:paraId="5103B64A" w14:textId="77777777" w:rsidR="00A91564" w:rsidRPr="00D03076" w:rsidRDefault="00A91564" w:rsidP="00DB2312">
            <w:pPr>
              <w:pStyle w:val="TableParagraph"/>
              <w:rPr>
                <w:del w:id="614" w:author="2.1RC1" w:date="2013-12-11T22:33:00Z"/>
              </w:rPr>
            </w:pPr>
            <w:del w:id="615" w:author="2.1RC1" w:date="2013-12-11T22:33:00Z">
              <w:r w:rsidRPr="00D03076">
                <w:delText>Om originalText anges kan ingen av de övriga elementen anges.</w:delText>
              </w:r>
            </w:del>
          </w:p>
        </w:tc>
        <w:tc>
          <w:tcPr>
            <w:tcW w:w="1337" w:type="dxa"/>
          </w:tcPr>
          <w:p w14:paraId="1675231B" w14:textId="77777777" w:rsidR="00A91564" w:rsidRPr="00D03076" w:rsidRDefault="00A91564" w:rsidP="00DB2312">
            <w:pPr>
              <w:pStyle w:val="TableParagraph"/>
              <w:rPr>
                <w:del w:id="616" w:author="2.1RC1" w:date="2013-12-11T22:33:00Z"/>
              </w:rPr>
            </w:pPr>
            <w:del w:id="617" w:author="2.1RC1" w:date="2013-12-11T22:33:00Z">
              <w:r w:rsidRPr="00D03076">
                <w:delText>0..1</w:delText>
              </w:r>
            </w:del>
          </w:p>
        </w:tc>
      </w:tr>
    </w:tbl>
    <w:p w14:paraId="27733364" w14:textId="77777777" w:rsidR="00A91564" w:rsidRDefault="00A91564" w:rsidP="00A91564">
      <w:pPr>
        <w:rPr>
          <w:del w:id="618" w:author="2.1RC1" w:date="2013-12-11T22:33:00Z"/>
          <w:rFonts w:ascii="Arial" w:hAnsi="Arial" w:cs="Arial"/>
          <w:b/>
        </w:rPr>
      </w:pPr>
    </w:p>
    <w:p w14:paraId="0987445F" w14:textId="77777777" w:rsidR="00A91564" w:rsidRPr="00DB47A9" w:rsidRDefault="00A91564" w:rsidP="00A91564">
      <w:pPr>
        <w:rPr>
          <w:del w:id="619" w:author="2.1RC1" w:date="2013-12-11T22:33:00Z"/>
          <w:rFonts w:ascii="Arial" w:hAnsi="Arial" w:cs="Arial"/>
          <w:b/>
        </w:rPr>
      </w:pPr>
      <w:del w:id="620" w:author="2.1RC1" w:date="2013-12-11T22:33:00Z">
        <w:r>
          <w:rPr>
            <w:rFonts w:ascii="Arial" w:hAnsi="Arial" w:cs="Arial"/>
            <w:b/>
          </w:rPr>
          <w:delText>DatePeriod</w:delText>
        </w:r>
        <w:r w:rsidRPr="00551CB4">
          <w:rPr>
            <w:rFonts w:ascii="Arial" w:hAnsi="Arial" w:cs="Arial"/>
            <w:b/>
          </w:rPr>
          <w:delText>Type</w:delText>
        </w:r>
      </w:del>
    </w:p>
    <w:tbl>
      <w:tblPr>
        <w:tblStyle w:val="Tabellrutnt"/>
        <w:tblW w:w="9100" w:type="dxa"/>
        <w:tblLayout w:type="fixed"/>
        <w:tblLook w:val="04A0" w:firstRow="1" w:lastRow="0" w:firstColumn="1" w:lastColumn="0" w:noHBand="0" w:noVBand="1"/>
      </w:tblPr>
      <w:tblGrid>
        <w:gridCol w:w="2520"/>
        <w:gridCol w:w="1416"/>
        <w:gridCol w:w="3827"/>
        <w:gridCol w:w="1337"/>
      </w:tblGrid>
      <w:tr w:rsidR="00A91564" w14:paraId="3A1A47C8" w14:textId="77777777" w:rsidTr="00DB2312">
        <w:trPr>
          <w:trHeight w:val="384"/>
          <w:del w:id="621" w:author="2.1RC1" w:date="2013-12-11T22:33:00Z"/>
        </w:trPr>
        <w:tc>
          <w:tcPr>
            <w:tcW w:w="2520" w:type="dxa"/>
            <w:shd w:val="clear" w:color="auto" w:fill="D9D9D9" w:themeFill="background1" w:themeFillShade="D9"/>
            <w:vAlign w:val="bottom"/>
          </w:tcPr>
          <w:p w14:paraId="2556971A" w14:textId="77777777" w:rsidR="00A91564" w:rsidRDefault="00A91564" w:rsidP="00DB2312">
            <w:pPr>
              <w:rPr>
                <w:del w:id="622" w:author="2.1RC1" w:date="2013-12-11T22:33:00Z"/>
                <w:b/>
              </w:rPr>
            </w:pPr>
            <w:del w:id="623" w:author="2.1RC1" w:date="2013-12-11T22:33:00Z">
              <w:r>
                <w:rPr>
                  <w:b/>
                </w:rPr>
                <w:delText>Namn</w:delText>
              </w:r>
            </w:del>
          </w:p>
        </w:tc>
        <w:tc>
          <w:tcPr>
            <w:tcW w:w="1416" w:type="dxa"/>
            <w:shd w:val="clear" w:color="auto" w:fill="D9D9D9" w:themeFill="background1" w:themeFillShade="D9"/>
            <w:vAlign w:val="bottom"/>
          </w:tcPr>
          <w:p w14:paraId="05EF88D4" w14:textId="77777777" w:rsidR="00A91564" w:rsidRDefault="00A91564" w:rsidP="00DB2312">
            <w:pPr>
              <w:rPr>
                <w:del w:id="624" w:author="2.1RC1" w:date="2013-12-11T22:33:00Z"/>
                <w:b/>
              </w:rPr>
            </w:pPr>
            <w:del w:id="625" w:author="2.1RC1" w:date="2013-12-11T22:33:00Z">
              <w:r>
                <w:rPr>
                  <w:b/>
                </w:rPr>
                <w:delText>Datatyp</w:delText>
              </w:r>
            </w:del>
          </w:p>
        </w:tc>
        <w:tc>
          <w:tcPr>
            <w:tcW w:w="3827" w:type="dxa"/>
            <w:shd w:val="clear" w:color="auto" w:fill="D9D9D9" w:themeFill="background1" w:themeFillShade="D9"/>
            <w:vAlign w:val="bottom"/>
          </w:tcPr>
          <w:p w14:paraId="5160F253" w14:textId="77777777" w:rsidR="00A91564" w:rsidRDefault="00A91564" w:rsidP="00DB2312">
            <w:pPr>
              <w:rPr>
                <w:del w:id="626" w:author="2.1RC1" w:date="2013-12-11T22:33:00Z"/>
                <w:b/>
              </w:rPr>
            </w:pPr>
            <w:del w:id="627" w:author="2.1RC1" w:date="2013-12-11T22:33:00Z">
              <w:r>
                <w:rPr>
                  <w:b/>
                </w:rPr>
                <w:delText>Beskrivning</w:delText>
              </w:r>
            </w:del>
          </w:p>
        </w:tc>
        <w:tc>
          <w:tcPr>
            <w:tcW w:w="1337" w:type="dxa"/>
            <w:shd w:val="clear" w:color="auto" w:fill="D9D9D9" w:themeFill="background1" w:themeFillShade="D9"/>
            <w:vAlign w:val="bottom"/>
          </w:tcPr>
          <w:p w14:paraId="0F3D34AB" w14:textId="77777777" w:rsidR="00A91564" w:rsidRDefault="00A91564" w:rsidP="00DB2312">
            <w:pPr>
              <w:rPr>
                <w:del w:id="628" w:author="2.1RC1" w:date="2013-12-11T22:33:00Z"/>
                <w:b/>
              </w:rPr>
            </w:pPr>
            <w:del w:id="629" w:author="2.1RC1" w:date="2013-12-11T22:33:00Z">
              <w:r>
                <w:rPr>
                  <w:b/>
                </w:rPr>
                <w:delText>Kardinalitet</w:delText>
              </w:r>
            </w:del>
          </w:p>
        </w:tc>
      </w:tr>
      <w:tr w:rsidR="00A91564" w14:paraId="21BC3D71" w14:textId="77777777" w:rsidTr="00DB2312">
        <w:trPr>
          <w:del w:id="630" w:author="2.1RC1" w:date="2013-12-11T22:33:00Z"/>
        </w:trPr>
        <w:tc>
          <w:tcPr>
            <w:tcW w:w="2520" w:type="dxa"/>
          </w:tcPr>
          <w:p w14:paraId="1D409E52" w14:textId="77777777" w:rsidR="00A91564" w:rsidRDefault="00A91564" w:rsidP="00DB2312">
            <w:pPr>
              <w:pStyle w:val="TableParagraph"/>
              <w:rPr>
                <w:del w:id="631" w:author="2.1RC1" w:date="2013-12-11T22:33:00Z"/>
              </w:rPr>
            </w:pPr>
            <w:del w:id="632" w:author="2.1RC1" w:date="2013-12-11T22:33:00Z">
              <w:r>
                <w:delText>start</w:delText>
              </w:r>
            </w:del>
          </w:p>
        </w:tc>
        <w:tc>
          <w:tcPr>
            <w:tcW w:w="1416" w:type="dxa"/>
          </w:tcPr>
          <w:p w14:paraId="53068163" w14:textId="77777777" w:rsidR="00A91564" w:rsidRPr="000A0B70" w:rsidRDefault="00A91564" w:rsidP="00DB2312">
            <w:pPr>
              <w:pStyle w:val="TableParagraph"/>
              <w:rPr>
                <w:del w:id="633" w:author="2.1RC1" w:date="2013-12-11T22:33:00Z"/>
              </w:rPr>
            </w:pPr>
            <w:del w:id="634" w:author="2.1RC1" w:date="2013-12-11T22:33:00Z">
              <w:r>
                <w:delText>DateType</w:delText>
              </w:r>
            </w:del>
          </w:p>
        </w:tc>
        <w:tc>
          <w:tcPr>
            <w:tcW w:w="3827" w:type="dxa"/>
          </w:tcPr>
          <w:p w14:paraId="3B9E8563" w14:textId="77777777" w:rsidR="00A91564" w:rsidRPr="00907C9B" w:rsidRDefault="00A91564" w:rsidP="00DB2312">
            <w:pPr>
              <w:pStyle w:val="TableParagraph"/>
              <w:rPr>
                <w:del w:id="635" w:author="2.1RC1" w:date="2013-12-11T22:33:00Z"/>
                <w:spacing w:val="-1"/>
              </w:rPr>
            </w:pPr>
            <w:del w:id="636" w:author="2.1RC1" w:date="2013-12-11T22:33:00Z">
              <w:r>
                <w:rPr>
                  <w:spacing w:val="-1"/>
                </w:rPr>
                <w:delText>Periodens startdatum. Minst ett av start och end skall anges.</w:delText>
              </w:r>
            </w:del>
          </w:p>
        </w:tc>
        <w:tc>
          <w:tcPr>
            <w:tcW w:w="1337" w:type="dxa"/>
          </w:tcPr>
          <w:p w14:paraId="4B6FF950" w14:textId="77777777" w:rsidR="00A91564" w:rsidRPr="00907C9B" w:rsidRDefault="00A91564" w:rsidP="00DB2312">
            <w:pPr>
              <w:pStyle w:val="TableParagraph"/>
              <w:rPr>
                <w:del w:id="637" w:author="2.1RC1" w:date="2013-12-11T22:33:00Z"/>
                <w:spacing w:val="-1"/>
              </w:rPr>
            </w:pPr>
            <w:del w:id="638" w:author="2.1RC1" w:date="2013-12-11T22:33:00Z">
              <w:r>
                <w:rPr>
                  <w:spacing w:val="-1"/>
                </w:rPr>
                <w:delText>0..1</w:delText>
              </w:r>
            </w:del>
          </w:p>
        </w:tc>
      </w:tr>
      <w:tr w:rsidR="00A91564" w14:paraId="09556CEC" w14:textId="77777777" w:rsidTr="00DB2312">
        <w:trPr>
          <w:del w:id="639" w:author="2.1RC1" w:date="2013-12-11T22:33:00Z"/>
        </w:trPr>
        <w:tc>
          <w:tcPr>
            <w:tcW w:w="2520" w:type="dxa"/>
          </w:tcPr>
          <w:p w14:paraId="4D8DE78D" w14:textId="77777777" w:rsidR="00A91564" w:rsidRDefault="00A91564" w:rsidP="00DB2312">
            <w:pPr>
              <w:pStyle w:val="TableParagraph"/>
              <w:rPr>
                <w:del w:id="640" w:author="2.1RC1" w:date="2013-12-11T22:33:00Z"/>
              </w:rPr>
            </w:pPr>
            <w:del w:id="641" w:author="2.1RC1" w:date="2013-12-11T22:33:00Z">
              <w:r>
                <w:delText>end</w:delText>
              </w:r>
            </w:del>
          </w:p>
        </w:tc>
        <w:tc>
          <w:tcPr>
            <w:tcW w:w="1416" w:type="dxa"/>
          </w:tcPr>
          <w:p w14:paraId="57F8DB59" w14:textId="77777777" w:rsidR="00A91564" w:rsidRPr="000A0B70" w:rsidRDefault="00A91564" w:rsidP="00DB2312">
            <w:pPr>
              <w:pStyle w:val="TableParagraph"/>
              <w:rPr>
                <w:del w:id="642" w:author="2.1RC1" w:date="2013-12-11T22:33:00Z"/>
              </w:rPr>
            </w:pPr>
            <w:del w:id="643" w:author="2.1RC1" w:date="2013-12-11T22:33:00Z">
              <w:r>
                <w:delText>DateType</w:delText>
              </w:r>
            </w:del>
          </w:p>
        </w:tc>
        <w:tc>
          <w:tcPr>
            <w:tcW w:w="3827" w:type="dxa"/>
          </w:tcPr>
          <w:p w14:paraId="0103B7FB" w14:textId="77777777" w:rsidR="00A91564" w:rsidRPr="00907C9B" w:rsidRDefault="00A91564" w:rsidP="00DB2312">
            <w:pPr>
              <w:pStyle w:val="TableParagraph"/>
              <w:rPr>
                <w:del w:id="644" w:author="2.1RC1" w:date="2013-12-11T22:33:00Z"/>
                <w:spacing w:val="-1"/>
              </w:rPr>
            </w:pPr>
            <w:del w:id="645" w:author="2.1RC1" w:date="2013-12-11T22:33:00Z">
              <w:r>
                <w:rPr>
                  <w:spacing w:val="-1"/>
                </w:rPr>
                <w:delText>Periodens slutdatum. Minst ett av start och end skall anges.</w:delText>
              </w:r>
            </w:del>
          </w:p>
        </w:tc>
        <w:tc>
          <w:tcPr>
            <w:tcW w:w="1337" w:type="dxa"/>
          </w:tcPr>
          <w:p w14:paraId="06B5D913" w14:textId="77777777" w:rsidR="00A91564" w:rsidRPr="00907C9B" w:rsidRDefault="00A91564" w:rsidP="00DB2312">
            <w:pPr>
              <w:pStyle w:val="TableParagraph"/>
              <w:rPr>
                <w:del w:id="646" w:author="2.1RC1" w:date="2013-12-11T22:33:00Z"/>
                <w:spacing w:val="-1"/>
              </w:rPr>
            </w:pPr>
            <w:del w:id="647" w:author="2.1RC1" w:date="2013-12-11T22:33:00Z">
              <w:r>
                <w:rPr>
                  <w:spacing w:val="-1"/>
                </w:rPr>
                <w:delText>0..1</w:delText>
              </w:r>
            </w:del>
          </w:p>
        </w:tc>
      </w:tr>
    </w:tbl>
    <w:p w14:paraId="2D404F7F" w14:textId="77777777" w:rsidR="00A91564" w:rsidRDefault="00A91564" w:rsidP="00A91564">
      <w:pPr>
        <w:rPr>
          <w:del w:id="648" w:author="2.1RC1" w:date="2013-12-11T22:33:00Z"/>
          <w:rFonts w:ascii="Arial" w:hAnsi="Arial" w:cs="Arial"/>
          <w:b/>
        </w:rPr>
      </w:pPr>
    </w:p>
    <w:p w14:paraId="17368E59" w14:textId="77777777" w:rsidR="00A91564" w:rsidRDefault="00A91564" w:rsidP="00A91564">
      <w:pPr>
        <w:rPr>
          <w:del w:id="649" w:author="2.1RC1" w:date="2013-12-11T22:33:00Z"/>
          <w:rFonts w:ascii="Arial" w:hAnsi="Arial" w:cs="Arial"/>
          <w:b/>
        </w:rPr>
      </w:pPr>
      <w:del w:id="650" w:author="2.1RC1" w:date="2013-12-11T22:33:00Z">
        <w:r>
          <w:rPr>
            <w:rFonts w:ascii="Arial" w:hAnsi="Arial" w:cs="Arial"/>
            <w:b/>
          </w:rPr>
          <w:delText>DateType</w:delText>
        </w:r>
      </w:del>
    </w:p>
    <w:p w14:paraId="22FFA7F1" w14:textId="77777777" w:rsidR="00A91564" w:rsidRDefault="00A91564" w:rsidP="00A91564">
      <w:pPr>
        <w:pStyle w:val="Brdtext"/>
        <w:ind w:left="0" w:right="119"/>
        <w:rPr>
          <w:del w:id="651" w:author="2.1RC1" w:date="2013-12-11T22:33:00Z"/>
        </w:rPr>
      </w:pPr>
      <w:del w:id="652" w:author="2.1RC1" w:date="2013-12-11T22:33:00Z">
        <w:r w:rsidRPr="00BC5B0B">
          <w:delText xml:space="preserve">Datum anges alltid på formatet </w:delText>
        </w:r>
        <w:r>
          <w:delText xml:space="preserve">”ÅÅÅÅMMDD”, vilket motsvarar den </w:delText>
        </w:r>
        <w:r w:rsidRPr="00BC5B0B">
          <w:delText>ISO 8824-kompatibla formatbeskrivningen ”YYYYMMDD”.</w:delText>
        </w:r>
      </w:del>
    </w:p>
    <w:p w14:paraId="44DA7BD7" w14:textId="77777777" w:rsidR="00A91564" w:rsidRPr="00A46F31" w:rsidRDefault="00A91564" w:rsidP="00A91564">
      <w:pPr>
        <w:pStyle w:val="Brdtext"/>
        <w:ind w:left="0" w:right="119"/>
        <w:rPr>
          <w:del w:id="653" w:author="2.1RC1" w:date="2013-12-11T22:33:00Z"/>
        </w:rPr>
      </w:pPr>
    </w:p>
    <w:tbl>
      <w:tblPr>
        <w:tblStyle w:val="Tabellrutnt"/>
        <w:tblW w:w="9180" w:type="dxa"/>
        <w:tblLayout w:type="fixed"/>
        <w:tblLook w:val="04A0" w:firstRow="1" w:lastRow="0" w:firstColumn="1" w:lastColumn="0" w:noHBand="0" w:noVBand="1"/>
      </w:tblPr>
      <w:tblGrid>
        <w:gridCol w:w="2518"/>
        <w:gridCol w:w="1437"/>
        <w:gridCol w:w="3808"/>
        <w:gridCol w:w="1417"/>
      </w:tblGrid>
      <w:tr w:rsidR="00A91564" w14:paraId="2BD21C1F" w14:textId="77777777" w:rsidTr="00DB2312">
        <w:trPr>
          <w:trHeight w:val="384"/>
          <w:del w:id="654" w:author="2.1RC1" w:date="2013-12-11T22:33:00Z"/>
        </w:trPr>
        <w:tc>
          <w:tcPr>
            <w:tcW w:w="2518" w:type="dxa"/>
            <w:shd w:val="clear" w:color="auto" w:fill="D9D9D9" w:themeFill="background1" w:themeFillShade="D9"/>
            <w:vAlign w:val="bottom"/>
          </w:tcPr>
          <w:p w14:paraId="0CCDBA8B" w14:textId="77777777" w:rsidR="00A91564" w:rsidRDefault="00A91564" w:rsidP="00DB2312">
            <w:pPr>
              <w:ind w:right="-108"/>
              <w:rPr>
                <w:del w:id="655" w:author="2.1RC1" w:date="2013-12-11T22:33:00Z"/>
                <w:b/>
              </w:rPr>
            </w:pPr>
            <w:del w:id="656" w:author="2.1RC1" w:date="2013-12-11T22:33:00Z">
              <w:r>
                <w:rPr>
                  <w:b/>
                </w:rPr>
                <w:delText>Namn</w:delText>
              </w:r>
            </w:del>
          </w:p>
        </w:tc>
        <w:tc>
          <w:tcPr>
            <w:tcW w:w="1437" w:type="dxa"/>
            <w:shd w:val="clear" w:color="auto" w:fill="D9D9D9" w:themeFill="background1" w:themeFillShade="D9"/>
            <w:vAlign w:val="bottom"/>
          </w:tcPr>
          <w:p w14:paraId="4B7A109B" w14:textId="77777777" w:rsidR="00A91564" w:rsidRDefault="00A91564" w:rsidP="00DB2312">
            <w:pPr>
              <w:ind w:right="-108"/>
              <w:rPr>
                <w:del w:id="657" w:author="2.1RC1" w:date="2013-12-11T22:33:00Z"/>
                <w:b/>
              </w:rPr>
            </w:pPr>
            <w:del w:id="658" w:author="2.1RC1" w:date="2013-12-11T22:33:00Z">
              <w:r>
                <w:rPr>
                  <w:b/>
                </w:rPr>
                <w:delText>Datatyp</w:delText>
              </w:r>
            </w:del>
          </w:p>
        </w:tc>
        <w:tc>
          <w:tcPr>
            <w:tcW w:w="3808" w:type="dxa"/>
            <w:shd w:val="clear" w:color="auto" w:fill="D9D9D9" w:themeFill="background1" w:themeFillShade="D9"/>
            <w:vAlign w:val="bottom"/>
          </w:tcPr>
          <w:p w14:paraId="24DBE74C" w14:textId="77777777" w:rsidR="00A91564" w:rsidRDefault="00A91564" w:rsidP="00DB2312">
            <w:pPr>
              <w:ind w:right="-63"/>
              <w:rPr>
                <w:del w:id="659" w:author="2.1RC1" w:date="2013-12-11T22:33:00Z"/>
                <w:b/>
              </w:rPr>
            </w:pPr>
            <w:del w:id="660" w:author="2.1RC1" w:date="2013-12-11T22:33:00Z">
              <w:r>
                <w:rPr>
                  <w:b/>
                </w:rPr>
                <w:delText>Beskrivning</w:delText>
              </w:r>
            </w:del>
          </w:p>
        </w:tc>
        <w:tc>
          <w:tcPr>
            <w:tcW w:w="1417" w:type="dxa"/>
            <w:shd w:val="clear" w:color="auto" w:fill="D9D9D9" w:themeFill="background1" w:themeFillShade="D9"/>
            <w:vAlign w:val="bottom"/>
          </w:tcPr>
          <w:p w14:paraId="2345120C" w14:textId="77777777" w:rsidR="00A91564" w:rsidRDefault="00A91564" w:rsidP="00DB2312">
            <w:pPr>
              <w:ind w:right="33"/>
              <w:rPr>
                <w:del w:id="661" w:author="2.1RC1" w:date="2013-12-11T22:33:00Z"/>
                <w:b/>
              </w:rPr>
            </w:pPr>
            <w:del w:id="662" w:author="2.1RC1" w:date="2013-12-11T22:33:00Z">
              <w:r>
                <w:rPr>
                  <w:b/>
                </w:rPr>
                <w:delText>Kardinalitet</w:delText>
              </w:r>
            </w:del>
          </w:p>
        </w:tc>
      </w:tr>
      <w:tr w:rsidR="00A91564" w14:paraId="34F3FD4B" w14:textId="77777777" w:rsidTr="00DB2312">
        <w:trPr>
          <w:del w:id="663" w:author="2.1RC1" w:date="2013-12-11T22:33:00Z"/>
        </w:trPr>
        <w:tc>
          <w:tcPr>
            <w:tcW w:w="2518" w:type="dxa"/>
          </w:tcPr>
          <w:p w14:paraId="368D88DC" w14:textId="77777777" w:rsidR="00A91564" w:rsidRPr="00D03076" w:rsidRDefault="00A91564" w:rsidP="00DB2312">
            <w:pPr>
              <w:pStyle w:val="TableParagraph"/>
              <w:rPr>
                <w:del w:id="664" w:author="2.1RC1" w:date="2013-12-11T22:33:00Z"/>
              </w:rPr>
            </w:pPr>
            <w:del w:id="665" w:author="2.1RC1" w:date="2013-12-11T22:33:00Z">
              <w:r w:rsidRPr="00D03076">
                <w:delText>date</w:delText>
              </w:r>
            </w:del>
          </w:p>
        </w:tc>
        <w:tc>
          <w:tcPr>
            <w:tcW w:w="1437" w:type="dxa"/>
          </w:tcPr>
          <w:p w14:paraId="6EC83137" w14:textId="77777777" w:rsidR="00A91564" w:rsidRPr="00D03076" w:rsidRDefault="00A91564" w:rsidP="00DB2312">
            <w:pPr>
              <w:pStyle w:val="TableParagraph"/>
              <w:rPr>
                <w:del w:id="666" w:author="2.1RC1" w:date="2013-12-11T22:33:00Z"/>
              </w:rPr>
            </w:pPr>
            <w:del w:id="667" w:author="2.1RC1" w:date="2013-12-11T22:33:00Z">
              <w:r w:rsidRPr="00D03076">
                <w:delText>string</w:delText>
              </w:r>
            </w:del>
          </w:p>
        </w:tc>
        <w:tc>
          <w:tcPr>
            <w:tcW w:w="3808" w:type="dxa"/>
          </w:tcPr>
          <w:p w14:paraId="11150E42" w14:textId="77777777" w:rsidR="00A91564" w:rsidRPr="00D03076" w:rsidRDefault="00A91564" w:rsidP="00DB2312">
            <w:pPr>
              <w:pStyle w:val="TableParagraph"/>
              <w:rPr>
                <w:del w:id="668" w:author="2.1RC1" w:date="2013-12-11T22:33:00Z"/>
              </w:rPr>
            </w:pPr>
            <w:del w:id="669" w:author="2.1RC1" w:date="2013-12-11T22:33:00Z">
              <w:r w:rsidRPr="00D03076">
                <w:delText>Datum uttrycks med formatet ”ÅÅÅÅMMDD”</w:delText>
              </w:r>
            </w:del>
          </w:p>
        </w:tc>
        <w:tc>
          <w:tcPr>
            <w:tcW w:w="1417" w:type="dxa"/>
          </w:tcPr>
          <w:p w14:paraId="6FD0B671" w14:textId="77777777" w:rsidR="00A91564" w:rsidRPr="00D03076" w:rsidRDefault="00A91564" w:rsidP="00DB2312">
            <w:pPr>
              <w:pStyle w:val="TableParagraph"/>
              <w:rPr>
                <w:del w:id="670" w:author="2.1RC1" w:date="2013-12-11T22:33:00Z"/>
              </w:rPr>
            </w:pPr>
            <w:del w:id="671" w:author="2.1RC1" w:date="2013-12-11T22:33:00Z">
              <w:r w:rsidRPr="00D03076">
                <w:delText>1..1</w:delText>
              </w:r>
            </w:del>
          </w:p>
        </w:tc>
      </w:tr>
    </w:tbl>
    <w:p w14:paraId="0F4903FC" w14:textId="77777777" w:rsidR="00A91564" w:rsidRDefault="00A91564" w:rsidP="00A91564">
      <w:pPr>
        <w:rPr>
          <w:del w:id="672" w:author="2.1RC1" w:date="2013-12-11T22:33:00Z"/>
          <w:rFonts w:ascii="Arial" w:hAnsi="Arial" w:cs="Arial"/>
          <w:b/>
        </w:rPr>
      </w:pPr>
    </w:p>
    <w:p w14:paraId="7F2A96F0" w14:textId="77777777" w:rsidR="00A91564" w:rsidRPr="00A46F31" w:rsidRDefault="00A91564" w:rsidP="00A91564">
      <w:pPr>
        <w:rPr>
          <w:del w:id="673" w:author="2.1RC1" w:date="2013-12-11T22:33:00Z"/>
          <w:rFonts w:ascii="Arial" w:hAnsi="Arial" w:cs="Arial"/>
          <w:b/>
        </w:rPr>
      </w:pPr>
      <w:del w:id="674" w:author="2.1RC1" w:date="2013-12-11T22:33:00Z">
        <w:r>
          <w:rPr>
            <w:rFonts w:ascii="Arial" w:hAnsi="Arial" w:cs="Arial"/>
            <w:b/>
          </w:rPr>
          <w:delText>HealthcareProfessionalType</w:delText>
        </w:r>
      </w:del>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10F742B5" w14:textId="77777777" w:rsidTr="00DB2312">
        <w:trPr>
          <w:trHeight w:val="384"/>
          <w:del w:id="675" w:author="2.1RC1" w:date="2013-12-11T22:33:00Z"/>
        </w:trPr>
        <w:tc>
          <w:tcPr>
            <w:tcW w:w="2518" w:type="dxa"/>
            <w:shd w:val="clear" w:color="auto" w:fill="D9D9D9" w:themeFill="background1" w:themeFillShade="D9"/>
            <w:vAlign w:val="bottom"/>
          </w:tcPr>
          <w:p w14:paraId="1FED5E77" w14:textId="77777777" w:rsidR="00A91564" w:rsidRDefault="00A91564" w:rsidP="00DB2312">
            <w:pPr>
              <w:rPr>
                <w:del w:id="676" w:author="2.1RC1" w:date="2013-12-11T22:33:00Z"/>
                <w:b/>
              </w:rPr>
            </w:pPr>
            <w:del w:id="677" w:author="2.1RC1" w:date="2013-12-11T22:33:00Z">
              <w:r>
                <w:rPr>
                  <w:b/>
                </w:rPr>
                <w:delText>Namn</w:delText>
              </w:r>
            </w:del>
          </w:p>
        </w:tc>
        <w:tc>
          <w:tcPr>
            <w:tcW w:w="1418" w:type="dxa"/>
            <w:shd w:val="clear" w:color="auto" w:fill="D9D9D9" w:themeFill="background1" w:themeFillShade="D9"/>
            <w:vAlign w:val="bottom"/>
          </w:tcPr>
          <w:p w14:paraId="704DB6A5" w14:textId="77777777" w:rsidR="00A91564" w:rsidRDefault="00A91564" w:rsidP="00DB2312">
            <w:pPr>
              <w:rPr>
                <w:del w:id="678" w:author="2.1RC1" w:date="2013-12-11T22:33:00Z"/>
                <w:b/>
              </w:rPr>
            </w:pPr>
            <w:del w:id="679" w:author="2.1RC1" w:date="2013-12-11T22:33:00Z">
              <w:r>
                <w:rPr>
                  <w:b/>
                </w:rPr>
                <w:delText>Datatyp</w:delText>
              </w:r>
            </w:del>
          </w:p>
        </w:tc>
        <w:tc>
          <w:tcPr>
            <w:tcW w:w="3827" w:type="dxa"/>
            <w:shd w:val="clear" w:color="auto" w:fill="D9D9D9" w:themeFill="background1" w:themeFillShade="D9"/>
            <w:vAlign w:val="bottom"/>
          </w:tcPr>
          <w:p w14:paraId="7064D9B7" w14:textId="77777777" w:rsidR="00A91564" w:rsidRDefault="00A91564" w:rsidP="00DB2312">
            <w:pPr>
              <w:rPr>
                <w:del w:id="680" w:author="2.1RC1" w:date="2013-12-11T22:33:00Z"/>
                <w:b/>
              </w:rPr>
            </w:pPr>
            <w:del w:id="681" w:author="2.1RC1" w:date="2013-12-11T22:33:00Z">
              <w:r>
                <w:rPr>
                  <w:b/>
                </w:rPr>
                <w:delText>Beskrivning</w:delText>
              </w:r>
            </w:del>
          </w:p>
        </w:tc>
        <w:tc>
          <w:tcPr>
            <w:tcW w:w="1337" w:type="dxa"/>
            <w:shd w:val="clear" w:color="auto" w:fill="D9D9D9" w:themeFill="background1" w:themeFillShade="D9"/>
            <w:vAlign w:val="bottom"/>
          </w:tcPr>
          <w:p w14:paraId="68013265" w14:textId="77777777" w:rsidR="00A91564" w:rsidRDefault="00A91564" w:rsidP="00DB2312">
            <w:pPr>
              <w:rPr>
                <w:del w:id="682" w:author="2.1RC1" w:date="2013-12-11T22:33:00Z"/>
                <w:b/>
              </w:rPr>
            </w:pPr>
            <w:del w:id="683" w:author="2.1RC1" w:date="2013-12-11T22:33:00Z">
              <w:r>
                <w:rPr>
                  <w:b/>
                </w:rPr>
                <w:delText>Kardinalitet</w:delText>
              </w:r>
            </w:del>
          </w:p>
        </w:tc>
      </w:tr>
      <w:tr w:rsidR="00A91564" w14:paraId="0F620F7F" w14:textId="77777777" w:rsidTr="00DB2312">
        <w:trPr>
          <w:del w:id="684" w:author="2.1RC1" w:date="2013-12-11T22:33:00Z"/>
        </w:trPr>
        <w:tc>
          <w:tcPr>
            <w:tcW w:w="2518" w:type="dxa"/>
          </w:tcPr>
          <w:p w14:paraId="78C6D073" w14:textId="77777777" w:rsidR="00A91564" w:rsidRDefault="00A91564" w:rsidP="00DB2312">
            <w:pPr>
              <w:pStyle w:val="TableParagraph"/>
              <w:rPr>
                <w:del w:id="685" w:author="2.1RC1" w:date="2013-12-11T22:33:00Z"/>
              </w:rPr>
            </w:pPr>
            <w:del w:id="686" w:author="2.1RC1" w:date="2013-12-11T22:33:00Z">
              <w:r>
                <w:delText>authorTime</w:delText>
              </w:r>
            </w:del>
          </w:p>
        </w:tc>
        <w:tc>
          <w:tcPr>
            <w:tcW w:w="1418" w:type="dxa"/>
          </w:tcPr>
          <w:p w14:paraId="7E37BC8A" w14:textId="77777777" w:rsidR="00A91564" w:rsidRDefault="00A91564" w:rsidP="00DB2312">
            <w:pPr>
              <w:pStyle w:val="TableParagraph"/>
              <w:rPr>
                <w:del w:id="687" w:author="2.1RC1" w:date="2013-12-11T22:33:00Z"/>
                <w:spacing w:val="-1"/>
              </w:rPr>
            </w:pPr>
            <w:del w:id="688" w:author="2.1RC1" w:date="2013-12-11T22:33:00Z">
              <w:r>
                <w:rPr>
                  <w:spacing w:val="-1"/>
                </w:rPr>
                <w:delText>TimeStampType</w:delText>
              </w:r>
            </w:del>
          </w:p>
        </w:tc>
        <w:tc>
          <w:tcPr>
            <w:tcW w:w="3827" w:type="dxa"/>
          </w:tcPr>
          <w:p w14:paraId="3B490892" w14:textId="77777777" w:rsidR="00A91564" w:rsidRDefault="00A91564" w:rsidP="00DB2312">
            <w:pPr>
              <w:pStyle w:val="TableParagraph"/>
              <w:rPr>
                <w:del w:id="689" w:author="2.1RC1" w:date="2013-12-11T22:33:00Z"/>
                <w:spacing w:val="-1"/>
              </w:rPr>
            </w:pPr>
            <w:del w:id="690" w:author="2.1RC1" w:date="2013-12-11T22:33:00Z">
              <w:r>
                <w:rPr>
                  <w:spacing w:val="-1"/>
                </w:rPr>
                <w:delText>Den tidpunkt då dokumentet skapades.</w:delText>
              </w:r>
            </w:del>
          </w:p>
        </w:tc>
        <w:tc>
          <w:tcPr>
            <w:tcW w:w="1337" w:type="dxa"/>
          </w:tcPr>
          <w:p w14:paraId="7BDAAE6A" w14:textId="77777777" w:rsidR="00A91564" w:rsidRDefault="00A91564" w:rsidP="00DB2312">
            <w:pPr>
              <w:pStyle w:val="TableParagraph"/>
              <w:rPr>
                <w:del w:id="691" w:author="2.1RC1" w:date="2013-12-11T22:33:00Z"/>
                <w:spacing w:val="-1"/>
              </w:rPr>
            </w:pPr>
            <w:del w:id="692" w:author="2.1RC1" w:date="2013-12-11T22:33:00Z">
              <w:r>
                <w:rPr>
                  <w:spacing w:val="-1"/>
                </w:rPr>
                <w:delText>1..1</w:delText>
              </w:r>
            </w:del>
          </w:p>
        </w:tc>
      </w:tr>
      <w:tr w:rsidR="00A91564" w14:paraId="5DE45801" w14:textId="77777777" w:rsidTr="00DB2312">
        <w:trPr>
          <w:del w:id="693" w:author="2.1RC1" w:date="2013-12-11T22:33:00Z"/>
        </w:trPr>
        <w:tc>
          <w:tcPr>
            <w:tcW w:w="2518" w:type="dxa"/>
          </w:tcPr>
          <w:p w14:paraId="3FF93FB2" w14:textId="77777777" w:rsidR="00A91564" w:rsidRDefault="00A91564" w:rsidP="00DB2312">
            <w:pPr>
              <w:pStyle w:val="TableParagraph"/>
              <w:rPr>
                <w:del w:id="694" w:author="2.1RC1" w:date="2013-12-11T22:33:00Z"/>
              </w:rPr>
            </w:pPr>
            <w:del w:id="695" w:author="2.1RC1" w:date="2013-12-11T22:33:00Z">
              <w:r>
                <w:delText>healthcareProfessionalHSAId</w:delText>
              </w:r>
            </w:del>
          </w:p>
        </w:tc>
        <w:tc>
          <w:tcPr>
            <w:tcW w:w="1418" w:type="dxa"/>
          </w:tcPr>
          <w:p w14:paraId="580D7138" w14:textId="77777777" w:rsidR="00A91564" w:rsidRPr="00850AF0" w:rsidRDefault="00A91564" w:rsidP="00DB2312">
            <w:pPr>
              <w:pStyle w:val="TableParagraph"/>
              <w:rPr>
                <w:del w:id="696" w:author="2.1RC1" w:date="2013-12-11T22:33:00Z"/>
                <w:rFonts w:ascii="Arial" w:hAnsi="Arial" w:cs="Arial"/>
              </w:rPr>
            </w:pPr>
            <w:del w:id="697" w:author="2.1RC1" w:date="2013-12-11T22:33:00Z">
              <w:r>
                <w:rPr>
                  <w:spacing w:val="-1"/>
                </w:rPr>
                <w:delText>HSAIdType</w:delText>
              </w:r>
            </w:del>
          </w:p>
        </w:tc>
        <w:tc>
          <w:tcPr>
            <w:tcW w:w="3827" w:type="dxa"/>
          </w:tcPr>
          <w:p w14:paraId="16BD5E38" w14:textId="77777777" w:rsidR="00A91564" w:rsidRPr="00907C9B" w:rsidRDefault="00A91564" w:rsidP="00DB2312">
            <w:pPr>
              <w:pStyle w:val="TableParagraph"/>
              <w:rPr>
                <w:del w:id="698" w:author="2.1RC1" w:date="2013-12-11T22:33:00Z"/>
                <w:spacing w:val="-1"/>
              </w:rPr>
            </w:pPr>
            <w:del w:id="699" w:author="2.1RC1" w:date="2013-12-11T22:33:00Z">
              <w:r>
                <w:rPr>
                  <w:spacing w:val="-1"/>
                </w:rPr>
                <w:delText>HSA-id för vård- och omsorgspersonal. Skall anges om tillgänglig.</w:delText>
              </w:r>
            </w:del>
          </w:p>
        </w:tc>
        <w:tc>
          <w:tcPr>
            <w:tcW w:w="1337" w:type="dxa"/>
          </w:tcPr>
          <w:p w14:paraId="79D43AE5" w14:textId="77777777" w:rsidR="00A91564" w:rsidRPr="00907C9B" w:rsidRDefault="00A91564" w:rsidP="00DB2312">
            <w:pPr>
              <w:pStyle w:val="TableParagraph"/>
              <w:rPr>
                <w:del w:id="700" w:author="2.1RC1" w:date="2013-12-11T22:33:00Z"/>
                <w:spacing w:val="-1"/>
              </w:rPr>
            </w:pPr>
            <w:del w:id="701" w:author="2.1RC1" w:date="2013-12-11T22:33:00Z">
              <w:r>
                <w:rPr>
                  <w:spacing w:val="-1"/>
                </w:rPr>
                <w:delText>0..1</w:delText>
              </w:r>
            </w:del>
          </w:p>
        </w:tc>
      </w:tr>
      <w:tr w:rsidR="00A91564" w14:paraId="40594319" w14:textId="77777777" w:rsidTr="00DB2312">
        <w:trPr>
          <w:del w:id="702" w:author="2.1RC1" w:date="2013-12-11T22:33:00Z"/>
        </w:trPr>
        <w:tc>
          <w:tcPr>
            <w:tcW w:w="2518" w:type="dxa"/>
          </w:tcPr>
          <w:p w14:paraId="1C10FF19" w14:textId="77777777" w:rsidR="00A91564" w:rsidRDefault="00A91564" w:rsidP="00DB2312">
            <w:pPr>
              <w:pStyle w:val="TableParagraph"/>
              <w:rPr>
                <w:del w:id="703" w:author="2.1RC1" w:date="2013-12-11T22:33:00Z"/>
              </w:rPr>
            </w:pPr>
            <w:del w:id="704" w:author="2.1RC1" w:date="2013-12-11T22:33:00Z">
              <w:r>
                <w:delText>healthcareProfessional</w:delText>
              </w:r>
              <w:r w:rsidRPr="0017140E">
                <w:delText>Nam</w:delText>
              </w:r>
              <w:r>
                <w:delText>e</w:delText>
              </w:r>
            </w:del>
          </w:p>
        </w:tc>
        <w:tc>
          <w:tcPr>
            <w:tcW w:w="1418" w:type="dxa"/>
          </w:tcPr>
          <w:p w14:paraId="531728AA" w14:textId="77777777" w:rsidR="00A91564" w:rsidRPr="000A0B70" w:rsidRDefault="00A91564" w:rsidP="00DB2312">
            <w:pPr>
              <w:pStyle w:val="TableParagraph"/>
              <w:rPr>
                <w:del w:id="705" w:author="2.1RC1" w:date="2013-12-11T22:33:00Z"/>
              </w:rPr>
            </w:pPr>
            <w:del w:id="706" w:author="2.1RC1" w:date="2013-12-11T22:33:00Z">
              <w:r>
                <w:rPr>
                  <w:spacing w:val="-1"/>
                </w:rPr>
                <w:delText>string</w:delText>
              </w:r>
            </w:del>
          </w:p>
        </w:tc>
        <w:tc>
          <w:tcPr>
            <w:tcW w:w="3827" w:type="dxa"/>
          </w:tcPr>
          <w:p w14:paraId="3A7FDFA5" w14:textId="77777777" w:rsidR="00A91564" w:rsidRPr="00907C9B" w:rsidRDefault="00A91564" w:rsidP="00DB2312">
            <w:pPr>
              <w:pStyle w:val="TableParagraph"/>
              <w:rPr>
                <w:del w:id="707" w:author="2.1RC1" w:date="2013-12-11T22:33:00Z"/>
                <w:spacing w:val="-1"/>
              </w:rPr>
            </w:pPr>
            <w:del w:id="708" w:author="2.1RC1" w:date="2013-12-11T22:33:00Z">
              <w:r>
                <w:delText xml:space="preserve">Namn på </w:delText>
              </w:r>
              <w:r>
                <w:rPr>
                  <w:spacing w:val="-1"/>
                </w:rPr>
                <w:delText xml:space="preserve">vård- och omsorgspersonal. </w:delText>
              </w:r>
              <w:r w:rsidRPr="00B01708">
                <w:rPr>
                  <w:spacing w:val="-1"/>
                </w:rPr>
                <w:delText>Om tillgängligt skall detta anges.</w:delText>
              </w:r>
            </w:del>
          </w:p>
        </w:tc>
        <w:tc>
          <w:tcPr>
            <w:tcW w:w="1337" w:type="dxa"/>
          </w:tcPr>
          <w:p w14:paraId="56B38745" w14:textId="77777777" w:rsidR="00A91564" w:rsidRPr="00907C9B" w:rsidRDefault="00A91564" w:rsidP="00DB2312">
            <w:pPr>
              <w:pStyle w:val="TableParagraph"/>
              <w:rPr>
                <w:del w:id="709" w:author="2.1RC1" w:date="2013-12-11T22:33:00Z"/>
                <w:spacing w:val="-1"/>
              </w:rPr>
            </w:pPr>
            <w:del w:id="710" w:author="2.1RC1" w:date="2013-12-11T22:33:00Z">
              <w:r>
                <w:rPr>
                  <w:spacing w:val="-1"/>
                </w:rPr>
                <w:delText>0..1</w:delText>
              </w:r>
            </w:del>
          </w:p>
        </w:tc>
      </w:tr>
      <w:tr w:rsidR="00A91564" w14:paraId="3DFFE1CE" w14:textId="77777777" w:rsidTr="00DB2312">
        <w:trPr>
          <w:del w:id="711" w:author="2.1RC1" w:date="2013-12-11T22:33:00Z"/>
        </w:trPr>
        <w:tc>
          <w:tcPr>
            <w:tcW w:w="2518" w:type="dxa"/>
          </w:tcPr>
          <w:p w14:paraId="3B6FF88A" w14:textId="77777777" w:rsidR="00A91564" w:rsidRPr="003658DE" w:rsidRDefault="00A91564" w:rsidP="00DB2312">
            <w:pPr>
              <w:pStyle w:val="TableParagraph"/>
              <w:rPr>
                <w:del w:id="712" w:author="2.1RC1" w:date="2013-12-11T22:33:00Z"/>
              </w:rPr>
            </w:pPr>
            <w:del w:id="713" w:author="2.1RC1" w:date="2013-12-11T22:33:00Z">
              <w:r w:rsidRPr="003658DE">
                <w:delText>healthcareProfessional</w:delText>
              </w:r>
              <w:r w:rsidRPr="003658DE">
                <w:rPr>
                  <w:spacing w:val="-1"/>
                </w:rPr>
                <w:delText>RoleCode</w:delText>
              </w:r>
            </w:del>
          </w:p>
        </w:tc>
        <w:tc>
          <w:tcPr>
            <w:tcW w:w="1418" w:type="dxa"/>
          </w:tcPr>
          <w:p w14:paraId="519E9388" w14:textId="77777777" w:rsidR="00A91564" w:rsidRPr="003658DE" w:rsidRDefault="00A91564" w:rsidP="00DB2312">
            <w:pPr>
              <w:pStyle w:val="TableParagraph"/>
              <w:rPr>
                <w:del w:id="714" w:author="2.1RC1" w:date="2013-12-11T22:33:00Z"/>
                <w:spacing w:val="-1"/>
              </w:rPr>
            </w:pPr>
            <w:del w:id="715" w:author="2.1RC1" w:date="2013-12-11T22:33:00Z">
              <w:r>
                <w:rPr>
                  <w:spacing w:val="-1"/>
                </w:rPr>
                <w:delText>CVType</w:delText>
              </w:r>
            </w:del>
          </w:p>
        </w:tc>
        <w:tc>
          <w:tcPr>
            <w:tcW w:w="3827" w:type="dxa"/>
          </w:tcPr>
          <w:p w14:paraId="4B8EBA99" w14:textId="77777777" w:rsidR="00A91564" w:rsidRPr="003658DE" w:rsidRDefault="00A91564" w:rsidP="00DB2312">
            <w:pPr>
              <w:pStyle w:val="TableParagraph"/>
              <w:rPr>
                <w:del w:id="716" w:author="2.1RC1" w:date="2013-12-11T22:33:00Z"/>
              </w:rPr>
            </w:pPr>
            <w:del w:id="717" w:author="2.1RC1" w:date="2013-12-11T22:33:00Z">
              <w:r w:rsidRPr="003658DE">
                <w:delText>Information om personens befattning</w:delText>
              </w:r>
              <w:r>
                <w:delText xml:space="preserve">. Om möjligt skall KV Befattning (OID </w:delText>
              </w:r>
              <w:r w:rsidRPr="00B93D6A">
                <w:delText>1.2.752.129.2.2.1.4</w:delText>
              </w:r>
              <w:r>
                <w:delText>)</w:delText>
              </w:r>
              <w:r w:rsidRPr="00B93D6A">
                <w:delText xml:space="preserve"> </w:delText>
              </w:r>
              <w:r>
                <w:delText>användas</w:delText>
              </w:r>
              <w:r w:rsidRPr="003658DE">
                <w:rPr>
                  <w:spacing w:val="-1"/>
                </w:rPr>
                <w:delText>.</w:delText>
              </w:r>
            </w:del>
          </w:p>
        </w:tc>
        <w:tc>
          <w:tcPr>
            <w:tcW w:w="1337" w:type="dxa"/>
          </w:tcPr>
          <w:p w14:paraId="3D995287" w14:textId="77777777" w:rsidR="00A91564" w:rsidRDefault="00A91564" w:rsidP="00DB2312">
            <w:pPr>
              <w:pStyle w:val="TableParagraph"/>
              <w:rPr>
                <w:del w:id="718" w:author="2.1RC1" w:date="2013-12-11T22:33:00Z"/>
                <w:spacing w:val="-1"/>
              </w:rPr>
            </w:pPr>
            <w:del w:id="719" w:author="2.1RC1" w:date="2013-12-11T22:33:00Z">
              <w:r>
                <w:rPr>
                  <w:spacing w:val="-1"/>
                </w:rPr>
                <w:delText>0..1</w:delText>
              </w:r>
            </w:del>
          </w:p>
        </w:tc>
      </w:tr>
      <w:tr w:rsidR="00A91564" w14:paraId="121E5575" w14:textId="77777777" w:rsidTr="00DB2312">
        <w:trPr>
          <w:del w:id="720" w:author="2.1RC1" w:date="2013-12-11T22:33:00Z"/>
        </w:trPr>
        <w:tc>
          <w:tcPr>
            <w:tcW w:w="2518" w:type="dxa"/>
          </w:tcPr>
          <w:p w14:paraId="1C8670BB" w14:textId="77777777" w:rsidR="00A91564" w:rsidRPr="00B01708" w:rsidRDefault="00A91564" w:rsidP="00DB2312">
            <w:pPr>
              <w:pStyle w:val="TableParagraph"/>
              <w:rPr>
                <w:del w:id="721" w:author="2.1RC1" w:date="2013-12-11T22:33:00Z"/>
              </w:rPr>
            </w:pPr>
            <w:del w:id="722" w:author="2.1RC1" w:date="2013-12-11T22:33:00Z">
              <w:r w:rsidRPr="00B01708">
                <w:delText>healthCareProfessionalOrgUnit</w:delText>
              </w:r>
            </w:del>
          </w:p>
        </w:tc>
        <w:tc>
          <w:tcPr>
            <w:tcW w:w="1418" w:type="dxa"/>
          </w:tcPr>
          <w:p w14:paraId="6C9F880D" w14:textId="77777777" w:rsidR="00A91564" w:rsidRPr="00B01708" w:rsidRDefault="00A91564" w:rsidP="00DB2312">
            <w:pPr>
              <w:pStyle w:val="TableParagraph"/>
              <w:rPr>
                <w:del w:id="723" w:author="2.1RC1" w:date="2013-12-11T22:33:00Z"/>
                <w:spacing w:val="-1"/>
              </w:rPr>
            </w:pPr>
            <w:del w:id="724" w:author="2.1RC1" w:date="2013-12-11T22:33:00Z">
              <w:r w:rsidRPr="00B01708">
                <w:rPr>
                  <w:spacing w:val="-1"/>
                </w:rPr>
                <w:delText>OrgUnitType</w:delText>
              </w:r>
            </w:del>
          </w:p>
        </w:tc>
        <w:tc>
          <w:tcPr>
            <w:tcW w:w="3827" w:type="dxa"/>
          </w:tcPr>
          <w:p w14:paraId="3F335DEC" w14:textId="77777777" w:rsidR="00A91564" w:rsidRPr="00B01708" w:rsidRDefault="00A91564" w:rsidP="00DB2312">
            <w:pPr>
              <w:pStyle w:val="TableParagraph"/>
              <w:rPr>
                <w:del w:id="725" w:author="2.1RC1" w:date="2013-12-11T22:33:00Z"/>
              </w:rPr>
            </w:pPr>
            <w:del w:id="726" w:author="2.1RC1" w:date="2013-12-11T22:33:00Z">
              <w:r w:rsidRPr="00B01708">
                <w:delText>Den organisation som angiven vård- och omsorgsperson är uppdragstagare på.</w:delText>
              </w:r>
              <w:r>
                <w:delText xml:space="preserve"> </w:delText>
              </w:r>
              <w:r w:rsidRPr="00B01708">
                <w:rPr>
                  <w:spacing w:val="-1"/>
                </w:rPr>
                <w:delText>Om tillgängligt skall detta anges.</w:delText>
              </w:r>
            </w:del>
          </w:p>
        </w:tc>
        <w:tc>
          <w:tcPr>
            <w:tcW w:w="1337" w:type="dxa"/>
          </w:tcPr>
          <w:p w14:paraId="30A702AC" w14:textId="77777777" w:rsidR="00A91564" w:rsidRPr="00B01708" w:rsidRDefault="00A91564" w:rsidP="00DB2312">
            <w:pPr>
              <w:pStyle w:val="TableParagraph"/>
              <w:rPr>
                <w:del w:id="727" w:author="2.1RC1" w:date="2013-12-11T22:33:00Z"/>
                <w:spacing w:val="-1"/>
              </w:rPr>
            </w:pPr>
            <w:del w:id="728" w:author="2.1RC1" w:date="2013-12-11T22:33:00Z">
              <w:r w:rsidRPr="00B01708">
                <w:rPr>
                  <w:spacing w:val="-1"/>
                </w:rPr>
                <w:delText>0..1</w:delText>
              </w:r>
            </w:del>
          </w:p>
        </w:tc>
      </w:tr>
      <w:tr w:rsidR="00A91564" w14:paraId="56974311" w14:textId="77777777" w:rsidTr="00DB2312">
        <w:trPr>
          <w:del w:id="729" w:author="2.1RC1" w:date="2013-12-11T22:33:00Z"/>
        </w:trPr>
        <w:tc>
          <w:tcPr>
            <w:tcW w:w="2518" w:type="dxa"/>
          </w:tcPr>
          <w:p w14:paraId="30C11C3B" w14:textId="77777777" w:rsidR="00A91564" w:rsidRPr="003658DE" w:rsidRDefault="00A91564" w:rsidP="00DB2312">
            <w:pPr>
              <w:pStyle w:val="TableParagraph"/>
              <w:rPr>
                <w:del w:id="730" w:author="2.1RC1" w:date="2013-12-11T22:33:00Z"/>
              </w:rPr>
            </w:pPr>
            <w:del w:id="731" w:author="2.1RC1" w:date="2013-12-11T22:33:00Z">
              <w:r w:rsidRPr="003658DE">
                <w:delText>healthcareProfessional</w:delText>
              </w:r>
              <w:r w:rsidRPr="003658DE">
                <w:rPr>
                  <w:spacing w:val="-1"/>
                </w:rPr>
                <w:delText>CareUnitHSA</w:delText>
              </w:r>
              <w:r>
                <w:rPr>
                  <w:spacing w:val="-1"/>
                </w:rPr>
                <w:delText>I</w:delText>
              </w:r>
              <w:r w:rsidRPr="003658DE">
                <w:rPr>
                  <w:spacing w:val="-1"/>
                </w:rPr>
                <w:delText>d</w:delText>
              </w:r>
            </w:del>
          </w:p>
          <w:p w14:paraId="7B64DC25" w14:textId="77777777" w:rsidR="00A91564" w:rsidRPr="003658DE" w:rsidRDefault="00A91564" w:rsidP="00DB2312">
            <w:pPr>
              <w:pStyle w:val="TableParagraph"/>
              <w:rPr>
                <w:del w:id="732" w:author="2.1RC1" w:date="2013-12-11T22:33:00Z"/>
              </w:rPr>
            </w:pPr>
          </w:p>
        </w:tc>
        <w:tc>
          <w:tcPr>
            <w:tcW w:w="1418" w:type="dxa"/>
          </w:tcPr>
          <w:p w14:paraId="675E7A0A" w14:textId="77777777" w:rsidR="00A91564" w:rsidRPr="003658DE" w:rsidRDefault="00A91564" w:rsidP="00DB2312">
            <w:pPr>
              <w:pStyle w:val="TableParagraph"/>
              <w:rPr>
                <w:del w:id="733" w:author="2.1RC1" w:date="2013-12-11T22:33:00Z"/>
                <w:spacing w:val="-1"/>
              </w:rPr>
            </w:pPr>
            <w:del w:id="734" w:author="2.1RC1" w:date="2013-12-11T22:33:00Z">
              <w:r w:rsidRPr="003658DE">
                <w:rPr>
                  <w:spacing w:val="-1"/>
                </w:rPr>
                <w:delText>HSAIdType</w:delText>
              </w:r>
            </w:del>
          </w:p>
          <w:p w14:paraId="2E7CC28D" w14:textId="77777777" w:rsidR="00A91564" w:rsidRPr="003658DE" w:rsidRDefault="00A91564" w:rsidP="00DB2312">
            <w:pPr>
              <w:pStyle w:val="TableParagraph"/>
              <w:rPr>
                <w:del w:id="735" w:author="2.1RC1" w:date="2013-12-11T22:33:00Z"/>
                <w:spacing w:val="-1"/>
              </w:rPr>
            </w:pPr>
          </w:p>
          <w:p w14:paraId="03406ACD" w14:textId="77777777" w:rsidR="00A91564" w:rsidRPr="003658DE" w:rsidRDefault="00A91564" w:rsidP="00DB2312">
            <w:pPr>
              <w:pStyle w:val="TableParagraph"/>
              <w:rPr>
                <w:del w:id="736" w:author="2.1RC1" w:date="2013-12-11T22:33:00Z"/>
                <w:spacing w:val="-1"/>
              </w:rPr>
            </w:pPr>
          </w:p>
        </w:tc>
        <w:tc>
          <w:tcPr>
            <w:tcW w:w="3827" w:type="dxa"/>
          </w:tcPr>
          <w:p w14:paraId="594DEA33" w14:textId="77777777" w:rsidR="00A91564" w:rsidRPr="003658DE" w:rsidRDefault="00A91564" w:rsidP="00DB2312">
            <w:pPr>
              <w:pStyle w:val="TableParagraph"/>
              <w:rPr>
                <w:del w:id="737" w:author="2.1RC1" w:date="2013-12-11T22:33:00Z"/>
              </w:rPr>
            </w:pPr>
            <w:del w:id="738" w:author="2.1RC1" w:date="2013-12-11T22:33:00Z">
              <w:r w:rsidRPr="003658DE">
                <w:delText xml:space="preserve">HSA-id för PDL-enhet </w:delText>
              </w:r>
              <w:r w:rsidRPr="003658DE">
                <w:rPr>
                  <w:spacing w:val="-1"/>
                </w:rPr>
                <w:delText>som vård- och omsorgspersonen är uppdragstagare för</w:delText>
              </w:r>
              <w:r>
                <w:rPr>
                  <w:spacing w:val="-1"/>
                </w:rPr>
                <w:delText xml:space="preserve">. Skall anges om tillgänglig. </w:delText>
              </w:r>
            </w:del>
          </w:p>
          <w:p w14:paraId="1D1E9B6C" w14:textId="77777777" w:rsidR="00A91564" w:rsidRPr="003658DE" w:rsidRDefault="00A91564" w:rsidP="00DB2312">
            <w:pPr>
              <w:pStyle w:val="TableParagraph"/>
              <w:rPr>
                <w:del w:id="739" w:author="2.1RC1" w:date="2013-12-11T22:33:00Z"/>
              </w:rPr>
            </w:pPr>
          </w:p>
          <w:p w14:paraId="3A3D3023" w14:textId="77777777" w:rsidR="00A91564" w:rsidRPr="003658DE" w:rsidRDefault="00A91564" w:rsidP="00DB2312">
            <w:pPr>
              <w:pStyle w:val="TableParagraph"/>
              <w:rPr>
                <w:del w:id="740" w:author="2.1RC1" w:date="2013-12-11T22:33:00Z"/>
              </w:rPr>
            </w:pPr>
          </w:p>
        </w:tc>
        <w:tc>
          <w:tcPr>
            <w:tcW w:w="1337" w:type="dxa"/>
          </w:tcPr>
          <w:p w14:paraId="586C8781" w14:textId="77777777" w:rsidR="00A91564" w:rsidRDefault="00A91564" w:rsidP="00DB2312">
            <w:pPr>
              <w:pStyle w:val="TableParagraph"/>
              <w:rPr>
                <w:del w:id="741" w:author="2.1RC1" w:date="2013-12-11T22:33:00Z"/>
                <w:spacing w:val="-1"/>
              </w:rPr>
            </w:pPr>
            <w:del w:id="742" w:author="2.1RC1" w:date="2013-12-11T22:33:00Z">
              <w:r>
                <w:rPr>
                  <w:spacing w:val="-1"/>
                </w:rPr>
                <w:delText>0</w:delText>
              </w:r>
              <w:r w:rsidRPr="00907C9B">
                <w:rPr>
                  <w:spacing w:val="-1"/>
                </w:rPr>
                <w:delText>..1</w:delText>
              </w:r>
              <w:r>
                <w:rPr>
                  <w:spacing w:val="-1"/>
                </w:rPr>
                <w:delText xml:space="preserve"> </w:delText>
              </w:r>
            </w:del>
          </w:p>
        </w:tc>
      </w:tr>
      <w:tr w:rsidR="00A91564" w14:paraId="73CDE48E" w14:textId="77777777" w:rsidTr="00DB2312">
        <w:trPr>
          <w:del w:id="743" w:author="2.1RC1" w:date="2013-12-11T22:33:00Z"/>
        </w:trPr>
        <w:tc>
          <w:tcPr>
            <w:tcW w:w="2518" w:type="dxa"/>
          </w:tcPr>
          <w:p w14:paraId="03F4CFE7" w14:textId="77777777" w:rsidR="00A91564" w:rsidRPr="003658DE" w:rsidRDefault="00A91564" w:rsidP="00DB2312">
            <w:pPr>
              <w:pStyle w:val="TableParagraph"/>
              <w:rPr>
                <w:del w:id="744" w:author="2.1RC1" w:date="2013-12-11T22:33:00Z"/>
              </w:rPr>
            </w:pPr>
            <w:del w:id="745" w:author="2.1RC1" w:date="2013-12-11T22:33:00Z">
              <w:r>
                <w:delText>healthcareProfessionalC</w:delText>
              </w:r>
              <w:r w:rsidRPr="00907C9B">
                <w:rPr>
                  <w:spacing w:val="-1"/>
                </w:rPr>
                <w:delText>are</w:delText>
              </w:r>
              <w:r>
                <w:rPr>
                  <w:spacing w:val="-1"/>
                </w:rPr>
                <w:delText>GiverHSAId</w:delText>
              </w:r>
            </w:del>
          </w:p>
        </w:tc>
        <w:tc>
          <w:tcPr>
            <w:tcW w:w="1418" w:type="dxa"/>
          </w:tcPr>
          <w:p w14:paraId="61D87388" w14:textId="77777777" w:rsidR="00A91564" w:rsidRPr="00907C9B" w:rsidRDefault="00A91564" w:rsidP="00DB2312">
            <w:pPr>
              <w:pStyle w:val="TableParagraph"/>
              <w:rPr>
                <w:del w:id="746" w:author="2.1RC1" w:date="2013-12-11T22:33:00Z"/>
                <w:spacing w:val="-1"/>
              </w:rPr>
            </w:pPr>
            <w:del w:id="747" w:author="2.1RC1" w:date="2013-12-11T22:33:00Z">
              <w:r>
                <w:rPr>
                  <w:spacing w:val="-1"/>
                </w:rPr>
                <w:delText>HSAIdType</w:delText>
              </w:r>
            </w:del>
          </w:p>
          <w:p w14:paraId="47D52576" w14:textId="77777777" w:rsidR="00A91564" w:rsidRPr="003658DE" w:rsidRDefault="00A91564" w:rsidP="00DB2312">
            <w:pPr>
              <w:pStyle w:val="TableParagraph"/>
              <w:rPr>
                <w:del w:id="748" w:author="2.1RC1" w:date="2013-12-11T22:33:00Z"/>
                <w:spacing w:val="-1"/>
              </w:rPr>
            </w:pPr>
          </w:p>
        </w:tc>
        <w:tc>
          <w:tcPr>
            <w:tcW w:w="3827" w:type="dxa"/>
          </w:tcPr>
          <w:p w14:paraId="570AFFC6" w14:textId="77777777" w:rsidR="00A91564" w:rsidRPr="00907C9B" w:rsidRDefault="00A91564" w:rsidP="00DB2312">
            <w:pPr>
              <w:pStyle w:val="TableParagraph"/>
              <w:rPr>
                <w:del w:id="749" w:author="2.1RC1" w:date="2013-12-11T22:33:00Z"/>
                <w:spacing w:val="-1"/>
              </w:rPr>
            </w:pPr>
            <w:del w:id="750" w:author="2.1RC1" w:date="2013-12-11T22:33:00Z">
              <w:r w:rsidRPr="00907C9B">
                <w:rPr>
                  <w:spacing w:val="-1"/>
                </w:rPr>
                <w:delText>HSA-id för vårdgivaren, som är vårdgivare för den enhet som författaren är uppdragstagare för</w:delText>
              </w:r>
              <w:r>
                <w:rPr>
                  <w:spacing w:val="-1"/>
                </w:rPr>
                <w:delText>. Skall anges om tillgänglig.</w:delText>
              </w:r>
            </w:del>
          </w:p>
          <w:p w14:paraId="5C033BF3" w14:textId="77777777" w:rsidR="00A91564" w:rsidRPr="003658DE" w:rsidRDefault="00A91564" w:rsidP="00DB2312">
            <w:pPr>
              <w:pStyle w:val="TableParagraph"/>
              <w:rPr>
                <w:del w:id="751" w:author="2.1RC1" w:date="2013-12-11T22:33:00Z"/>
              </w:rPr>
            </w:pPr>
          </w:p>
        </w:tc>
        <w:tc>
          <w:tcPr>
            <w:tcW w:w="1337" w:type="dxa"/>
          </w:tcPr>
          <w:p w14:paraId="031FBE23" w14:textId="77777777" w:rsidR="00A91564" w:rsidRDefault="00A91564" w:rsidP="00DB2312">
            <w:pPr>
              <w:pStyle w:val="TableParagraph"/>
              <w:rPr>
                <w:del w:id="752" w:author="2.1RC1" w:date="2013-12-11T22:33:00Z"/>
                <w:spacing w:val="-1"/>
              </w:rPr>
            </w:pPr>
            <w:del w:id="753" w:author="2.1RC1" w:date="2013-12-11T22:33:00Z">
              <w:r>
                <w:rPr>
                  <w:spacing w:val="-1"/>
                </w:rPr>
                <w:delText>0</w:delText>
              </w:r>
              <w:r w:rsidRPr="00907C9B">
                <w:rPr>
                  <w:spacing w:val="-1"/>
                </w:rPr>
                <w:delText>..1</w:delText>
              </w:r>
            </w:del>
          </w:p>
        </w:tc>
      </w:tr>
    </w:tbl>
    <w:p w14:paraId="3CC6235C" w14:textId="77777777" w:rsidR="00A91564" w:rsidRDefault="00A91564" w:rsidP="00A91564">
      <w:pPr>
        <w:rPr>
          <w:del w:id="754" w:author="2.1RC1" w:date="2013-12-11T22:33:00Z"/>
          <w:rFonts w:ascii="Arial" w:hAnsi="Arial" w:cs="Arial"/>
          <w:b/>
        </w:rPr>
      </w:pPr>
    </w:p>
    <w:p w14:paraId="18475013" w14:textId="77777777" w:rsidR="00A91564" w:rsidRPr="00A46F31" w:rsidRDefault="00A91564" w:rsidP="00A91564">
      <w:pPr>
        <w:rPr>
          <w:del w:id="755" w:author="2.1RC1" w:date="2013-12-11T22:33:00Z"/>
          <w:rFonts w:ascii="Arial" w:hAnsi="Arial" w:cs="Arial"/>
          <w:b/>
        </w:rPr>
      </w:pPr>
      <w:del w:id="756" w:author="2.1RC1" w:date="2013-12-11T22:33:00Z">
        <w:r>
          <w:rPr>
            <w:rFonts w:ascii="Arial" w:hAnsi="Arial" w:cs="Arial"/>
            <w:b/>
          </w:rPr>
          <w:delText xml:space="preserve">HSAIdType  </w:delText>
        </w:r>
      </w:del>
    </w:p>
    <w:tbl>
      <w:tblPr>
        <w:tblStyle w:val="Tabellrutnt"/>
        <w:tblW w:w="9039" w:type="dxa"/>
        <w:tblLayout w:type="fixed"/>
        <w:tblLook w:val="04A0" w:firstRow="1" w:lastRow="0" w:firstColumn="1" w:lastColumn="0" w:noHBand="0" w:noVBand="1"/>
      </w:tblPr>
      <w:tblGrid>
        <w:gridCol w:w="2518"/>
        <w:gridCol w:w="1418"/>
        <w:gridCol w:w="3827"/>
        <w:gridCol w:w="1276"/>
      </w:tblGrid>
      <w:tr w:rsidR="00A91564" w14:paraId="275CA60E" w14:textId="77777777" w:rsidTr="00DB2312">
        <w:trPr>
          <w:trHeight w:val="384"/>
          <w:del w:id="757" w:author="2.1RC1" w:date="2013-12-11T22:33:00Z"/>
        </w:trPr>
        <w:tc>
          <w:tcPr>
            <w:tcW w:w="2518" w:type="dxa"/>
            <w:shd w:val="clear" w:color="auto" w:fill="D9D9D9" w:themeFill="background1" w:themeFillShade="D9"/>
            <w:vAlign w:val="bottom"/>
          </w:tcPr>
          <w:p w14:paraId="02D79F9B" w14:textId="77777777" w:rsidR="00A91564" w:rsidRDefault="00A91564" w:rsidP="00DB2312">
            <w:pPr>
              <w:keepNext/>
              <w:keepLines/>
              <w:ind w:right="-108"/>
              <w:rPr>
                <w:del w:id="758" w:author="2.1RC1" w:date="2013-12-11T22:33:00Z"/>
                <w:b/>
              </w:rPr>
            </w:pPr>
            <w:del w:id="759" w:author="2.1RC1" w:date="2013-12-11T22:33:00Z">
              <w:r>
                <w:rPr>
                  <w:b/>
                </w:rPr>
                <w:delText>Namn</w:delText>
              </w:r>
            </w:del>
          </w:p>
        </w:tc>
        <w:tc>
          <w:tcPr>
            <w:tcW w:w="1418" w:type="dxa"/>
            <w:shd w:val="clear" w:color="auto" w:fill="D9D9D9" w:themeFill="background1" w:themeFillShade="D9"/>
            <w:vAlign w:val="bottom"/>
          </w:tcPr>
          <w:p w14:paraId="2512A15A" w14:textId="77777777" w:rsidR="00A91564" w:rsidRDefault="00A91564" w:rsidP="00DB2312">
            <w:pPr>
              <w:keepNext/>
              <w:keepLines/>
              <w:ind w:right="-108"/>
              <w:rPr>
                <w:del w:id="760" w:author="2.1RC1" w:date="2013-12-11T22:33:00Z"/>
                <w:b/>
              </w:rPr>
            </w:pPr>
            <w:del w:id="761" w:author="2.1RC1" w:date="2013-12-11T22:33:00Z">
              <w:r>
                <w:rPr>
                  <w:b/>
                </w:rPr>
                <w:delText>Datatyp</w:delText>
              </w:r>
            </w:del>
          </w:p>
        </w:tc>
        <w:tc>
          <w:tcPr>
            <w:tcW w:w="3827" w:type="dxa"/>
            <w:shd w:val="clear" w:color="auto" w:fill="D9D9D9" w:themeFill="background1" w:themeFillShade="D9"/>
            <w:vAlign w:val="bottom"/>
          </w:tcPr>
          <w:p w14:paraId="56C4BB55" w14:textId="77777777" w:rsidR="00A91564" w:rsidRDefault="00A91564" w:rsidP="00DB2312">
            <w:pPr>
              <w:keepNext/>
              <w:keepLines/>
              <w:ind w:right="-63"/>
              <w:rPr>
                <w:del w:id="762" w:author="2.1RC1" w:date="2013-12-11T22:33:00Z"/>
                <w:b/>
              </w:rPr>
            </w:pPr>
            <w:del w:id="763" w:author="2.1RC1" w:date="2013-12-11T22:33:00Z">
              <w:r>
                <w:rPr>
                  <w:b/>
                </w:rPr>
                <w:delText>Beskrivning</w:delText>
              </w:r>
            </w:del>
          </w:p>
        </w:tc>
        <w:tc>
          <w:tcPr>
            <w:tcW w:w="1276" w:type="dxa"/>
            <w:shd w:val="clear" w:color="auto" w:fill="D9D9D9" w:themeFill="background1" w:themeFillShade="D9"/>
            <w:vAlign w:val="bottom"/>
          </w:tcPr>
          <w:p w14:paraId="5453A137" w14:textId="77777777" w:rsidR="00A91564" w:rsidRDefault="00A91564" w:rsidP="00DB2312">
            <w:pPr>
              <w:keepNext/>
              <w:keepLines/>
              <w:ind w:right="-155"/>
              <w:rPr>
                <w:del w:id="764" w:author="2.1RC1" w:date="2013-12-11T22:33:00Z"/>
                <w:b/>
              </w:rPr>
            </w:pPr>
            <w:del w:id="765" w:author="2.1RC1" w:date="2013-12-11T22:33:00Z">
              <w:r>
                <w:rPr>
                  <w:b/>
                </w:rPr>
                <w:delText>Kardinalitet</w:delText>
              </w:r>
            </w:del>
          </w:p>
        </w:tc>
      </w:tr>
      <w:tr w:rsidR="00A91564" w14:paraId="4FF80FE6" w14:textId="77777777" w:rsidTr="00DB2312">
        <w:trPr>
          <w:del w:id="766" w:author="2.1RC1" w:date="2013-12-11T22:33:00Z"/>
        </w:trPr>
        <w:tc>
          <w:tcPr>
            <w:tcW w:w="2518" w:type="dxa"/>
          </w:tcPr>
          <w:p w14:paraId="285B3038" w14:textId="77777777" w:rsidR="00A91564" w:rsidRPr="00D03076" w:rsidRDefault="00A91564" w:rsidP="00DB2312">
            <w:pPr>
              <w:pStyle w:val="TableParagraph"/>
              <w:rPr>
                <w:del w:id="767" w:author="2.1RC1" w:date="2013-12-11T22:33:00Z"/>
              </w:rPr>
            </w:pPr>
            <w:del w:id="768" w:author="2.1RC1" w:date="2013-12-11T22:33:00Z">
              <w:r w:rsidRPr="00D03076">
                <w:delText>hsaId</w:delText>
              </w:r>
            </w:del>
          </w:p>
        </w:tc>
        <w:tc>
          <w:tcPr>
            <w:tcW w:w="1418" w:type="dxa"/>
          </w:tcPr>
          <w:p w14:paraId="4D55929C" w14:textId="77777777" w:rsidR="00A91564" w:rsidRPr="00D03076" w:rsidRDefault="00A91564" w:rsidP="00DB2312">
            <w:pPr>
              <w:pStyle w:val="TableParagraph"/>
              <w:rPr>
                <w:del w:id="769" w:author="2.1RC1" w:date="2013-12-11T22:33:00Z"/>
              </w:rPr>
            </w:pPr>
            <w:del w:id="770" w:author="2.1RC1" w:date="2013-12-11T22:33:00Z">
              <w:r w:rsidRPr="00D03076">
                <w:delText>string</w:delText>
              </w:r>
            </w:del>
          </w:p>
        </w:tc>
        <w:tc>
          <w:tcPr>
            <w:tcW w:w="3827" w:type="dxa"/>
          </w:tcPr>
          <w:p w14:paraId="66E64256" w14:textId="77777777" w:rsidR="00A91564" w:rsidRPr="00D03076" w:rsidRDefault="00A91564" w:rsidP="00DB2312">
            <w:pPr>
              <w:pStyle w:val="TableParagraph"/>
              <w:rPr>
                <w:del w:id="771" w:author="2.1RC1" w:date="2013-12-11T22:33:00Z"/>
              </w:rPr>
            </w:pPr>
            <w:del w:id="772" w:author="2.1RC1" w:date="2013-12-11T22:33:00Z">
              <w:r w:rsidRPr="00D03076">
                <w:delText>HSA-id enligt definition från Inera AB</w:delText>
              </w:r>
            </w:del>
          </w:p>
        </w:tc>
        <w:tc>
          <w:tcPr>
            <w:tcW w:w="1276" w:type="dxa"/>
          </w:tcPr>
          <w:p w14:paraId="2A8BCB04" w14:textId="77777777" w:rsidR="00A91564" w:rsidRPr="00D03076" w:rsidRDefault="00A91564" w:rsidP="00DB2312">
            <w:pPr>
              <w:pStyle w:val="TableParagraph"/>
              <w:rPr>
                <w:del w:id="773" w:author="2.1RC1" w:date="2013-12-11T22:33:00Z"/>
              </w:rPr>
            </w:pPr>
            <w:del w:id="774" w:author="2.1RC1" w:date="2013-12-11T22:33:00Z">
              <w:r w:rsidRPr="00D03076">
                <w:delText>1..1</w:delText>
              </w:r>
            </w:del>
          </w:p>
        </w:tc>
      </w:tr>
    </w:tbl>
    <w:p w14:paraId="7A86D446" w14:textId="77777777" w:rsidR="00A91564" w:rsidRDefault="00A91564" w:rsidP="00A91564">
      <w:pPr>
        <w:rPr>
          <w:del w:id="775" w:author="2.1RC1" w:date="2013-12-11T22:33:00Z"/>
          <w:rFonts w:ascii="Arial" w:hAnsi="Arial" w:cs="Arial"/>
          <w:b/>
        </w:rPr>
      </w:pPr>
    </w:p>
    <w:p w14:paraId="218A8CF3" w14:textId="77777777" w:rsidR="00A91564" w:rsidRDefault="00A91564" w:rsidP="00A91564">
      <w:pPr>
        <w:rPr>
          <w:del w:id="776" w:author="2.1RC1" w:date="2013-12-11T22:33:00Z"/>
          <w:rFonts w:ascii="Arial" w:hAnsi="Arial" w:cs="Arial"/>
          <w:b/>
        </w:rPr>
      </w:pPr>
      <w:del w:id="777" w:author="2.1RC1" w:date="2013-12-11T22:33:00Z">
        <w:r>
          <w:rPr>
            <w:rFonts w:ascii="Arial" w:hAnsi="Arial" w:cs="Arial"/>
            <w:b/>
          </w:rPr>
          <w:delText xml:space="preserve">IIType </w:delText>
        </w:r>
      </w:del>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21781598" w14:textId="77777777" w:rsidTr="00DB2312">
        <w:trPr>
          <w:trHeight w:val="384"/>
          <w:del w:id="778" w:author="2.1RC1" w:date="2013-12-11T22:33:00Z"/>
        </w:trPr>
        <w:tc>
          <w:tcPr>
            <w:tcW w:w="2518" w:type="dxa"/>
            <w:shd w:val="clear" w:color="auto" w:fill="D9D9D9" w:themeFill="background1" w:themeFillShade="D9"/>
            <w:vAlign w:val="bottom"/>
          </w:tcPr>
          <w:p w14:paraId="5B4E0225" w14:textId="77777777" w:rsidR="00A91564" w:rsidRDefault="00A91564" w:rsidP="00DB2312">
            <w:pPr>
              <w:rPr>
                <w:del w:id="779" w:author="2.1RC1" w:date="2013-12-11T22:33:00Z"/>
                <w:b/>
              </w:rPr>
            </w:pPr>
            <w:del w:id="780" w:author="2.1RC1" w:date="2013-12-11T22:33:00Z">
              <w:r>
                <w:rPr>
                  <w:b/>
                </w:rPr>
                <w:delText>Namn</w:delText>
              </w:r>
            </w:del>
          </w:p>
        </w:tc>
        <w:tc>
          <w:tcPr>
            <w:tcW w:w="1418" w:type="dxa"/>
            <w:shd w:val="clear" w:color="auto" w:fill="D9D9D9" w:themeFill="background1" w:themeFillShade="D9"/>
            <w:vAlign w:val="bottom"/>
          </w:tcPr>
          <w:p w14:paraId="5AB5244D" w14:textId="77777777" w:rsidR="00A91564" w:rsidRDefault="00A91564" w:rsidP="00DB2312">
            <w:pPr>
              <w:rPr>
                <w:del w:id="781" w:author="2.1RC1" w:date="2013-12-11T22:33:00Z"/>
                <w:b/>
              </w:rPr>
            </w:pPr>
            <w:del w:id="782" w:author="2.1RC1" w:date="2013-12-11T22:33:00Z">
              <w:r>
                <w:rPr>
                  <w:b/>
                </w:rPr>
                <w:delText>Datatyp</w:delText>
              </w:r>
            </w:del>
          </w:p>
        </w:tc>
        <w:tc>
          <w:tcPr>
            <w:tcW w:w="3827" w:type="dxa"/>
            <w:shd w:val="clear" w:color="auto" w:fill="D9D9D9" w:themeFill="background1" w:themeFillShade="D9"/>
            <w:vAlign w:val="bottom"/>
          </w:tcPr>
          <w:p w14:paraId="723E7629" w14:textId="77777777" w:rsidR="00A91564" w:rsidRDefault="00A91564" w:rsidP="00DB2312">
            <w:pPr>
              <w:rPr>
                <w:del w:id="783" w:author="2.1RC1" w:date="2013-12-11T22:33:00Z"/>
                <w:b/>
              </w:rPr>
            </w:pPr>
            <w:del w:id="784" w:author="2.1RC1" w:date="2013-12-11T22:33:00Z">
              <w:r>
                <w:rPr>
                  <w:b/>
                </w:rPr>
                <w:delText>Beskrivning</w:delText>
              </w:r>
            </w:del>
          </w:p>
        </w:tc>
        <w:tc>
          <w:tcPr>
            <w:tcW w:w="1337" w:type="dxa"/>
            <w:shd w:val="clear" w:color="auto" w:fill="D9D9D9" w:themeFill="background1" w:themeFillShade="D9"/>
            <w:vAlign w:val="bottom"/>
          </w:tcPr>
          <w:p w14:paraId="6147FB14" w14:textId="77777777" w:rsidR="00A91564" w:rsidRDefault="00A91564" w:rsidP="00DB2312">
            <w:pPr>
              <w:rPr>
                <w:del w:id="785" w:author="2.1RC1" w:date="2013-12-11T22:33:00Z"/>
                <w:b/>
              </w:rPr>
            </w:pPr>
            <w:del w:id="786" w:author="2.1RC1" w:date="2013-12-11T22:33:00Z">
              <w:r>
                <w:rPr>
                  <w:b/>
                </w:rPr>
                <w:delText>Kardinalitet</w:delText>
              </w:r>
            </w:del>
          </w:p>
        </w:tc>
      </w:tr>
      <w:tr w:rsidR="00A91564" w:rsidRPr="008124D4" w14:paraId="44B05529" w14:textId="77777777" w:rsidTr="00DB2312">
        <w:trPr>
          <w:del w:id="787" w:author="2.1RC1" w:date="2013-12-11T22:33:00Z"/>
        </w:trPr>
        <w:tc>
          <w:tcPr>
            <w:tcW w:w="2518" w:type="dxa"/>
          </w:tcPr>
          <w:p w14:paraId="16E12E34" w14:textId="77777777" w:rsidR="00A91564" w:rsidRDefault="00A91564" w:rsidP="00DB2312">
            <w:pPr>
              <w:pStyle w:val="TableParagraph"/>
              <w:rPr>
                <w:del w:id="788" w:author="2.1RC1" w:date="2013-12-11T22:33:00Z"/>
              </w:rPr>
            </w:pPr>
            <w:del w:id="789" w:author="2.1RC1" w:date="2013-12-11T22:33:00Z">
              <w:r>
                <w:delText>root</w:delText>
              </w:r>
            </w:del>
          </w:p>
        </w:tc>
        <w:tc>
          <w:tcPr>
            <w:tcW w:w="1418" w:type="dxa"/>
          </w:tcPr>
          <w:p w14:paraId="57B64D64" w14:textId="77777777" w:rsidR="00A91564" w:rsidRPr="000A0B70" w:rsidRDefault="00A91564" w:rsidP="00DB2312">
            <w:pPr>
              <w:pStyle w:val="TableParagraph"/>
              <w:rPr>
                <w:del w:id="790" w:author="2.1RC1" w:date="2013-12-11T22:33:00Z"/>
              </w:rPr>
            </w:pPr>
            <w:del w:id="791" w:author="2.1RC1" w:date="2013-12-11T22:33:00Z">
              <w:r>
                <w:delText>string</w:delText>
              </w:r>
            </w:del>
          </w:p>
        </w:tc>
        <w:tc>
          <w:tcPr>
            <w:tcW w:w="3827" w:type="dxa"/>
          </w:tcPr>
          <w:p w14:paraId="07C3E0A1" w14:textId="77777777" w:rsidR="00A91564" w:rsidRPr="00E902CB" w:rsidRDefault="00E902CB" w:rsidP="00DB2312">
            <w:pPr>
              <w:pStyle w:val="TableParagraph"/>
              <w:rPr>
                <w:del w:id="792" w:author="2.1RC1" w:date="2013-12-11T22:33:00Z"/>
              </w:rPr>
            </w:pPr>
            <w:del w:id="793" w:author="2.1RC1" w:date="2013-12-11T22:33:00Z">
              <w:r w:rsidRPr="00E902CB">
                <w:delText>En universellt unik identifierare eller en identifierare som tillsammans med värdet för ”extention” ger en universellt unik identifierare.</w:delText>
              </w:r>
            </w:del>
          </w:p>
        </w:tc>
        <w:tc>
          <w:tcPr>
            <w:tcW w:w="1337" w:type="dxa"/>
          </w:tcPr>
          <w:p w14:paraId="008D382A" w14:textId="77777777" w:rsidR="00A91564" w:rsidRPr="008124D4" w:rsidRDefault="00A91564" w:rsidP="00DB2312">
            <w:pPr>
              <w:pStyle w:val="TableParagraph"/>
              <w:rPr>
                <w:del w:id="794" w:author="2.1RC1" w:date="2013-12-11T22:33:00Z"/>
                <w:spacing w:val="-1"/>
                <w:lang w:val="en-US"/>
              </w:rPr>
            </w:pPr>
            <w:del w:id="795" w:author="2.1RC1" w:date="2013-12-11T22:33:00Z">
              <w:r w:rsidRPr="008124D4">
                <w:rPr>
                  <w:spacing w:val="-1"/>
                  <w:lang w:val="en-US"/>
                </w:rPr>
                <w:delText>1..1</w:delText>
              </w:r>
            </w:del>
          </w:p>
        </w:tc>
      </w:tr>
      <w:tr w:rsidR="00A91564" w14:paraId="2C4EC31E" w14:textId="77777777" w:rsidTr="00DB2312">
        <w:trPr>
          <w:del w:id="796" w:author="2.1RC1" w:date="2013-12-11T22:33:00Z"/>
        </w:trPr>
        <w:tc>
          <w:tcPr>
            <w:tcW w:w="2518" w:type="dxa"/>
          </w:tcPr>
          <w:p w14:paraId="3BBFDEB0" w14:textId="77777777" w:rsidR="00A91564" w:rsidRPr="008124D4" w:rsidRDefault="00A91564" w:rsidP="00DB2312">
            <w:pPr>
              <w:pStyle w:val="TableParagraph"/>
              <w:rPr>
                <w:del w:id="797" w:author="2.1RC1" w:date="2013-12-11T22:33:00Z"/>
                <w:lang w:val="en-US"/>
              </w:rPr>
            </w:pPr>
            <w:del w:id="798" w:author="2.1RC1" w:date="2013-12-11T22:33:00Z">
              <w:r w:rsidRPr="008124D4">
                <w:rPr>
                  <w:lang w:val="en-US"/>
                </w:rPr>
                <w:delText>extension</w:delText>
              </w:r>
            </w:del>
          </w:p>
        </w:tc>
        <w:tc>
          <w:tcPr>
            <w:tcW w:w="1418" w:type="dxa"/>
          </w:tcPr>
          <w:p w14:paraId="4ACECE3E" w14:textId="77777777" w:rsidR="00A91564" w:rsidRPr="008124D4" w:rsidRDefault="00A91564" w:rsidP="00DB2312">
            <w:pPr>
              <w:pStyle w:val="TableParagraph"/>
              <w:rPr>
                <w:del w:id="799" w:author="2.1RC1" w:date="2013-12-11T22:33:00Z"/>
                <w:lang w:val="en-US"/>
              </w:rPr>
            </w:pPr>
            <w:del w:id="800" w:author="2.1RC1" w:date="2013-12-11T22:33:00Z">
              <w:r w:rsidRPr="008124D4">
                <w:rPr>
                  <w:lang w:val="en-US"/>
                </w:rPr>
                <w:delText>string</w:delText>
              </w:r>
            </w:del>
          </w:p>
        </w:tc>
        <w:tc>
          <w:tcPr>
            <w:tcW w:w="3827" w:type="dxa"/>
          </w:tcPr>
          <w:p w14:paraId="7ACB0539" w14:textId="77777777" w:rsidR="00A91564" w:rsidRPr="00120FA9" w:rsidRDefault="00E902CB" w:rsidP="00DB2312">
            <w:pPr>
              <w:pStyle w:val="TableParagraph"/>
              <w:rPr>
                <w:del w:id="801" w:author="2.1RC1" w:date="2013-12-11T22:33:00Z"/>
                <w:spacing w:val="-1"/>
              </w:rPr>
            </w:pPr>
            <w:del w:id="802" w:author="2.1RC1" w:date="2013-12-11T22:33:00Z">
              <w:r w:rsidRPr="00E902CB">
                <w:rPr>
                  <w:spacing w:val="-1"/>
                </w:rPr>
                <w:delText>En textsträng som tillsammans med värdet för "root" bildar en unik identifierare. Används om värdet på "root" inte är universellt unikt.</w:delText>
              </w:r>
              <w:r w:rsidRPr="00E902CB">
                <w:rPr>
                  <w:spacing w:val="-1"/>
                </w:rPr>
                <w:tab/>
              </w:r>
            </w:del>
          </w:p>
        </w:tc>
        <w:tc>
          <w:tcPr>
            <w:tcW w:w="1337" w:type="dxa"/>
          </w:tcPr>
          <w:p w14:paraId="599460B4" w14:textId="77777777" w:rsidR="00A91564" w:rsidRPr="00907C9B" w:rsidRDefault="00A91564" w:rsidP="00DB2312">
            <w:pPr>
              <w:pStyle w:val="TableParagraph"/>
              <w:rPr>
                <w:del w:id="803" w:author="2.1RC1" w:date="2013-12-11T22:33:00Z"/>
                <w:spacing w:val="-1"/>
              </w:rPr>
            </w:pPr>
            <w:del w:id="804" w:author="2.1RC1" w:date="2013-12-11T22:33:00Z">
              <w:r>
                <w:rPr>
                  <w:spacing w:val="-1"/>
                </w:rPr>
                <w:delText>0..1</w:delText>
              </w:r>
            </w:del>
          </w:p>
        </w:tc>
      </w:tr>
    </w:tbl>
    <w:p w14:paraId="64A014B0" w14:textId="77777777" w:rsidR="00A91564" w:rsidRDefault="00A91564" w:rsidP="00A91564">
      <w:pPr>
        <w:keepNext/>
        <w:keepLines/>
        <w:tabs>
          <w:tab w:val="left" w:pos="567"/>
        </w:tabs>
        <w:ind w:right="838"/>
        <w:rPr>
          <w:del w:id="805" w:author="2.1RC1" w:date="2013-12-11T22:33:00Z"/>
          <w:rFonts w:ascii="Arial" w:hAnsi="Arial" w:cs="Arial"/>
          <w:b/>
        </w:rPr>
      </w:pPr>
    </w:p>
    <w:p w14:paraId="6C468604" w14:textId="77777777" w:rsidR="00A91564" w:rsidRDefault="00A91564" w:rsidP="00A91564">
      <w:pPr>
        <w:keepNext/>
        <w:keepLines/>
        <w:tabs>
          <w:tab w:val="left" w:pos="567"/>
        </w:tabs>
        <w:ind w:right="838"/>
        <w:rPr>
          <w:del w:id="806" w:author="2.1RC1" w:date="2013-12-11T22:33:00Z"/>
        </w:rPr>
      </w:pPr>
      <w:del w:id="807" w:author="2.1RC1" w:date="2013-12-11T22:33:00Z">
        <w:r w:rsidRPr="00551CB4">
          <w:rPr>
            <w:rFonts w:ascii="Arial" w:hAnsi="Arial" w:cs="Arial"/>
            <w:b/>
          </w:rPr>
          <w:delText>LegalAuthenticatorType</w:delText>
        </w:r>
      </w:del>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7F2F558E" w14:textId="77777777" w:rsidTr="00DB2312">
        <w:trPr>
          <w:trHeight w:val="384"/>
          <w:del w:id="808" w:author="2.1RC1" w:date="2013-12-11T22:33:00Z"/>
        </w:trPr>
        <w:tc>
          <w:tcPr>
            <w:tcW w:w="2518" w:type="dxa"/>
            <w:shd w:val="clear" w:color="auto" w:fill="D9D9D9" w:themeFill="background1" w:themeFillShade="D9"/>
            <w:vAlign w:val="bottom"/>
          </w:tcPr>
          <w:p w14:paraId="68903EBD" w14:textId="77777777" w:rsidR="00A91564" w:rsidRDefault="00A91564" w:rsidP="00DB2312">
            <w:pPr>
              <w:keepNext/>
              <w:keepLines/>
              <w:ind w:right="-108"/>
              <w:rPr>
                <w:del w:id="809" w:author="2.1RC1" w:date="2013-12-11T22:33:00Z"/>
                <w:b/>
              </w:rPr>
            </w:pPr>
            <w:del w:id="810" w:author="2.1RC1" w:date="2013-12-11T22:33:00Z">
              <w:r>
                <w:rPr>
                  <w:b/>
                </w:rPr>
                <w:delText>Namn</w:delText>
              </w:r>
            </w:del>
          </w:p>
        </w:tc>
        <w:tc>
          <w:tcPr>
            <w:tcW w:w="1418" w:type="dxa"/>
            <w:shd w:val="clear" w:color="auto" w:fill="D9D9D9" w:themeFill="background1" w:themeFillShade="D9"/>
            <w:vAlign w:val="bottom"/>
          </w:tcPr>
          <w:p w14:paraId="00C3B919" w14:textId="77777777" w:rsidR="00A91564" w:rsidRDefault="00A91564" w:rsidP="00DB2312">
            <w:pPr>
              <w:keepNext/>
              <w:keepLines/>
              <w:ind w:right="-108"/>
              <w:rPr>
                <w:del w:id="811" w:author="2.1RC1" w:date="2013-12-11T22:33:00Z"/>
                <w:b/>
              </w:rPr>
            </w:pPr>
            <w:del w:id="812" w:author="2.1RC1" w:date="2013-12-11T22:33:00Z">
              <w:r>
                <w:rPr>
                  <w:b/>
                </w:rPr>
                <w:delText>Datatyp</w:delText>
              </w:r>
            </w:del>
          </w:p>
        </w:tc>
        <w:tc>
          <w:tcPr>
            <w:tcW w:w="3827" w:type="dxa"/>
            <w:shd w:val="clear" w:color="auto" w:fill="D9D9D9" w:themeFill="background1" w:themeFillShade="D9"/>
            <w:vAlign w:val="bottom"/>
          </w:tcPr>
          <w:p w14:paraId="6FA09ECA" w14:textId="77777777" w:rsidR="00A91564" w:rsidRDefault="00A91564" w:rsidP="00DB2312">
            <w:pPr>
              <w:keepNext/>
              <w:keepLines/>
              <w:ind w:right="-108"/>
              <w:rPr>
                <w:del w:id="813" w:author="2.1RC1" w:date="2013-12-11T22:33:00Z"/>
                <w:b/>
              </w:rPr>
            </w:pPr>
            <w:del w:id="814" w:author="2.1RC1" w:date="2013-12-11T22:33:00Z">
              <w:r>
                <w:rPr>
                  <w:b/>
                </w:rPr>
                <w:delText>Beskrivning</w:delText>
              </w:r>
            </w:del>
          </w:p>
        </w:tc>
        <w:tc>
          <w:tcPr>
            <w:tcW w:w="1337" w:type="dxa"/>
            <w:shd w:val="clear" w:color="auto" w:fill="D9D9D9" w:themeFill="background1" w:themeFillShade="D9"/>
            <w:vAlign w:val="bottom"/>
          </w:tcPr>
          <w:p w14:paraId="7FF899C0" w14:textId="77777777" w:rsidR="00A91564" w:rsidRDefault="00A91564" w:rsidP="00DB2312">
            <w:pPr>
              <w:keepNext/>
              <w:keepLines/>
              <w:rPr>
                <w:del w:id="815" w:author="2.1RC1" w:date="2013-12-11T22:33:00Z"/>
                <w:b/>
              </w:rPr>
            </w:pPr>
            <w:del w:id="816" w:author="2.1RC1" w:date="2013-12-11T22:33:00Z">
              <w:r>
                <w:rPr>
                  <w:b/>
                </w:rPr>
                <w:delText>Kardinalitet</w:delText>
              </w:r>
            </w:del>
          </w:p>
        </w:tc>
      </w:tr>
      <w:tr w:rsidR="00A91564" w14:paraId="7668A3A8" w14:textId="77777777" w:rsidTr="00DB2312">
        <w:trPr>
          <w:trHeight w:val="533"/>
          <w:del w:id="817" w:author="2.1RC1" w:date="2013-12-11T22:33:00Z"/>
        </w:trPr>
        <w:tc>
          <w:tcPr>
            <w:tcW w:w="2518" w:type="dxa"/>
          </w:tcPr>
          <w:p w14:paraId="55F21DB3" w14:textId="77777777" w:rsidR="00A91564" w:rsidRPr="00D03076" w:rsidRDefault="00A91564" w:rsidP="00DB2312">
            <w:pPr>
              <w:pStyle w:val="TableParagraph"/>
              <w:rPr>
                <w:del w:id="818" w:author="2.1RC1" w:date="2013-12-11T22:33:00Z"/>
              </w:rPr>
            </w:pPr>
            <w:del w:id="819" w:author="2.1RC1" w:date="2013-12-11T22:33:00Z">
              <w:r w:rsidRPr="00D03076">
                <w:delText>signatureTime</w:delText>
              </w:r>
            </w:del>
          </w:p>
          <w:p w14:paraId="446A3245" w14:textId="77777777" w:rsidR="00A91564" w:rsidRPr="00D03076" w:rsidRDefault="00A91564" w:rsidP="00DB2312">
            <w:pPr>
              <w:pStyle w:val="TableParagraph"/>
              <w:rPr>
                <w:del w:id="820" w:author="2.1RC1" w:date="2013-12-11T22:33:00Z"/>
              </w:rPr>
            </w:pPr>
          </w:p>
        </w:tc>
        <w:tc>
          <w:tcPr>
            <w:tcW w:w="1418" w:type="dxa"/>
          </w:tcPr>
          <w:p w14:paraId="39175D87" w14:textId="77777777" w:rsidR="00A91564" w:rsidRPr="00D03076" w:rsidRDefault="00A91564" w:rsidP="00DB2312">
            <w:pPr>
              <w:pStyle w:val="TableParagraph"/>
              <w:rPr>
                <w:del w:id="821" w:author="2.1RC1" w:date="2013-12-11T22:33:00Z"/>
              </w:rPr>
            </w:pPr>
            <w:del w:id="822" w:author="2.1RC1" w:date="2013-12-11T22:33:00Z">
              <w:r w:rsidRPr="00D03076">
                <w:delText>TimeStampType</w:delText>
              </w:r>
            </w:del>
          </w:p>
          <w:p w14:paraId="506BE36D" w14:textId="77777777" w:rsidR="00A91564" w:rsidRPr="00D03076" w:rsidRDefault="00A91564" w:rsidP="00DB2312">
            <w:pPr>
              <w:pStyle w:val="TableParagraph"/>
              <w:rPr>
                <w:del w:id="823" w:author="2.1RC1" w:date="2013-12-11T22:33:00Z"/>
              </w:rPr>
            </w:pPr>
          </w:p>
        </w:tc>
        <w:tc>
          <w:tcPr>
            <w:tcW w:w="3827" w:type="dxa"/>
          </w:tcPr>
          <w:p w14:paraId="5600AF34" w14:textId="77777777" w:rsidR="00A91564" w:rsidRPr="00D03076" w:rsidRDefault="00A91564" w:rsidP="00DB2312">
            <w:pPr>
              <w:pStyle w:val="TableParagraph"/>
              <w:rPr>
                <w:del w:id="824" w:author="2.1RC1" w:date="2013-12-11T22:33:00Z"/>
              </w:rPr>
            </w:pPr>
            <w:del w:id="825" w:author="2.1RC1" w:date="2013-12-11T22:33:00Z">
              <w:r w:rsidRPr="00D03076">
                <w:delText>Tidpunkt för signering</w:delText>
              </w:r>
            </w:del>
          </w:p>
          <w:p w14:paraId="734E393A" w14:textId="77777777" w:rsidR="00A91564" w:rsidRPr="00D03076" w:rsidRDefault="00A91564" w:rsidP="00DB2312">
            <w:pPr>
              <w:pStyle w:val="TableParagraph"/>
              <w:rPr>
                <w:del w:id="826" w:author="2.1RC1" w:date="2013-12-11T22:33:00Z"/>
              </w:rPr>
            </w:pPr>
          </w:p>
        </w:tc>
        <w:tc>
          <w:tcPr>
            <w:tcW w:w="1337" w:type="dxa"/>
          </w:tcPr>
          <w:p w14:paraId="1AF65006" w14:textId="77777777" w:rsidR="00A91564" w:rsidRPr="00D03076" w:rsidRDefault="00A91564" w:rsidP="00DB2312">
            <w:pPr>
              <w:pStyle w:val="TableParagraph"/>
              <w:rPr>
                <w:del w:id="827" w:author="2.1RC1" w:date="2013-12-11T22:33:00Z"/>
              </w:rPr>
            </w:pPr>
            <w:del w:id="828" w:author="2.1RC1" w:date="2013-12-11T22:33:00Z">
              <w:r w:rsidRPr="00D03076">
                <w:delText>1..1</w:delText>
              </w:r>
            </w:del>
          </w:p>
        </w:tc>
      </w:tr>
      <w:tr w:rsidR="00A91564" w14:paraId="37B1DD2B" w14:textId="77777777" w:rsidTr="00DB2312">
        <w:trPr>
          <w:trHeight w:val="467"/>
          <w:del w:id="829" w:author="2.1RC1" w:date="2013-12-11T22:33:00Z"/>
        </w:trPr>
        <w:tc>
          <w:tcPr>
            <w:tcW w:w="2518" w:type="dxa"/>
          </w:tcPr>
          <w:p w14:paraId="275B6E0D" w14:textId="77777777" w:rsidR="00A91564" w:rsidRPr="00D03076" w:rsidRDefault="00A91564" w:rsidP="00DB2312">
            <w:pPr>
              <w:pStyle w:val="TableParagraph"/>
              <w:rPr>
                <w:del w:id="830" w:author="2.1RC1" w:date="2013-12-11T22:33:00Z"/>
              </w:rPr>
            </w:pPr>
            <w:del w:id="831" w:author="2.1RC1" w:date="2013-12-11T22:33:00Z">
              <w:r w:rsidRPr="00D03076">
                <w:delText>legalAuthenticatorHSAId</w:delText>
              </w:r>
            </w:del>
          </w:p>
        </w:tc>
        <w:tc>
          <w:tcPr>
            <w:tcW w:w="1418" w:type="dxa"/>
          </w:tcPr>
          <w:p w14:paraId="7999B2AC" w14:textId="77777777" w:rsidR="00A91564" w:rsidRPr="00D03076" w:rsidRDefault="00A91564" w:rsidP="00DB2312">
            <w:pPr>
              <w:pStyle w:val="TableParagraph"/>
              <w:rPr>
                <w:del w:id="832" w:author="2.1RC1" w:date="2013-12-11T22:33:00Z"/>
              </w:rPr>
            </w:pPr>
            <w:del w:id="833" w:author="2.1RC1" w:date="2013-12-11T22:33:00Z">
              <w:r w:rsidRPr="00D03076">
                <w:delText>HSAIdType</w:delText>
              </w:r>
            </w:del>
          </w:p>
        </w:tc>
        <w:tc>
          <w:tcPr>
            <w:tcW w:w="3827" w:type="dxa"/>
          </w:tcPr>
          <w:p w14:paraId="18687B67" w14:textId="77777777" w:rsidR="00A91564" w:rsidRPr="00D03076" w:rsidRDefault="00A91564" w:rsidP="00DB2312">
            <w:pPr>
              <w:pStyle w:val="TableParagraph"/>
              <w:rPr>
                <w:del w:id="834" w:author="2.1RC1" w:date="2013-12-11T22:33:00Z"/>
              </w:rPr>
            </w:pPr>
            <w:del w:id="835" w:author="2.1RC1" w:date="2013-12-11T22:33:00Z">
              <w:r w:rsidRPr="00D03076">
                <w:delText>HSA-id för person som signerat dokumentet</w:delText>
              </w:r>
            </w:del>
          </w:p>
        </w:tc>
        <w:tc>
          <w:tcPr>
            <w:tcW w:w="1337" w:type="dxa"/>
          </w:tcPr>
          <w:p w14:paraId="7B52EF43" w14:textId="77777777" w:rsidR="00A91564" w:rsidRPr="00D03076" w:rsidRDefault="00A91564" w:rsidP="00DB2312">
            <w:pPr>
              <w:pStyle w:val="TableParagraph"/>
              <w:rPr>
                <w:del w:id="836" w:author="2.1RC1" w:date="2013-12-11T22:33:00Z"/>
              </w:rPr>
            </w:pPr>
            <w:del w:id="837" w:author="2.1RC1" w:date="2013-12-11T22:33:00Z">
              <w:r w:rsidRPr="00D03076">
                <w:delText>0..1</w:delText>
              </w:r>
            </w:del>
          </w:p>
        </w:tc>
      </w:tr>
      <w:tr w:rsidR="00A91564" w14:paraId="0E7482E6" w14:textId="77777777" w:rsidTr="00DB2312">
        <w:trPr>
          <w:trHeight w:val="467"/>
          <w:del w:id="838" w:author="2.1RC1" w:date="2013-12-11T22:33:00Z"/>
        </w:trPr>
        <w:tc>
          <w:tcPr>
            <w:tcW w:w="2518" w:type="dxa"/>
          </w:tcPr>
          <w:p w14:paraId="3D7E8FF7" w14:textId="77777777" w:rsidR="00A91564" w:rsidRPr="00D03076" w:rsidRDefault="00A91564" w:rsidP="00DB2312">
            <w:pPr>
              <w:pStyle w:val="TableParagraph"/>
              <w:rPr>
                <w:del w:id="839" w:author="2.1RC1" w:date="2013-12-11T22:33:00Z"/>
              </w:rPr>
            </w:pPr>
            <w:del w:id="840" w:author="2.1RC1" w:date="2013-12-11T22:33:00Z">
              <w:r w:rsidRPr="00D03076">
                <w:delText>legalAuthenticatorName</w:delText>
              </w:r>
            </w:del>
          </w:p>
        </w:tc>
        <w:tc>
          <w:tcPr>
            <w:tcW w:w="1418" w:type="dxa"/>
          </w:tcPr>
          <w:p w14:paraId="3B65CC4D" w14:textId="77777777" w:rsidR="00A91564" w:rsidRPr="00D03076" w:rsidRDefault="00A91564" w:rsidP="00DB2312">
            <w:pPr>
              <w:pStyle w:val="TableParagraph"/>
              <w:rPr>
                <w:del w:id="841" w:author="2.1RC1" w:date="2013-12-11T22:33:00Z"/>
              </w:rPr>
            </w:pPr>
            <w:del w:id="842" w:author="2.1RC1" w:date="2013-12-11T22:33:00Z">
              <w:r w:rsidRPr="00D03076">
                <w:delText>string</w:delText>
              </w:r>
            </w:del>
          </w:p>
        </w:tc>
        <w:tc>
          <w:tcPr>
            <w:tcW w:w="3827" w:type="dxa"/>
          </w:tcPr>
          <w:p w14:paraId="4B5B6A15" w14:textId="77777777" w:rsidR="00A91564" w:rsidRPr="00D03076" w:rsidRDefault="00A91564" w:rsidP="00DB2312">
            <w:pPr>
              <w:pStyle w:val="TableParagraph"/>
              <w:rPr>
                <w:del w:id="843" w:author="2.1RC1" w:date="2013-12-11T22:33:00Z"/>
              </w:rPr>
            </w:pPr>
            <w:del w:id="844" w:author="2.1RC1" w:date="2013-12-11T22:33:00Z">
              <w:r w:rsidRPr="00D03076">
                <w:delText>Namnen i klartext för signerande person</w:delText>
              </w:r>
            </w:del>
          </w:p>
        </w:tc>
        <w:tc>
          <w:tcPr>
            <w:tcW w:w="1337" w:type="dxa"/>
          </w:tcPr>
          <w:p w14:paraId="0D0185BE" w14:textId="77777777" w:rsidR="00A91564" w:rsidRPr="00D03076" w:rsidRDefault="00A91564" w:rsidP="00DB2312">
            <w:pPr>
              <w:pStyle w:val="TableParagraph"/>
              <w:rPr>
                <w:del w:id="845" w:author="2.1RC1" w:date="2013-12-11T22:33:00Z"/>
              </w:rPr>
            </w:pPr>
            <w:del w:id="846" w:author="2.1RC1" w:date="2013-12-11T22:33:00Z">
              <w:r w:rsidRPr="00D03076">
                <w:delText>0..1</w:delText>
              </w:r>
            </w:del>
          </w:p>
        </w:tc>
      </w:tr>
    </w:tbl>
    <w:p w14:paraId="26CE5FDD" w14:textId="77777777" w:rsidR="00A91564" w:rsidRDefault="00A91564" w:rsidP="00A91564">
      <w:pPr>
        <w:rPr>
          <w:del w:id="847" w:author="2.1RC1" w:date="2013-12-11T22:33:00Z"/>
          <w:rFonts w:ascii="Arial" w:hAnsi="Arial" w:cs="Arial"/>
          <w:b/>
        </w:rPr>
      </w:pPr>
    </w:p>
    <w:p w14:paraId="56405E80" w14:textId="77777777" w:rsidR="00A91564" w:rsidRDefault="00A91564" w:rsidP="00A91564">
      <w:pPr>
        <w:rPr>
          <w:del w:id="848" w:author="2.1RC1" w:date="2013-12-11T22:33:00Z"/>
        </w:rPr>
      </w:pPr>
      <w:del w:id="849" w:author="2.1RC1" w:date="2013-12-11T22:33:00Z">
        <w:r>
          <w:rPr>
            <w:rFonts w:ascii="Arial" w:hAnsi="Arial" w:cs="Arial"/>
            <w:b/>
          </w:rPr>
          <w:delText>MultimediaType</w:delText>
        </w:r>
      </w:del>
    </w:p>
    <w:tbl>
      <w:tblPr>
        <w:tblStyle w:val="Tabellrutnt"/>
        <w:tblW w:w="9100" w:type="dxa"/>
        <w:tblLayout w:type="fixed"/>
        <w:tblLook w:val="04A0" w:firstRow="1" w:lastRow="0" w:firstColumn="1" w:lastColumn="0" w:noHBand="0" w:noVBand="1"/>
      </w:tblPr>
      <w:tblGrid>
        <w:gridCol w:w="2520"/>
        <w:gridCol w:w="1416"/>
        <w:gridCol w:w="3827"/>
        <w:gridCol w:w="1337"/>
      </w:tblGrid>
      <w:tr w:rsidR="00A91564" w14:paraId="46E80569" w14:textId="77777777" w:rsidTr="00DB2312">
        <w:trPr>
          <w:trHeight w:val="384"/>
          <w:del w:id="850" w:author="2.1RC1" w:date="2013-12-11T22:33:00Z"/>
        </w:trPr>
        <w:tc>
          <w:tcPr>
            <w:tcW w:w="2520" w:type="dxa"/>
            <w:shd w:val="clear" w:color="auto" w:fill="D9D9D9" w:themeFill="background1" w:themeFillShade="D9"/>
            <w:vAlign w:val="bottom"/>
          </w:tcPr>
          <w:p w14:paraId="7E763DB2" w14:textId="77777777" w:rsidR="00A91564" w:rsidRDefault="00A91564" w:rsidP="00DB2312">
            <w:pPr>
              <w:rPr>
                <w:del w:id="851" w:author="2.1RC1" w:date="2013-12-11T22:33:00Z"/>
                <w:b/>
              </w:rPr>
            </w:pPr>
            <w:del w:id="852" w:author="2.1RC1" w:date="2013-12-11T22:33:00Z">
              <w:r>
                <w:rPr>
                  <w:b/>
                </w:rPr>
                <w:delText>Namn</w:delText>
              </w:r>
            </w:del>
          </w:p>
        </w:tc>
        <w:tc>
          <w:tcPr>
            <w:tcW w:w="1416" w:type="dxa"/>
            <w:shd w:val="clear" w:color="auto" w:fill="D9D9D9" w:themeFill="background1" w:themeFillShade="D9"/>
            <w:vAlign w:val="bottom"/>
          </w:tcPr>
          <w:p w14:paraId="1929D6C5" w14:textId="77777777" w:rsidR="00A91564" w:rsidRDefault="00A91564" w:rsidP="00DB2312">
            <w:pPr>
              <w:rPr>
                <w:del w:id="853" w:author="2.1RC1" w:date="2013-12-11T22:33:00Z"/>
                <w:b/>
              </w:rPr>
            </w:pPr>
            <w:del w:id="854" w:author="2.1RC1" w:date="2013-12-11T22:33:00Z">
              <w:r>
                <w:rPr>
                  <w:b/>
                </w:rPr>
                <w:delText>Datatyp</w:delText>
              </w:r>
            </w:del>
          </w:p>
        </w:tc>
        <w:tc>
          <w:tcPr>
            <w:tcW w:w="3827" w:type="dxa"/>
            <w:shd w:val="clear" w:color="auto" w:fill="D9D9D9" w:themeFill="background1" w:themeFillShade="D9"/>
            <w:vAlign w:val="bottom"/>
          </w:tcPr>
          <w:p w14:paraId="7520F5D7" w14:textId="77777777" w:rsidR="00A91564" w:rsidRDefault="00A91564" w:rsidP="00DB2312">
            <w:pPr>
              <w:rPr>
                <w:del w:id="855" w:author="2.1RC1" w:date="2013-12-11T22:33:00Z"/>
                <w:b/>
              </w:rPr>
            </w:pPr>
            <w:del w:id="856" w:author="2.1RC1" w:date="2013-12-11T22:33:00Z">
              <w:r>
                <w:rPr>
                  <w:b/>
                </w:rPr>
                <w:delText>Beskrivning</w:delText>
              </w:r>
            </w:del>
          </w:p>
        </w:tc>
        <w:tc>
          <w:tcPr>
            <w:tcW w:w="1337" w:type="dxa"/>
            <w:shd w:val="clear" w:color="auto" w:fill="D9D9D9" w:themeFill="background1" w:themeFillShade="D9"/>
            <w:vAlign w:val="bottom"/>
          </w:tcPr>
          <w:p w14:paraId="0C8434BE" w14:textId="77777777" w:rsidR="00A91564" w:rsidRDefault="00A91564" w:rsidP="00DB2312">
            <w:pPr>
              <w:rPr>
                <w:del w:id="857" w:author="2.1RC1" w:date="2013-12-11T22:33:00Z"/>
                <w:b/>
              </w:rPr>
            </w:pPr>
            <w:del w:id="858" w:author="2.1RC1" w:date="2013-12-11T22:33:00Z">
              <w:r>
                <w:rPr>
                  <w:b/>
                </w:rPr>
                <w:delText>Kardinalitet</w:delText>
              </w:r>
            </w:del>
          </w:p>
        </w:tc>
      </w:tr>
      <w:tr w:rsidR="00A91564" w14:paraId="4A328D5A" w14:textId="77777777" w:rsidTr="00DB2312">
        <w:trPr>
          <w:trHeight w:val="477"/>
          <w:del w:id="859" w:author="2.1RC1" w:date="2013-12-11T22:33:00Z"/>
        </w:trPr>
        <w:tc>
          <w:tcPr>
            <w:tcW w:w="2520" w:type="dxa"/>
          </w:tcPr>
          <w:p w14:paraId="4E246350" w14:textId="77777777" w:rsidR="00A91564" w:rsidRDefault="00A91564" w:rsidP="00DB2312">
            <w:pPr>
              <w:pStyle w:val="TableParagraph"/>
              <w:rPr>
                <w:del w:id="860" w:author="2.1RC1" w:date="2013-12-11T22:33:00Z"/>
              </w:rPr>
            </w:pPr>
            <w:del w:id="861" w:author="2.1RC1" w:date="2013-12-11T22:33:00Z">
              <w:r>
                <w:delText>id</w:delText>
              </w:r>
            </w:del>
          </w:p>
        </w:tc>
        <w:tc>
          <w:tcPr>
            <w:tcW w:w="1416" w:type="dxa"/>
          </w:tcPr>
          <w:p w14:paraId="6502C98E" w14:textId="77777777" w:rsidR="00A91564" w:rsidRDefault="00A91564" w:rsidP="00DB2312">
            <w:pPr>
              <w:pStyle w:val="TableParagraph"/>
              <w:rPr>
                <w:del w:id="862" w:author="2.1RC1" w:date="2013-12-11T22:33:00Z"/>
              </w:rPr>
            </w:pPr>
            <w:del w:id="863" w:author="2.1RC1" w:date="2013-12-11T22:33:00Z">
              <w:r>
                <w:delText>string</w:delText>
              </w:r>
            </w:del>
          </w:p>
        </w:tc>
        <w:tc>
          <w:tcPr>
            <w:tcW w:w="3827" w:type="dxa"/>
          </w:tcPr>
          <w:p w14:paraId="36FB3017" w14:textId="77777777" w:rsidR="00A91564" w:rsidRDefault="00A91564" w:rsidP="00DB2312">
            <w:pPr>
              <w:pStyle w:val="TableParagraph"/>
              <w:rPr>
                <w:del w:id="864" w:author="2.1RC1" w:date="2013-12-11T22:33:00Z"/>
                <w:spacing w:val="-1"/>
              </w:rPr>
            </w:pPr>
            <w:del w:id="865" w:author="2.1RC1" w:date="2013-12-11T22:33:00Z">
              <w:r>
                <w:rPr>
                  <w:spacing w:val="-1"/>
                </w:rPr>
                <w:delText>Identitet på multimediaobjekt som används vid referenser inom multimediadokument.</w:delText>
              </w:r>
            </w:del>
          </w:p>
        </w:tc>
        <w:tc>
          <w:tcPr>
            <w:tcW w:w="1337" w:type="dxa"/>
          </w:tcPr>
          <w:p w14:paraId="5D70C496" w14:textId="77777777" w:rsidR="00A91564" w:rsidRDefault="00A91564" w:rsidP="00DB2312">
            <w:pPr>
              <w:pStyle w:val="TableParagraph"/>
              <w:rPr>
                <w:del w:id="866" w:author="2.1RC1" w:date="2013-12-11T22:33:00Z"/>
                <w:spacing w:val="-1"/>
              </w:rPr>
            </w:pPr>
            <w:del w:id="867" w:author="2.1RC1" w:date="2013-12-11T22:33:00Z">
              <w:r>
                <w:rPr>
                  <w:spacing w:val="-1"/>
                </w:rPr>
                <w:delText>0..1</w:delText>
              </w:r>
            </w:del>
          </w:p>
        </w:tc>
      </w:tr>
      <w:tr w:rsidR="00A91564" w14:paraId="5BCC1A93" w14:textId="77777777" w:rsidTr="00DB2312">
        <w:trPr>
          <w:trHeight w:val="279"/>
          <w:del w:id="868" w:author="2.1RC1" w:date="2013-12-11T22:33:00Z"/>
        </w:trPr>
        <w:tc>
          <w:tcPr>
            <w:tcW w:w="2520" w:type="dxa"/>
          </w:tcPr>
          <w:p w14:paraId="10658DE4" w14:textId="77777777" w:rsidR="00A91564" w:rsidRDefault="00A91564" w:rsidP="00DB2312">
            <w:pPr>
              <w:pStyle w:val="TableParagraph"/>
              <w:rPr>
                <w:del w:id="869" w:author="2.1RC1" w:date="2013-12-11T22:33:00Z"/>
              </w:rPr>
            </w:pPr>
            <w:del w:id="870" w:author="2.1RC1" w:date="2013-12-11T22:33:00Z">
              <w:r>
                <w:delText>mediaType</w:delText>
              </w:r>
            </w:del>
          </w:p>
        </w:tc>
        <w:tc>
          <w:tcPr>
            <w:tcW w:w="1416" w:type="dxa"/>
          </w:tcPr>
          <w:p w14:paraId="23010F4A" w14:textId="77777777" w:rsidR="00A91564" w:rsidRPr="000A0B70" w:rsidRDefault="00A91564" w:rsidP="00DB2312">
            <w:pPr>
              <w:pStyle w:val="TableParagraph"/>
              <w:rPr>
                <w:del w:id="871" w:author="2.1RC1" w:date="2013-12-11T22:33:00Z"/>
              </w:rPr>
            </w:pPr>
            <w:del w:id="872" w:author="2.1RC1" w:date="2013-12-11T22:33:00Z">
              <w:r>
                <w:delText>MediaTypeEnum</w:delText>
              </w:r>
            </w:del>
          </w:p>
        </w:tc>
        <w:tc>
          <w:tcPr>
            <w:tcW w:w="3827" w:type="dxa"/>
          </w:tcPr>
          <w:p w14:paraId="7AB44AD8" w14:textId="77777777" w:rsidR="00A91564" w:rsidRPr="00907C9B" w:rsidRDefault="00A91564" w:rsidP="00DB2312">
            <w:pPr>
              <w:pStyle w:val="TableParagraph"/>
              <w:rPr>
                <w:del w:id="873" w:author="2.1RC1" w:date="2013-12-11T22:33:00Z"/>
                <w:spacing w:val="-1"/>
              </w:rPr>
            </w:pPr>
            <w:del w:id="874" w:author="2.1RC1" w:date="2013-12-11T22:33:00Z">
              <w:r>
                <w:rPr>
                  <w:spacing w:val="-1"/>
                </w:rPr>
                <w:delText>Mediatyper enligt HL7</w:delText>
              </w:r>
            </w:del>
          </w:p>
        </w:tc>
        <w:tc>
          <w:tcPr>
            <w:tcW w:w="1337" w:type="dxa"/>
          </w:tcPr>
          <w:p w14:paraId="71A82CD0" w14:textId="77777777" w:rsidR="00A91564" w:rsidRPr="00907C9B" w:rsidRDefault="00A91564" w:rsidP="00DB2312">
            <w:pPr>
              <w:pStyle w:val="TableParagraph"/>
              <w:rPr>
                <w:del w:id="875" w:author="2.1RC1" w:date="2013-12-11T22:33:00Z"/>
                <w:spacing w:val="-1"/>
              </w:rPr>
            </w:pPr>
            <w:del w:id="876" w:author="2.1RC1" w:date="2013-12-11T22:33:00Z">
              <w:r>
                <w:rPr>
                  <w:spacing w:val="-1"/>
                </w:rPr>
                <w:delText>1..1</w:delText>
              </w:r>
            </w:del>
          </w:p>
        </w:tc>
      </w:tr>
      <w:tr w:rsidR="00A91564" w14:paraId="521B8D4B" w14:textId="77777777" w:rsidTr="00DB2312">
        <w:trPr>
          <w:del w:id="877" w:author="2.1RC1" w:date="2013-12-11T22:33:00Z"/>
        </w:trPr>
        <w:tc>
          <w:tcPr>
            <w:tcW w:w="2520" w:type="dxa"/>
          </w:tcPr>
          <w:p w14:paraId="402472B6" w14:textId="77777777" w:rsidR="00A91564" w:rsidRDefault="00A91564" w:rsidP="00DB2312">
            <w:pPr>
              <w:pStyle w:val="TableParagraph"/>
              <w:rPr>
                <w:del w:id="878" w:author="2.1RC1" w:date="2013-12-11T22:33:00Z"/>
              </w:rPr>
            </w:pPr>
            <w:del w:id="879" w:author="2.1RC1" w:date="2013-12-11T22:33:00Z">
              <w:r>
                <w:delText>value</w:delText>
              </w:r>
            </w:del>
          </w:p>
        </w:tc>
        <w:tc>
          <w:tcPr>
            <w:tcW w:w="1416" w:type="dxa"/>
          </w:tcPr>
          <w:p w14:paraId="51518CE1" w14:textId="77777777" w:rsidR="00A91564" w:rsidRPr="000A0B70" w:rsidRDefault="00A91564" w:rsidP="00DB2312">
            <w:pPr>
              <w:pStyle w:val="TableParagraph"/>
              <w:rPr>
                <w:del w:id="880" w:author="2.1RC1" w:date="2013-12-11T22:33:00Z"/>
              </w:rPr>
            </w:pPr>
            <w:del w:id="881" w:author="2.1RC1" w:date="2013-12-11T22:33:00Z">
              <w:r>
                <w:delText>base64Binary</w:delText>
              </w:r>
            </w:del>
          </w:p>
        </w:tc>
        <w:tc>
          <w:tcPr>
            <w:tcW w:w="3827" w:type="dxa"/>
          </w:tcPr>
          <w:p w14:paraId="409668A2" w14:textId="77777777" w:rsidR="00A91564" w:rsidRPr="00907C9B" w:rsidRDefault="00A91564" w:rsidP="00DB2312">
            <w:pPr>
              <w:pStyle w:val="TableParagraph"/>
              <w:rPr>
                <w:del w:id="882" w:author="2.1RC1" w:date="2013-12-11T22:33:00Z"/>
                <w:spacing w:val="-1"/>
              </w:rPr>
            </w:pPr>
            <w:del w:id="883" w:author="2.1RC1" w:date="2013-12-11T22:33:00Z">
              <w:r>
                <w:rPr>
                  <w:spacing w:val="-1"/>
                </w:rPr>
                <w:delText xml:space="preserve">Value är binärdata som representerar objektet. Ett och endast ett av value och reference ska anges. </w:delText>
              </w:r>
            </w:del>
          </w:p>
        </w:tc>
        <w:tc>
          <w:tcPr>
            <w:tcW w:w="1337" w:type="dxa"/>
          </w:tcPr>
          <w:p w14:paraId="6538E0F9" w14:textId="77777777" w:rsidR="00A91564" w:rsidRPr="00907C9B" w:rsidRDefault="00A91564" w:rsidP="00DB2312">
            <w:pPr>
              <w:pStyle w:val="TableParagraph"/>
              <w:rPr>
                <w:del w:id="884" w:author="2.1RC1" w:date="2013-12-11T22:33:00Z"/>
                <w:spacing w:val="-1"/>
              </w:rPr>
            </w:pPr>
            <w:del w:id="885" w:author="2.1RC1" w:date="2013-12-11T22:33:00Z">
              <w:r>
                <w:rPr>
                  <w:spacing w:val="-1"/>
                </w:rPr>
                <w:delText>0..1</w:delText>
              </w:r>
            </w:del>
          </w:p>
        </w:tc>
      </w:tr>
      <w:tr w:rsidR="00A91564" w14:paraId="360D419F" w14:textId="77777777" w:rsidTr="00DB2312">
        <w:trPr>
          <w:del w:id="886" w:author="2.1RC1" w:date="2013-12-11T22:33:00Z"/>
        </w:trPr>
        <w:tc>
          <w:tcPr>
            <w:tcW w:w="2520" w:type="dxa"/>
          </w:tcPr>
          <w:p w14:paraId="0608521D" w14:textId="77777777" w:rsidR="00A91564" w:rsidRDefault="00A91564" w:rsidP="00DB2312">
            <w:pPr>
              <w:pStyle w:val="TableParagraph"/>
              <w:rPr>
                <w:del w:id="887" w:author="2.1RC1" w:date="2013-12-11T22:33:00Z"/>
              </w:rPr>
            </w:pPr>
            <w:del w:id="888" w:author="2.1RC1" w:date="2013-12-11T22:33:00Z">
              <w:r>
                <w:delText>reference</w:delText>
              </w:r>
            </w:del>
          </w:p>
        </w:tc>
        <w:tc>
          <w:tcPr>
            <w:tcW w:w="1416" w:type="dxa"/>
          </w:tcPr>
          <w:p w14:paraId="0842CA2D" w14:textId="77777777" w:rsidR="00A91564" w:rsidRPr="000A0B70" w:rsidRDefault="00A91564" w:rsidP="00DB2312">
            <w:pPr>
              <w:pStyle w:val="TableParagraph"/>
              <w:rPr>
                <w:del w:id="889" w:author="2.1RC1" w:date="2013-12-11T22:33:00Z"/>
              </w:rPr>
            </w:pPr>
            <w:del w:id="890" w:author="2.1RC1" w:date="2013-12-11T22:33:00Z">
              <w:r>
                <w:delText>anyURI</w:delText>
              </w:r>
            </w:del>
          </w:p>
        </w:tc>
        <w:tc>
          <w:tcPr>
            <w:tcW w:w="3827" w:type="dxa"/>
          </w:tcPr>
          <w:p w14:paraId="0552D733" w14:textId="77777777" w:rsidR="00A91564" w:rsidRDefault="00A91564" w:rsidP="00DB2312">
            <w:pPr>
              <w:pStyle w:val="TableParagraph"/>
              <w:rPr>
                <w:del w:id="891" w:author="2.1RC1" w:date="2013-12-11T22:33:00Z"/>
                <w:spacing w:val="-1"/>
              </w:rPr>
            </w:pPr>
            <w:del w:id="892" w:author="2.1RC1" w:date="2013-12-11T22:33:00Z">
              <w:r>
                <w:rPr>
                  <w:spacing w:val="-1"/>
                </w:rPr>
                <w:delText>Referens till extern bild i form av en URL. Ett och endast ett av value och reference ska anges.</w:delText>
              </w:r>
            </w:del>
          </w:p>
        </w:tc>
        <w:tc>
          <w:tcPr>
            <w:tcW w:w="1337" w:type="dxa"/>
          </w:tcPr>
          <w:p w14:paraId="56167181" w14:textId="77777777" w:rsidR="00A91564" w:rsidRDefault="00A91564" w:rsidP="00DB2312">
            <w:pPr>
              <w:pStyle w:val="TableParagraph"/>
              <w:rPr>
                <w:del w:id="893" w:author="2.1RC1" w:date="2013-12-11T22:33:00Z"/>
                <w:spacing w:val="-1"/>
              </w:rPr>
            </w:pPr>
            <w:del w:id="894" w:author="2.1RC1" w:date="2013-12-11T22:33:00Z">
              <w:r>
                <w:rPr>
                  <w:spacing w:val="-1"/>
                </w:rPr>
                <w:delText>0..1</w:delText>
              </w:r>
            </w:del>
          </w:p>
        </w:tc>
      </w:tr>
    </w:tbl>
    <w:p w14:paraId="359B4FD9" w14:textId="77777777" w:rsidR="00A91564" w:rsidRDefault="00A91564" w:rsidP="00A91564">
      <w:pPr>
        <w:rPr>
          <w:del w:id="895" w:author="2.1RC1" w:date="2013-12-11T22:33:00Z"/>
          <w:rFonts w:ascii="Arial" w:hAnsi="Arial" w:cs="Arial"/>
          <w:b/>
        </w:rPr>
      </w:pPr>
    </w:p>
    <w:p w14:paraId="2252FE91" w14:textId="77777777" w:rsidR="00A91564" w:rsidRPr="00B01708" w:rsidRDefault="00A91564" w:rsidP="00A91564">
      <w:pPr>
        <w:rPr>
          <w:del w:id="896" w:author="2.1RC1" w:date="2013-12-11T22:33:00Z"/>
        </w:rPr>
      </w:pPr>
      <w:del w:id="897" w:author="2.1RC1" w:date="2013-12-11T22:33:00Z">
        <w:r w:rsidRPr="00B01708">
          <w:rPr>
            <w:rFonts w:ascii="Arial" w:hAnsi="Arial" w:cs="Arial"/>
            <w:b/>
          </w:rPr>
          <w:delText>OrgUnitType</w:delText>
        </w:r>
      </w:del>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rsidRPr="00B01708" w14:paraId="3648FC19" w14:textId="77777777" w:rsidTr="00DB2312">
        <w:trPr>
          <w:trHeight w:val="384"/>
          <w:del w:id="898" w:author="2.1RC1" w:date="2013-12-11T22:33:00Z"/>
        </w:trPr>
        <w:tc>
          <w:tcPr>
            <w:tcW w:w="2518" w:type="dxa"/>
            <w:shd w:val="clear" w:color="auto" w:fill="D9D9D9" w:themeFill="background1" w:themeFillShade="D9"/>
            <w:vAlign w:val="bottom"/>
          </w:tcPr>
          <w:p w14:paraId="64FCC622" w14:textId="77777777" w:rsidR="00A91564" w:rsidRPr="00B01708" w:rsidRDefault="00A91564" w:rsidP="00DB2312">
            <w:pPr>
              <w:rPr>
                <w:del w:id="899" w:author="2.1RC1" w:date="2013-12-11T22:33:00Z"/>
                <w:b/>
              </w:rPr>
            </w:pPr>
            <w:del w:id="900" w:author="2.1RC1" w:date="2013-12-11T22:33:00Z">
              <w:r w:rsidRPr="00B01708">
                <w:rPr>
                  <w:b/>
                </w:rPr>
                <w:delText>Namn</w:delText>
              </w:r>
            </w:del>
          </w:p>
        </w:tc>
        <w:tc>
          <w:tcPr>
            <w:tcW w:w="1418" w:type="dxa"/>
            <w:shd w:val="clear" w:color="auto" w:fill="D9D9D9" w:themeFill="background1" w:themeFillShade="D9"/>
            <w:vAlign w:val="bottom"/>
          </w:tcPr>
          <w:p w14:paraId="5049EECD" w14:textId="77777777" w:rsidR="00A91564" w:rsidRPr="00B01708" w:rsidRDefault="00A91564" w:rsidP="00DB2312">
            <w:pPr>
              <w:rPr>
                <w:del w:id="901" w:author="2.1RC1" w:date="2013-12-11T22:33:00Z"/>
                <w:b/>
              </w:rPr>
            </w:pPr>
            <w:del w:id="902" w:author="2.1RC1" w:date="2013-12-11T22:33:00Z">
              <w:r w:rsidRPr="00B01708">
                <w:rPr>
                  <w:b/>
                </w:rPr>
                <w:delText>Datatyp</w:delText>
              </w:r>
            </w:del>
          </w:p>
        </w:tc>
        <w:tc>
          <w:tcPr>
            <w:tcW w:w="3827" w:type="dxa"/>
            <w:shd w:val="clear" w:color="auto" w:fill="D9D9D9" w:themeFill="background1" w:themeFillShade="D9"/>
            <w:vAlign w:val="bottom"/>
          </w:tcPr>
          <w:p w14:paraId="3F5B1041" w14:textId="77777777" w:rsidR="00A91564" w:rsidRPr="00B01708" w:rsidRDefault="00A91564" w:rsidP="00DB2312">
            <w:pPr>
              <w:rPr>
                <w:del w:id="903" w:author="2.1RC1" w:date="2013-12-11T22:33:00Z"/>
                <w:b/>
              </w:rPr>
            </w:pPr>
            <w:del w:id="904" w:author="2.1RC1" w:date="2013-12-11T22:33:00Z">
              <w:r w:rsidRPr="00B01708">
                <w:rPr>
                  <w:b/>
                </w:rPr>
                <w:delText>Beskrivning</w:delText>
              </w:r>
            </w:del>
          </w:p>
        </w:tc>
        <w:tc>
          <w:tcPr>
            <w:tcW w:w="1337" w:type="dxa"/>
            <w:shd w:val="clear" w:color="auto" w:fill="D9D9D9" w:themeFill="background1" w:themeFillShade="D9"/>
            <w:vAlign w:val="bottom"/>
          </w:tcPr>
          <w:p w14:paraId="238B6907" w14:textId="77777777" w:rsidR="00A91564" w:rsidRPr="00B01708" w:rsidRDefault="00A91564" w:rsidP="00DB2312">
            <w:pPr>
              <w:rPr>
                <w:del w:id="905" w:author="2.1RC1" w:date="2013-12-11T22:33:00Z"/>
                <w:b/>
              </w:rPr>
            </w:pPr>
            <w:del w:id="906" w:author="2.1RC1" w:date="2013-12-11T22:33:00Z">
              <w:r w:rsidRPr="00B01708">
                <w:rPr>
                  <w:b/>
                </w:rPr>
                <w:delText>Kardinalitet</w:delText>
              </w:r>
            </w:del>
          </w:p>
        </w:tc>
      </w:tr>
      <w:tr w:rsidR="00A91564" w:rsidRPr="00B01708" w14:paraId="307625D2" w14:textId="77777777" w:rsidTr="00DB2312">
        <w:trPr>
          <w:del w:id="907" w:author="2.1RC1" w:date="2013-12-11T22:33:00Z"/>
        </w:trPr>
        <w:tc>
          <w:tcPr>
            <w:tcW w:w="2518" w:type="dxa"/>
          </w:tcPr>
          <w:p w14:paraId="28FC1AA8" w14:textId="77777777" w:rsidR="00A91564" w:rsidRPr="00B01708" w:rsidRDefault="00A91564" w:rsidP="00DB2312">
            <w:pPr>
              <w:pStyle w:val="TableParagraph"/>
              <w:rPr>
                <w:del w:id="908" w:author="2.1RC1" w:date="2013-12-11T22:33:00Z"/>
              </w:rPr>
            </w:pPr>
            <w:del w:id="909" w:author="2.1RC1" w:date="2013-12-11T22:33:00Z">
              <w:r w:rsidRPr="00B01708">
                <w:delText>orgUnitHSAId</w:delText>
              </w:r>
            </w:del>
          </w:p>
        </w:tc>
        <w:tc>
          <w:tcPr>
            <w:tcW w:w="1418" w:type="dxa"/>
          </w:tcPr>
          <w:p w14:paraId="6A97751F" w14:textId="77777777" w:rsidR="00A91564" w:rsidRPr="00B01708" w:rsidRDefault="00A91564" w:rsidP="00DB2312">
            <w:pPr>
              <w:pStyle w:val="TableParagraph"/>
              <w:rPr>
                <w:del w:id="910" w:author="2.1RC1" w:date="2013-12-11T22:33:00Z"/>
                <w:rFonts w:ascii="Arial" w:hAnsi="Arial" w:cs="Arial"/>
              </w:rPr>
            </w:pPr>
            <w:del w:id="911" w:author="2.1RC1" w:date="2013-12-11T22:33:00Z">
              <w:r w:rsidRPr="00B01708">
                <w:rPr>
                  <w:spacing w:val="-1"/>
                </w:rPr>
                <w:delText>HSAIdType</w:delText>
              </w:r>
            </w:del>
          </w:p>
        </w:tc>
        <w:tc>
          <w:tcPr>
            <w:tcW w:w="3827" w:type="dxa"/>
          </w:tcPr>
          <w:p w14:paraId="4F751B26" w14:textId="77777777" w:rsidR="00A91564" w:rsidRPr="00B01708" w:rsidRDefault="00A91564" w:rsidP="00DB2312">
            <w:pPr>
              <w:pStyle w:val="TableParagraph"/>
              <w:rPr>
                <w:del w:id="912" w:author="2.1RC1" w:date="2013-12-11T22:33:00Z"/>
                <w:spacing w:val="-1"/>
              </w:rPr>
            </w:pPr>
            <w:del w:id="913" w:author="2.1RC1" w:date="2013-12-11T22:33:00Z">
              <w:r w:rsidRPr="00B01708">
                <w:rPr>
                  <w:spacing w:val="-1"/>
                </w:rPr>
                <w:delText>HSA-id för organisationsenhet. Om tillgängligt skall detta anges.</w:delText>
              </w:r>
            </w:del>
          </w:p>
        </w:tc>
        <w:tc>
          <w:tcPr>
            <w:tcW w:w="1337" w:type="dxa"/>
          </w:tcPr>
          <w:p w14:paraId="5A9F686E" w14:textId="77777777" w:rsidR="00A91564" w:rsidRPr="00B01708" w:rsidRDefault="00A91564" w:rsidP="00DB2312">
            <w:pPr>
              <w:pStyle w:val="TableParagraph"/>
              <w:rPr>
                <w:del w:id="914" w:author="2.1RC1" w:date="2013-12-11T22:33:00Z"/>
                <w:spacing w:val="-1"/>
              </w:rPr>
            </w:pPr>
            <w:del w:id="915" w:author="2.1RC1" w:date="2013-12-11T22:33:00Z">
              <w:r w:rsidRPr="00B01708">
                <w:rPr>
                  <w:spacing w:val="-1"/>
                </w:rPr>
                <w:delText>0..1</w:delText>
              </w:r>
            </w:del>
          </w:p>
        </w:tc>
      </w:tr>
      <w:tr w:rsidR="00A91564" w:rsidRPr="00B01708" w14:paraId="09AEEEA7" w14:textId="77777777" w:rsidTr="00DB2312">
        <w:trPr>
          <w:del w:id="916" w:author="2.1RC1" w:date="2013-12-11T22:33:00Z"/>
        </w:trPr>
        <w:tc>
          <w:tcPr>
            <w:tcW w:w="2518" w:type="dxa"/>
          </w:tcPr>
          <w:p w14:paraId="3F95A54F" w14:textId="77777777" w:rsidR="00A91564" w:rsidRPr="00B01708" w:rsidRDefault="00A91564" w:rsidP="00DB2312">
            <w:pPr>
              <w:pStyle w:val="TableParagraph"/>
              <w:rPr>
                <w:del w:id="917" w:author="2.1RC1" w:date="2013-12-11T22:33:00Z"/>
              </w:rPr>
            </w:pPr>
            <w:del w:id="918" w:author="2.1RC1" w:date="2013-12-11T22:33:00Z">
              <w:r w:rsidRPr="00B01708">
                <w:delText>orgUnitName</w:delText>
              </w:r>
            </w:del>
          </w:p>
        </w:tc>
        <w:tc>
          <w:tcPr>
            <w:tcW w:w="1418" w:type="dxa"/>
          </w:tcPr>
          <w:p w14:paraId="6AF38E21" w14:textId="77777777" w:rsidR="00A91564" w:rsidRPr="00B01708" w:rsidRDefault="00A91564" w:rsidP="00DB2312">
            <w:pPr>
              <w:pStyle w:val="TableParagraph"/>
              <w:rPr>
                <w:del w:id="919" w:author="2.1RC1" w:date="2013-12-11T22:33:00Z"/>
              </w:rPr>
            </w:pPr>
            <w:del w:id="920" w:author="2.1RC1" w:date="2013-12-11T22:33:00Z">
              <w:r w:rsidRPr="00B01708">
                <w:rPr>
                  <w:spacing w:val="-1"/>
                </w:rPr>
                <w:delText>string</w:delText>
              </w:r>
            </w:del>
          </w:p>
        </w:tc>
        <w:tc>
          <w:tcPr>
            <w:tcW w:w="3827" w:type="dxa"/>
          </w:tcPr>
          <w:p w14:paraId="1CA07E4D" w14:textId="77777777" w:rsidR="00A91564" w:rsidRPr="00B01708" w:rsidRDefault="00A91564" w:rsidP="00DB2312">
            <w:pPr>
              <w:pStyle w:val="TableParagraph"/>
              <w:rPr>
                <w:del w:id="921" w:author="2.1RC1" w:date="2013-12-11T22:33:00Z"/>
                <w:spacing w:val="-1"/>
              </w:rPr>
            </w:pPr>
            <w:del w:id="922" w:author="2.1RC1" w:date="2013-12-11T22:33:00Z">
              <w:r w:rsidRPr="00B01708">
                <w:delText xml:space="preserve">Namn på </w:delText>
              </w:r>
              <w:r w:rsidRPr="00B01708">
                <w:rPr>
                  <w:spacing w:val="-1"/>
                </w:rPr>
                <w:delText>organisationsenhet</w:delText>
              </w:r>
              <w:r>
                <w:rPr>
                  <w:spacing w:val="-1"/>
                </w:rPr>
                <w:delText xml:space="preserve">. </w:delText>
              </w:r>
              <w:r w:rsidRPr="00B01708">
                <w:rPr>
                  <w:spacing w:val="-1"/>
                </w:rPr>
                <w:delText>Om tillgängligt skall detta anges.</w:delText>
              </w:r>
            </w:del>
          </w:p>
        </w:tc>
        <w:tc>
          <w:tcPr>
            <w:tcW w:w="1337" w:type="dxa"/>
          </w:tcPr>
          <w:p w14:paraId="541A229E" w14:textId="77777777" w:rsidR="00A91564" w:rsidRPr="00B01708" w:rsidRDefault="00A91564" w:rsidP="00DB2312">
            <w:pPr>
              <w:pStyle w:val="TableParagraph"/>
              <w:rPr>
                <w:del w:id="923" w:author="2.1RC1" w:date="2013-12-11T22:33:00Z"/>
                <w:spacing w:val="-1"/>
              </w:rPr>
            </w:pPr>
            <w:del w:id="924" w:author="2.1RC1" w:date="2013-12-11T22:33:00Z">
              <w:r>
                <w:rPr>
                  <w:spacing w:val="-1"/>
                </w:rPr>
                <w:delText>0</w:delText>
              </w:r>
              <w:r w:rsidRPr="00B01708">
                <w:rPr>
                  <w:spacing w:val="-1"/>
                </w:rPr>
                <w:delText>..1</w:delText>
              </w:r>
            </w:del>
          </w:p>
        </w:tc>
      </w:tr>
      <w:tr w:rsidR="00A91564" w:rsidRPr="00B01708" w14:paraId="75A20EE1" w14:textId="77777777" w:rsidTr="00DB2312">
        <w:trPr>
          <w:del w:id="925" w:author="2.1RC1" w:date="2013-12-11T22:33:00Z"/>
        </w:trPr>
        <w:tc>
          <w:tcPr>
            <w:tcW w:w="2518" w:type="dxa"/>
          </w:tcPr>
          <w:p w14:paraId="17063BAF" w14:textId="77777777" w:rsidR="00A91564" w:rsidRPr="00B01708" w:rsidRDefault="00A91564" w:rsidP="00DB2312">
            <w:pPr>
              <w:pStyle w:val="TableParagraph"/>
              <w:rPr>
                <w:del w:id="926" w:author="2.1RC1" w:date="2013-12-11T22:33:00Z"/>
              </w:rPr>
            </w:pPr>
            <w:del w:id="927" w:author="2.1RC1" w:date="2013-12-11T22:33:00Z">
              <w:r w:rsidRPr="00B01708">
                <w:delText>orgUnitTelecom</w:delText>
              </w:r>
            </w:del>
          </w:p>
        </w:tc>
        <w:tc>
          <w:tcPr>
            <w:tcW w:w="1418" w:type="dxa"/>
          </w:tcPr>
          <w:p w14:paraId="652C7932" w14:textId="77777777" w:rsidR="00A91564" w:rsidRPr="00B01708" w:rsidRDefault="00A91564" w:rsidP="00DB2312">
            <w:pPr>
              <w:pStyle w:val="TableParagraph"/>
              <w:rPr>
                <w:del w:id="928" w:author="2.1RC1" w:date="2013-12-11T22:33:00Z"/>
                <w:spacing w:val="-1"/>
              </w:rPr>
            </w:pPr>
            <w:del w:id="929" w:author="2.1RC1" w:date="2013-12-11T22:33:00Z">
              <w:r w:rsidRPr="00B01708">
                <w:rPr>
                  <w:spacing w:val="-1"/>
                </w:rPr>
                <w:delText>string</w:delText>
              </w:r>
            </w:del>
          </w:p>
        </w:tc>
        <w:tc>
          <w:tcPr>
            <w:tcW w:w="3827" w:type="dxa"/>
          </w:tcPr>
          <w:p w14:paraId="76325E15" w14:textId="77777777" w:rsidR="00A91564" w:rsidRPr="00B01708" w:rsidRDefault="00A91564" w:rsidP="00DB2312">
            <w:pPr>
              <w:pStyle w:val="TableParagraph"/>
              <w:rPr>
                <w:del w:id="930" w:author="2.1RC1" w:date="2013-12-11T22:33:00Z"/>
              </w:rPr>
            </w:pPr>
            <w:del w:id="931" w:author="2.1RC1" w:date="2013-12-11T22:33:00Z">
              <w:r w:rsidRPr="00B01708">
                <w:delText xml:space="preserve">Telefon till </w:delText>
              </w:r>
              <w:r w:rsidRPr="00B01708">
                <w:rPr>
                  <w:spacing w:val="-1"/>
                </w:rPr>
                <w:delText>organisationsenhet</w:delText>
              </w:r>
            </w:del>
          </w:p>
        </w:tc>
        <w:tc>
          <w:tcPr>
            <w:tcW w:w="1337" w:type="dxa"/>
          </w:tcPr>
          <w:p w14:paraId="0550538E" w14:textId="77777777" w:rsidR="00A91564" w:rsidRPr="00B01708" w:rsidRDefault="00A91564" w:rsidP="00DB2312">
            <w:pPr>
              <w:pStyle w:val="TableParagraph"/>
              <w:rPr>
                <w:del w:id="932" w:author="2.1RC1" w:date="2013-12-11T22:33:00Z"/>
                <w:spacing w:val="-1"/>
              </w:rPr>
            </w:pPr>
            <w:del w:id="933" w:author="2.1RC1" w:date="2013-12-11T22:33:00Z">
              <w:r w:rsidRPr="00B01708">
                <w:rPr>
                  <w:spacing w:val="-1"/>
                </w:rPr>
                <w:delText>0..1</w:delText>
              </w:r>
            </w:del>
          </w:p>
        </w:tc>
      </w:tr>
      <w:tr w:rsidR="00A91564" w:rsidRPr="00B01708" w14:paraId="2CAEF62D" w14:textId="77777777" w:rsidTr="00DB2312">
        <w:trPr>
          <w:del w:id="934" w:author="2.1RC1" w:date="2013-12-11T22:33:00Z"/>
        </w:trPr>
        <w:tc>
          <w:tcPr>
            <w:tcW w:w="2518" w:type="dxa"/>
          </w:tcPr>
          <w:p w14:paraId="6521B297" w14:textId="77777777" w:rsidR="00A91564" w:rsidRPr="00B01708" w:rsidRDefault="00A91564" w:rsidP="00DB2312">
            <w:pPr>
              <w:pStyle w:val="TableParagraph"/>
              <w:rPr>
                <w:del w:id="935" w:author="2.1RC1" w:date="2013-12-11T22:33:00Z"/>
              </w:rPr>
            </w:pPr>
            <w:del w:id="936" w:author="2.1RC1" w:date="2013-12-11T22:33:00Z">
              <w:r w:rsidRPr="00B01708">
                <w:delText>orgUnitEmail</w:delText>
              </w:r>
            </w:del>
          </w:p>
        </w:tc>
        <w:tc>
          <w:tcPr>
            <w:tcW w:w="1418" w:type="dxa"/>
          </w:tcPr>
          <w:p w14:paraId="58CD3793" w14:textId="77777777" w:rsidR="00A91564" w:rsidRPr="00B01708" w:rsidRDefault="00A91564" w:rsidP="00DB2312">
            <w:pPr>
              <w:pStyle w:val="TableParagraph"/>
              <w:rPr>
                <w:del w:id="937" w:author="2.1RC1" w:date="2013-12-11T22:33:00Z"/>
                <w:spacing w:val="-1"/>
              </w:rPr>
            </w:pPr>
            <w:del w:id="938" w:author="2.1RC1" w:date="2013-12-11T22:33:00Z">
              <w:r w:rsidRPr="00B01708">
                <w:rPr>
                  <w:spacing w:val="-1"/>
                </w:rPr>
                <w:delText>string</w:delText>
              </w:r>
            </w:del>
          </w:p>
        </w:tc>
        <w:tc>
          <w:tcPr>
            <w:tcW w:w="3827" w:type="dxa"/>
          </w:tcPr>
          <w:p w14:paraId="53D9F1BF" w14:textId="77777777" w:rsidR="00A91564" w:rsidRPr="00B01708" w:rsidRDefault="00A91564" w:rsidP="00DB2312">
            <w:pPr>
              <w:pStyle w:val="TableParagraph"/>
              <w:rPr>
                <w:del w:id="939" w:author="2.1RC1" w:date="2013-12-11T22:33:00Z"/>
              </w:rPr>
            </w:pPr>
            <w:del w:id="940" w:author="2.1RC1" w:date="2013-12-11T22:33:00Z">
              <w:r w:rsidRPr="00B01708">
                <w:delText>Epost till enhet</w:delText>
              </w:r>
            </w:del>
          </w:p>
        </w:tc>
        <w:tc>
          <w:tcPr>
            <w:tcW w:w="1337" w:type="dxa"/>
          </w:tcPr>
          <w:p w14:paraId="6B1C0314" w14:textId="77777777" w:rsidR="00A91564" w:rsidRPr="00B01708" w:rsidRDefault="00A91564" w:rsidP="00DB2312">
            <w:pPr>
              <w:pStyle w:val="TableParagraph"/>
              <w:rPr>
                <w:del w:id="941" w:author="2.1RC1" w:date="2013-12-11T22:33:00Z"/>
                <w:spacing w:val="-1"/>
              </w:rPr>
            </w:pPr>
            <w:del w:id="942" w:author="2.1RC1" w:date="2013-12-11T22:33:00Z">
              <w:r w:rsidRPr="00B01708">
                <w:rPr>
                  <w:spacing w:val="-1"/>
                </w:rPr>
                <w:delText>0..1</w:delText>
              </w:r>
            </w:del>
          </w:p>
        </w:tc>
      </w:tr>
      <w:tr w:rsidR="00A91564" w:rsidRPr="00B01708" w14:paraId="29593D6D" w14:textId="77777777" w:rsidTr="00DB2312">
        <w:trPr>
          <w:del w:id="943" w:author="2.1RC1" w:date="2013-12-11T22:33:00Z"/>
        </w:trPr>
        <w:tc>
          <w:tcPr>
            <w:tcW w:w="2518" w:type="dxa"/>
          </w:tcPr>
          <w:p w14:paraId="4F26E301" w14:textId="77777777" w:rsidR="00A91564" w:rsidRPr="00B01708" w:rsidRDefault="00A91564" w:rsidP="00DB2312">
            <w:pPr>
              <w:pStyle w:val="TableParagraph"/>
              <w:rPr>
                <w:del w:id="944" w:author="2.1RC1" w:date="2013-12-11T22:33:00Z"/>
              </w:rPr>
            </w:pPr>
            <w:del w:id="945" w:author="2.1RC1" w:date="2013-12-11T22:33:00Z">
              <w:r w:rsidRPr="00B01708">
                <w:delText>orgUnitAddress</w:delText>
              </w:r>
            </w:del>
          </w:p>
        </w:tc>
        <w:tc>
          <w:tcPr>
            <w:tcW w:w="1418" w:type="dxa"/>
          </w:tcPr>
          <w:p w14:paraId="21DF8238" w14:textId="77777777" w:rsidR="00A91564" w:rsidRPr="00B01708" w:rsidRDefault="00A91564" w:rsidP="00DB2312">
            <w:pPr>
              <w:pStyle w:val="TableParagraph"/>
              <w:rPr>
                <w:del w:id="946" w:author="2.1RC1" w:date="2013-12-11T22:33:00Z"/>
                <w:spacing w:val="-1"/>
              </w:rPr>
            </w:pPr>
            <w:del w:id="947" w:author="2.1RC1" w:date="2013-12-11T22:33:00Z">
              <w:r w:rsidRPr="00B01708">
                <w:rPr>
                  <w:spacing w:val="-1"/>
                </w:rPr>
                <w:delText>string</w:delText>
              </w:r>
            </w:del>
          </w:p>
        </w:tc>
        <w:tc>
          <w:tcPr>
            <w:tcW w:w="3827" w:type="dxa"/>
          </w:tcPr>
          <w:p w14:paraId="1693648E" w14:textId="77777777" w:rsidR="00A91564" w:rsidRPr="00B01708" w:rsidRDefault="00A91564" w:rsidP="00DB2312">
            <w:pPr>
              <w:pStyle w:val="TableParagraph"/>
              <w:rPr>
                <w:del w:id="948" w:author="2.1RC1" w:date="2013-12-11T22:33:00Z"/>
              </w:rPr>
            </w:pPr>
            <w:del w:id="949" w:author="2.1RC1" w:date="2013-12-11T22:33:00Z">
              <w:r w:rsidRPr="00B01708">
                <w:delText>Postadress till enhet</w:delText>
              </w:r>
            </w:del>
          </w:p>
        </w:tc>
        <w:tc>
          <w:tcPr>
            <w:tcW w:w="1337" w:type="dxa"/>
          </w:tcPr>
          <w:p w14:paraId="2F8556A1" w14:textId="77777777" w:rsidR="00A91564" w:rsidRPr="00B01708" w:rsidRDefault="00A91564" w:rsidP="00DB2312">
            <w:pPr>
              <w:pStyle w:val="TableParagraph"/>
              <w:rPr>
                <w:del w:id="950" w:author="2.1RC1" w:date="2013-12-11T22:33:00Z"/>
                <w:spacing w:val="-1"/>
              </w:rPr>
            </w:pPr>
            <w:del w:id="951" w:author="2.1RC1" w:date="2013-12-11T22:33:00Z">
              <w:r w:rsidRPr="00B01708">
                <w:rPr>
                  <w:spacing w:val="-1"/>
                </w:rPr>
                <w:delText>0..1</w:delText>
              </w:r>
            </w:del>
          </w:p>
        </w:tc>
      </w:tr>
      <w:tr w:rsidR="00A91564" w14:paraId="0294906A" w14:textId="77777777" w:rsidTr="00DB2312">
        <w:trPr>
          <w:del w:id="952" w:author="2.1RC1" w:date="2013-12-11T22:33:00Z"/>
        </w:trPr>
        <w:tc>
          <w:tcPr>
            <w:tcW w:w="2518" w:type="dxa"/>
          </w:tcPr>
          <w:p w14:paraId="5F963764" w14:textId="77777777" w:rsidR="00A91564" w:rsidRPr="00B01708" w:rsidRDefault="00A91564" w:rsidP="00DB2312">
            <w:pPr>
              <w:pStyle w:val="TableParagraph"/>
              <w:rPr>
                <w:del w:id="953" w:author="2.1RC1" w:date="2013-12-11T22:33:00Z"/>
              </w:rPr>
            </w:pPr>
            <w:del w:id="954" w:author="2.1RC1" w:date="2013-12-11T22:33:00Z">
              <w:r w:rsidRPr="00B01708">
                <w:delText>orgUnitLocation</w:delText>
              </w:r>
            </w:del>
          </w:p>
        </w:tc>
        <w:tc>
          <w:tcPr>
            <w:tcW w:w="1418" w:type="dxa"/>
          </w:tcPr>
          <w:p w14:paraId="20D7EB65" w14:textId="77777777" w:rsidR="00A91564" w:rsidRPr="00B01708" w:rsidRDefault="00A91564" w:rsidP="00DB2312">
            <w:pPr>
              <w:pStyle w:val="TableParagraph"/>
              <w:rPr>
                <w:del w:id="955" w:author="2.1RC1" w:date="2013-12-11T22:33:00Z"/>
                <w:spacing w:val="-1"/>
              </w:rPr>
            </w:pPr>
            <w:del w:id="956" w:author="2.1RC1" w:date="2013-12-11T22:33:00Z">
              <w:r w:rsidRPr="00B01708">
                <w:rPr>
                  <w:spacing w:val="-1"/>
                </w:rPr>
                <w:delText>string</w:delText>
              </w:r>
            </w:del>
          </w:p>
        </w:tc>
        <w:tc>
          <w:tcPr>
            <w:tcW w:w="3827" w:type="dxa"/>
          </w:tcPr>
          <w:p w14:paraId="166E4308" w14:textId="77777777" w:rsidR="00A91564" w:rsidRPr="00B01708" w:rsidRDefault="00A91564" w:rsidP="00DB2312">
            <w:pPr>
              <w:pStyle w:val="TableParagraph"/>
              <w:rPr>
                <w:del w:id="957" w:author="2.1RC1" w:date="2013-12-11T22:33:00Z"/>
              </w:rPr>
            </w:pPr>
            <w:del w:id="958" w:author="2.1RC1" w:date="2013-12-11T22:33:00Z">
              <w:r w:rsidRPr="00B01708">
                <w:delText>Text som anger namnet på plats eller ort för enhetens eller funktionens fysiska placering</w:delText>
              </w:r>
            </w:del>
          </w:p>
        </w:tc>
        <w:tc>
          <w:tcPr>
            <w:tcW w:w="1337" w:type="dxa"/>
          </w:tcPr>
          <w:p w14:paraId="1F0E4C5F" w14:textId="77777777" w:rsidR="00A91564" w:rsidRDefault="00A91564" w:rsidP="00DB2312">
            <w:pPr>
              <w:pStyle w:val="TableParagraph"/>
              <w:rPr>
                <w:del w:id="959" w:author="2.1RC1" w:date="2013-12-11T22:33:00Z"/>
                <w:spacing w:val="-1"/>
              </w:rPr>
            </w:pPr>
            <w:del w:id="960" w:author="2.1RC1" w:date="2013-12-11T22:33:00Z">
              <w:r w:rsidRPr="00B01708">
                <w:rPr>
                  <w:spacing w:val="-1"/>
                </w:rPr>
                <w:delText>0..1</w:delText>
              </w:r>
            </w:del>
          </w:p>
        </w:tc>
      </w:tr>
    </w:tbl>
    <w:p w14:paraId="1874D2F4" w14:textId="77777777" w:rsidR="00A91564" w:rsidRDefault="00A91564" w:rsidP="00A91564">
      <w:pPr>
        <w:rPr>
          <w:del w:id="961" w:author="2.1RC1" w:date="2013-12-11T22:33:00Z"/>
          <w:b/>
        </w:rPr>
      </w:pPr>
    </w:p>
    <w:p w14:paraId="54CDA712" w14:textId="77777777" w:rsidR="00A91564" w:rsidRDefault="00A91564" w:rsidP="00A91564">
      <w:pPr>
        <w:rPr>
          <w:del w:id="962" w:author="2.1RC1" w:date="2013-12-11T22:33:00Z"/>
          <w:rFonts w:ascii="Arial" w:hAnsi="Arial" w:cs="Arial"/>
          <w:b/>
        </w:rPr>
      </w:pPr>
    </w:p>
    <w:p w14:paraId="708F3281" w14:textId="77777777" w:rsidR="00A91564" w:rsidRPr="00551CB4" w:rsidRDefault="00A91564" w:rsidP="00A91564">
      <w:pPr>
        <w:rPr>
          <w:del w:id="963" w:author="2.1RC1" w:date="2013-12-11T22:33:00Z"/>
          <w:rFonts w:ascii="Arial" w:hAnsi="Arial" w:cs="Arial"/>
          <w:b/>
        </w:rPr>
      </w:pPr>
      <w:del w:id="964" w:author="2.1RC1" w:date="2013-12-11T22:33:00Z">
        <w:r w:rsidRPr="00551CB4">
          <w:rPr>
            <w:rFonts w:ascii="Arial" w:hAnsi="Arial" w:cs="Arial"/>
            <w:b/>
          </w:rPr>
          <w:delText>PatientSumm</w:delText>
        </w:r>
        <w:r>
          <w:rPr>
            <w:rFonts w:ascii="Arial" w:hAnsi="Arial" w:cs="Arial"/>
            <w:b/>
          </w:rPr>
          <w:delText>ary</w:delText>
        </w:r>
        <w:r w:rsidRPr="00551CB4">
          <w:rPr>
            <w:rFonts w:ascii="Arial" w:hAnsi="Arial" w:cs="Arial"/>
            <w:b/>
          </w:rPr>
          <w:delText>HeaderType</w:delText>
        </w:r>
        <w:r>
          <w:rPr>
            <w:rFonts w:ascii="Arial" w:hAnsi="Arial" w:cs="Arial"/>
            <w:b/>
          </w:rPr>
          <w:delText xml:space="preserve"> </w:delText>
        </w:r>
      </w:del>
    </w:p>
    <w:p w14:paraId="40917E51" w14:textId="77777777" w:rsidR="00A91564" w:rsidRDefault="00A91564" w:rsidP="00A91564">
      <w:pPr>
        <w:pStyle w:val="Brdtext"/>
        <w:ind w:left="0"/>
        <w:rPr>
          <w:del w:id="965" w:author="2.1RC1" w:date="2013-12-11T22:33:00Z"/>
        </w:rPr>
      </w:pPr>
      <w:del w:id="966" w:author="2.1RC1" w:date="2013-12-11T22:33:00Z">
        <w:r w:rsidRPr="00BC5B0B">
          <w:delText xml:space="preserve">Innehåller basinformation om </w:delText>
        </w:r>
        <w:r>
          <w:delText>ett dokument.</w:delText>
        </w:r>
      </w:del>
    </w:p>
    <w:p w14:paraId="28A7C238" w14:textId="77777777" w:rsidR="00A91564" w:rsidRPr="00A46F31" w:rsidRDefault="00A91564" w:rsidP="00A91564">
      <w:pPr>
        <w:pStyle w:val="Brdtext"/>
        <w:ind w:left="0"/>
        <w:rPr>
          <w:del w:id="967" w:author="2.1RC1" w:date="2013-12-11T22:33:00Z"/>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3AB20245" w14:textId="77777777" w:rsidTr="00DB2312">
        <w:trPr>
          <w:trHeight w:val="384"/>
          <w:del w:id="968" w:author="2.1RC1" w:date="2013-12-11T22:33:00Z"/>
        </w:trPr>
        <w:tc>
          <w:tcPr>
            <w:tcW w:w="2518" w:type="dxa"/>
            <w:shd w:val="clear" w:color="auto" w:fill="D9D9D9" w:themeFill="background1" w:themeFillShade="D9"/>
            <w:vAlign w:val="bottom"/>
          </w:tcPr>
          <w:p w14:paraId="46D29B2F" w14:textId="77777777" w:rsidR="00A91564" w:rsidRDefault="00A91564" w:rsidP="00DB2312">
            <w:pPr>
              <w:rPr>
                <w:del w:id="969" w:author="2.1RC1" w:date="2013-12-11T22:33:00Z"/>
                <w:b/>
              </w:rPr>
            </w:pPr>
            <w:del w:id="970" w:author="2.1RC1" w:date="2013-12-11T22:33:00Z">
              <w:r>
                <w:rPr>
                  <w:b/>
                </w:rPr>
                <w:delText>Namn</w:delText>
              </w:r>
            </w:del>
          </w:p>
        </w:tc>
        <w:tc>
          <w:tcPr>
            <w:tcW w:w="1418" w:type="dxa"/>
            <w:shd w:val="clear" w:color="auto" w:fill="D9D9D9" w:themeFill="background1" w:themeFillShade="D9"/>
            <w:vAlign w:val="bottom"/>
          </w:tcPr>
          <w:p w14:paraId="189846CC" w14:textId="77777777" w:rsidR="00A91564" w:rsidRDefault="00A91564" w:rsidP="00DB2312">
            <w:pPr>
              <w:rPr>
                <w:del w:id="971" w:author="2.1RC1" w:date="2013-12-11T22:33:00Z"/>
                <w:b/>
              </w:rPr>
            </w:pPr>
            <w:del w:id="972" w:author="2.1RC1" w:date="2013-12-11T22:33:00Z">
              <w:r>
                <w:rPr>
                  <w:b/>
                </w:rPr>
                <w:delText>Datatyp</w:delText>
              </w:r>
            </w:del>
          </w:p>
        </w:tc>
        <w:tc>
          <w:tcPr>
            <w:tcW w:w="3827" w:type="dxa"/>
            <w:shd w:val="clear" w:color="auto" w:fill="D9D9D9" w:themeFill="background1" w:themeFillShade="D9"/>
            <w:vAlign w:val="bottom"/>
          </w:tcPr>
          <w:p w14:paraId="24E0C917" w14:textId="77777777" w:rsidR="00A91564" w:rsidRDefault="00A91564" w:rsidP="00DB2312">
            <w:pPr>
              <w:rPr>
                <w:del w:id="973" w:author="2.1RC1" w:date="2013-12-11T22:33:00Z"/>
                <w:b/>
              </w:rPr>
            </w:pPr>
            <w:del w:id="974" w:author="2.1RC1" w:date="2013-12-11T22:33:00Z">
              <w:r>
                <w:rPr>
                  <w:b/>
                </w:rPr>
                <w:delText>Beskrivning</w:delText>
              </w:r>
            </w:del>
          </w:p>
        </w:tc>
        <w:tc>
          <w:tcPr>
            <w:tcW w:w="1337" w:type="dxa"/>
            <w:shd w:val="clear" w:color="auto" w:fill="D9D9D9" w:themeFill="background1" w:themeFillShade="D9"/>
            <w:vAlign w:val="bottom"/>
          </w:tcPr>
          <w:p w14:paraId="5E8F4E0C" w14:textId="77777777" w:rsidR="00A91564" w:rsidRDefault="00A91564" w:rsidP="00DB2312">
            <w:pPr>
              <w:rPr>
                <w:del w:id="975" w:author="2.1RC1" w:date="2013-12-11T22:33:00Z"/>
                <w:b/>
              </w:rPr>
            </w:pPr>
            <w:del w:id="976" w:author="2.1RC1" w:date="2013-12-11T22:33:00Z">
              <w:r>
                <w:rPr>
                  <w:b/>
                </w:rPr>
                <w:delText>Kardinalitet</w:delText>
              </w:r>
            </w:del>
          </w:p>
        </w:tc>
      </w:tr>
      <w:tr w:rsidR="00A91564" w14:paraId="202DE5BD" w14:textId="77777777" w:rsidTr="00DB2312">
        <w:trPr>
          <w:trHeight w:val="1662"/>
          <w:del w:id="977" w:author="2.1RC1" w:date="2013-12-11T22:33:00Z"/>
        </w:trPr>
        <w:tc>
          <w:tcPr>
            <w:tcW w:w="2518" w:type="dxa"/>
          </w:tcPr>
          <w:p w14:paraId="5A0DD7B9" w14:textId="77777777" w:rsidR="00A91564" w:rsidRPr="003658DE" w:rsidRDefault="00A91564" w:rsidP="00DB2312">
            <w:pPr>
              <w:pStyle w:val="TableParagraph"/>
              <w:rPr>
                <w:del w:id="978" w:author="2.1RC1" w:date="2013-12-11T22:33:00Z"/>
              </w:rPr>
            </w:pPr>
            <w:del w:id="979" w:author="2.1RC1" w:date="2013-12-11T22:33:00Z">
              <w:r>
                <w:delText>documentId</w:delText>
              </w:r>
            </w:del>
          </w:p>
        </w:tc>
        <w:tc>
          <w:tcPr>
            <w:tcW w:w="1418" w:type="dxa"/>
          </w:tcPr>
          <w:p w14:paraId="6019B90F" w14:textId="77777777" w:rsidR="00A91564" w:rsidRPr="003658DE" w:rsidRDefault="00A91564" w:rsidP="00DB2312">
            <w:pPr>
              <w:pStyle w:val="TableParagraph"/>
              <w:rPr>
                <w:del w:id="980" w:author="2.1RC1" w:date="2013-12-11T22:33:00Z"/>
              </w:rPr>
            </w:pPr>
            <w:del w:id="981" w:author="2.1RC1" w:date="2013-12-11T22:33:00Z">
              <w:r w:rsidRPr="003658DE">
                <w:delText>string</w:delText>
              </w:r>
            </w:del>
          </w:p>
        </w:tc>
        <w:tc>
          <w:tcPr>
            <w:tcW w:w="3827" w:type="dxa"/>
          </w:tcPr>
          <w:p w14:paraId="55DD6105" w14:textId="77777777" w:rsidR="00A91564" w:rsidRPr="006876F7" w:rsidRDefault="00A91564" w:rsidP="00DB2312">
            <w:pPr>
              <w:pStyle w:val="TableParagraph"/>
              <w:rPr>
                <w:del w:id="982" w:author="2.1RC1" w:date="2013-12-11T22:33:00Z"/>
              </w:rPr>
            </w:pPr>
            <w:del w:id="983" w:author="2.1RC1" w:date="2013-12-11T22:33:00Z">
              <w:r w:rsidRPr="006876F7">
                <w:delText xml:space="preserve">Dokumentets identitet som är globalt unik. </w:delText>
              </w:r>
            </w:del>
          </w:p>
          <w:p w14:paraId="28DFDE3A" w14:textId="77777777" w:rsidR="00A91564" w:rsidRPr="00C75AC5" w:rsidRDefault="00A91564" w:rsidP="00BC1E16">
            <w:pPr>
              <w:pStyle w:val="TableParagraph"/>
              <w:rPr>
                <w:del w:id="984" w:author="2.1RC1" w:date="2013-12-11T22:33:00Z"/>
                <w:highlight w:val="yellow"/>
              </w:rPr>
            </w:pPr>
            <w:del w:id="985" w:author="2.1RC1" w:date="2013-12-11T22:33:00Z">
              <w:r w:rsidRPr="006876F7">
                <w:delText>I fall där dokumentets identitet som det anges i det lokala</w:delText>
              </w:r>
              <w:r>
                <w:delText xml:space="preserve"> systemet inte är globalt unik</w:delText>
              </w:r>
              <w:r w:rsidRPr="006876F7">
                <w:delText>, kan identiteten som anges i documentID bestå av en sträng bestående av källsystemets HSA</w:delText>
              </w:r>
              <w:r w:rsidR="00BC1E16">
                <w:delText>i</w:delText>
              </w:r>
              <w:r w:rsidRPr="006876F7">
                <w:delText>d konkatenerat med dokumentets identitet.</w:delText>
              </w:r>
            </w:del>
          </w:p>
        </w:tc>
        <w:tc>
          <w:tcPr>
            <w:tcW w:w="1337" w:type="dxa"/>
          </w:tcPr>
          <w:p w14:paraId="2F5D0FA4" w14:textId="77777777" w:rsidR="00A91564" w:rsidRPr="00BC5B0B" w:rsidRDefault="00A91564" w:rsidP="00DB2312">
            <w:pPr>
              <w:pStyle w:val="TableParagraph"/>
              <w:rPr>
                <w:del w:id="986" w:author="2.1RC1" w:date="2013-12-11T22:33:00Z"/>
              </w:rPr>
            </w:pPr>
            <w:del w:id="987" w:author="2.1RC1" w:date="2013-12-11T22:33:00Z">
              <w:r>
                <w:delText>1..1</w:delText>
              </w:r>
            </w:del>
          </w:p>
        </w:tc>
      </w:tr>
      <w:tr w:rsidR="00A91564" w14:paraId="20B9DA6C" w14:textId="77777777" w:rsidTr="00DB2312">
        <w:trPr>
          <w:del w:id="988" w:author="2.1RC1" w:date="2013-12-11T22:33:00Z"/>
        </w:trPr>
        <w:tc>
          <w:tcPr>
            <w:tcW w:w="2518" w:type="dxa"/>
          </w:tcPr>
          <w:p w14:paraId="1BD3515D" w14:textId="77777777" w:rsidR="00A91564" w:rsidRPr="00BC5B0B" w:rsidRDefault="00A91564" w:rsidP="00DB2312">
            <w:pPr>
              <w:pStyle w:val="TableParagraph"/>
              <w:rPr>
                <w:del w:id="989" w:author="2.1RC1" w:date="2013-12-11T22:33:00Z"/>
              </w:rPr>
            </w:pPr>
            <w:del w:id="990" w:author="2.1RC1" w:date="2013-12-11T22:33:00Z">
              <w:r w:rsidRPr="0097220C">
                <w:delText>sourceSystem</w:delText>
              </w:r>
              <w:r>
                <w:delText>HSAId</w:delText>
              </w:r>
            </w:del>
          </w:p>
        </w:tc>
        <w:tc>
          <w:tcPr>
            <w:tcW w:w="1418" w:type="dxa"/>
          </w:tcPr>
          <w:p w14:paraId="14E51E20" w14:textId="77777777" w:rsidR="00A91564" w:rsidRDefault="00A91564" w:rsidP="00DB2312">
            <w:pPr>
              <w:pStyle w:val="TableParagraph"/>
              <w:rPr>
                <w:del w:id="991" w:author="2.1RC1" w:date="2013-12-11T22:33:00Z"/>
              </w:rPr>
            </w:pPr>
            <w:del w:id="992" w:author="2.1RC1" w:date="2013-12-11T22:33:00Z">
              <w:r w:rsidRPr="0097220C">
                <w:delText>HSA</w:delText>
              </w:r>
              <w:r>
                <w:delText>I</w:delText>
              </w:r>
              <w:r w:rsidRPr="0097220C">
                <w:delText>dType</w:delText>
              </w:r>
            </w:del>
          </w:p>
        </w:tc>
        <w:tc>
          <w:tcPr>
            <w:tcW w:w="3827" w:type="dxa"/>
          </w:tcPr>
          <w:p w14:paraId="34C17416" w14:textId="77777777" w:rsidR="00A91564" w:rsidRPr="008F5E89" w:rsidRDefault="00A91564" w:rsidP="00DB2312">
            <w:pPr>
              <w:pStyle w:val="TableParagraph"/>
              <w:rPr>
                <w:del w:id="993" w:author="2.1RC1" w:date="2013-12-11T22:33:00Z"/>
              </w:rPr>
            </w:pPr>
            <w:del w:id="994" w:author="2.1RC1" w:date="2013-12-11T22:33:00Z">
              <w:r w:rsidRPr="0097220C">
                <w:delText>HSAid för det system som dokumentet är skapat i.</w:delText>
              </w:r>
            </w:del>
          </w:p>
        </w:tc>
        <w:tc>
          <w:tcPr>
            <w:tcW w:w="1337" w:type="dxa"/>
          </w:tcPr>
          <w:p w14:paraId="7C8F4E40" w14:textId="77777777" w:rsidR="00A91564" w:rsidRPr="00BC5B0B" w:rsidRDefault="00A91564" w:rsidP="00DB2312">
            <w:pPr>
              <w:pStyle w:val="TableParagraph"/>
              <w:rPr>
                <w:del w:id="995" w:author="2.1RC1" w:date="2013-12-11T22:33:00Z"/>
              </w:rPr>
            </w:pPr>
            <w:del w:id="996" w:author="2.1RC1" w:date="2013-12-11T22:33:00Z">
              <w:r>
                <w:delText>1..1</w:delText>
              </w:r>
            </w:del>
          </w:p>
        </w:tc>
      </w:tr>
      <w:tr w:rsidR="00A91564" w14:paraId="65FD143F" w14:textId="77777777" w:rsidTr="00DB2312">
        <w:trPr>
          <w:trHeight w:val="561"/>
          <w:del w:id="997" w:author="2.1RC1" w:date="2013-12-11T22:33:00Z"/>
        </w:trPr>
        <w:tc>
          <w:tcPr>
            <w:tcW w:w="2518" w:type="dxa"/>
          </w:tcPr>
          <w:p w14:paraId="14FD2DBD" w14:textId="77777777" w:rsidR="00A91564" w:rsidRPr="00BC5B0B" w:rsidRDefault="00A91564" w:rsidP="00DB2312">
            <w:pPr>
              <w:pStyle w:val="TableParagraph"/>
              <w:rPr>
                <w:del w:id="998" w:author="2.1RC1" w:date="2013-12-11T22:33:00Z"/>
              </w:rPr>
            </w:pPr>
            <w:del w:id="999" w:author="2.1RC1" w:date="2013-12-11T22:33:00Z">
              <w:r w:rsidRPr="00BC5B0B">
                <w:delText>documentTitle</w:delText>
              </w:r>
            </w:del>
          </w:p>
          <w:p w14:paraId="4FD07098" w14:textId="77777777" w:rsidR="00A91564" w:rsidRPr="00BC5B0B" w:rsidRDefault="00A91564" w:rsidP="00DB2312">
            <w:pPr>
              <w:pStyle w:val="TableParagraph"/>
              <w:rPr>
                <w:del w:id="1000" w:author="2.1RC1" w:date="2013-12-11T22:33:00Z"/>
              </w:rPr>
            </w:pPr>
          </w:p>
        </w:tc>
        <w:tc>
          <w:tcPr>
            <w:tcW w:w="1418" w:type="dxa"/>
          </w:tcPr>
          <w:p w14:paraId="0A7C5542" w14:textId="77777777" w:rsidR="00A91564" w:rsidRPr="00BC5B0B" w:rsidRDefault="00A91564" w:rsidP="00DB2312">
            <w:pPr>
              <w:pStyle w:val="TableParagraph"/>
              <w:rPr>
                <w:del w:id="1001" w:author="2.1RC1" w:date="2013-12-11T22:33:00Z"/>
              </w:rPr>
            </w:pPr>
            <w:del w:id="1002" w:author="2.1RC1" w:date="2013-12-11T22:33:00Z">
              <w:r>
                <w:delText>string</w:delText>
              </w:r>
            </w:del>
          </w:p>
        </w:tc>
        <w:tc>
          <w:tcPr>
            <w:tcW w:w="3827" w:type="dxa"/>
          </w:tcPr>
          <w:p w14:paraId="5EDF76E1" w14:textId="77777777" w:rsidR="00A91564" w:rsidRPr="00BC5B0B" w:rsidRDefault="00A91564" w:rsidP="00DB2312">
            <w:pPr>
              <w:pStyle w:val="TableParagraph"/>
              <w:rPr>
                <w:del w:id="1003" w:author="2.1RC1" w:date="2013-12-11T22:33:00Z"/>
              </w:rPr>
            </w:pPr>
            <w:del w:id="1004" w:author="2.1RC1" w:date="2013-12-11T22:33:00Z">
              <w:r w:rsidRPr="008F5E89">
                <w:delText>Titel som beskriver den information som sänds i dokumentet.</w:delText>
              </w:r>
            </w:del>
          </w:p>
        </w:tc>
        <w:tc>
          <w:tcPr>
            <w:tcW w:w="1337" w:type="dxa"/>
          </w:tcPr>
          <w:p w14:paraId="3DE06E87" w14:textId="77777777" w:rsidR="00A91564" w:rsidRPr="00BC5B0B" w:rsidRDefault="00A91564" w:rsidP="00DB2312">
            <w:pPr>
              <w:pStyle w:val="TableParagraph"/>
              <w:rPr>
                <w:del w:id="1005" w:author="2.1RC1" w:date="2013-12-11T22:33:00Z"/>
              </w:rPr>
            </w:pPr>
            <w:del w:id="1006" w:author="2.1RC1" w:date="2013-12-11T22:33:00Z">
              <w:r w:rsidRPr="00BC5B0B">
                <w:delText>0..1</w:delText>
              </w:r>
            </w:del>
          </w:p>
        </w:tc>
      </w:tr>
      <w:tr w:rsidR="00A91564" w14:paraId="12EC8BB3" w14:textId="77777777" w:rsidTr="00DB2312">
        <w:trPr>
          <w:del w:id="1007" w:author="2.1RC1" w:date="2013-12-11T22:33:00Z"/>
        </w:trPr>
        <w:tc>
          <w:tcPr>
            <w:tcW w:w="2518" w:type="dxa"/>
          </w:tcPr>
          <w:p w14:paraId="38FEA19C" w14:textId="77777777" w:rsidR="00A91564" w:rsidRPr="00BC5B0B" w:rsidRDefault="00A91564" w:rsidP="00DB2312">
            <w:pPr>
              <w:pStyle w:val="TableParagraph"/>
              <w:rPr>
                <w:del w:id="1008" w:author="2.1RC1" w:date="2013-12-11T22:33:00Z"/>
              </w:rPr>
            </w:pPr>
            <w:del w:id="1009" w:author="2.1RC1" w:date="2013-12-11T22:33:00Z">
              <w:r w:rsidRPr="00BC5B0B">
                <w:delText>documentTime</w:delText>
              </w:r>
            </w:del>
          </w:p>
          <w:p w14:paraId="1B8AA6A8" w14:textId="77777777" w:rsidR="00A91564" w:rsidRPr="00BC5B0B" w:rsidRDefault="00A91564" w:rsidP="00DB2312">
            <w:pPr>
              <w:pStyle w:val="TableParagraph"/>
              <w:rPr>
                <w:del w:id="1010" w:author="2.1RC1" w:date="2013-12-11T22:33:00Z"/>
              </w:rPr>
            </w:pPr>
          </w:p>
        </w:tc>
        <w:tc>
          <w:tcPr>
            <w:tcW w:w="1418" w:type="dxa"/>
          </w:tcPr>
          <w:p w14:paraId="31282B5C" w14:textId="77777777" w:rsidR="00A91564" w:rsidRPr="00BC5B0B" w:rsidRDefault="00A91564" w:rsidP="00DB2312">
            <w:pPr>
              <w:pStyle w:val="TableParagraph"/>
              <w:rPr>
                <w:del w:id="1011" w:author="2.1RC1" w:date="2013-12-11T22:33:00Z"/>
              </w:rPr>
            </w:pPr>
            <w:del w:id="1012" w:author="2.1RC1" w:date="2013-12-11T22:33:00Z">
              <w:r w:rsidRPr="000A0B70">
                <w:delText>TimeStampTyp</w:delText>
              </w:r>
              <w:r>
                <w:delText>e</w:delText>
              </w:r>
            </w:del>
          </w:p>
        </w:tc>
        <w:tc>
          <w:tcPr>
            <w:tcW w:w="3827" w:type="dxa"/>
          </w:tcPr>
          <w:p w14:paraId="6D144854" w14:textId="77777777" w:rsidR="00A91564" w:rsidRPr="00F91D95" w:rsidRDefault="00A91564" w:rsidP="00DB2312">
            <w:pPr>
              <w:pStyle w:val="TableParagraph"/>
              <w:rPr>
                <w:del w:id="1013" w:author="2.1RC1" w:date="2013-12-11T22:33:00Z"/>
              </w:rPr>
            </w:pPr>
            <w:del w:id="1014" w:author="2.1RC1" w:date="2013-12-11T22:33:00Z">
              <w:r>
                <w:delText>Händelsetidpunkt, om relevant.</w:delText>
              </w:r>
            </w:del>
          </w:p>
        </w:tc>
        <w:tc>
          <w:tcPr>
            <w:tcW w:w="1337" w:type="dxa"/>
          </w:tcPr>
          <w:p w14:paraId="3E27AB89" w14:textId="77777777" w:rsidR="00A91564" w:rsidRPr="00BC5B0B" w:rsidRDefault="00A91564" w:rsidP="00DB2312">
            <w:pPr>
              <w:pStyle w:val="TableParagraph"/>
              <w:rPr>
                <w:del w:id="1015" w:author="2.1RC1" w:date="2013-12-11T22:33:00Z"/>
              </w:rPr>
            </w:pPr>
            <w:del w:id="1016" w:author="2.1RC1" w:date="2013-12-11T22:33:00Z">
              <w:r>
                <w:delText>0</w:delText>
              </w:r>
              <w:r w:rsidRPr="00BC5B0B">
                <w:delText>..1</w:delText>
              </w:r>
            </w:del>
          </w:p>
        </w:tc>
      </w:tr>
      <w:tr w:rsidR="00A91564" w14:paraId="76756E56" w14:textId="77777777" w:rsidTr="00DB2312">
        <w:trPr>
          <w:del w:id="1017" w:author="2.1RC1" w:date="2013-12-11T22:33:00Z"/>
        </w:trPr>
        <w:tc>
          <w:tcPr>
            <w:tcW w:w="2518" w:type="dxa"/>
          </w:tcPr>
          <w:p w14:paraId="17B81F35" w14:textId="77777777" w:rsidR="00A91564" w:rsidRPr="003658DE" w:rsidRDefault="00A91564" w:rsidP="00DB2312">
            <w:pPr>
              <w:pStyle w:val="TableParagraph"/>
              <w:rPr>
                <w:del w:id="1018" w:author="2.1RC1" w:date="2013-12-11T22:33:00Z"/>
              </w:rPr>
            </w:pPr>
            <w:del w:id="1019" w:author="2.1RC1" w:date="2013-12-11T22:33:00Z">
              <w:r w:rsidRPr="003658DE">
                <w:delText>patientId</w:delText>
              </w:r>
            </w:del>
          </w:p>
        </w:tc>
        <w:tc>
          <w:tcPr>
            <w:tcW w:w="1418" w:type="dxa"/>
          </w:tcPr>
          <w:p w14:paraId="0D91EB2E" w14:textId="77777777" w:rsidR="00A91564" w:rsidRPr="003658DE" w:rsidRDefault="009F5C44" w:rsidP="00DB2312">
            <w:pPr>
              <w:pStyle w:val="TableParagraph"/>
              <w:rPr>
                <w:del w:id="1020" w:author="2.1RC1" w:date="2013-12-11T22:33:00Z"/>
              </w:rPr>
            </w:pPr>
            <w:del w:id="1021" w:author="2.1RC1" w:date="2013-12-11T22:33:00Z">
              <w:r>
                <w:delText>Person</w:delText>
              </w:r>
              <w:r w:rsidR="00A91564" w:rsidRPr="003658DE">
                <w:delText>IdType</w:delText>
              </w:r>
            </w:del>
          </w:p>
        </w:tc>
        <w:tc>
          <w:tcPr>
            <w:tcW w:w="3827" w:type="dxa"/>
          </w:tcPr>
          <w:p w14:paraId="31F7FCA8" w14:textId="77777777" w:rsidR="00A91564" w:rsidRPr="003658DE" w:rsidRDefault="00A91564" w:rsidP="00DB2312">
            <w:pPr>
              <w:pStyle w:val="TableParagraph"/>
              <w:rPr>
                <w:del w:id="1022" w:author="2.1RC1" w:date="2013-12-11T22:33:00Z"/>
              </w:rPr>
            </w:pPr>
            <w:del w:id="1023" w:author="2.1RC1" w:date="2013-12-11T22:33:00Z">
              <w:r w:rsidRPr="003658DE">
                <w:delText>Id för patienten. Anges med 12 siffror utan avskiljare.</w:delText>
              </w:r>
              <w:r w:rsidRPr="003658DE">
                <w:br/>
                <w:delText>value sätts till patientens identifierare.</w:delText>
              </w:r>
              <w:r w:rsidRPr="003658DE">
                <w:br/>
                <w:delText xml:space="preserve">Type sätts till OID för typ av identifierare. </w:delText>
              </w:r>
              <w:r w:rsidRPr="003658DE">
                <w:br/>
                <w:delText>För personnummer ska Skatteverkets personnummer (1.2.752.129.2.1.3.1).</w:delText>
              </w:r>
              <w:r w:rsidRPr="003658DE">
                <w:br/>
                <w:delText>För samordningsnummer ska Skatteverkets samordningsnummer (1.2.752.129.2.1.3.3).</w:delText>
              </w:r>
              <w:r w:rsidRPr="003658DE">
                <w:br/>
                <w:delText>För reservnummer används lokalt definierade reservnummet, exempelvis SLL reservnummer (1.2.752.97.3.1.3)</w:delText>
              </w:r>
            </w:del>
          </w:p>
          <w:p w14:paraId="11A494AC" w14:textId="77777777" w:rsidR="00A91564" w:rsidRPr="003658DE" w:rsidRDefault="00A91564" w:rsidP="00DB2312">
            <w:pPr>
              <w:pStyle w:val="TableParagraph"/>
              <w:rPr>
                <w:del w:id="1024" w:author="2.1RC1" w:date="2013-12-11T22:33:00Z"/>
              </w:rPr>
            </w:pPr>
          </w:p>
        </w:tc>
        <w:tc>
          <w:tcPr>
            <w:tcW w:w="1337" w:type="dxa"/>
          </w:tcPr>
          <w:p w14:paraId="71E84394" w14:textId="77777777" w:rsidR="00A91564" w:rsidRPr="003658DE" w:rsidRDefault="00A91564" w:rsidP="00DB2312">
            <w:pPr>
              <w:pStyle w:val="TableParagraph"/>
              <w:rPr>
                <w:del w:id="1025" w:author="2.1RC1" w:date="2013-12-11T22:33:00Z"/>
              </w:rPr>
            </w:pPr>
            <w:del w:id="1026" w:author="2.1RC1" w:date="2013-12-11T22:33:00Z">
              <w:r w:rsidRPr="003658DE">
                <w:delText>1..1</w:delText>
              </w:r>
            </w:del>
          </w:p>
        </w:tc>
      </w:tr>
      <w:tr w:rsidR="00A91564" w14:paraId="4FA8686D" w14:textId="77777777" w:rsidTr="00DB2312">
        <w:trPr>
          <w:del w:id="1027" w:author="2.1RC1" w:date="2013-12-11T22:33:00Z"/>
        </w:trPr>
        <w:tc>
          <w:tcPr>
            <w:tcW w:w="2518" w:type="dxa"/>
          </w:tcPr>
          <w:p w14:paraId="1216D6E6" w14:textId="77777777" w:rsidR="00A91564" w:rsidRPr="003658DE" w:rsidRDefault="00A91564" w:rsidP="00DB2312">
            <w:pPr>
              <w:pStyle w:val="TableParagraph"/>
              <w:rPr>
                <w:del w:id="1028" w:author="2.1RC1" w:date="2013-12-11T22:33:00Z"/>
              </w:rPr>
            </w:pPr>
            <w:del w:id="1029" w:author="2.1RC1" w:date="2013-12-11T22:33:00Z">
              <w:r w:rsidRPr="003658DE">
                <w:delText>accountableHealthcareProfessional</w:delText>
              </w:r>
            </w:del>
          </w:p>
        </w:tc>
        <w:tc>
          <w:tcPr>
            <w:tcW w:w="1418" w:type="dxa"/>
          </w:tcPr>
          <w:p w14:paraId="113F0090" w14:textId="77777777" w:rsidR="00A91564" w:rsidRPr="003658DE" w:rsidRDefault="00A91564" w:rsidP="00DB2312">
            <w:pPr>
              <w:pStyle w:val="TableParagraph"/>
              <w:rPr>
                <w:del w:id="1030" w:author="2.1RC1" w:date="2013-12-11T22:33:00Z"/>
              </w:rPr>
            </w:pPr>
            <w:del w:id="1031" w:author="2.1RC1" w:date="2013-12-11T22:33:00Z">
              <w:r w:rsidRPr="003658DE">
                <w:delText>HealthcareProfessional</w:delText>
              </w:r>
              <w:r>
                <w:delText>Type</w:delText>
              </w:r>
            </w:del>
          </w:p>
        </w:tc>
        <w:tc>
          <w:tcPr>
            <w:tcW w:w="3827" w:type="dxa"/>
          </w:tcPr>
          <w:p w14:paraId="390540F8" w14:textId="77777777" w:rsidR="00A91564" w:rsidRPr="003658DE" w:rsidRDefault="00A91564" w:rsidP="00DB2312">
            <w:pPr>
              <w:pStyle w:val="TableParagraph"/>
              <w:rPr>
                <w:del w:id="1032" w:author="2.1RC1" w:date="2013-12-11T22:33:00Z"/>
              </w:rPr>
            </w:pPr>
            <w:del w:id="1033" w:author="2.1RC1" w:date="2013-12-11T22:33:00Z">
              <w:r>
                <w:delText>Ansvarig hälso- och sjukvårdsperson.</w:delText>
              </w:r>
            </w:del>
          </w:p>
        </w:tc>
        <w:tc>
          <w:tcPr>
            <w:tcW w:w="1337" w:type="dxa"/>
          </w:tcPr>
          <w:p w14:paraId="199A4DD3" w14:textId="77777777" w:rsidR="00A91564" w:rsidRPr="003658DE" w:rsidRDefault="00A91564" w:rsidP="00DB2312">
            <w:pPr>
              <w:pStyle w:val="TableParagraph"/>
              <w:rPr>
                <w:del w:id="1034" w:author="2.1RC1" w:date="2013-12-11T22:33:00Z"/>
              </w:rPr>
            </w:pPr>
            <w:del w:id="1035" w:author="2.1RC1" w:date="2013-12-11T22:33:00Z">
              <w:r>
                <w:delText>1</w:delText>
              </w:r>
              <w:r w:rsidRPr="003658DE">
                <w:delText>..1</w:delText>
              </w:r>
            </w:del>
          </w:p>
        </w:tc>
      </w:tr>
      <w:tr w:rsidR="00A91564" w14:paraId="0123AADD" w14:textId="77777777" w:rsidTr="00DB2312">
        <w:trPr>
          <w:trHeight w:val="678"/>
          <w:del w:id="1036" w:author="2.1RC1" w:date="2013-12-11T22:33:00Z"/>
        </w:trPr>
        <w:tc>
          <w:tcPr>
            <w:tcW w:w="2518" w:type="dxa"/>
          </w:tcPr>
          <w:p w14:paraId="0ABAF019" w14:textId="77777777" w:rsidR="00A91564" w:rsidRPr="001D24AB" w:rsidRDefault="00A91564" w:rsidP="00DB2312">
            <w:pPr>
              <w:pStyle w:val="TableParagraph"/>
              <w:rPr>
                <w:del w:id="1037" w:author="2.1RC1" w:date="2013-12-11T22:33:00Z"/>
              </w:rPr>
            </w:pPr>
            <w:del w:id="1038" w:author="2.1RC1" w:date="2013-12-11T22:33:00Z">
              <w:r w:rsidRPr="001D24AB">
                <w:delText>legalAuthenticator</w:delText>
              </w:r>
            </w:del>
          </w:p>
        </w:tc>
        <w:tc>
          <w:tcPr>
            <w:tcW w:w="1418" w:type="dxa"/>
          </w:tcPr>
          <w:p w14:paraId="4099A209" w14:textId="77777777" w:rsidR="00A91564" w:rsidRPr="001D24AB" w:rsidRDefault="00A91564" w:rsidP="00DB2312">
            <w:pPr>
              <w:pStyle w:val="TableParagraph"/>
              <w:rPr>
                <w:del w:id="1039" w:author="2.1RC1" w:date="2013-12-11T22:33:00Z"/>
              </w:rPr>
            </w:pPr>
            <w:del w:id="1040" w:author="2.1RC1" w:date="2013-12-11T22:33:00Z">
              <w:r w:rsidRPr="001D24AB">
                <w:delText>LegalAuthenticatorType</w:delText>
              </w:r>
            </w:del>
          </w:p>
        </w:tc>
        <w:tc>
          <w:tcPr>
            <w:tcW w:w="3827" w:type="dxa"/>
          </w:tcPr>
          <w:p w14:paraId="60E9FA86" w14:textId="77777777" w:rsidR="00A91564" w:rsidRPr="00BC5B0B" w:rsidRDefault="00A91564" w:rsidP="00DB2312">
            <w:pPr>
              <w:pStyle w:val="TableParagraph"/>
              <w:rPr>
                <w:del w:id="1041" w:author="2.1RC1" w:date="2013-12-11T22:33:00Z"/>
              </w:rPr>
            </w:pPr>
            <w:del w:id="1042" w:author="2.1RC1" w:date="2013-12-11T22:33:00Z">
              <w:r w:rsidRPr="008F5E89">
                <w:delText>Information om vem som signerat informationen i dokumentet.</w:delText>
              </w:r>
            </w:del>
          </w:p>
          <w:p w14:paraId="0B3CDCEC" w14:textId="77777777" w:rsidR="00A91564" w:rsidRPr="008F5E89" w:rsidRDefault="00A91564" w:rsidP="00DB2312">
            <w:pPr>
              <w:pStyle w:val="TableParagraph"/>
              <w:rPr>
                <w:del w:id="1043" w:author="2.1RC1" w:date="2013-12-11T22:33:00Z"/>
              </w:rPr>
            </w:pPr>
          </w:p>
        </w:tc>
        <w:tc>
          <w:tcPr>
            <w:tcW w:w="1337" w:type="dxa"/>
          </w:tcPr>
          <w:p w14:paraId="38F3EEF9" w14:textId="77777777" w:rsidR="00A91564" w:rsidRPr="00BC5B0B" w:rsidRDefault="00A91564" w:rsidP="00DB2312">
            <w:pPr>
              <w:pStyle w:val="TableParagraph"/>
              <w:rPr>
                <w:del w:id="1044" w:author="2.1RC1" w:date="2013-12-11T22:33:00Z"/>
              </w:rPr>
            </w:pPr>
            <w:del w:id="1045" w:author="2.1RC1" w:date="2013-12-11T22:33:00Z">
              <w:r w:rsidRPr="00BC5B0B">
                <w:delText>0..1</w:delText>
              </w:r>
            </w:del>
          </w:p>
        </w:tc>
      </w:tr>
      <w:tr w:rsidR="00A91564" w14:paraId="1016BD42" w14:textId="77777777" w:rsidTr="00DB2312">
        <w:trPr>
          <w:trHeight w:val="919"/>
          <w:del w:id="1046" w:author="2.1RC1" w:date="2013-12-11T22:33:00Z"/>
        </w:trPr>
        <w:tc>
          <w:tcPr>
            <w:tcW w:w="2518" w:type="dxa"/>
          </w:tcPr>
          <w:p w14:paraId="505EA30C" w14:textId="77777777" w:rsidR="00A91564" w:rsidRPr="003658DE" w:rsidRDefault="00A91564" w:rsidP="00DB2312">
            <w:pPr>
              <w:pStyle w:val="TableParagraph"/>
              <w:rPr>
                <w:del w:id="1047" w:author="2.1RC1" w:date="2013-12-11T22:33:00Z"/>
              </w:rPr>
            </w:pPr>
            <w:del w:id="1048" w:author="2.1RC1" w:date="2013-12-11T22:33:00Z">
              <w:r w:rsidRPr="003658DE">
                <w:delText>approvedForPatient</w:delText>
              </w:r>
            </w:del>
          </w:p>
        </w:tc>
        <w:tc>
          <w:tcPr>
            <w:tcW w:w="1418" w:type="dxa"/>
          </w:tcPr>
          <w:p w14:paraId="59A1D721" w14:textId="77777777" w:rsidR="00A91564" w:rsidRPr="003658DE" w:rsidRDefault="00A91564" w:rsidP="00DB2312">
            <w:pPr>
              <w:pStyle w:val="TableParagraph"/>
              <w:rPr>
                <w:del w:id="1049" w:author="2.1RC1" w:date="2013-12-11T22:33:00Z"/>
              </w:rPr>
            </w:pPr>
            <w:del w:id="1050" w:author="2.1RC1" w:date="2013-12-11T22:33:00Z">
              <w:r>
                <w:delText>b</w:delText>
              </w:r>
              <w:r w:rsidRPr="003658DE">
                <w:delText>oolean</w:delText>
              </w:r>
            </w:del>
          </w:p>
        </w:tc>
        <w:tc>
          <w:tcPr>
            <w:tcW w:w="3827" w:type="dxa"/>
          </w:tcPr>
          <w:p w14:paraId="30C6F524" w14:textId="77777777" w:rsidR="00A91564" w:rsidRPr="003658DE" w:rsidRDefault="00A91564" w:rsidP="00DB2312">
            <w:pPr>
              <w:pStyle w:val="TableParagraph"/>
              <w:rPr>
                <w:del w:id="1051" w:author="2.1RC1" w:date="2013-12-11T22:33:00Z"/>
              </w:rPr>
            </w:pPr>
            <w:del w:id="1052" w:author="2.1RC1" w:date="2013-12-11T22:33:00Z">
              <w:r w:rsidRPr="003658DE">
                <w:delText>Anger om information får delas till patient. Värdet sätts i sådant fall till</w:delText>
              </w:r>
              <w:r>
                <w:delText xml:space="preserve"> true, i annat fall till false.</w:delText>
              </w:r>
            </w:del>
          </w:p>
        </w:tc>
        <w:tc>
          <w:tcPr>
            <w:tcW w:w="1337" w:type="dxa"/>
          </w:tcPr>
          <w:p w14:paraId="5BB72BFC" w14:textId="77777777" w:rsidR="00A91564" w:rsidRDefault="00A91564" w:rsidP="00DB2312">
            <w:pPr>
              <w:pStyle w:val="TableParagraph"/>
              <w:rPr>
                <w:del w:id="1053" w:author="2.1RC1" w:date="2013-12-11T22:33:00Z"/>
              </w:rPr>
            </w:pPr>
            <w:del w:id="1054" w:author="2.1RC1" w:date="2013-12-11T22:33:00Z">
              <w:r>
                <w:delText>1..1</w:delText>
              </w:r>
            </w:del>
          </w:p>
          <w:p w14:paraId="1D1F4E72" w14:textId="77777777" w:rsidR="00A91564" w:rsidRDefault="00A91564" w:rsidP="00DB2312">
            <w:pPr>
              <w:pStyle w:val="TableParagraph"/>
              <w:rPr>
                <w:del w:id="1055" w:author="2.1RC1" w:date="2013-12-11T22:33:00Z"/>
              </w:rPr>
            </w:pPr>
          </w:p>
          <w:p w14:paraId="55113478" w14:textId="77777777" w:rsidR="00A91564" w:rsidRPr="00BC5B0B" w:rsidRDefault="00A91564" w:rsidP="00DB2312">
            <w:pPr>
              <w:pStyle w:val="TableParagraph"/>
              <w:rPr>
                <w:del w:id="1056" w:author="2.1RC1" w:date="2013-12-11T22:33:00Z"/>
              </w:rPr>
            </w:pPr>
          </w:p>
        </w:tc>
      </w:tr>
      <w:tr w:rsidR="00A91564" w14:paraId="176478FF" w14:textId="77777777" w:rsidTr="00DB2312">
        <w:trPr>
          <w:trHeight w:val="1049"/>
          <w:del w:id="1057" w:author="2.1RC1" w:date="2013-12-11T22:33:00Z"/>
        </w:trPr>
        <w:tc>
          <w:tcPr>
            <w:tcW w:w="2518" w:type="dxa"/>
          </w:tcPr>
          <w:p w14:paraId="53674266" w14:textId="77777777" w:rsidR="00A91564" w:rsidRPr="0079760A" w:rsidRDefault="00A91564" w:rsidP="00DB2312">
            <w:pPr>
              <w:pStyle w:val="TableParagraph"/>
              <w:rPr>
                <w:del w:id="1058" w:author="2.1RC1" w:date="2013-12-11T22:33:00Z"/>
              </w:rPr>
            </w:pPr>
            <w:del w:id="1059" w:author="2.1RC1" w:date="2013-12-11T22:33:00Z">
              <w:r>
                <w:delText>careContactId</w:delText>
              </w:r>
            </w:del>
          </w:p>
        </w:tc>
        <w:tc>
          <w:tcPr>
            <w:tcW w:w="1418" w:type="dxa"/>
          </w:tcPr>
          <w:p w14:paraId="3B6B3073" w14:textId="77777777" w:rsidR="00A91564" w:rsidRPr="0028563A" w:rsidRDefault="00A91564" w:rsidP="00DB2312">
            <w:pPr>
              <w:pStyle w:val="TableParagraph"/>
              <w:rPr>
                <w:del w:id="1060" w:author="2.1RC1" w:date="2013-12-11T22:33:00Z"/>
              </w:rPr>
            </w:pPr>
            <w:del w:id="1061" w:author="2.1RC1" w:date="2013-12-11T22:33:00Z">
              <w:r>
                <w:delText>string</w:delText>
              </w:r>
            </w:del>
          </w:p>
        </w:tc>
        <w:tc>
          <w:tcPr>
            <w:tcW w:w="3827" w:type="dxa"/>
          </w:tcPr>
          <w:p w14:paraId="1A2E8D1D" w14:textId="77777777" w:rsidR="00A91564" w:rsidRPr="0028563A" w:rsidRDefault="00A91564" w:rsidP="00DB2312">
            <w:pPr>
              <w:pStyle w:val="TableParagraph"/>
              <w:rPr>
                <w:del w:id="1062" w:author="2.1RC1" w:date="2013-12-11T22:33:00Z"/>
              </w:rPr>
            </w:pPr>
            <w:del w:id="1063" w:author="2.1RC1" w:date="2013-12-11T22:33:00Z">
              <w:r>
                <w:delText>Identitet</w:delText>
              </w:r>
              <w:r w:rsidRPr="003B0919">
                <w:delText xml:space="preserve"> för den vård- och omsorgskontakt som föranlett den information som omfattas av dokumentet. Identiteten är unik inom källsystemet</w:delText>
              </w:r>
            </w:del>
          </w:p>
        </w:tc>
        <w:tc>
          <w:tcPr>
            <w:tcW w:w="1337" w:type="dxa"/>
          </w:tcPr>
          <w:p w14:paraId="06E84324" w14:textId="77777777" w:rsidR="00A91564" w:rsidRDefault="00A91564" w:rsidP="00DB2312">
            <w:pPr>
              <w:pStyle w:val="TableParagraph"/>
              <w:rPr>
                <w:del w:id="1064" w:author="2.1RC1" w:date="2013-12-11T22:33:00Z"/>
              </w:rPr>
            </w:pPr>
            <w:del w:id="1065" w:author="2.1RC1" w:date="2013-12-11T22:33:00Z">
              <w:r>
                <w:delText>0..1</w:delText>
              </w:r>
            </w:del>
          </w:p>
        </w:tc>
      </w:tr>
      <w:tr w:rsidR="00A91564" w14:paraId="4A1C71C0" w14:textId="77777777" w:rsidTr="00DB2312">
        <w:trPr>
          <w:del w:id="1066" w:author="2.1RC1" w:date="2013-12-11T22:33:00Z"/>
        </w:trPr>
        <w:tc>
          <w:tcPr>
            <w:tcW w:w="2518" w:type="dxa"/>
          </w:tcPr>
          <w:p w14:paraId="04829BF7" w14:textId="77777777" w:rsidR="00A91564" w:rsidRDefault="00A91564" w:rsidP="00DB2312">
            <w:pPr>
              <w:pStyle w:val="TableParagraph"/>
              <w:rPr>
                <w:del w:id="1067" w:author="2.1RC1" w:date="2013-12-11T22:33:00Z"/>
              </w:rPr>
            </w:pPr>
            <w:del w:id="1068" w:author="2.1RC1" w:date="2013-12-11T22:33:00Z">
              <w:r>
                <w:delText>nullified</w:delText>
              </w:r>
            </w:del>
          </w:p>
        </w:tc>
        <w:tc>
          <w:tcPr>
            <w:tcW w:w="1418" w:type="dxa"/>
          </w:tcPr>
          <w:p w14:paraId="21A61797" w14:textId="77777777" w:rsidR="00A91564" w:rsidRDefault="00A91564" w:rsidP="00DB2312">
            <w:pPr>
              <w:pStyle w:val="TableParagraph"/>
              <w:rPr>
                <w:del w:id="1069" w:author="2.1RC1" w:date="2013-12-11T22:33:00Z"/>
              </w:rPr>
            </w:pPr>
            <w:del w:id="1070" w:author="2.1RC1" w:date="2013-12-11T22:33:00Z">
              <w:r>
                <w:delText>boolean</w:delText>
              </w:r>
            </w:del>
          </w:p>
        </w:tc>
        <w:tc>
          <w:tcPr>
            <w:tcW w:w="3827" w:type="dxa"/>
          </w:tcPr>
          <w:p w14:paraId="7BE3D2EB" w14:textId="77777777" w:rsidR="00A91564" w:rsidRDefault="00A91564" w:rsidP="00DB2312">
            <w:pPr>
              <w:pStyle w:val="TableParagraph"/>
              <w:rPr>
                <w:del w:id="1071" w:author="2.1RC1" w:date="2013-12-11T22:33:00Z"/>
              </w:rPr>
            </w:pPr>
            <w:del w:id="1072" w:author="2.1RC1" w:date="2013-12-11T22:33:00Z">
              <w:r>
                <w:delText>Anger om dokumentet makulerats i källsystemet. Sätts i så fall till true annars false. Används bl.a. i statistik-/rapportuttag med hjälp av tjänstekontrakten.</w:delText>
              </w:r>
            </w:del>
          </w:p>
        </w:tc>
        <w:tc>
          <w:tcPr>
            <w:tcW w:w="1337" w:type="dxa"/>
          </w:tcPr>
          <w:p w14:paraId="6E1F841E" w14:textId="77777777" w:rsidR="00A91564" w:rsidRDefault="00A91564" w:rsidP="00DB2312">
            <w:pPr>
              <w:pStyle w:val="TableParagraph"/>
              <w:rPr>
                <w:del w:id="1073" w:author="2.1RC1" w:date="2013-12-11T22:33:00Z"/>
              </w:rPr>
            </w:pPr>
            <w:del w:id="1074" w:author="2.1RC1" w:date="2013-12-11T22:33:00Z">
              <w:r>
                <w:delText>0..1</w:delText>
              </w:r>
            </w:del>
          </w:p>
        </w:tc>
      </w:tr>
      <w:tr w:rsidR="00A91564" w14:paraId="2355BF21" w14:textId="77777777" w:rsidTr="00DB2312">
        <w:trPr>
          <w:del w:id="1075" w:author="2.1RC1" w:date="2013-12-11T22:33:00Z"/>
        </w:trPr>
        <w:tc>
          <w:tcPr>
            <w:tcW w:w="2518" w:type="dxa"/>
          </w:tcPr>
          <w:p w14:paraId="4044C085" w14:textId="77777777" w:rsidR="00A91564" w:rsidRDefault="00A91564" w:rsidP="00DB2312">
            <w:pPr>
              <w:pStyle w:val="TableParagraph"/>
              <w:rPr>
                <w:del w:id="1076" w:author="2.1RC1" w:date="2013-12-11T22:33:00Z"/>
              </w:rPr>
            </w:pPr>
            <w:del w:id="1077" w:author="2.1RC1" w:date="2013-12-11T22:33:00Z">
              <w:r>
                <w:delText>nullifiedReason</w:delText>
              </w:r>
            </w:del>
          </w:p>
        </w:tc>
        <w:tc>
          <w:tcPr>
            <w:tcW w:w="1418" w:type="dxa"/>
          </w:tcPr>
          <w:p w14:paraId="289A8C21" w14:textId="77777777" w:rsidR="00A91564" w:rsidRDefault="00A91564" w:rsidP="00DB2312">
            <w:pPr>
              <w:pStyle w:val="TableParagraph"/>
              <w:rPr>
                <w:del w:id="1078" w:author="2.1RC1" w:date="2013-12-11T22:33:00Z"/>
              </w:rPr>
            </w:pPr>
            <w:del w:id="1079" w:author="2.1RC1" w:date="2013-12-11T22:33:00Z">
              <w:r>
                <w:delText>string</w:delText>
              </w:r>
            </w:del>
          </w:p>
        </w:tc>
        <w:tc>
          <w:tcPr>
            <w:tcW w:w="3827" w:type="dxa"/>
          </w:tcPr>
          <w:p w14:paraId="4BFE9159" w14:textId="77777777" w:rsidR="00A91564" w:rsidRDefault="00A91564" w:rsidP="00DB2312">
            <w:pPr>
              <w:pStyle w:val="TableParagraph"/>
              <w:rPr>
                <w:del w:id="1080" w:author="2.1RC1" w:date="2013-12-11T22:33:00Z"/>
              </w:rPr>
            </w:pPr>
            <w:del w:id="1081" w:author="2.1RC1" w:date="2013-12-11T22:33:00Z">
              <w:r>
                <w:delText>Anger orsak till makulering.</w:delText>
              </w:r>
            </w:del>
          </w:p>
        </w:tc>
        <w:tc>
          <w:tcPr>
            <w:tcW w:w="1337" w:type="dxa"/>
          </w:tcPr>
          <w:p w14:paraId="001AE87D" w14:textId="77777777" w:rsidR="00A91564" w:rsidRDefault="00A91564" w:rsidP="00DB2312">
            <w:pPr>
              <w:pStyle w:val="TableParagraph"/>
              <w:rPr>
                <w:del w:id="1082" w:author="2.1RC1" w:date="2013-12-11T22:33:00Z"/>
              </w:rPr>
            </w:pPr>
            <w:del w:id="1083" w:author="2.1RC1" w:date="2013-12-11T22:33:00Z">
              <w:r>
                <w:delText>0..1</w:delText>
              </w:r>
            </w:del>
          </w:p>
        </w:tc>
      </w:tr>
    </w:tbl>
    <w:p w14:paraId="2B9225EA" w14:textId="77777777" w:rsidR="00A91564" w:rsidRDefault="00A91564" w:rsidP="00A91564">
      <w:pPr>
        <w:rPr>
          <w:del w:id="1084" w:author="2.1RC1" w:date="2013-12-11T22:33:00Z"/>
        </w:rPr>
      </w:pPr>
    </w:p>
    <w:p w14:paraId="20C54A77" w14:textId="77777777" w:rsidR="009F5C44" w:rsidRPr="00A46F31" w:rsidRDefault="009F5C44" w:rsidP="009F5C44">
      <w:pPr>
        <w:rPr>
          <w:del w:id="1085" w:author="2.1RC1" w:date="2013-12-11T22:33:00Z"/>
          <w:rFonts w:ascii="Arial" w:hAnsi="Arial" w:cs="Arial"/>
          <w:b/>
        </w:rPr>
      </w:pPr>
      <w:del w:id="1086" w:author="2.1RC1" w:date="2013-12-11T22:33:00Z">
        <w:r>
          <w:rPr>
            <w:rFonts w:ascii="Arial" w:hAnsi="Arial" w:cs="Arial"/>
            <w:b/>
          </w:rPr>
          <w:delText>PersonIdType</w:delText>
        </w:r>
      </w:del>
    </w:p>
    <w:tbl>
      <w:tblPr>
        <w:tblStyle w:val="Tabellrutnt"/>
        <w:tblW w:w="9100" w:type="dxa"/>
        <w:tblLayout w:type="fixed"/>
        <w:tblLook w:val="04A0" w:firstRow="1" w:lastRow="0" w:firstColumn="1" w:lastColumn="0" w:noHBand="0" w:noVBand="1"/>
      </w:tblPr>
      <w:tblGrid>
        <w:gridCol w:w="2518"/>
        <w:gridCol w:w="1418"/>
        <w:gridCol w:w="3827"/>
        <w:gridCol w:w="1337"/>
      </w:tblGrid>
      <w:tr w:rsidR="009F5C44" w14:paraId="0D56B69C" w14:textId="77777777" w:rsidTr="00DF28FF">
        <w:trPr>
          <w:trHeight w:val="384"/>
          <w:del w:id="1087" w:author="2.1RC1" w:date="2013-12-11T22:33:00Z"/>
        </w:trPr>
        <w:tc>
          <w:tcPr>
            <w:tcW w:w="2518" w:type="dxa"/>
            <w:shd w:val="clear" w:color="auto" w:fill="D9D9D9" w:themeFill="background1" w:themeFillShade="D9"/>
            <w:vAlign w:val="bottom"/>
          </w:tcPr>
          <w:p w14:paraId="4BC68382" w14:textId="77777777" w:rsidR="009F5C44" w:rsidRDefault="009F5C44" w:rsidP="00DF28FF">
            <w:pPr>
              <w:rPr>
                <w:del w:id="1088" w:author="2.1RC1" w:date="2013-12-11T22:33:00Z"/>
                <w:b/>
              </w:rPr>
            </w:pPr>
            <w:del w:id="1089" w:author="2.1RC1" w:date="2013-12-11T22:33:00Z">
              <w:r>
                <w:rPr>
                  <w:b/>
                </w:rPr>
                <w:delText>Namn</w:delText>
              </w:r>
            </w:del>
          </w:p>
        </w:tc>
        <w:tc>
          <w:tcPr>
            <w:tcW w:w="1418" w:type="dxa"/>
            <w:shd w:val="clear" w:color="auto" w:fill="D9D9D9" w:themeFill="background1" w:themeFillShade="D9"/>
            <w:vAlign w:val="bottom"/>
          </w:tcPr>
          <w:p w14:paraId="19AFE89F" w14:textId="77777777" w:rsidR="009F5C44" w:rsidRDefault="009F5C44" w:rsidP="00DF28FF">
            <w:pPr>
              <w:rPr>
                <w:del w:id="1090" w:author="2.1RC1" w:date="2013-12-11T22:33:00Z"/>
                <w:b/>
              </w:rPr>
            </w:pPr>
            <w:del w:id="1091" w:author="2.1RC1" w:date="2013-12-11T22:33:00Z">
              <w:r>
                <w:rPr>
                  <w:b/>
                </w:rPr>
                <w:delText>Datatyp</w:delText>
              </w:r>
            </w:del>
          </w:p>
        </w:tc>
        <w:tc>
          <w:tcPr>
            <w:tcW w:w="3827" w:type="dxa"/>
            <w:shd w:val="clear" w:color="auto" w:fill="D9D9D9" w:themeFill="background1" w:themeFillShade="D9"/>
            <w:vAlign w:val="bottom"/>
          </w:tcPr>
          <w:p w14:paraId="0C7BDFCD" w14:textId="77777777" w:rsidR="009F5C44" w:rsidRDefault="009F5C44" w:rsidP="00DF28FF">
            <w:pPr>
              <w:rPr>
                <w:del w:id="1092" w:author="2.1RC1" w:date="2013-12-11T22:33:00Z"/>
                <w:b/>
              </w:rPr>
            </w:pPr>
            <w:del w:id="1093" w:author="2.1RC1" w:date="2013-12-11T22:33:00Z">
              <w:r>
                <w:rPr>
                  <w:b/>
                </w:rPr>
                <w:delText>Beskrivning</w:delText>
              </w:r>
            </w:del>
          </w:p>
        </w:tc>
        <w:tc>
          <w:tcPr>
            <w:tcW w:w="1337" w:type="dxa"/>
            <w:shd w:val="clear" w:color="auto" w:fill="D9D9D9" w:themeFill="background1" w:themeFillShade="D9"/>
            <w:vAlign w:val="bottom"/>
          </w:tcPr>
          <w:p w14:paraId="07456C41" w14:textId="77777777" w:rsidR="009F5C44" w:rsidRDefault="009F5C44" w:rsidP="00DF28FF">
            <w:pPr>
              <w:rPr>
                <w:del w:id="1094" w:author="2.1RC1" w:date="2013-12-11T22:33:00Z"/>
                <w:b/>
              </w:rPr>
            </w:pPr>
            <w:del w:id="1095" w:author="2.1RC1" w:date="2013-12-11T22:33:00Z">
              <w:r>
                <w:rPr>
                  <w:b/>
                </w:rPr>
                <w:delText>Kardinalitet</w:delText>
              </w:r>
            </w:del>
          </w:p>
        </w:tc>
      </w:tr>
      <w:tr w:rsidR="009F5C44" w14:paraId="4514486A" w14:textId="77777777" w:rsidTr="00DF28FF">
        <w:trPr>
          <w:del w:id="1096" w:author="2.1RC1" w:date="2013-12-11T22:33:00Z"/>
        </w:trPr>
        <w:tc>
          <w:tcPr>
            <w:tcW w:w="2518" w:type="dxa"/>
          </w:tcPr>
          <w:p w14:paraId="52A82C9A" w14:textId="77777777" w:rsidR="009F5C44" w:rsidRPr="00D03076" w:rsidRDefault="009F5C44" w:rsidP="00DF28FF">
            <w:pPr>
              <w:pStyle w:val="TableParagraph"/>
              <w:rPr>
                <w:del w:id="1097" w:author="2.1RC1" w:date="2013-12-11T22:33:00Z"/>
              </w:rPr>
            </w:pPr>
            <w:del w:id="1098" w:author="2.1RC1" w:date="2013-12-11T22:33:00Z">
              <w:r w:rsidRPr="00D03076">
                <w:delText>id</w:delText>
              </w:r>
            </w:del>
          </w:p>
        </w:tc>
        <w:tc>
          <w:tcPr>
            <w:tcW w:w="1418" w:type="dxa"/>
          </w:tcPr>
          <w:p w14:paraId="18C3F70D" w14:textId="77777777" w:rsidR="009F5C44" w:rsidRPr="00D03076" w:rsidRDefault="009F5C44" w:rsidP="00DF28FF">
            <w:pPr>
              <w:pStyle w:val="TableParagraph"/>
              <w:rPr>
                <w:del w:id="1099" w:author="2.1RC1" w:date="2013-12-11T22:33:00Z"/>
              </w:rPr>
            </w:pPr>
            <w:del w:id="1100" w:author="2.1RC1" w:date="2013-12-11T22:33:00Z">
              <w:r w:rsidRPr="00D03076">
                <w:delText>string</w:delText>
              </w:r>
            </w:del>
          </w:p>
        </w:tc>
        <w:tc>
          <w:tcPr>
            <w:tcW w:w="3827" w:type="dxa"/>
          </w:tcPr>
          <w:p w14:paraId="30E95ECD" w14:textId="77777777" w:rsidR="009F5C44" w:rsidRPr="00D03076" w:rsidRDefault="009F5C44" w:rsidP="00DF28FF">
            <w:pPr>
              <w:pStyle w:val="TableParagraph"/>
              <w:rPr>
                <w:del w:id="1101" w:author="2.1RC1" w:date="2013-12-11T22:33:00Z"/>
              </w:rPr>
            </w:pPr>
            <w:del w:id="1102" w:author="2.1RC1" w:date="2013-12-11T22:33:00Z">
              <w:r w:rsidRPr="00D03076">
                <w:delText>Identiteten enligt den identitetstyp (type) som angivits. Anges med 12 tecken utan bindestreck.</w:delText>
              </w:r>
            </w:del>
          </w:p>
        </w:tc>
        <w:tc>
          <w:tcPr>
            <w:tcW w:w="1337" w:type="dxa"/>
          </w:tcPr>
          <w:p w14:paraId="03E6B757" w14:textId="77777777" w:rsidR="009F5C44" w:rsidRPr="00D03076" w:rsidRDefault="009F5C44" w:rsidP="00DF28FF">
            <w:pPr>
              <w:pStyle w:val="TableParagraph"/>
              <w:rPr>
                <w:del w:id="1103" w:author="2.1RC1" w:date="2013-12-11T22:33:00Z"/>
              </w:rPr>
            </w:pPr>
            <w:del w:id="1104" w:author="2.1RC1" w:date="2013-12-11T22:33:00Z">
              <w:r w:rsidRPr="00D03076">
                <w:delText>1..1</w:delText>
              </w:r>
            </w:del>
          </w:p>
        </w:tc>
      </w:tr>
      <w:tr w:rsidR="009F5C44" w14:paraId="3BC8C1C3" w14:textId="77777777" w:rsidTr="00DF28FF">
        <w:trPr>
          <w:del w:id="1105" w:author="2.1RC1" w:date="2013-12-11T22:33:00Z"/>
        </w:trPr>
        <w:tc>
          <w:tcPr>
            <w:tcW w:w="2518" w:type="dxa"/>
          </w:tcPr>
          <w:p w14:paraId="362AF31C" w14:textId="77777777" w:rsidR="009F5C44" w:rsidRPr="00D03076" w:rsidRDefault="009F5C44" w:rsidP="00DF28FF">
            <w:pPr>
              <w:pStyle w:val="TableParagraph"/>
              <w:rPr>
                <w:del w:id="1106" w:author="2.1RC1" w:date="2013-12-11T22:33:00Z"/>
              </w:rPr>
            </w:pPr>
            <w:del w:id="1107" w:author="2.1RC1" w:date="2013-12-11T22:33:00Z">
              <w:r w:rsidRPr="00D03076">
                <w:delText>type</w:delText>
              </w:r>
            </w:del>
          </w:p>
        </w:tc>
        <w:tc>
          <w:tcPr>
            <w:tcW w:w="1418" w:type="dxa"/>
          </w:tcPr>
          <w:p w14:paraId="28BD4287" w14:textId="77777777" w:rsidR="009F5C44" w:rsidRPr="00D03076" w:rsidRDefault="009F5C44" w:rsidP="00DF28FF">
            <w:pPr>
              <w:pStyle w:val="TableParagraph"/>
              <w:rPr>
                <w:del w:id="1108" w:author="2.1RC1" w:date="2013-12-11T22:33:00Z"/>
              </w:rPr>
            </w:pPr>
            <w:del w:id="1109" w:author="2.1RC1" w:date="2013-12-11T22:33:00Z">
              <w:r w:rsidRPr="00D03076">
                <w:delText>string</w:delText>
              </w:r>
            </w:del>
          </w:p>
        </w:tc>
        <w:tc>
          <w:tcPr>
            <w:tcW w:w="3827" w:type="dxa"/>
          </w:tcPr>
          <w:p w14:paraId="7FAE0836" w14:textId="77777777" w:rsidR="009F5C44" w:rsidRPr="00D03076" w:rsidRDefault="009F5C44" w:rsidP="00DF28FF">
            <w:pPr>
              <w:pStyle w:val="TableParagraph"/>
              <w:rPr>
                <w:del w:id="1110" w:author="2.1RC1" w:date="2013-12-11T22:33:00Z"/>
              </w:rPr>
            </w:pPr>
            <w:del w:id="1111" w:author="2.1RC1" w:date="2013-12-11T22:33:00Z">
              <w:r w:rsidRPr="00D03076">
                <w:delText xml:space="preserve">OID för typ av identifierare. </w:delText>
              </w:r>
            </w:del>
          </w:p>
          <w:p w14:paraId="527DF148" w14:textId="77777777" w:rsidR="009F5C44" w:rsidRPr="00D03076" w:rsidRDefault="009F5C44" w:rsidP="00DF28FF">
            <w:pPr>
              <w:pStyle w:val="TableParagraph"/>
              <w:rPr>
                <w:del w:id="1112" w:author="2.1RC1" w:date="2013-12-11T22:33:00Z"/>
              </w:rPr>
            </w:pPr>
            <w:del w:id="1113" w:author="2.1RC1" w:date="2013-12-11T22:33:00Z">
              <w:r w:rsidRPr="00D03076">
                <w:delText>För personnummer ska Skatteverkets personnummer (1.2.752.129.2.1.3.1).</w:delText>
              </w:r>
            </w:del>
          </w:p>
          <w:p w14:paraId="449E4620" w14:textId="77777777" w:rsidR="009F5C44" w:rsidRPr="00D03076" w:rsidRDefault="009F5C44" w:rsidP="00DF28FF">
            <w:pPr>
              <w:pStyle w:val="TableParagraph"/>
              <w:rPr>
                <w:del w:id="1114" w:author="2.1RC1" w:date="2013-12-11T22:33:00Z"/>
              </w:rPr>
            </w:pPr>
            <w:del w:id="1115" w:author="2.1RC1" w:date="2013-12-11T22:33:00Z">
              <w:r w:rsidRPr="00D03076">
                <w:delText>För samordningsnummer ska Skatteverkets samordningsnummer (1.2.752.129.2.1.3.3).</w:delText>
              </w:r>
            </w:del>
          </w:p>
          <w:p w14:paraId="06F513D8" w14:textId="77777777" w:rsidR="009F5C44" w:rsidRPr="00D03076" w:rsidRDefault="009F5C44" w:rsidP="00DF28FF">
            <w:pPr>
              <w:pStyle w:val="TableParagraph"/>
              <w:rPr>
                <w:del w:id="1116" w:author="2.1RC1" w:date="2013-12-11T22:33:00Z"/>
              </w:rPr>
            </w:pPr>
            <w:del w:id="1117" w:author="2.1RC1" w:date="2013-12-11T22:33:00Z">
              <w:r w:rsidRPr="00D03076">
                <w:delText>För reservnummer används lokalt definierade reservnummer, exempelvis SLL reservnummer (1.2.752.97.3.1.3)</w:delText>
              </w:r>
            </w:del>
          </w:p>
        </w:tc>
        <w:tc>
          <w:tcPr>
            <w:tcW w:w="1337" w:type="dxa"/>
          </w:tcPr>
          <w:p w14:paraId="0306ED42" w14:textId="77777777" w:rsidR="009F5C44" w:rsidRPr="00D03076" w:rsidRDefault="009F5C44" w:rsidP="00DF28FF">
            <w:pPr>
              <w:pStyle w:val="TableParagraph"/>
              <w:rPr>
                <w:del w:id="1118" w:author="2.1RC1" w:date="2013-12-11T22:33:00Z"/>
              </w:rPr>
            </w:pPr>
            <w:del w:id="1119" w:author="2.1RC1" w:date="2013-12-11T22:33:00Z">
              <w:r w:rsidRPr="00D03076">
                <w:delText>1..1</w:delText>
              </w:r>
            </w:del>
          </w:p>
        </w:tc>
      </w:tr>
    </w:tbl>
    <w:p w14:paraId="1FBE25F1" w14:textId="77777777" w:rsidR="009F5C44" w:rsidRDefault="009F5C44" w:rsidP="00A91564">
      <w:pPr>
        <w:rPr>
          <w:del w:id="1120" w:author="2.1RC1" w:date="2013-12-11T22:33:00Z"/>
        </w:rPr>
      </w:pPr>
    </w:p>
    <w:p w14:paraId="5CC25FB2" w14:textId="77777777" w:rsidR="00A91564" w:rsidRDefault="00A91564" w:rsidP="00A91564">
      <w:pPr>
        <w:rPr>
          <w:del w:id="1121" w:author="2.1RC1" w:date="2013-12-11T22:33:00Z"/>
          <w:rFonts w:ascii="Arial" w:hAnsi="Arial" w:cs="Arial"/>
          <w:b/>
        </w:rPr>
      </w:pPr>
      <w:del w:id="1122" w:author="2.1RC1" w:date="2013-12-11T22:33:00Z">
        <w:r>
          <w:rPr>
            <w:rFonts w:ascii="Arial" w:hAnsi="Arial" w:cs="Arial"/>
            <w:b/>
          </w:rPr>
          <w:delText>PQType</w:delText>
        </w:r>
      </w:del>
    </w:p>
    <w:p w14:paraId="103E5C13" w14:textId="77777777" w:rsidR="00A91564" w:rsidRPr="00166FE3" w:rsidRDefault="00A91564" w:rsidP="00A91564">
      <w:pPr>
        <w:pStyle w:val="Brdtext"/>
        <w:ind w:left="0"/>
        <w:rPr>
          <w:del w:id="1123" w:author="2.1RC1" w:date="2013-12-11T22:33:00Z"/>
        </w:rPr>
      </w:pPr>
      <w:del w:id="1124" w:author="2.1RC1" w:date="2013-12-11T22:33:00Z">
        <w:r>
          <w:delText xml:space="preserve">Typ som baseras på datatypen PQ enligt HL7, och som beskriver överföring av uppmätta värden (”Physical Quantity”). </w:delText>
        </w:r>
        <w:r w:rsidRPr="007B6F15">
          <w:delText>Tillåtna värden för ”unit” bestäms av .</w:delText>
        </w:r>
        <w:r>
          <w:delText xml:space="preserve"> Dimension ska preciseras av fältregel vid tillämpning (ex. ”Massa”). Typen är till för presentation av givna mätvärden. Vaksamhet skall iakttagas vid konvertering mellan enheter.</w:delText>
        </w:r>
      </w:del>
    </w:p>
    <w:p w14:paraId="435F0E08" w14:textId="77777777" w:rsidR="00A91564" w:rsidRPr="00166FE3" w:rsidRDefault="00A91564" w:rsidP="00A91564">
      <w:pPr>
        <w:pStyle w:val="TableParagraph"/>
        <w:spacing w:line="226" w:lineRule="exact"/>
        <w:ind w:left="102"/>
        <w:rPr>
          <w:del w:id="1125" w:author="2.1RC1" w:date="2013-12-11T22:33:00Z"/>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290EAAC5" w14:textId="77777777" w:rsidTr="00DB2312">
        <w:trPr>
          <w:trHeight w:val="384"/>
          <w:del w:id="1126" w:author="2.1RC1" w:date="2013-12-11T22:33:00Z"/>
        </w:trPr>
        <w:tc>
          <w:tcPr>
            <w:tcW w:w="2518" w:type="dxa"/>
            <w:shd w:val="clear" w:color="auto" w:fill="D9D9D9" w:themeFill="background1" w:themeFillShade="D9"/>
            <w:vAlign w:val="bottom"/>
          </w:tcPr>
          <w:p w14:paraId="30AA2D89" w14:textId="77777777" w:rsidR="00A91564" w:rsidRDefault="00A91564" w:rsidP="00DB2312">
            <w:pPr>
              <w:rPr>
                <w:del w:id="1127" w:author="2.1RC1" w:date="2013-12-11T22:33:00Z"/>
                <w:b/>
              </w:rPr>
            </w:pPr>
            <w:del w:id="1128" w:author="2.1RC1" w:date="2013-12-11T22:33:00Z">
              <w:r>
                <w:rPr>
                  <w:b/>
                </w:rPr>
                <w:delText>Namn</w:delText>
              </w:r>
            </w:del>
          </w:p>
        </w:tc>
        <w:tc>
          <w:tcPr>
            <w:tcW w:w="1418" w:type="dxa"/>
            <w:shd w:val="clear" w:color="auto" w:fill="D9D9D9" w:themeFill="background1" w:themeFillShade="D9"/>
            <w:vAlign w:val="bottom"/>
          </w:tcPr>
          <w:p w14:paraId="0BA1B870" w14:textId="77777777" w:rsidR="00A91564" w:rsidRDefault="00A91564" w:rsidP="00DB2312">
            <w:pPr>
              <w:rPr>
                <w:del w:id="1129" w:author="2.1RC1" w:date="2013-12-11T22:33:00Z"/>
                <w:b/>
              </w:rPr>
            </w:pPr>
            <w:del w:id="1130" w:author="2.1RC1" w:date="2013-12-11T22:33:00Z">
              <w:r>
                <w:rPr>
                  <w:b/>
                </w:rPr>
                <w:delText>Datatyp</w:delText>
              </w:r>
            </w:del>
          </w:p>
        </w:tc>
        <w:tc>
          <w:tcPr>
            <w:tcW w:w="3827" w:type="dxa"/>
            <w:shd w:val="clear" w:color="auto" w:fill="D9D9D9" w:themeFill="background1" w:themeFillShade="D9"/>
            <w:vAlign w:val="bottom"/>
          </w:tcPr>
          <w:p w14:paraId="562D6818" w14:textId="77777777" w:rsidR="00A91564" w:rsidRDefault="00A91564" w:rsidP="00DB2312">
            <w:pPr>
              <w:rPr>
                <w:del w:id="1131" w:author="2.1RC1" w:date="2013-12-11T22:33:00Z"/>
                <w:b/>
              </w:rPr>
            </w:pPr>
            <w:del w:id="1132" w:author="2.1RC1" w:date="2013-12-11T22:33:00Z">
              <w:r>
                <w:rPr>
                  <w:b/>
                </w:rPr>
                <w:delText>Beskrivning</w:delText>
              </w:r>
            </w:del>
          </w:p>
        </w:tc>
        <w:tc>
          <w:tcPr>
            <w:tcW w:w="1337" w:type="dxa"/>
            <w:shd w:val="clear" w:color="auto" w:fill="D9D9D9" w:themeFill="background1" w:themeFillShade="D9"/>
            <w:vAlign w:val="bottom"/>
          </w:tcPr>
          <w:p w14:paraId="26FF3E88" w14:textId="77777777" w:rsidR="00A91564" w:rsidRDefault="00A91564" w:rsidP="00DB2312">
            <w:pPr>
              <w:rPr>
                <w:del w:id="1133" w:author="2.1RC1" w:date="2013-12-11T22:33:00Z"/>
                <w:b/>
              </w:rPr>
            </w:pPr>
            <w:del w:id="1134" w:author="2.1RC1" w:date="2013-12-11T22:33:00Z">
              <w:r>
                <w:rPr>
                  <w:b/>
                </w:rPr>
                <w:delText>Kardinalitet</w:delText>
              </w:r>
            </w:del>
          </w:p>
        </w:tc>
      </w:tr>
      <w:tr w:rsidR="00A91564" w14:paraId="35EAB866" w14:textId="77777777" w:rsidTr="00DB2312">
        <w:trPr>
          <w:del w:id="1135" w:author="2.1RC1" w:date="2013-12-11T22:33:00Z"/>
        </w:trPr>
        <w:tc>
          <w:tcPr>
            <w:tcW w:w="2518" w:type="dxa"/>
          </w:tcPr>
          <w:p w14:paraId="32BA065C" w14:textId="77777777" w:rsidR="00A91564" w:rsidRPr="00D03076" w:rsidRDefault="00A91564" w:rsidP="00DB2312">
            <w:pPr>
              <w:pStyle w:val="TableParagraph"/>
              <w:rPr>
                <w:del w:id="1136" w:author="2.1RC1" w:date="2013-12-11T22:33:00Z"/>
              </w:rPr>
            </w:pPr>
            <w:del w:id="1137" w:author="2.1RC1" w:date="2013-12-11T22:33:00Z">
              <w:r w:rsidRPr="00D03076">
                <w:delText>value</w:delText>
              </w:r>
            </w:del>
          </w:p>
        </w:tc>
        <w:tc>
          <w:tcPr>
            <w:tcW w:w="1418" w:type="dxa"/>
          </w:tcPr>
          <w:p w14:paraId="2592B324" w14:textId="77777777" w:rsidR="00A91564" w:rsidRPr="00D03076" w:rsidRDefault="00A91564" w:rsidP="00DB2312">
            <w:pPr>
              <w:pStyle w:val="TableParagraph"/>
              <w:rPr>
                <w:del w:id="1138" w:author="2.1RC1" w:date="2013-12-11T22:33:00Z"/>
              </w:rPr>
            </w:pPr>
            <w:del w:id="1139" w:author="2.1RC1" w:date="2013-12-11T22:33:00Z">
              <w:r w:rsidRPr="00D03076">
                <w:delText>double</w:delText>
              </w:r>
            </w:del>
          </w:p>
        </w:tc>
        <w:tc>
          <w:tcPr>
            <w:tcW w:w="3827" w:type="dxa"/>
          </w:tcPr>
          <w:p w14:paraId="07EF3D01" w14:textId="77777777" w:rsidR="00A91564" w:rsidRPr="00D03076" w:rsidRDefault="00A91564" w:rsidP="00DB2312">
            <w:pPr>
              <w:pStyle w:val="TableParagraph"/>
              <w:rPr>
                <w:del w:id="1140" w:author="2.1RC1" w:date="2013-12-11T22:33:00Z"/>
              </w:rPr>
            </w:pPr>
            <w:del w:id="1141" w:author="2.1RC1" w:date="2013-12-11T22:33:00Z">
              <w:r w:rsidRPr="00D03076">
                <w:delText>Mätetal mätt i enheten som anges av ”unit”</w:delText>
              </w:r>
            </w:del>
          </w:p>
        </w:tc>
        <w:tc>
          <w:tcPr>
            <w:tcW w:w="1337" w:type="dxa"/>
          </w:tcPr>
          <w:p w14:paraId="00040970" w14:textId="77777777" w:rsidR="00A91564" w:rsidRPr="00D03076" w:rsidRDefault="00A91564" w:rsidP="00DB2312">
            <w:pPr>
              <w:pStyle w:val="TableParagraph"/>
              <w:rPr>
                <w:del w:id="1142" w:author="2.1RC1" w:date="2013-12-11T22:33:00Z"/>
              </w:rPr>
            </w:pPr>
            <w:del w:id="1143" w:author="2.1RC1" w:date="2013-12-11T22:33:00Z">
              <w:r w:rsidRPr="00D03076">
                <w:delText>1..1</w:delText>
              </w:r>
            </w:del>
          </w:p>
        </w:tc>
      </w:tr>
      <w:tr w:rsidR="00A91564" w14:paraId="6D81026B" w14:textId="77777777" w:rsidTr="00DB2312">
        <w:trPr>
          <w:del w:id="1144" w:author="2.1RC1" w:date="2013-12-11T22:33:00Z"/>
        </w:trPr>
        <w:tc>
          <w:tcPr>
            <w:tcW w:w="2518" w:type="dxa"/>
          </w:tcPr>
          <w:p w14:paraId="08B0E911" w14:textId="77777777" w:rsidR="00A91564" w:rsidRPr="00D03076" w:rsidRDefault="00A91564" w:rsidP="00DB2312">
            <w:pPr>
              <w:pStyle w:val="TableParagraph"/>
              <w:rPr>
                <w:del w:id="1145" w:author="2.1RC1" w:date="2013-12-11T22:33:00Z"/>
              </w:rPr>
            </w:pPr>
            <w:del w:id="1146" w:author="2.1RC1" w:date="2013-12-11T22:33:00Z">
              <w:r w:rsidRPr="00D03076">
                <w:delText>unit</w:delText>
              </w:r>
            </w:del>
          </w:p>
        </w:tc>
        <w:tc>
          <w:tcPr>
            <w:tcW w:w="1418" w:type="dxa"/>
          </w:tcPr>
          <w:p w14:paraId="05E9E182" w14:textId="77777777" w:rsidR="00A91564" w:rsidRPr="00D03076" w:rsidRDefault="00A91564" w:rsidP="00DB2312">
            <w:pPr>
              <w:pStyle w:val="TableParagraph"/>
              <w:rPr>
                <w:del w:id="1147" w:author="2.1RC1" w:date="2013-12-11T22:33:00Z"/>
              </w:rPr>
            </w:pPr>
            <w:del w:id="1148" w:author="2.1RC1" w:date="2013-12-11T22:33:00Z">
              <w:r w:rsidRPr="00D03076">
                <w:delText>string</w:delText>
              </w:r>
            </w:del>
          </w:p>
        </w:tc>
        <w:tc>
          <w:tcPr>
            <w:tcW w:w="3827" w:type="dxa"/>
          </w:tcPr>
          <w:p w14:paraId="787CF1C5" w14:textId="77777777" w:rsidR="00A91564" w:rsidRPr="00D03076" w:rsidRDefault="00A91564" w:rsidP="00E530BF">
            <w:pPr>
              <w:pStyle w:val="TableParagraph"/>
              <w:rPr>
                <w:del w:id="1149" w:author="2.1RC1" w:date="2013-12-11T22:33:00Z"/>
              </w:rPr>
            </w:pPr>
            <w:del w:id="1150" w:author="2.1RC1" w:date="2013-12-11T22:33:00Z">
              <w:r w:rsidRPr="00D03076">
                <w:delText>Enhet enligt standard http://</w:delText>
              </w:r>
              <w:r w:rsidRPr="00E530BF">
                <w:delText>unitsofmeasure</w:delText>
              </w:r>
              <w:r w:rsidRPr="00D03076">
                <w:delText>.org/ucum.html</w:delText>
              </w:r>
            </w:del>
          </w:p>
        </w:tc>
        <w:tc>
          <w:tcPr>
            <w:tcW w:w="1337" w:type="dxa"/>
          </w:tcPr>
          <w:p w14:paraId="6C53FF96" w14:textId="77777777" w:rsidR="00A91564" w:rsidRPr="00D03076" w:rsidRDefault="00A91564" w:rsidP="00DB2312">
            <w:pPr>
              <w:pStyle w:val="TableParagraph"/>
              <w:rPr>
                <w:del w:id="1151" w:author="2.1RC1" w:date="2013-12-11T22:33:00Z"/>
              </w:rPr>
            </w:pPr>
            <w:del w:id="1152" w:author="2.1RC1" w:date="2013-12-11T22:33:00Z">
              <w:r w:rsidRPr="00D03076">
                <w:delText>1..1</w:delText>
              </w:r>
            </w:del>
          </w:p>
        </w:tc>
      </w:tr>
    </w:tbl>
    <w:p w14:paraId="0946B67D" w14:textId="77777777" w:rsidR="00A91564" w:rsidRDefault="00A91564" w:rsidP="00A91564">
      <w:pPr>
        <w:rPr>
          <w:del w:id="1153" w:author="2.1RC1" w:date="2013-12-11T22:33:00Z"/>
          <w:rFonts w:ascii="Arial" w:hAnsi="Arial" w:cs="Arial"/>
          <w:b/>
        </w:rPr>
      </w:pPr>
    </w:p>
    <w:p w14:paraId="78D3975F" w14:textId="77777777" w:rsidR="00A91564" w:rsidRPr="00A46F31" w:rsidRDefault="00A91564" w:rsidP="00A91564">
      <w:pPr>
        <w:rPr>
          <w:del w:id="1154" w:author="2.1RC1" w:date="2013-12-11T22:33:00Z"/>
          <w:rFonts w:ascii="Arial" w:hAnsi="Arial" w:cs="Arial"/>
          <w:b/>
        </w:rPr>
      </w:pPr>
      <w:del w:id="1155" w:author="2.1RC1" w:date="2013-12-11T22:33:00Z">
        <w:r>
          <w:rPr>
            <w:rFonts w:ascii="Arial" w:hAnsi="Arial" w:cs="Arial"/>
            <w:b/>
          </w:rPr>
          <w:delText>T</w:delText>
        </w:r>
        <w:r w:rsidRPr="00551CB4">
          <w:rPr>
            <w:rFonts w:ascii="Arial" w:hAnsi="Arial" w:cs="Arial"/>
            <w:b/>
          </w:rPr>
          <w:delText>ime</w:delText>
        </w:r>
        <w:r>
          <w:rPr>
            <w:rFonts w:ascii="Arial" w:hAnsi="Arial" w:cs="Arial"/>
            <w:b/>
          </w:rPr>
          <w:delText>Period</w:delText>
        </w:r>
        <w:r w:rsidRPr="00551CB4">
          <w:rPr>
            <w:rFonts w:ascii="Arial" w:hAnsi="Arial" w:cs="Arial"/>
            <w:b/>
          </w:rPr>
          <w:delText>Type</w:delText>
        </w:r>
      </w:del>
    </w:p>
    <w:tbl>
      <w:tblPr>
        <w:tblStyle w:val="Tabellrutnt"/>
        <w:tblW w:w="9100" w:type="dxa"/>
        <w:tblLayout w:type="fixed"/>
        <w:tblLook w:val="04A0" w:firstRow="1" w:lastRow="0" w:firstColumn="1" w:lastColumn="0" w:noHBand="0" w:noVBand="1"/>
      </w:tblPr>
      <w:tblGrid>
        <w:gridCol w:w="2520"/>
        <w:gridCol w:w="1416"/>
        <w:gridCol w:w="3827"/>
        <w:gridCol w:w="1337"/>
      </w:tblGrid>
      <w:tr w:rsidR="00A91564" w14:paraId="187B4E78" w14:textId="77777777" w:rsidTr="00DB2312">
        <w:trPr>
          <w:trHeight w:val="384"/>
          <w:del w:id="1156" w:author="2.1RC1" w:date="2013-12-11T22:33:00Z"/>
        </w:trPr>
        <w:tc>
          <w:tcPr>
            <w:tcW w:w="2520" w:type="dxa"/>
            <w:shd w:val="clear" w:color="auto" w:fill="D9D9D9" w:themeFill="background1" w:themeFillShade="D9"/>
            <w:vAlign w:val="bottom"/>
          </w:tcPr>
          <w:p w14:paraId="68632007" w14:textId="77777777" w:rsidR="00A91564" w:rsidRDefault="00A91564" w:rsidP="00DB2312">
            <w:pPr>
              <w:rPr>
                <w:del w:id="1157" w:author="2.1RC1" w:date="2013-12-11T22:33:00Z"/>
                <w:b/>
              </w:rPr>
            </w:pPr>
            <w:del w:id="1158" w:author="2.1RC1" w:date="2013-12-11T22:33:00Z">
              <w:r>
                <w:rPr>
                  <w:b/>
                </w:rPr>
                <w:delText>Namn</w:delText>
              </w:r>
            </w:del>
          </w:p>
        </w:tc>
        <w:tc>
          <w:tcPr>
            <w:tcW w:w="1416" w:type="dxa"/>
            <w:shd w:val="clear" w:color="auto" w:fill="D9D9D9" w:themeFill="background1" w:themeFillShade="D9"/>
            <w:vAlign w:val="bottom"/>
          </w:tcPr>
          <w:p w14:paraId="3DD0AAF3" w14:textId="77777777" w:rsidR="00A91564" w:rsidRDefault="00A91564" w:rsidP="00DB2312">
            <w:pPr>
              <w:rPr>
                <w:del w:id="1159" w:author="2.1RC1" w:date="2013-12-11T22:33:00Z"/>
                <w:b/>
              </w:rPr>
            </w:pPr>
            <w:del w:id="1160" w:author="2.1RC1" w:date="2013-12-11T22:33:00Z">
              <w:r>
                <w:rPr>
                  <w:b/>
                </w:rPr>
                <w:delText>Datatyp</w:delText>
              </w:r>
            </w:del>
          </w:p>
        </w:tc>
        <w:tc>
          <w:tcPr>
            <w:tcW w:w="3827" w:type="dxa"/>
            <w:shd w:val="clear" w:color="auto" w:fill="D9D9D9" w:themeFill="background1" w:themeFillShade="D9"/>
            <w:vAlign w:val="bottom"/>
          </w:tcPr>
          <w:p w14:paraId="093AF02B" w14:textId="77777777" w:rsidR="00A91564" w:rsidRDefault="00A91564" w:rsidP="00DB2312">
            <w:pPr>
              <w:rPr>
                <w:del w:id="1161" w:author="2.1RC1" w:date="2013-12-11T22:33:00Z"/>
                <w:b/>
              </w:rPr>
            </w:pPr>
            <w:del w:id="1162" w:author="2.1RC1" w:date="2013-12-11T22:33:00Z">
              <w:r>
                <w:rPr>
                  <w:b/>
                </w:rPr>
                <w:delText>Beskrivning</w:delText>
              </w:r>
            </w:del>
          </w:p>
        </w:tc>
        <w:tc>
          <w:tcPr>
            <w:tcW w:w="1337" w:type="dxa"/>
            <w:shd w:val="clear" w:color="auto" w:fill="D9D9D9" w:themeFill="background1" w:themeFillShade="D9"/>
            <w:vAlign w:val="bottom"/>
          </w:tcPr>
          <w:p w14:paraId="351C4477" w14:textId="77777777" w:rsidR="00A91564" w:rsidRDefault="00A91564" w:rsidP="00DB2312">
            <w:pPr>
              <w:rPr>
                <w:del w:id="1163" w:author="2.1RC1" w:date="2013-12-11T22:33:00Z"/>
                <w:b/>
              </w:rPr>
            </w:pPr>
            <w:del w:id="1164" w:author="2.1RC1" w:date="2013-12-11T22:33:00Z">
              <w:r>
                <w:rPr>
                  <w:b/>
                </w:rPr>
                <w:delText>Kardinalitet</w:delText>
              </w:r>
            </w:del>
          </w:p>
        </w:tc>
      </w:tr>
      <w:tr w:rsidR="00A91564" w14:paraId="46BCE545" w14:textId="77777777" w:rsidTr="00DB2312">
        <w:trPr>
          <w:del w:id="1165" w:author="2.1RC1" w:date="2013-12-11T22:33:00Z"/>
        </w:trPr>
        <w:tc>
          <w:tcPr>
            <w:tcW w:w="2520" w:type="dxa"/>
          </w:tcPr>
          <w:p w14:paraId="4D7DFEC6" w14:textId="77777777" w:rsidR="00A91564" w:rsidRDefault="00A91564" w:rsidP="00DB2312">
            <w:pPr>
              <w:pStyle w:val="TableParagraph"/>
              <w:rPr>
                <w:del w:id="1166" w:author="2.1RC1" w:date="2013-12-11T22:33:00Z"/>
              </w:rPr>
            </w:pPr>
            <w:del w:id="1167" w:author="2.1RC1" w:date="2013-12-11T22:33:00Z">
              <w:r>
                <w:delText>start</w:delText>
              </w:r>
            </w:del>
          </w:p>
        </w:tc>
        <w:tc>
          <w:tcPr>
            <w:tcW w:w="1416" w:type="dxa"/>
          </w:tcPr>
          <w:p w14:paraId="75A3E012" w14:textId="77777777" w:rsidR="00A91564" w:rsidRPr="000A0B70" w:rsidRDefault="00A91564" w:rsidP="00DB2312">
            <w:pPr>
              <w:pStyle w:val="TableParagraph"/>
              <w:rPr>
                <w:del w:id="1168" w:author="2.1RC1" w:date="2013-12-11T22:33:00Z"/>
              </w:rPr>
            </w:pPr>
            <w:del w:id="1169" w:author="2.1RC1" w:date="2013-12-11T22:33:00Z">
              <w:r>
                <w:delText>TimeStampType</w:delText>
              </w:r>
            </w:del>
          </w:p>
        </w:tc>
        <w:tc>
          <w:tcPr>
            <w:tcW w:w="3827" w:type="dxa"/>
          </w:tcPr>
          <w:p w14:paraId="2AD81331" w14:textId="77777777" w:rsidR="00A91564" w:rsidRPr="00907C9B" w:rsidRDefault="00A91564" w:rsidP="00DB2312">
            <w:pPr>
              <w:pStyle w:val="TableParagraph"/>
              <w:rPr>
                <w:del w:id="1170" w:author="2.1RC1" w:date="2013-12-11T22:33:00Z"/>
                <w:spacing w:val="-1"/>
              </w:rPr>
            </w:pPr>
            <w:del w:id="1171" w:author="2.1RC1" w:date="2013-12-11T22:33:00Z">
              <w:r>
                <w:rPr>
                  <w:spacing w:val="-1"/>
                </w:rPr>
                <w:delText>Periodens starttid. Minst ett av start och end skall anges.</w:delText>
              </w:r>
            </w:del>
          </w:p>
        </w:tc>
        <w:tc>
          <w:tcPr>
            <w:tcW w:w="1337" w:type="dxa"/>
          </w:tcPr>
          <w:p w14:paraId="3E6513FF" w14:textId="77777777" w:rsidR="00A91564" w:rsidRPr="00907C9B" w:rsidRDefault="00A91564" w:rsidP="00DB2312">
            <w:pPr>
              <w:pStyle w:val="TableParagraph"/>
              <w:rPr>
                <w:del w:id="1172" w:author="2.1RC1" w:date="2013-12-11T22:33:00Z"/>
                <w:spacing w:val="-1"/>
              </w:rPr>
            </w:pPr>
            <w:del w:id="1173" w:author="2.1RC1" w:date="2013-12-11T22:33:00Z">
              <w:r>
                <w:rPr>
                  <w:spacing w:val="-1"/>
                </w:rPr>
                <w:delText>0..1</w:delText>
              </w:r>
            </w:del>
          </w:p>
        </w:tc>
      </w:tr>
      <w:tr w:rsidR="00A91564" w14:paraId="15E526B0" w14:textId="77777777" w:rsidTr="00DB2312">
        <w:trPr>
          <w:del w:id="1174" w:author="2.1RC1" w:date="2013-12-11T22:33:00Z"/>
        </w:trPr>
        <w:tc>
          <w:tcPr>
            <w:tcW w:w="2520" w:type="dxa"/>
          </w:tcPr>
          <w:p w14:paraId="57B4546B" w14:textId="77777777" w:rsidR="00A91564" w:rsidRDefault="00A91564" w:rsidP="00DB2312">
            <w:pPr>
              <w:pStyle w:val="TableParagraph"/>
              <w:rPr>
                <w:del w:id="1175" w:author="2.1RC1" w:date="2013-12-11T22:33:00Z"/>
              </w:rPr>
            </w:pPr>
            <w:del w:id="1176" w:author="2.1RC1" w:date="2013-12-11T22:33:00Z">
              <w:r>
                <w:delText>end</w:delText>
              </w:r>
            </w:del>
          </w:p>
        </w:tc>
        <w:tc>
          <w:tcPr>
            <w:tcW w:w="1416" w:type="dxa"/>
          </w:tcPr>
          <w:p w14:paraId="3C176A3B" w14:textId="77777777" w:rsidR="00A91564" w:rsidRPr="000A0B70" w:rsidRDefault="00A91564" w:rsidP="00DB2312">
            <w:pPr>
              <w:pStyle w:val="TableParagraph"/>
              <w:rPr>
                <w:del w:id="1177" w:author="2.1RC1" w:date="2013-12-11T22:33:00Z"/>
              </w:rPr>
            </w:pPr>
            <w:del w:id="1178" w:author="2.1RC1" w:date="2013-12-11T22:33:00Z">
              <w:r>
                <w:delText>TimeStampType</w:delText>
              </w:r>
            </w:del>
          </w:p>
        </w:tc>
        <w:tc>
          <w:tcPr>
            <w:tcW w:w="3827" w:type="dxa"/>
          </w:tcPr>
          <w:p w14:paraId="69533FB5" w14:textId="77777777" w:rsidR="00A91564" w:rsidRPr="00907C9B" w:rsidRDefault="00A91564" w:rsidP="00DB2312">
            <w:pPr>
              <w:pStyle w:val="TableParagraph"/>
              <w:rPr>
                <w:del w:id="1179" w:author="2.1RC1" w:date="2013-12-11T22:33:00Z"/>
                <w:spacing w:val="-1"/>
              </w:rPr>
            </w:pPr>
            <w:del w:id="1180" w:author="2.1RC1" w:date="2013-12-11T22:33:00Z">
              <w:r>
                <w:rPr>
                  <w:spacing w:val="-1"/>
                </w:rPr>
                <w:delText>Periodens sluttid. Minst ett av start och end skall anges.</w:delText>
              </w:r>
            </w:del>
          </w:p>
        </w:tc>
        <w:tc>
          <w:tcPr>
            <w:tcW w:w="1337" w:type="dxa"/>
          </w:tcPr>
          <w:p w14:paraId="39C000A2" w14:textId="77777777" w:rsidR="00A91564" w:rsidRPr="00907C9B" w:rsidRDefault="00A91564" w:rsidP="00DB2312">
            <w:pPr>
              <w:pStyle w:val="TableParagraph"/>
              <w:rPr>
                <w:del w:id="1181" w:author="2.1RC1" w:date="2013-12-11T22:33:00Z"/>
                <w:spacing w:val="-1"/>
              </w:rPr>
            </w:pPr>
            <w:del w:id="1182" w:author="2.1RC1" w:date="2013-12-11T22:33:00Z">
              <w:r>
                <w:rPr>
                  <w:spacing w:val="-1"/>
                </w:rPr>
                <w:delText>0..1</w:delText>
              </w:r>
            </w:del>
          </w:p>
        </w:tc>
      </w:tr>
    </w:tbl>
    <w:p w14:paraId="1309EDA1" w14:textId="77777777" w:rsidR="00A91564" w:rsidRDefault="00A91564" w:rsidP="00A91564">
      <w:pPr>
        <w:rPr>
          <w:del w:id="1183" w:author="2.1RC1" w:date="2013-12-11T22:33:00Z"/>
          <w:spacing w:val="-1"/>
          <w:sz w:val="20"/>
          <w:szCs w:val="20"/>
        </w:rPr>
      </w:pPr>
    </w:p>
    <w:p w14:paraId="7EEDFC19" w14:textId="77777777" w:rsidR="00A91564" w:rsidRPr="00DB47A9" w:rsidRDefault="00A91564" w:rsidP="00A91564">
      <w:pPr>
        <w:rPr>
          <w:del w:id="1184" w:author="2.1RC1" w:date="2013-12-11T22:33:00Z"/>
          <w:rFonts w:ascii="Arial" w:hAnsi="Arial" w:cs="Arial"/>
          <w:b/>
        </w:rPr>
      </w:pPr>
      <w:del w:id="1185" w:author="2.1RC1" w:date="2013-12-11T22:33:00Z">
        <w:r>
          <w:rPr>
            <w:rFonts w:ascii="Arial" w:hAnsi="Arial" w:cs="Arial"/>
            <w:b/>
          </w:rPr>
          <w:delText xml:space="preserve">TimeStampType </w:delText>
        </w:r>
      </w:del>
    </w:p>
    <w:p w14:paraId="0AED3748" w14:textId="77777777" w:rsidR="00A91564" w:rsidRPr="00BC5B0B" w:rsidRDefault="00A91564" w:rsidP="00A91564">
      <w:pPr>
        <w:pStyle w:val="Brdtext"/>
        <w:spacing w:before="120"/>
        <w:ind w:left="0" w:right="119"/>
        <w:rPr>
          <w:del w:id="1186" w:author="2.1RC1" w:date="2013-12-11T22:33:00Z"/>
        </w:rPr>
      </w:pPr>
      <w:del w:id="1187" w:author="2.1RC1" w:date="2013-12-11T22:33:00Z">
        <w:r w:rsidRPr="00BC5B0B">
          <w:delText>Tidpunkter anges alltid på formatet ”ÅÅÅÅMMDDttmmss”, vilket motsvara</w:delText>
        </w:r>
        <w:r>
          <w:delText>r den</w:delText>
        </w:r>
        <w:r w:rsidRPr="00BC5B0B">
          <w:delText xml:space="preserve"> ISO 8824-kompatibla </w:delText>
        </w:r>
        <w:r>
          <w:delText>formatbeskrivningen ”YYYYMMDDhh</w:delText>
        </w:r>
        <w:r w:rsidRPr="00BC5B0B">
          <w:delText>mmss”.</w:delText>
        </w:r>
      </w:del>
    </w:p>
    <w:p w14:paraId="496E83B9" w14:textId="77777777" w:rsidR="00A91564" w:rsidRDefault="00A91564" w:rsidP="00A91564">
      <w:pPr>
        <w:pStyle w:val="Brdtext"/>
        <w:spacing w:before="120"/>
        <w:ind w:left="0" w:right="119"/>
        <w:rPr>
          <w:del w:id="1188" w:author="2.1RC1" w:date="2013-12-11T22:33:00Z"/>
        </w:rPr>
      </w:pPr>
      <w:del w:id="1189" w:author="2.1RC1" w:date="2013-12-11T22:33:00Z">
        <w:r w:rsidRPr="00BC5B0B">
          <w:delText>Tidszon anges</w:delText>
        </w:r>
        <w:r>
          <w:delText xml:space="preserve"> inte i meddelandeformaten. All</w:delText>
        </w:r>
        <w:r w:rsidRPr="00BC5B0B">
          <w:delTex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delText>
        </w:r>
      </w:del>
    </w:p>
    <w:p w14:paraId="2FC01D62" w14:textId="77777777" w:rsidR="00A91564" w:rsidRDefault="00A91564" w:rsidP="00A91564">
      <w:pPr>
        <w:pStyle w:val="Brdtext"/>
        <w:spacing w:before="120"/>
        <w:ind w:left="0" w:right="119"/>
        <w:rPr>
          <w:del w:id="1190" w:author="2.1RC1" w:date="2013-12-11T22:33:00Z"/>
        </w:rPr>
      </w:pPr>
    </w:p>
    <w:tbl>
      <w:tblPr>
        <w:tblStyle w:val="Tabellrutnt"/>
        <w:tblW w:w="9180" w:type="dxa"/>
        <w:tblLayout w:type="fixed"/>
        <w:tblLook w:val="04A0" w:firstRow="1" w:lastRow="0" w:firstColumn="1" w:lastColumn="0" w:noHBand="0" w:noVBand="1"/>
      </w:tblPr>
      <w:tblGrid>
        <w:gridCol w:w="2235"/>
        <w:gridCol w:w="1701"/>
        <w:gridCol w:w="3827"/>
        <w:gridCol w:w="1417"/>
      </w:tblGrid>
      <w:tr w:rsidR="00A91564" w14:paraId="05C99278" w14:textId="77777777" w:rsidTr="00E530BF">
        <w:trPr>
          <w:trHeight w:val="384"/>
          <w:del w:id="1191" w:author="2.1RC1" w:date="2013-12-11T22:33:00Z"/>
        </w:trPr>
        <w:tc>
          <w:tcPr>
            <w:tcW w:w="2235" w:type="dxa"/>
            <w:shd w:val="clear" w:color="auto" w:fill="D9D9D9" w:themeFill="background1" w:themeFillShade="D9"/>
            <w:vAlign w:val="bottom"/>
          </w:tcPr>
          <w:p w14:paraId="783415E2" w14:textId="77777777" w:rsidR="00A91564" w:rsidRDefault="00A91564" w:rsidP="00DB2312">
            <w:pPr>
              <w:ind w:right="-108"/>
              <w:rPr>
                <w:del w:id="1192" w:author="2.1RC1" w:date="2013-12-11T22:33:00Z"/>
                <w:b/>
              </w:rPr>
            </w:pPr>
            <w:del w:id="1193" w:author="2.1RC1" w:date="2013-12-11T22:33:00Z">
              <w:r>
                <w:rPr>
                  <w:b/>
                </w:rPr>
                <w:delText>Namn</w:delText>
              </w:r>
            </w:del>
          </w:p>
        </w:tc>
        <w:tc>
          <w:tcPr>
            <w:tcW w:w="1701" w:type="dxa"/>
            <w:shd w:val="clear" w:color="auto" w:fill="D9D9D9" w:themeFill="background1" w:themeFillShade="D9"/>
            <w:vAlign w:val="bottom"/>
          </w:tcPr>
          <w:p w14:paraId="013884C7" w14:textId="77777777" w:rsidR="00A91564" w:rsidRDefault="00A91564" w:rsidP="00DB2312">
            <w:pPr>
              <w:ind w:right="-141"/>
              <w:rPr>
                <w:del w:id="1194" w:author="2.1RC1" w:date="2013-12-11T22:33:00Z"/>
                <w:b/>
              </w:rPr>
            </w:pPr>
            <w:del w:id="1195" w:author="2.1RC1" w:date="2013-12-11T22:33:00Z">
              <w:r>
                <w:rPr>
                  <w:b/>
                </w:rPr>
                <w:delText>Datatyp</w:delText>
              </w:r>
            </w:del>
          </w:p>
        </w:tc>
        <w:tc>
          <w:tcPr>
            <w:tcW w:w="3827" w:type="dxa"/>
            <w:shd w:val="clear" w:color="auto" w:fill="D9D9D9" w:themeFill="background1" w:themeFillShade="D9"/>
            <w:vAlign w:val="bottom"/>
          </w:tcPr>
          <w:p w14:paraId="704A7B90" w14:textId="77777777" w:rsidR="00A91564" w:rsidRDefault="00A91564" w:rsidP="00DB2312">
            <w:pPr>
              <w:ind w:right="-96"/>
              <w:rPr>
                <w:del w:id="1196" w:author="2.1RC1" w:date="2013-12-11T22:33:00Z"/>
                <w:b/>
              </w:rPr>
            </w:pPr>
            <w:del w:id="1197" w:author="2.1RC1" w:date="2013-12-11T22:33:00Z">
              <w:r>
                <w:rPr>
                  <w:b/>
                </w:rPr>
                <w:delText>Beskrivning</w:delText>
              </w:r>
            </w:del>
          </w:p>
        </w:tc>
        <w:tc>
          <w:tcPr>
            <w:tcW w:w="1417" w:type="dxa"/>
            <w:shd w:val="clear" w:color="auto" w:fill="D9D9D9" w:themeFill="background1" w:themeFillShade="D9"/>
            <w:vAlign w:val="bottom"/>
          </w:tcPr>
          <w:p w14:paraId="74734922" w14:textId="77777777" w:rsidR="00A91564" w:rsidRDefault="00A91564" w:rsidP="00DB2312">
            <w:pPr>
              <w:rPr>
                <w:del w:id="1198" w:author="2.1RC1" w:date="2013-12-11T22:33:00Z"/>
                <w:b/>
              </w:rPr>
            </w:pPr>
            <w:del w:id="1199" w:author="2.1RC1" w:date="2013-12-11T22:33:00Z">
              <w:r>
                <w:rPr>
                  <w:b/>
                </w:rPr>
                <w:delText>Kardinalitet</w:delText>
              </w:r>
            </w:del>
          </w:p>
        </w:tc>
      </w:tr>
      <w:tr w:rsidR="00A91564" w14:paraId="18BD42AF" w14:textId="77777777" w:rsidTr="00E530BF">
        <w:trPr>
          <w:del w:id="1200" w:author="2.1RC1" w:date="2013-12-11T22:33:00Z"/>
        </w:trPr>
        <w:tc>
          <w:tcPr>
            <w:tcW w:w="2235" w:type="dxa"/>
          </w:tcPr>
          <w:p w14:paraId="2104B57A" w14:textId="77777777" w:rsidR="00A91564" w:rsidRPr="00D03076" w:rsidRDefault="00A91564" w:rsidP="00DB2312">
            <w:pPr>
              <w:pStyle w:val="TableParagraph"/>
              <w:rPr>
                <w:del w:id="1201" w:author="2.1RC1" w:date="2013-12-11T22:33:00Z"/>
              </w:rPr>
            </w:pPr>
            <w:del w:id="1202" w:author="2.1RC1" w:date="2013-12-11T22:33:00Z">
              <w:r w:rsidRPr="00D03076">
                <w:delText>timestamp</w:delText>
              </w:r>
            </w:del>
          </w:p>
        </w:tc>
        <w:tc>
          <w:tcPr>
            <w:tcW w:w="1701" w:type="dxa"/>
          </w:tcPr>
          <w:p w14:paraId="4CB2BF6B" w14:textId="77777777" w:rsidR="00A91564" w:rsidRPr="00D03076" w:rsidRDefault="00A91564" w:rsidP="00DB2312">
            <w:pPr>
              <w:pStyle w:val="TableParagraph"/>
              <w:rPr>
                <w:del w:id="1203" w:author="2.1RC1" w:date="2013-12-11T22:33:00Z"/>
              </w:rPr>
            </w:pPr>
            <w:del w:id="1204" w:author="2.1RC1" w:date="2013-12-11T22:33:00Z">
              <w:r w:rsidRPr="00D03076">
                <w:delText>string</w:delText>
              </w:r>
            </w:del>
          </w:p>
        </w:tc>
        <w:tc>
          <w:tcPr>
            <w:tcW w:w="3827" w:type="dxa"/>
          </w:tcPr>
          <w:p w14:paraId="00664B42" w14:textId="77777777" w:rsidR="00A91564" w:rsidRPr="00D03076" w:rsidRDefault="00A91564" w:rsidP="00DB2312">
            <w:pPr>
              <w:pStyle w:val="TableParagraph"/>
              <w:rPr>
                <w:del w:id="1205" w:author="2.1RC1" w:date="2013-12-11T22:33:00Z"/>
              </w:rPr>
            </w:pPr>
            <w:del w:id="1206" w:author="2.1RC1" w:date="2013-12-11T22:33:00Z">
              <w:r w:rsidRPr="00D03076">
                <w:delText>Tid uttrycks med formatet ”ÅÅÅÅMMDDttmmss”</w:delText>
              </w:r>
            </w:del>
          </w:p>
        </w:tc>
        <w:tc>
          <w:tcPr>
            <w:tcW w:w="1417" w:type="dxa"/>
          </w:tcPr>
          <w:p w14:paraId="6F61DF37" w14:textId="77777777" w:rsidR="00A91564" w:rsidRPr="00D03076" w:rsidRDefault="00A91564" w:rsidP="00DB2312">
            <w:pPr>
              <w:pStyle w:val="TableParagraph"/>
              <w:rPr>
                <w:del w:id="1207" w:author="2.1RC1" w:date="2013-12-11T22:33:00Z"/>
              </w:rPr>
            </w:pPr>
            <w:del w:id="1208" w:author="2.1RC1" w:date="2013-12-11T22:33:00Z">
              <w:r w:rsidRPr="00D03076">
                <w:delText>1..1</w:delText>
              </w:r>
            </w:del>
          </w:p>
        </w:tc>
      </w:tr>
    </w:tbl>
    <w:p w14:paraId="2FB4059F" w14:textId="77777777" w:rsidR="00DB47A9" w:rsidRPr="00551CB4" w:rsidRDefault="00DB47A9" w:rsidP="00DB47A9">
      <w:pPr>
        <w:rPr>
          <w:del w:id="1209" w:author="2.1RC1" w:date="2013-12-11T22:33:00Z"/>
          <w:sz w:val="22"/>
          <w:szCs w:val="22"/>
        </w:rPr>
      </w:pPr>
    </w:p>
    <w:p w14:paraId="28487AA2" w14:textId="77777777" w:rsidR="00DB47A9" w:rsidRDefault="00DB47A9" w:rsidP="00DB47A9">
      <w:pPr>
        <w:pStyle w:val="TableParagraph"/>
        <w:spacing w:line="229" w:lineRule="exact"/>
        <w:rPr>
          <w:del w:id="1210" w:author="2.1RC1" w:date="2013-12-11T22:33:00Z"/>
          <w:rFonts w:ascii="Times New Roman" w:eastAsia="Times New Roman" w:hAnsi="Times New Roman" w:cs="Times New Roman"/>
          <w:sz w:val="24"/>
          <w:szCs w:val="24"/>
          <w:lang w:eastAsia="sv-SE"/>
        </w:rPr>
      </w:pPr>
    </w:p>
    <w:p w14:paraId="4E57A774" w14:textId="27DE2501" w:rsidR="005B5A7F" w:rsidRDefault="00A653C1">
      <w:pPr>
        <w:widowControl w:val="0"/>
      </w:pPr>
      <w:ins w:id="1211" w:author="2.1RC1" w:date="2013-12-11T22:33:00Z">
        <w:r>
          <w:t>De gemensamma typerna beskrivs i bilagan ”Bilaga_Gemensamma_typer_&lt;version&gt;.pdf”</w:t>
        </w:r>
      </w:ins>
      <w:r w:rsidR="005B5A7F">
        <w:br w:type="page"/>
      </w:r>
    </w:p>
    <w:p w14:paraId="296317A7" w14:textId="7C0E5ECC" w:rsidR="001B6021" w:rsidRPr="00BC5B0B" w:rsidRDefault="003C1F2A">
      <w:pPr>
        <w:rPr>
          <w:rFonts w:ascii="Arial" w:eastAsia="Arial" w:hAnsi="Arial"/>
          <w:b/>
          <w:bCs/>
        </w:rPr>
      </w:pPr>
      <w:r>
        <w:lastRenderedPageBreak/>
        <w:tab/>
      </w:r>
    </w:p>
    <w:p w14:paraId="39C0EA11" w14:textId="19D55D25" w:rsidR="00D218F3" w:rsidRPr="00BC5B0B" w:rsidRDefault="00D218F3" w:rsidP="00907C9B">
      <w:pPr>
        <w:pStyle w:val="Rubrik1"/>
      </w:pPr>
      <w:bookmarkStart w:id="1212" w:name="_Toc248418469"/>
      <w:bookmarkStart w:id="1213" w:name="_Toc246999239"/>
      <w:r w:rsidRPr="00907C9B">
        <w:rPr>
          <w:spacing w:val="1"/>
        </w:rPr>
        <w:t>GetCareDocumentation (Vård- och omsorgsdokument</w:t>
      </w:r>
      <w:bookmarkEnd w:id="479"/>
      <w:r w:rsidRPr="00907C9B">
        <w:rPr>
          <w:spacing w:val="1"/>
        </w:rPr>
        <w:t>)</w:t>
      </w:r>
      <w:bookmarkEnd w:id="1212"/>
      <w:bookmarkEnd w:id="1213"/>
      <w:r w:rsidRPr="00BC5B0B">
        <w:br/>
      </w:r>
    </w:p>
    <w:p w14:paraId="4E25996B" w14:textId="798BB4BF" w:rsidR="00D218F3" w:rsidRDefault="00797ABC" w:rsidP="006B34DA">
      <w:pPr>
        <w:pStyle w:val="Brdtext"/>
      </w:pPr>
      <w:r w:rsidRPr="006B34DA">
        <w:t>Tjänsten</w:t>
      </w:r>
      <w:r w:rsidR="00D218F3" w:rsidRPr="006B34DA">
        <w:t xml:space="preserve"> returnerar en patients vårddokument, så som anteckningar av typerna utredning, åtgärd/behandling, sammanfattning, samordning, inskrivning, slutanteckning (vilket även inkluderar epikris), anteckning utan fysiskt möte, slutenvårdsanteckning samt besöksanteckning.</w:t>
      </w:r>
    </w:p>
    <w:p w14:paraId="155116FB" w14:textId="77777777" w:rsidR="00415D39" w:rsidRDefault="00415D39" w:rsidP="006B34DA">
      <w:pPr>
        <w:pStyle w:val="Brdtext"/>
      </w:pPr>
    </w:p>
    <w:p w14:paraId="62EB6882" w14:textId="6E86D7B4" w:rsidR="00415D39" w:rsidRPr="006B34DA" w:rsidRDefault="00415D39" w:rsidP="006B34DA">
      <w:pPr>
        <w:pStyle w:val="Brdtext"/>
      </w:pPr>
      <w:r>
        <w:rPr>
          <w:spacing w:val="-1"/>
        </w:rPr>
        <w:t xml:space="preserve">Meddelandeformatet är kompatibelt med HL7 v. 3 CDA v. 2 och NPÖ RIV Informationsspecifikation 2.2.1, V-MIM ”Vård- och omsorgsdokument”, enligt beskrivning i bilaga </w:t>
      </w:r>
      <w:r w:rsidRPr="002E05F3">
        <w:rPr>
          <w:spacing w:val="-1"/>
        </w:rPr>
        <w:t>MIM_Mappningar_</w:t>
      </w:r>
      <w:r>
        <w:rPr>
          <w:spacing w:val="-1"/>
        </w:rPr>
        <w:t>GetCareDocumentation</w:t>
      </w:r>
      <w:r w:rsidRPr="002E05F3">
        <w:rPr>
          <w:spacing w:val="-1"/>
        </w:rPr>
        <w:t>.xlsx</w:t>
      </w:r>
      <w:r>
        <w:rPr>
          <w:spacing w:val="-1"/>
        </w:rPr>
        <w:t>.</w:t>
      </w:r>
    </w:p>
    <w:p w14:paraId="137B723E" w14:textId="77777777" w:rsidR="00D218F3" w:rsidRPr="00BC5B0B" w:rsidRDefault="00D218F3" w:rsidP="00D218F3">
      <w:pPr>
        <w:spacing w:before="2" w:line="160" w:lineRule="exact"/>
        <w:rPr>
          <w:sz w:val="16"/>
          <w:szCs w:val="16"/>
        </w:rPr>
      </w:pPr>
    </w:p>
    <w:p w14:paraId="01DA7C3C" w14:textId="77777777" w:rsidR="00D218F3" w:rsidRPr="00BC5B0B" w:rsidRDefault="00D218F3" w:rsidP="00D218F3">
      <w:pPr>
        <w:spacing w:line="200" w:lineRule="exact"/>
        <w:rPr>
          <w:sz w:val="20"/>
          <w:szCs w:val="20"/>
        </w:rPr>
      </w:pPr>
    </w:p>
    <w:p w14:paraId="35DCB6C1" w14:textId="77777777" w:rsidR="00D218F3" w:rsidRPr="002E1905" w:rsidRDefault="00D218F3" w:rsidP="00715A94">
      <w:pPr>
        <w:pStyle w:val="Rubrik2b"/>
      </w:pPr>
      <w:bookmarkStart w:id="1214" w:name="_Toc341787031"/>
      <w:bookmarkStart w:id="1215" w:name="_Toc248418470"/>
      <w:bookmarkStart w:id="1216" w:name="_Toc246999240"/>
      <w:r w:rsidRPr="002E1905">
        <w:t>Frivillighet</w:t>
      </w:r>
      <w:bookmarkEnd w:id="1214"/>
      <w:bookmarkEnd w:id="1215"/>
      <w:bookmarkEnd w:id="1216"/>
    </w:p>
    <w:p w14:paraId="6F5BE35A" w14:textId="77777777" w:rsidR="00D218F3" w:rsidRPr="002E1905" w:rsidRDefault="00D218F3" w:rsidP="00D218F3">
      <w:pPr>
        <w:spacing w:before="9" w:line="110" w:lineRule="exact"/>
        <w:rPr>
          <w:color w:val="000000" w:themeColor="text1"/>
          <w:sz w:val="11"/>
          <w:szCs w:val="11"/>
        </w:rPr>
      </w:pPr>
    </w:p>
    <w:p w14:paraId="332DF15A" w14:textId="055F4A62" w:rsidR="00D218F3" w:rsidRPr="002E1905" w:rsidRDefault="002E1905" w:rsidP="00D218F3">
      <w:pPr>
        <w:pStyle w:val="Brdtext"/>
        <w:spacing w:line="239" w:lineRule="auto"/>
        <w:ind w:right="198"/>
        <w:rPr>
          <w:rFonts w:cs="Times New Roman"/>
          <w:color w:val="000000" w:themeColor="text1"/>
        </w:rPr>
      </w:pPr>
      <w:r w:rsidRPr="002E1905">
        <w:rPr>
          <w:color w:val="000000" w:themeColor="text1"/>
          <w:spacing w:val="-1"/>
        </w:rPr>
        <w:t>Tjänstekontraktet är f</w:t>
      </w:r>
      <w:r w:rsidR="00724267" w:rsidRPr="002E1905">
        <w:rPr>
          <w:color w:val="000000" w:themeColor="text1"/>
          <w:spacing w:val="-1"/>
        </w:rPr>
        <w:t>rivilligt</w:t>
      </w:r>
    </w:p>
    <w:p w14:paraId="0490D4B4" w14:textId="77777777" w:rsidR="00D218F3" w:rsidRPr="00BC5B0B" w:rsidRDefault="00D218F3" w:rsidP="00D218F3">
      <w:pPr>
        <w:spacing w:before="2" w:line="160" w:lineRule="exact"/>
        <w:rPr>
          <w:color w:val="FF0000"/>
          <w:sz w:val="16"/>
          <w:szCs w:val="16"/>
        </w:rPr>
      </w:pPr>
    </w:p>
    <w:p w14:paraId="433CAA0C" w14:textId="77777777" w:rsidR="00D218F3" w:rsidRPr="00BC5B0B" w:rsidRDefault="00D218F3" w:rsidP="00D218F3">
      <w:pPr>
        <w:spacing w:line="200" w:lineRule="exact"/>
        <w:rPr>
          <w:color w:val="FF0000"/>
          <w:sz w:val="20"/>
          <w:szCs w:val="20"/>
        </w:rPr>
      </w:pPr>
    </w:p>
    <w:p w14:paraId="09547218" w14:textId="77777777" w:rsidR="00D218F3" w:rsidRPr="00866C77" w:rsidRDefault="00D218F3" w:rsidP="001253D1">
      <w:pPr>
        <w:pStyle w:val="Rubrik2b"/>
      </w:pPr>
      <w:bookmarkStart w:id="1217" w:name="_Toc341787032"/>
      <w:bookmarkStart w:id="1218" w:name="_Toc248418471"/>
      <w:bookmarkStart w:id="1219" w:name="_Toc246999241"/>
      <w:r w:rsidRPr="00866C77">
        <w:t>Version</w:t>
      </w:r>
      <w:bookmarkEnd w:id="1217"/>
      <w:bookmarkEnd w:id="1218"/>
      <w:bookmarkEnd w:id="1219"/>
    </w:p>
    <w:p w14:paraId="07A9AD22" w14:textId="77777777" w:rsidR="00D218F3" w:rsidRPr="00866C77" w:rsidRDefault="00D218F3" w:rsidP="00D218F3">
      <w:pPr>
        <w:spacing w:before="9" w:line="110" w:lineRule="exact"/>
        <w:rPr>
          <w:color w:val="000000" w:themeColor="text1"/>
          <w:sz w:val="11"/>
          <w:szCs w:val="11"/>
        </w:rPr>
      </w:pPr>
    </w:p>
    <w:p w14:paraId="13639D7D" w14:textId="3EA14BF2" w:rsidR="00D218F3" w:rsidRPr="00866C77" w:rsidRDefault="00866C77" w:rsidP="00D218F3">
      <w:pPr>
        <w:pStyle w:val="Brdtext"/>
        <w:ind w:right="689"/>
        <w:rPr>
          <w:color w:val="000000" w:themeColor="text1"/>
        </w:rPr>
      </w:pPr>
      <w:r w:rsidRPr="00866C77">
        <w:rPr>
          <w:color w:val="000000" w:themeColor="text1"/>
        </w:rPr>
        <w:t>2.0</w:t>
      </w:r>
    </w:p>
    <w:p w14:paraId="6F9D775C" w14:textId="77777777" w:rsidR="00D218F3" w:rsidRPr="00BC5B0B" w:rsidRDefault="00D218F3" w:rsidP="00D218F3">
      <w:pPr>
        <w:spacing w:before="10" w:line="150" w:lineRule="exact"/>
        <w:rPr>
          <w:color w:val="FF0000"/>
          <w:sz w:val="15"/>
          <w:szCs w:val="15"/>
        </w:rPr>
      </w:pPr>
    </w:p>
    <w:p w14:paraId="06F8F20C" w14:textId="77777777" w:rsidR="00D218F3" w:rsidRPr="00BC5B0B" w:rsidRDefault="00D218F3" w:rsidP="00D218F3">
      <w:pPr>
        <w:spacing w:line="200" w:lineRule="exact"/>
        <w:rPr>
          <w:color w:val="FF0000"/>
          <w:sz w:val="20"/>
          <w:szCs w:val="20"/>
        </w:rPr>
      </w:pPr>
    </w:p>
    <w:p w14:paraId="176A5FF3" w14:textId="77777777" w:rsidR="00D218F3" w:rsidRDefault="00D218F3" w:rsidP="001253D1">
      <w:pPr>
        <w:pStyle w:val="Rubrik2b"/>
      </w:pPr>
      <w:bookmarkStart w:id="1220" w:name="_Toc341787033"/>
      <w:bookmarkStart w:id="1221" w:name="_Toc248418472"/>
      <w:bookmarkStart w:id="1222" w:name="_Toc246999242"/>
      <w:r w:rsidRPr="001C06B7">
        <w:t>SLA-krav</w:t>
      </w:r>
      <w:bookmarkEnd w:id="1220"/>
      <w:bookmarkEnd w:id="1221"/>
      <w:bookmarkEnd w:id="1222"/>
    </w:p>
    <w:p w14:paraId="5ECA3AD8" w14:textId="77777777" w:rsidR="00D47D0C" w:rsidRDefault="00D47D0C" w:rsidP="00D47D0C">
      <w:pPr>
        <w:pStyle w:val="Brdtext"/>
      </w:pPr>
      <w:r w:rsidRPr="001C06B7">
        <w:t>Inga specifika. Se generella SLA-krav.</w:t>
      </w:r>
    </w:p>
    <w:p w14:paraId="4891B88E" w14:textId="77777777" w:rsidR="00D47D0C" w:rsidRDefault="00D47D0C" w:rsidP="00D47D0C">
      <w:pPr>
        <w:pStyle w:val="Rubrik2b"/>
        <w:numPr>
          <w:ilvl w:val="0"/>
          <w:numId w:val="0"/>
        </w:numPr>
        <w:ind w:left="792"/>
      </w:pPr>
    </w:p>
    <w:p w14:paraId="53ED1028" w14:textId="6C611EDB" w:rsidR="00D47D0C" w:rsidRPr="001C06B7" w:rsidRDefault="00D47D0C" w:rsidP="001253D1">
      <w:pPr>
        <w:pStyle w:val="Rubrik2b"/>
      </w:pPr>
      <w:bookmarkStart w:id="1223" w:name="_Toc248418473"/>
      <w:bookmarkStart w:id="1224" w:name="_Toc246999243"/>
      <w:r>
        <w:t>DocBook-format för clinicalDocumentNoteText-fältet</w:t>
      </w:r>
      <w:bookmarkEnd w:id="1223"/>
      <w:bookmarkEnd w:id="1224"/>
    </w:p>
    <w:p w14:paraId="66EF997C" w14:textId="77777777" w:rsidR="00D218F3" w:rsidRPr="001C06B7" w:rsidRDefault="00D218F3" w:rsidP="00D218F3">
      <w:pPr>
        <w:spacing w:before="9" w:line="110" w:lineRule="exact"/>
        <w:rPr>
          <w:color w:val="000000" w:themeColor="text1"/>
          <w:sz w:val="11"/>
          <w:szCs w:val="11"/>
        </w:rPr>
      </w:pPr>
    </w:p>
    <w:p w14:paraId="5C3F0A44" w14:textId="77777777" w:rsidR="00D47D0C" w:rsidRDefault="00D47D0C" w:rsidP="00C0424C">
      <w:pPr>
        <w:pStyle w:val="Brdtext"/>
        <w:ind w:left="0"/>
      </w:pPr>
    </w:p>
    <w:p w14:paraId="12218F50" w14:textId="20536303" w:rsidR="00D47D0C" w:rsidRDefault="00D47D0C" w:rsidP="00D47D0C">
      <w:pPr>
        <w:pStyle w:val="Brd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22" w:history="1">
        <w:r w:rsidRPr="007768EB">
          <w:rPr>
            <w:rStyle w:val="Hyperlnk"/>
          </w:rPr>
          <w:t>http://docbook.org/tdg5/en/html/</w:t>
        </w:r>
      </w:hyperlink>
    </w:p>
    <w:p w14:paraId="2C83BBD1" w14:textId="3156E6FD" w:rsidR="00D47D0C" w:rsidRDefault="00D47D0C" w:rsidP="00D47D0C">
      <w:pPr>
        <w:pStyle w:val="Brdtext"/>
      </w:pPr>
      <w:r>
        <w:t xml:space="preserve">Användningen av DocBook för </w:t>
      </w:r>
      <w:r w:rsidR="00BC414B">
        <w:t xml:space="preserve">clinicalDocumentNoteText </w:t>
      </w:r>
      <w:r>
        <w:t>är begränsad till de element som används i följande exempel:</w:t>
      </w:r>
    </w:p>
    <w:p w14:paraId="54C90CE7" w14:textId="77777777" w:rsidR="00D47D0C" w:rsidRPr="0014272B" w:rsidRDefault="00D47D0C" w:rsidP="00D47D0C">
      <w:pPr>
        <w:pStyle w:val="Brdtext"/>
        <w:rPr>
          <w:lang w:val="en-US"/>
        </w:rPr>
      </w:pPr>
      <w:r w:rsidRPr="0014272B">
        <w:rPr>
          <w:lang w:val="en-US"/>
        </w:rPr>
        <w:t>&lt;?xml version=”1.0”?&gt;</w:t>
      </w:r>
    </w:p>
    <w:p w14:paraId="4000DACD" w14:textId="77777777" w:rsidR="00D47D0C" w:rsidRPr="0014272B" w:rsidRDefault="00D47D0C" w:rsidP="00D47D0C">
      <w:pPr>
        <w:pStyle w:val="Brdtext"/>
        <w:rPr>
          <w:lang w:val="en-US"/>
        </w:rPr>
      </w:pPr>
      <w:r w:rsidRPr="0014272B">
        <w:rPr>
          <w:lang w:val="en-US"/>
        </w:rPr>
        <w:t>&lt;article&gt;</w:t>
      </w:r>
    </w:p>
    <w:p w14:paraId="7BD6BEFD" w14:textId="77777777" w:rsidR="00D47D0C" w:rsidRPr="0014272B" w:rsidRDefault="00D47D0C" w:rsidP="00D47D0C">
      <w:pPr>
        <w:pStyle w:val="Brdtext"/>
        <w:rPr>
          <w:lang w:val="en-US"/>
        </w:rPr>
      </w:pPr>
      <w:r w:rsidRPr="0014272B">
        <w:rPr>
          <w:lang w:val="en-US"/>
        </w:rPr>
        <w:tab/>
        <w:t>&lt;info&gt;</w:t>
      </w:r>
    </w:p>
    <w:p w14:paraId="7869EBEA" w14:textId="77777777" w:rsidR="00D47D0C" w:rsidRPr="0014272B" w:rsidRDefault="00D47D0C" w:rsidP="00D47D0C">
      <w:pPr>
        <w:pStyle w:val="Brdtext"/>
        <w:rPr>
          <w:lang w:val="en-US"/>
        </w:rPr>
      </w:pPr>
      <w:r w:rsidRPr="0014272B">
        <w:rPr>
          <w:lang w:val="en-US"/>
        </w:rPr>
        <w:tab/>
      </w:r>
      <w:r w:rsidRPr="0014272B">
        <w:rPr>
          <w:lang w:val="en-US"/>
        </w:rPr>
        <w:tab/>
        <w:t>&lt;title&gt;…&lt;/title&gt;</w:t>
      </w:r>
    </w:p>
    <w:p w14:paraId="128C6187" w14:textId="77777777" w:rsidR="00D47D0C" w:rsidRPr="005C5700" w:rsidRDefault="00D47D0C" w:rsidP="00D47D0C">
      <w:pPr>
        <w:pStyle w:val="Brdtext"/>
      </w:pPr>
      <w:r w:rsidRPr="0014272B">
        <w:rPr>
          <w:lang w:val="en-US"/>
        </w:rPr>
        <w:tab/>
      </w:r>
      <w:r w:rsidRPr="005C5700">
        <w:t>&lt;/info&gt;</w:t>
      </w:r>
    </w:p>
    <w:p w14:paraId="2E8632B7" w14:textId="77777777" w:rsidR="00D47D0C" w:rsidRPr="005C5700" w:rsidRDefault="00D47D0C" w:rsidP="00D47D0C">
      <w:pPr>
        <w:pStyle w:val="Brdtext"/>
      </w:pPr>
      <w:r w:rsidRPr="005C5700">
        <w:tab/>
        <w:t xml:space="preserve">&lt;para&gt; </w:t>
      </w:r>
      <w:r>
        <w:t>…</w:t>
      </w:r>
      <w:r w:rsidRPr="005C5700">
        <w:t xml:space="preserve"> &lt;/para&gt;</w:t>
      </w:r>
    </w:p>
    <w:p w14:paraId="6D545292" w14:textId="77777777" w:rsidR="00D47D0C" w:rsidRPr="005C5700" w:rsidRDefault="00D47D0C" w:rsidP="00D47D0C">
      <w:pPr>
        <w:pStyle w:val="Brdtext"/>
      </w:pPr>
      <w:r w:rsidRPr="005C5700">
        <w:tab/>
        <w:t xml:space="preserve">&lt;para&gt; </w:t>
      </w:r>
      <w:r>
        <w:t>…</w:t>
      </w:r>
      <w:r w:rsidRPr="005C5700">
        <w:t xml:space="preserve"> &lt;/para&gt;</w:t>
      </w:r>
      <w:r w:rsidRPr="005C5700">
        <w:tab/>
      </w:r>
    </w:p>
    <w:p w14:paraId="56F09ECD" w14:textId="77777777" w:rsidR="00D47D0C" w:rsidRPr="00D47D0C" w:rsidRDefault="00D47D0C" w:rsidP="00D47D0C">
      <w:pPr>
        <w:pStyle w:val="Brdtext"/>
        <w:rPr>
          <w:lang w:val="en-US"/>
        </w:rPr>
      </w:pPr>
      <w:r w:rsidRPr="005C5700">
        <w:tab/>
      </w:r>
      <w:r w:rsidRPr="00D47D0C">
        <w:rPr>
          <w:lang w:val="en-US"/>
        </w:rPr>
        <w:t>&lt;section&gt;</w:t>
      </w:r>
    </w:p>
    <w:p w14:paraId="680910BC" w14:textId="77777777" w:rsidR="00D47D0C" w:rsidRPr="00D47D0C" w:rsidRDefault="00D47D0C" w:rsidP="00D47D0C">
      <w:pPr>
        <w:pStyle w:val="Brdtext"/>
        <w:rPr>
          <w:lang w:val="en-US"/>
        </w:rPr>
      </w:pPr>
      <w:r w:rsidRPr="00D47D0C">
        <w:rPr>
          <w:lang w:val="en-US"/>
        </w:rPr>
        <w:tab/>
      </w:r>
      <w:r w:rsidRPr="00D47D0C">
        <w:rPr>
          <w:lang w:val="en-US"/>
        </w:rPr>
        <w:tab/>
        <w:t>&lt;title&gt;…&lt;/title&gt;</w:t>
      </w:r>
    </w:p>
    <w:p w14:paraId="3ED3FC93" w14:textId="77777777" w:rsidR="00D47D0C" w:rsidRPr="00D47D0C" w:rsidRDefault="00D47D0C" w:rsidP="00D47D0C">
      <w:pPr>
        <w:pStyle w:val="Brdtext"/>
        <w:rPr>
          <w:lang w:val="en-US"/>
        </w:rPr>
      </w:pPr>
      <w:r w:rsidRPr="00D47D0C">
        <w:rPr>
          <w:lang w:val="en-US"/>
        </w:rPr>
        <w:tab/>
      </w:r>
      <w:r w:rsidRPr="00D47D0C">
        <w:rPr>
          <w:lang w:val="en-US"/>
        </w:rPr>
        <w:tab/>
        <w:t>&lt;para&gt; … &lt;/para&gt;</w:t>
      </w:r>
    </w:p>
    <w:p w14:paraId="658D6C0A" w14:textId="77777777" w:rsidR="00D47D0C" w:rsidRPr="00D47D0C" w:rsidRDefault="00D47D0C" w:rsidP="00D47D0C">
      <w:pPr>
        <w:pStyle w:val="Brdtext"/>
        <w:rPr>
          <w:lang w:val="en-US"/>
        </w:rPr>
      </w:pPr>
      <w:r w:rsidRPr="00D47D0C">
        <w:rPr>
          <w:lang w:val="en-US"/>
        </w:rPr>
        <w:tab/>
      </w:r>
      <w:r w:rsidRPr="00D47D0C">
        <w:rPr>
          <w:lang w:val="en-US"/>
        </w:rPr>
        <w:tab/>
        <w:t>&lt;para&gt; … &lt;/para&gt;</w:t>
      </w:r>
      <w:r w:rsidRPr="00D47D0C">
        <w:rPr>
          <w:lang w:val="en-US"/>
        </w:rPr>
        <w:tab/>
      </w:r>
      <w:r w:rsidRPr="00D47D0C">
        <w:rPr>
          <w:lang w:val="en-US"/>
        </w:rPr>
        <w:tab/>
      </w:r>
    </w:p>
    <w:p w14:paraId="7D76B743" w14:textId="77777777" w:rsidR="00D47D0C" w:rsidRPr="0014272B" w:rsidRDefault="00D47D0C" w:rsidP="00D47D0C">
      <w:pPr>
        <w:pStyle w:val="Brdtext"/>
        <w:rPr>
          <w:lang w:val="en-US"/>
        </w:rPr>
      </w:pPr>
      <w:r w:rsidRPr="00D47D0C">
        <w:rPr>
          <w:lang w:val="en-US"/>
        </w:rPr>
        <w:tab/>
      </w:r>
      <w:r w:rsidRPr="0014272B">
        <w:rPr>
          <w:lang w:val="en-US"/>
        </w:rPr>
        <w:t>&lt;/section&gt;</w:t>
      </w:r>
    </w:p>
    <w:p w14:paraId="4E617A4D" w14:textId="77777777" w:rsidR="00D47D0C" w:rsidRPr="0014272B" w:rsidRDefault="00D47D0C" w:rsidP="00D47D0C">
      <w:pPr>
        <w:pStyle w:val="Brdtext"/>
        <w:rPr>
          <w:lang w:val="en-US"/>
        </w:rPr>
      </w:pPr>
      <w:r w:rsidRPr="0014272B">
        <w:rPr>
          <w:lang w:val="en-US"/>
        </w:rPr>
        <w:tab/>
        <w:t>&lt;section&gt;</w:t>
      </w:r>
    </w:p>
    <w:p w14:paraId="0C9DCAA5" w14:textId="77777777" w:rsidR="00D47D0C" w:rsidRPr="0014272B" w:rsidRDefault="00D47D0C" w:rsidP="00D47D0C">
      <w:pPr>
        <w:pStyle w:val="Brdtext"/>
        <w:rPr>
          <w:lang w:val="en-US"/>
        </w:rPr>
      </w:pPr>
      <w:r w:rsidRPr="0014272B">
        <w:rPr>
          <w:lang w:val="en-US"/>
        </w:rPr>
        <w:tab/>
      </w:r>
      <w:r w:rsidRPr="0014272B">
        <w:rPr>
          <w:lang w:val="en-US"/>
        </w:rPr>
        <w:tab/>
        <w:t>&lt;title&gt;…&lt;/title&gt;</w:t>
      </w:r>
    </w:p>
    <w:p w14:paraId="1C73DA49" w14:textId="77777777" w:rsidR="00D47D0C" w:rsidRPr="00827EA2" w:rsidRDefault="00D47D0C" w:rsidP="00D47D0C">
      <w:pPr>
        <w:pStyle w:val="Brdtext"/>
      </w:pPr>
      <w:r w:rsidRPr="0014272B">
        <w:rPr>
          <w:lang w:val="en-US"/>
        </w:rPr>
        <w:lastRenderedPageBreak/>
        <w:tab/>
      </w:r>
      <w:r w:rsidRPr="0014272B">
        <w:rPr>
          <w:lang w:val="en-US"/>
        </w:rPr>
        <w:tab/>
      </w:r>
      <w:r w:rsidRPr="00827EA2">
        <w:t>&lt;para&gt; … &lt;/para&gt;</w:t>
      </w:r>
    </w:p>
    <w:p w14:paraId="683584D5" w14:textId="77777777" w:rsidR="00D47D0C" w:rsidRPr="00827EA2" w:rsidRDefault="00D47D0C" w:rsidP="00D47D0C">
      <w:pPr>
        <w:pStyle w:val="Brdtext"/>
      </w:pPr>
      <w:r w:rsidRPr="00827EA2">
        <w:tab/>
      </w:r>
      <w:r w:rsidRPr="00827EA2">
        <w:tab/>
        <w:t>&lt;para&gt; … &lt;/para&gt;</w:t>
      </w:r>
    </w:p>
    <w:p w14:paraId="2E6A992C" w14:textId="77777777" w:rsidR="00D47D0C" w:rsidRPr="00827EA2" w:rsidRDefault="00D47D0C" w:rsidP="00D47D0C">
      <w:pPr>
        <w:pStyle w:val="Brdtext"/>
      </w:pPr>
      <w:r w:rsidRPr="00827EA2">
        <w:tab/>
      </w:r>
      <w:r w:rsidRPr="00827EA2">
        <w:tab/>
        <w:t>&lt;section&gt;</w:t>
      </w:r>
    </w:p>
    <w:p w14:paraId="4A82F00B" w14:textId="455F224A" w:rsidR="00D47D0C" w:rsidRPr="00827EA2" w:rsidRDefault="00D47D0C" w:rsidP="00D47D0C">
      <w:pPr>
        <w:pStyle w:val="Brdtext"/>
      </w:pPr>
      <w:r w:rsidRPr="00827EA2">
        <w:tab/>
      </w:r>
      <w:r w:rsidRPr="00827EA2">
        <w:tab/>
      </w:r>
      <w:r w:rsidRPr="00827EA2">
        <w:tab/>
        <w:t>&lt;title&gt;…&lt;/title&gt;</w:t>
      </w:r>
    </w:p>
    <w:p w14:paraId="1C3FC5A4" w14:textId="61E6231F" w:rsidR="00D47D0C" w:rsidRPr="00D47D0C" w:rsidRDefault="00D47D0C" w:rsidP="00D47D0C">
      <w:pPr>
        <w:pStyle w:val="Brdtext"/>
      </w:pPr>
      <w:r w:rsidRPr="00827EA2">
        <w:tab/>
      </w:r>
      <w:r w:rsidRPr="00827EA2">
        <w:tab/>
      </w:r>
      <w:r w:rsidRPr="00827EA2">
        <w:tab/>
      </w:r>
      <w:r w:rsidRPr="00DB1A1C">
        <w:t xml:space="preserve">&lt;para&gt; … </w:t>
      </w:r>
      <w:r w:rsidRPr="00D47D0C">
        <w:t>&lt;/para&gt;</w:t>
      </w:r>
    </w:p>
    <w:p w14:paraId="558DF0C7" w14:textId="5A8DC8B9" w:rsidR="00D47D0C" w:rsidRDefault="00D47D0C" w:rsidP="00D47D0C">
      <w:pPr>
        <w:pStyle w:val="Brdtext"/>
      </w:pPr>
      <w:r>
        <w:tab/>
      </w:r>
      <w:r>
        <w:tab/>
      </w:r>
      <w:r>
        <w:tab/>
        <w:t>&lt;para&gt; … &lt;/para&gt;</w:t>
      </w:r>
      <w:r>
        <w:tab/>
      </w:r>
    </w:p>
    <w:p w14:paraId="415AF815" w14:textId="3208786C" w:rsidR="00D47D0C" w:rsidRPr="00827EA2" w:rsidRDefault="00D47D0C" w:rsidP="00D47D0C">
      <w:pPr>
        <w:pStyle w:val="Brdtext"/>
        <w:rPr>
          <w:lang w:val="en-US"/>
        </w:rPr>
      </w:pPr>
      <w:r>
        <w:tab/>
      </w:r>
      <w:r>
        <w:tab/>
      </w:r>
      <w:r>
        <w:tab/>
      </w:r>
      <w:r w:rsidRPr="00985EAC">
        <w:t xml:space="preserve">&lt;para&gt; … </w:t>
      </w:r>
      <w:r w:rsidRPr="00827EA2">
        <w:rPr>
          <w:lang w:val="en-US"/>
        </w:rPr>
        <w:t>&lt;/para&gt;</w:t>
      </w:r>
      <w:r w:rsidRPr="00827EA2">
        <w:rPr>
          <w:lang w:val="en-US"/>
        </w:rPr>
        <w:tab/>
      </w:r>
    </w:p>
    <w:p w14:paraId="2389DACB" w14:textId="0A008C52" w:rsidR="00D47D0C" w:rsidRPr="00CF16C1" w:rsidRDefault="00D47D0C" w:rsidP="00D47D0C">
      <w:pPr>
        <w:pStyle w:val="Brdtext"/>
        <w:rPr>
          <w:lang w:val="en-US"/>
        </w:rPr>
      </w:pPr>
      <w:r w:rsidRPr="00827EA2">
        <w:rPr>
          <w:lang w:val="en-US"/>
        </w:rPr>
        <w:tab/>
        <w:t xml:space="preserve">       </w:t>
      </w:r>
      <w:r w:rsidRPr="00827EA2">
        <w:rPr>
          <w:lang w:val="en-US"/>
        </w:rPr>
        <w:tab/>
        <w:t xml:space="preserve"> </w:t>
      </w:r>
      <w:r w:rsidRPr="00CF16C1">
        <w:rPr>
          <w:lang w:val="en-US"/>
        </w:rPr>
        <w:t>&lt;/section&gt;</w:t>
      </w:r>
      <w:r w:rsidRPr="00CF16C1">
        <w:rPr>
          <w:lang w:val="en-US"/>
        </w:rPr>
        <w:tab/>
      </w:r>
    </w:p>
    <w:p w14:paraId="7A9B6107" w14:textId="77777777" w:rsidR="00D47D0C" w:rsidRPr="00CF16C1" w:rsidRDefault="00D47D0C" w:rsidP="00D47D0C">
      <w:pPr>
        <w:pStyle w:val="Brdtext"/>
        <w:rPr>
          <w:lang w:val="en-US"/>
        </w:rPr>
      </w:pPr>
      <w:r w:rsidRPr="00CF16C1">
        <w:rPr>
          <w:lang w:val="en-US"/>
        </w:rPr>
        <w:tab/>
        <w:t>&lt;/section&gt;</w:t>
      </w:r>
      <w:r w:rsidRPr="00CF16C1">
        <w:rPr>
          <w:lang w:val="en-US"/>
        </w:rPr>
        <w:tab/>
      </w:r>
    </w:p>
    <w:p w14:paraId="35E64E18" w14:textId="77777777" w:rsidR="00D47D0C" w:rsidRPr="00BC1E16" w:rsidRDefault="00D47D0C" w:rsidP="00D47D0C">
      <w:pPr>
        <w:pStyle w:val="Brdtext"/>
        <w:rPr>
          <w:lang w:val="en-US"/>
        </w:rPr>
      </w:pPr>
      <w:r w:rsidRPr="00CF16C1">
        <w:rPr>
          <w:lang w:val="en-US"/>
        </w:rPr>
        <w:tab/>
        <w:t xml:space="preserve">&lt;bibliography&gt; … </w:t>
      </w:r>
      <w:r w:rsidRPr="00BC1E16">
        <w:rPr>
          <w:lang w:val="en-US"/>
        </w:rPr>
        <w:t>&lt;/bibliography&gt;</w:t>
      </w:r>
    </w:p>
    <w:p w14:paraId="5F4EAEA2" w14:textId="77777777" w:rsidR="00D47D0C" w:rsidRPr="00827EA2" w:rsidRDefault="00D47D0C" w:rsidP="00D47D0C">
      <w:pPr>
        <w:pStyle w:val="Brdtext"/>
      </w:pPr>
      <w:r w:rsidRPr="00827EA2">
        <w:t>&lt;/article&gt;</w:t>
      </w:r>
    </w:p>
    <w:p w14:paraId="688E545E" w14:textId="77777777" w:rsidR="00D47D0C" w:rsidRPr="00827EA2" w:rsidRDefault="00D47D0C" w:rsidP="00D47D0C">
      <w:pPr>
        <w:pStyle w:val="Brdtext"/>
      </w:pPr>
    </w:p>
    <w:p w14:paraId="374779FC" w14:textId="77777777" w:rsidR="00D47D0C" w:rsidRDefault="00D47D0C" w:rsidP="00D47D0C">
      <w:pPr>
        <w:pStyle w:val="Brd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23" w:history="1">
        <w:r w:rsidRPr="00771262">
          <w:rPr>
            <w:rStyle w:val="Hyperlnk"/>
          </w:rPr>
          <w:t>http://commons.apache.org/lang/api-2.1/org/apache/commons/lang/StringEscapeUtils.html</w:t>
        </w:r>
      </w:hyperlink>
      <w:r>
        <w:t xml:space="preserve"> (se metoderna </w:t>
      </w:r>
      <w:r w:rsidRPr="00B85C54">
        <w:rPr>
          <w:i/>
        </w:rPr>
        <w:t>escapeXml</w:t>
      </w:r>
      <w:r>
        <w:t xml:space="preserve"> respektive </w:t>
      </w:r>
      <w:r w:rsidRPr="00B85C54">
        <w:rPr>
          <w:i/>
        </w:rPr>
        <w:t>unescapeXml</w:t>
      </w:r>
      <w:r>
        <w:t>.</w:t>
      </w:r>
    </w:p>
    <w:p w14:paraId="4C1F783C" w14:textId="77777777" w:rsidR="00D47D0C" w:rsidRDefault="00D47D0C" w:rsidP="00D47D0C">
      <w:pPr>
        <w:pStyle w:val="Brdtext"/>
      </w:pPr>
    </w:p>
    <w:p w14:paraId="6E547EC5" w14:textId="5697B7A4" w:rsidR="00D47D0C" w:rsidRDefault="00D47D0C" w:rsidP="00D47D0C">
      <w:pPr>
        <w:pStyle w:val="Brdtext"/>
      </w:pPr>
      <w:r>
        <w:t>För ovanstående DocBook-exempel ska alltså fältet ”</w:t>
      </w:r>
      <w:r w:rsidR="00D569F5">
        <w:t>clinicalDocumentNoteText</w:t>
      </w:r>
      <w:r>
        <w:t>” innehålla en version som är ”entity encoded” enligt följande:</w:t>
      </w:r>
    </w:p>
    <w:p w14:paraId="3A9037C3" w14:textId="77777777" w:rsidR="00D47D0C" w:rsidRDefault="00D47D0C" w:rsidP="00D47D0C">
      <w:pPr>
        <w:pStyle w:val="Brdtext"/>
      </w:pPr>
    </w:p>
    <w:p w14:paraId="49B818C5" w14:textId="77777777" w:rsidR="00D47D0C" w:rsidRPr="0014272B" w:rsidRDefault="00D47D0C" w:rsidP="00D47D0C">
      <w:pPr>
        <w:pStyle w:val="Brdtext"/>
        <w:rPr>
          <w:lang w:val="en-US"/>
        </w:rPr>
      </w:pPr>
      <w:r w:rsidRPr="0014272B">
        <w:rPr>
          <w:lang w:val="en-US"/>
        </w:rPr>
        <w:t>&amp;lt;?xml version=&amp;quot;1.0&amp;quot;?&amp;gt;</w:t>
      </w:r>
    </w:p>
    <w:p w14:paraId="369B0ABE" w14:textId="77777777" w:rsidR="00D47D0C" w:rsidRPr="0014272B" w:rsidRDefault="00D47D0C" w:rsidP="00D47D0C">
      <w:pPr>
        <w:pStyle w:val="Brdtext"/>
        <w:rPr>
          <w:lang w:val="en-US"/>
        </w:rPr>
      </w:pPr>
      <w:r w:rsidRPr="0014272B">
        <w:rPr>
          <w:lang w:val="en-US"/>
        </w:rPr>
        <w:tab/>
        <w:t>&amp;lt;article&amp;gt;</w:t>
      </w:r>
    </w:p>
    <w:p w14:paraId="74F7F84E" w14:textId="77777777" w:rsidR="00D47D0C" w:rsidRPr="0014272B" w:rsidRDefault="00D47D0C" w:rsidP="00D47D0C">
      <w:pPr>
        <w:pStyle w:val="Brdtext"/>
        <w:rPr>
          <w:lang w:val="en-US"/>
        </w:rPr>
      </w:pPr>
      <w:r w:rsidRPr="0014272B">
        <w:rPr>
          <w:lang w:val="en-US"/>
        </w:rPr>
        <w:tab/>
      </w:r>
      <w:r w:rsidRPr="0014272B">
        <w:rPr>
          <w:lang w:val="en-US"/>
        </w:rPr>
        <w:tab/>
        <w:t>&amp;lt;info&amp;gt;</w:t>
      </w:r>
    </w:p>
    <w:p w14:paraId="67FDCE02" w14:textId="77777777" w:rsidR="00D47D0C" w:rsidRPr="0014272B" w:rsidRDefault="00D47D0C" w:rsidP="00D47D0C">
      <w:pPr>
        <w:pStyle w:val="Brdtext"/>
        <w:rPr>
          <w:lang w:val="en-US"/>
        </w:rPr>
      </w:pPr>
      <w:r w:rsidRPr="0014272B">
        <w:rPr>
          <w:lang w:val="en-US"/>
        </w:rPr>
        <w:tab/>
      </w:r>
      <w:r w:rsidRPr="0014272B">
        <w:rPr>
          <w:lang w:val="en-US"/>
        </w:rPr>
        <w:tab/>
      </w:r>
      <w:r w:rsidRPr="0014272B">
        <w:rPr>
          <w:lang w:val="en-US"/>
        </w:rPr>
        <w:tab/>
        <w:t>&amp;lt;title&amp;gt;…&amp;lt;/title&amp;gt;</w:t>
      </w:r>
    </w:p>
    <w:p w14:paraId="0ED4FE5E" w14:textId="77777777" w:rsidR="00D47D0C" w:rsidRPr="0053364E" w:rsidRDefault="00D47D0C" w:rsidP="00D47D0C">
      <w:pPr>
        <w:pStyle w:val="Brdtext"/>
      </w:pPr>
      <w:r w:rsidRPr="0014272B">
        <w:rPr>
          <w:lang w:val="en-US"/>
        </w:rPr>
        <w:tab/>
      </w:r>
      <w:r w:rsidRPr="0014272B">
        <w:rPr>
          <w:lang w:val="en-US"/>
        </w:rPr>
        <w:tab/>
      </w:r>
      <w:r w:rsidRPr="0053364E">
        <w:t>&amp;lt;/info&amp;gt;</w:t>
      </w:r>
    </w:p>
    <w:p w14:paraId="1C2F153F" w14:textId="77777777" w:rsidR="00D47D0C" w:rsidRPr="0053364E" w:rsidRDefault="00D47D0C" w:rsidP="00D47D0C">
      <w:pPr>
        <w:pStyle w:val="Brdtext"/>
      </w:pPr>
      <w:r w:rsidRPr="0053364E">
        <w:tab/>
      </w:r>
      <w:r w:rsidRPr="0053364E">
        <w:tab/>
        <w:t xml:space="preserve">&amp;lt;para&amp;gt; </w:t>
      </w:r>
      <w:r>
        <w:t>…</w:t>
      </w:r>
      <w:r w:rsidRPr="0053364E">
        <w:t xml:space="preserve"> &amp;lt;/para&amp;gt;</w:t>
      </w:r>
    </w:p>
    <w:p w14:paraId="554ED519" w14:textId="77777777" w:rsidR="00D47D0C" w:rsidRPr="0053364E" w:rsidRDefault="00D47D0C" w:rsidP="00D47D0C">
      <w:pPr>
        <w:pStyle w:val="Brdtext"/>
      </w:pPr>
      <w:r w:rsidRPr="0053364E">
        <w:tab/>
      </w:r>
      <w:r w:rsidRPr="0053364E">
        <w:tab/>
        <w:t xml:space="preserve">&amp;lt;para&amp;gt; </w:t>
      </w:r>
      <w:r>
        <w:t>…</w:t>
      </w:r>
      <w:r w:rsidRPr="0053364E">
        <w:t xml:space="preserve"> &amp;lt;/para&amp;gt;</w:t>
      </w:r>
      <w:r w:rsidRPr="0053364E">
        <w:tab/>
      </w:r>
    </w:p>
    <w:p w14:paraId="4C51F74C" w14:textId="77777777" w:rsidR="00D47D0C" w:rsidRPr="00827EA2" w:rsidRDefault="00D47D0C" w:rsidP="00D47D0C">
      <w:pPr>
        <w:pStyle w:val="Brdtext"/>
      </w:pPr>
      <w:r w:rsidRPr="0053364E">
        <w:tab/>
      </w:r>
      <w:r w:rsidRPr="0053364E">
        <w:tab/>
      </w:r>
      <w:r w:rsidRPr="00827EA2">
        <w:t>&amp;lt;section&amp;gt;</w:t>
      </w:r>
    </w:p>
    <w:p w14:paraId="7F8908EE" w14:textId="77777777" w:rsidR="00D47D0C" w:rsidRPr="0014272B" w:rsidRDefault="00D47D0C" w:rsidP="00D47D0C">
      <w:pPr>
        <w:pStyle w:val="Brdtext"/>
        <w:rPr>
          <w:lang w:val="en-US"/>
        </w:rPr>
      </w:pPr>
      <w:r w:rsidRPr="00827EA2">
        <w:tab/>
      </w:r>
      <w:r w:rsidRPr="00827EA2">
        <w:tab/>
      </w:r>
      <w:r w:rsidRPr="00827EA2">
        <w:tab/>
      </w:r>
      <w:r w:rsidRPr="0014272B">
        <w:rPr>
          <w:lang w:val="en-US"/>
        </w:rPr>
        <w:t>&amp;lt;title&amp;gt;…&amp;lt;/title&amp;gt;</w:t>
      </w:r>
    </w:p>
    <w:p w14:paraId="472888FF" w14:textId="77777777" w:rsidR="00D47D0C" w:rsidRPr="0053364E" w:rsidRDefault="00D47D0C" w:rsidP="00D47D0C">
      <w:pPr>
        <w:pStyle w:val="Brdtext"/>
      </w:pPr>
      <w:r w:rsidRPr="0014272B">
        <w:rPr>
          <w:lang w:val="en-US"/>
        </w:rPr>
        <w:tab/>
      </w:r>
      <w:r w:rsidRPr="0014272B">
        <w:rPr>
          <w:lang w:val="en-US"/>
        </w:rPr>
        <w:tab/>
      </w:r>
      <w:r w:rsidRPr="0014272B">
        <w:rPr>
          <w:lang w:val="en-US"/>
        </w:rPr>
        <w:tab/>
      </w:r>
      <w:r w:rsidRPr="0053364E">
        <w:t xml:space="preserve">&amp;lt;para&amp;gt; </w:t>
      </w:r>
      <w:r>
        <w:t>…</w:t>
      </w:r>
      <w:r w:rsidRPr="0053364E">
        <w:t xml:space="preserve"> &amp;lt;/para&amp;gt;</w:t>
      </w:r>
    </w:p>
    <w:p w14:paraId="791C8642" w14:textId="77777777" w:rsidR="00D47D0C" w:rsidRPr="0053364E" w:rsidRDefault="00D47D0C" w:rsidP="00D47D0C">
      <w:pPr>
        <w:pStyle w:val="Brdtext"/>
      </w:pPr>
      <w:r w:rsidRPr="0053364E">
        <w:tab/>
      </w:r>
      <w:r w:rsidRPr="0053364E">
        <w:tab/>
      </w:r>
      <w:r w:rsidRPr="0053364E">
        <w:tab/>
        <w:t xml:space="preserve">&amp;lt;para&amp;gt; </w:t>
      </w:r>
      <w:r>
        <w:t>…</w:t>
      </w:r>
      <w:r w:rsidRPr="0053364E">
        <w:t xml:space="preserve"> &amp;lt;/para&amp;gt;</w:t>
      </w:r>
      <w:r w:rsidRPr="0053364E">
        <w:tab/>
      </w:r>
      <w:r w:rsidRPr="0053364E">
        <w:tab/>
      </w:r>
    </w:p>
    <w:p w14:paraId="56579A32" w14:textId="77777777" w:rsidR="00D47D0C" w:rsidRPr="0014272B" w:rsidRDefault="00D47D0C" w:rsidP="00D47D0C">
      <w:pPr>
        <w:pStyle w:val="Brdtext"/>
        <w:rPr>
          <w:lang w:val="en-US"/>
        </w:rPr>
      </w:pPr>
      <w:r w:rsidRPr="0053364E">
        <w:tab/>
      </w:r>
      <w:r w:rsidRPr="0053364E">
        <w:tab/>
      </w:r>
      <w:r w:rsidRPr="0014272B">
        <w:rPr>
          <w:lang w:val="en-US"/>
        </w:rPr>
        <w:t>&amp;lt;/section&amp;gt;</w:t>
      </w:r>
    </w:p>
    <w:p w14:paraId="79C352B1" w14:textId="77777777" w:rsidR="00D47D0C" w:rsidRPr="0014272B" w:rsidRDefault="00D47D0C" w:rsidP="00D47D0C">
      <w:pPr>
        <w:pStyle w:val="Brdtext"/>
        <w:rPr>
          <w:lang w:val="en-US"/>
        </w:rPr>
      </w:pPr>
      <w:r w:rsidRPr="0014272B">
        <w:rPr>
          <w:lang w:val="en-US"/>
        </w:rPr>
        <w:tab/>
      </w:r>
      <w:r w:rsidRPr="0014272B">
        <w:rPr>
          <w:lang w:val="en-US"/>
        </w:rPr>
        <w:tab/>
        <w:t>&amp;lt;section&amp;gt;</w:t>
      </w:r>
    </w:p>
    <w:p w14:paraId="55484B08" w14:textId="77777777" w:rsidR="00D47D0C" w:rsidRPr="0014272B" w:rsidRDefault="00D47D0C" w:rsidP="00D47D0C">
      <w:pPr>
        <w:pStyle w:val="Brdtext"/>
        <w:rPr>
          <w:lang w:val="en-US"/>
        </w:rPr>
      </w:pPr>
      <w:r w:rsidRPr="0014272B">
        <w:rPr>
          <w:lang w:val="en-US"/>
        </w:rPr>
        <w:tab/>
      </w:r>
      <w:r w:rsidRPr="0014272B">
        <w:rPr>
          <w:lang w:val="en-US"/>
        </w:rPr>
        <w:tab/>
      </w:r>
      <w:r w:rsidRPr="0014272B">
        <w:rPr>
          <w:lang w:val="en-US"/>
        </w:rPr>
        <w:tab/>
        <w:t>&amp;lt;title&amp;gt;…&amp;lt;/title&amp;gt;</w:t>
      </w:r>
    </w:p>
    <w:p w14:paraId="51736020" w14:textId="77777777" w:rsidR="00D47D0C" w:rsidRPr="0053364E" w:rsidRDefault="00D47D0C" w:rsidP="00D47D0C">
      <w:pPr>
        <w:pStyle w:val="Brdtext"/>
      </w:pPr>
      <w:r w:rsidRPr="0014272B">
        <w:rPr>
          <w:lang w:val="en-US"/>
        </w:rPr>
        <w:tab/>
      </w:r>
      <w:r w:rsidRPr="0014272B">
        <w:rPr>
          <w:lang w:val="en-US"/>
        </w:rPr>
        <w:tab/>
      </w:r>
      <w:r w:rsidRPr="0014272B">
        <w:rPr>
          <w:lang w:val="en-US"/>
        </w:rPr>
        <w:tab/>
      </w:r>
      <w:r w:rsidRPr="0053364E">
        <w:t xml:space="preserve">&amp;lt;para&amp;gt; </w:t>
      </w:r>
      <w:r>
        <w:t>…</w:t>
      </w:r>
      <w:r w:rsidRPr="0053364E">
        <w:t xml:space="preserve"> &amp;lt;/para&amp;gt;</w:t>
      </w:r>
    </w:p>
    <w:p w14:paraId="3E17FE6F" w14:textId="77777777" w:rsidR="00C0424C" w:rsidRDefault="00D47D0C" w:rsidP="00D47D0C">
      <w:pPr>
        <w:pStyle w:val="Brdtext"/>
      </w:pPr>
      <w:r w:rsidRPr="0053364E">
        <w:tab/>
      </w:r>
      <w:r w:rsidRPr="0053364E">
        <w:tab/>
      </w:r>
      <w:r w:rsidRPr="0053364E">
        <w:tab/>
        <w:t xml:space="preserve">&amp;lt;para&amp;gt; </w:t>
      </w:r>
      <w:r>
        <w:t>…</w:t>
      </w:r>
      <w:r w:rsidRPr="0053364E">
        <w:t xml:space="preserve"> &amp;lt;/para&amp;gt;</w:t>
      </w:r>
    </w:p>
    <w:p w14:paraId="5D6A6C74" w14:textId="60BF7934" w:rsidR="00C0424C" w:rsidRPr="00D47D0C" w:rsidRDefault="00C0424C" w:rsidP="00C0424C">
      <w:pPr>
        <w:pStyle w:val="Brdtext"/>
        <w:rPr>
          <w:lang w:val="en-US"/>
        </w:rPr>
      </w:pPr>
      <w:r>
        <w:tab/>
      </w:r>
      <w:r>
        <w:tab/>
      </w:r>
      <w:r>
        <w:tab/>
      </w:r>
      <w:r>
        <w:rPr>
          <w:lang w:val="en-US"/>
        </w:rPr>
        <w:t>&amp;lt;</w:t>
      </w:r>
      <w:r w:rsidRPr="00D47D0C">
        <w:rPr>
          <w:lang w:val="en-US"/>
        </w:rPr>
        <w:t>section</w:t>
      </w:r>
      <w:r>
        <w:rPr>
          <w:lang w:val="en-US"/>
        </w:rPr>
        <w:t>&amp;gt;</w:t>
      </w:r>
    </w:p>
    <w:p w14:paraId="56CF81CB" w14:textId="0E5730B8" w:rsidR="00C0424C" w:rsidRPr="00D47D0C" w:rsidRDefault="00C0424C" w:rsidP="00C0424C">
      <w:pPr>
        <w:pStyle w:val="Brdtext"/>
        <w:rPr>
          <w:lang w:val="en-US"/>
        </w:rPr>
      </w:pPr>
      <w:r>
        <w:rPr>
          <w:lang w:val="en-US"/>
        </w:rPr>
        <w:tab/>
      </w:r>
      <w:r>
        <w:rPr>
          <w:lang w:val="en-US"/>
        </w:rPr>
        <w:tab/>
      </w:r>
      <w:r>
        <w:rPr>
          <w:lang w:val="en-US"/>
        </w:rPr>
        <w:tab/>
      </w:r>
      <w:r>
        <w:rPr>
          <w:lang w:val="en-US"/>
        </w:rPr>
        <w:tab/>
        <w:t>&amp;lt;</w:t>
      </w:r>
      <w:r w:rsidRPr="00D47D0C">
        <w:rPr>
          <w:lang w:val="en-US"/>
        </w:rPr>
        <w:t>title</w:t>
      </w:r>
      <w:r>
        <w:rPr>
          <w:lang w:val="en-US"/>
        </w:rPr>
        <w:t>&amp;gt;</w:t>
      </w:r>
      <w:r w:rsidRPr="00D47D0C">
        <w:rPr>
          <w:lang w:val="en-US"/>
        </w:rPr>
        <w:t>…</w:t>
      </w:r>
      <w:r>
        <w:rPr>
          <w:lang w:val="en-US"/>
        </w:rPr>
        <w:t>&amp;lt;</w:t>
      </w:r>
      <w:r w:rsidRPr="00D47D0C">
        <w:rPr>
          <w:lang w:val="en-US"/>
        </w:rPr>
        <w:t>/title</w:t>
      </w:r>
      <w:r>
        <w:rPr>
          <w:lang w:val="en-US"/>
        </w:rPr>
        <w:t>&amp;gt;</w:t>
      </w:r>
    </w:p>
    <w:p w14:paraId="71B338E9" w14:textId="6D6683AE" w:rsidR="00C0424C" w:rsidRPr="00C0424C" w:rsidRDefault="00C0424C" w:rsidP="00C0424C">
      <w:pPr>
        <w:pStyle w:val="Brdtext"/>
      </w:pPr>
      <w:r>
        <w:rPr>
          <w:lang w:val="en-US"/>
        </w:rPr>
        <w:tab/>
      </w:r>
      <w:r>
        <w:rPr>
          <w:lang w:val="en-US"/>
        </w:rPr>
        <w:tab/>
      </w:r>
      <w:r>
        <w:rPr>
          <w:lang w:val="en-US"/>
        </w:rPr>
        <w:tab/>
      </w:r>
      <w:r>
        <w:rPr>
          <w:lang w:val="en-US"/>
        </w:rPr>
        <w:tab/>
      </w:r>
      <w:r w:rsidRPr="00C0424C">
        <w:t>&amp;lt;para</w:t>
      </w:r>
      <w:r>
        <w:t>&amp;gt;</w:t>
      </w:r>
      <w:r w:rsidRPr="00C0424C">
        <w:t xml:space="preserve"> … &amp;lt;/para</w:t>
      </w:r>
      <w:r>
        <w:t>&amp;gt;</w:t>
      </w:r>
    </w:p>
    <w:p w14:paraId="039B3FA1" w14:textId="7D727EF1" w:rsidR="00C0424C" w:rsidRDefault="00C0424C" w:rsidP="00C0424C">
      <w:pPr>
        <w:pStyle w:val="Brdtext"/>
      </w:pPr>
      <w:r w:rsidRPr="00C0424C">
        <w:tab/>
      </w:r>
      <w:r w:rsidRPr="00C0424C">
        <w:tab/>
      </w:r>
      <w:r w:rsidRPr="00C0424C">
        <w:tab/>
      </w:r>
      <w:r w:rsidRPr="00C0424C">
        <w:tab/>
      </w:r>
      <w:r>
        <w:t>&amp;lt;para&amp;gt; … &amp;lt;/para&amp;gt;</w:t>
      </w:r>
      <w:r>
        <w:tab/>
      </w:r>
    </w:p>
    <w:p w14:paraId="75E4B610" w14:textId="3DAF0A8E" w:rsidR="00C0424C" w:rsidRDefault="00C0424C" w:rsidP="00C0424C">
      <w:pPr>
        <w:pStyle w:val="Brdtext"/>
      </w:pPr>
      <w:r>
        <w:tab/>
      </w:r>
      <w:r>
        <w:tab/>
      </w:r>
      <w:r>
        <w:tab/>
      </w:r>
      <w:r>
        <w:tab/>
        <w:t>&amp;lt;para&amp;gt; … &amp;lt;/para&amp;gt;</w:t>
      </w:r>
      <w:r>
        <w:tab/>
      </w:r>
    </w:p>
    <w:p w14:paraId="523B8CE2" w14:textId="24937148" w:rsidR="00D47D0C" w:rsidRPr="00CF16C1" w:rsidRDefault="00C0424C" w:rsidP="00C0424C">
      <w:pPr>
        <w:pStyle w:val="Brdtext"/>
        <w:rPr>
          <w:lang w:val="en-US"/>
        </w:rPr>
      </w:pPr>
      <w:r>
        <w:tab/>
        <w:t xml:space="preserve">       </w:t>
      </w:r>
      <w:r>
        <w:tab/>
        <w:t xml:space="preserve"> </w:t>
      </w:r>
      <w:r>
        <w:tab/>
      </w:r>
      <w:r w:rsidRPr="00CF16C1">
        <w:rPr>
          <w:lang w:val="en-US"/>
        </w:rPr>
        <w:t>&amp;lt;/section&amp;gt;</w:t>
      </w:r>
      <w:r w:rsidR="00D47D0C" w:rsidRPr="00CF16C1">
        <w:rPr>
          <w:lang w:val="en-US"/>
        </w:rPr>
        <w:tab/>
      </w:r>
      <w:r w:rsidR="00D47D0C" w:rsidRPr="00CF16C1">
        <w:rPr>
          <w:lang w:val="en-US"/>
        </w:rPr>
        <w:tab/>
      </w:r>
    </w:p>
    <w:p w14:paraId="51988B19" w14:textId="77777777" w:rsidR="00D47D0C" w:rsidRPr="00CF16C1" w:rsidRDefault="00D47D0C" w:rsidP="00D47D0C">
      <w:pPr>
        <w:pStyle w:val="Brdtext"/>
        <w:rPr>
          <w:lang w:val="en-US"/>
        </w:rPr>
      </w:pPr>
      <w:r w:rsidRPr="00CF16C1">
        <w:rPr>
          <w:lang w:val="en-US"/>
        </w:rPr>
        <w:tab/>
      </w:r>
      <w:r w:rsidRPr="00CF16C1">
        <w:rPr>
          <w:lang w:val="en-US"/>
        </w:rPr>
        <w:tab/>
        <w:t>&amp;lt;/section&amp;gt;</w:t>
      </w:r>
      <w:r w:rsidRPr="00CF16C1">
        <w:rPr>
          <w:lang w:val="en-US"/>
        </w:rPr>
        <w:tab/>
      </w:r>
    </w:p>
    <w:p w14:paraId="641D257B" w14:textId="77777777" w:rsidR="00D47D0C" w:rsidRPr="0053364E" w:rsidRDefault="00D47D0C" w:rsidP="00D47D0C">
      <w:pPr>
        <w:pStyle w:val="Brdtext"/>
      </w:pPr>
      <w:r w:rsidRPr="00CF16C1">
        <w:rPr>
          <w:lang w:val="en-US"/>
        </w:rPr>
        <w:tab/>
      </w:r>
      <w:r w:rsidRPr="00CF16C1">
        <w:rPr>
          <w:lang w:val="en-US"/>
        </w:rPr>
        <w:tab/>
      </w:r>
      <w:r w:rsidRPr="0053364E">
        <w:t xml:space="preserve">&amp;lt;bibliography&amp;gt; </w:t>
      </w:r>
      <w:r>
        <w:t>…</w:t>
      </w:r>
      <w:r w:rsidRPr="0053364E">
        <w:t xml:space="preserve"> &amp;lt;/bibliography&amp;gt;</w:t>
      </w:r>
    </w:p>
    <w:p w14:paraId="4D33D2FF" w14:textId="77777777" w:rsidR="00D47D0C" w:rsidRDefault="00D47D0C" w:rsidP="00D47D0C">
      <w:pPr>
        <w:pStyle w:val="Brdtext"/>
      </w:pPr>
      <w:r w:rsidRPr="0053364E">
        <w:tab/>
        <w:t>&amp;lt;/article&amp;gt;</w:t>
      </w:r>
    </w:p>
    <w:p w14:paraId="58326F61" w14:textId="77777777" w:rsidR="00D47D0C" w:rsidRDefault="00D47D0C" w:rsidP="00D47D0C">
      <w:pPr>
        <w:pStyle w:val="Brdtext"/>
      </w:pPr>
    </w:p>
    <w:p w14:paraId="21E7C7EA" w14:textId="54EA06CB" w:rsidR="00D47D0C" w:rsidRPr="0053364E" w:rsidRDefault="00D47D0C" w:rsidP="00D47D0C">
      <w:pPr>
        <w:pStyle w:val="Brdtext"/>
      </w:pPr>
      <w:r>
        <w:t xml:space="preserve">Konsumenten kan t.ex. använda något av tillgängliga verktyg för att generera RTF, HTML eller PDF från innehållet i fältet </w:t>
      </w:r>
      <w:r w:rsidRPr="00FB5A6B">
        <w:t>”</w:t>
      </w:r>
      <w:r w:rsidR="00C0424C">
        <w:t>clinicalDocumentNoteText</w:t>
      </w:r>
      <w:r w:rsidRPr="00FB5A6B">
        <w:t>”</w:t>
      </w:r>
      <w:r>
        <w:t xml:space="preserve"> (efter att det återställts till ursprunglig XML-syntax).</w:t>
      </w:r>
    </w:p>
    <w:p w14:paraId="29302AB2" w14:textId="77777777" w:rsidR="00D47D0C" w:rsidRPr="001C06B7" w:rsidRDefault="00D47D0C" w:rsidP="00D218F3">
      <w:pPr>
        <w:pStyle w:val="Brdtext"/>
        <w:ind w:right="150"/>
        <w:rPr>
          <w:color w:val="000000" w:themeColor="text1"/>
          <w:spacing w:val="-1"/>
        </w:rPr>
      </w:pPr>
    </w:p>
    <w:p w14:paraId="2152988C" w14:textId="77777777" w:rsidR="00D218F3" w:rsidRPr="00BC5B0B" w:rsidRDefault="00D218F3" w:rsidP="00D218F3">
      <w:pPr>
        <w:pStyle w:val="Brdtext"/>
        <w:ind w:right="150"/>
        <w:rPr>
          <w:color w:val="FF0000"/>
          <w:spacing w:val="-1"/>
        </w:rPr>
      </w:pPr>
    </w:p>
    <w:p w14:paraId="78B309A0" w14:textId="2331D96D" w:rsidR="006067AA" w:rsidRDefault="006067AA">
      <w:pPr>
        <w:widowControl w:val="0"/>
        <w:rPr>
          <w:color w:val="FF0000"/>
        </w:rPr>
      </w:pPr>
      <w:r>
        <w:rPr>
          <w:color w:val="FF0000"/>
        </w:rPr>
        <w:br w:type="page"/>
      </w:r>
    </w:p>
    <w:p w14:paraId="4A6EF4DA" w14:textId="77777777" w:rsidR="00D218F3" w:rsidRPr="00BC5B0B" w:rsidRDefault="00D218F3" w:rsidP="00D218F3">
      <w:pPr>
        <w:rPr>
          <w:color w:val="FF0000"/>
        </w:rPr>
      </w:pPr>
    </w:p>
    <w:p w14:paraId="07852601" w14:textId="77777777" w:rsidR="00D218F3" w:rsidRPr="00EE7BD6" w:rsidRDefault="00D218F3" w:rsidP="001253D1">
      <w:pPr>
        <w:pStyle w:val="Rubrik2b"/>
      </w:pPr>
      <w:bookmarkStart w:id="1225" w:name="_Toc341787034"/>
      <w:bookmarkStart w:id="1226" w:name="_Toc248418474"/>
      <w:bookmarkStart w:id="1227" w:name="_Toc246999244"/>
      <w:r w:rsidRPr="00EE7BD6">
        <w:t>Fältregler</w:t>
      </w:r>
      <w:bookmarkEnd w:id="1225"/>
      <w:bookmarkEnd w:id="1226"/>
      <w:bookmarkEnd w:id="1227"/>
      <w:r w:rsidRPr="00EE7BD6">
        <w:br/>
      </w:r>
    </w:p>
    <w:p w14:paraId="3253D129" w14:textId="77777777" w:rsidR="00F64B9B" w:rsidRPr="002C02DD" w:rsidRDefault="00F64B9B" w:rsidP="002C02DD">
      <w:pPr>
        <w:spacing w:before="14" w:line="260" w:lineRule="exact"/>
        <w:rPr>
          <w:sz w:val="26"/>
          <w:szCs w:val="26"/>
        </w:rPr>
      </w:pPr>
    </w:p>
    <w:tbl>
      <w:tblPr>
        <w:tblStyle w:val="TableNormal30"/>
        <w:tblW w:w="9746" w:type="dxa"/>
        <w:tblInd w:w="203" w:type="dxa"/>
        <w:tblLayout w:type="fixed"/>
        <w:tblLook w:val="01E0" w:firstRow="1" w:lastRow="1" w:firstColumn="1" w:lastColumn="1" w:noHBand="0" w:noVBand="0"/>
      </w:tblPr>
      <w:tblGrid>
        <w:gridCol w:w="2922"/>
        <w:gridCol w:w="1559"/>
        <w:gridCol w:w="3969"/>
        <w:gridCol w:w="851"/>
        <w:gridCol w:w="445"/>
      </w:tblGrid>
      <w:tr w:rsidR="00F64B9B" w:rsidRPr="00907C9B" w14:paraId="57237A08" w14:textId="77777777" w:rsidTr="00AC334A">
        <w:trPr>
          <w:gridAfter w:val="1"/>
          <w:wAfter w:w="445" w:type="dxa"/>
          <w:trHeight w:hRule="exact" w:val="558"/>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48BD7BA" w14:textId="77777777" w:rsidR="00F64B9B" w:rsidRPr="00907C9B" w:rsidRDefault="00F64B9B" w:rsidP="00AC334A">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3DFDF80" w14:textId="77777777" w:rsidR="00F64B9B" w:rsidRPr="00907C9B" w:rsidRDefault="00F64B9B" w:rsidP="00AC334A">
            <w:pPr>
              <w:spacing w:line="226" w:lineRule="exact"/>
              <w:ind w:left="102"/>
              <w:rPr>
                <w:b/>
                <w:sz w:val="20"/>
                <w:szCs w:val="20"/>
              </w:rPr>
            </w:pPr>
            <w:r>
              <w:rPr>
                <w:b/>
                <w:sz w:val="20"/>
                <w:szCs w:val="20"/>
              </w:rPr>
              <w:t>Datat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E8DFEAE" w14:textId="77777777" w:rsidR="00F64B9B" w:rsidRPr="00907C9B" w:rsidRDefault="00F64B9B" w:rsidP="00AC334A">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8701021" w14:textId="77777777" w:rsidR="00F64B9B" w:rsidRPr="00907C9B" w:rsidRDefault="00F64B9B" w:rsidP="00AC334A">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7E27C7A8" w14:textId="77777777" w:rsidR="00F64B9B" w:rsidRPr="00907C9B" w:rsidRDefault="00F64B9B" w:rsidP="00AC334A">
            <w:pPr>
              <w:ind w:left="102"/>
              <w:rPr>
                <w:sz w:val="20"/>
                <w:szCs w:val="20"/>
              </w:rPr>
            </w:pPr>
            <w:r w:rsidRPr="00907C9B">
              <w:rPr>
                <w:b/>
                <w:sz w:val="20"/>
                <w:szCs w:val="20"/>
              </w:rPr>
              <w:t>n</w:t>
            </w:r>
            <w:r w:rsidRPr="00907C9B">
              <w:rPr>
                <w:b/>
                <w:spacing w:val="-1"/>
                <w:sz w:val="20"/>
                <w:szCs w:val="20"/>
              </w:rPr>
              <w:t>alitet</w:t>
            </w:r>
          </w:p>
        </w:tc>
      </w:tr>
      <w:tr w:rsidR="00F64B9B" w:rsidRPr="00907C9B" w14:paraId="5A7D71AC"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070D6472" w14:textId="77777777" w:rsidR="00F64B9B" w:rsidRPr="00907C9B" w:rsidRDefault="00F64B9B" w:rsidP="00AC334A">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27D30D3B" w14:textId="77777777" w:rsidR="00F64B9B" w:rsidRPr="00907C9B" w:rsidRDefault="00F64B9B" w:rsidP="00AC334A"/>
        </w:tc>
        <w:tc>
          <w:tcPr>
            <w:tcW w:w="3969" w:type="dxa"/>
            <w:tcBorders>
              <w:top w:val="single" w:sz="5" w:space="0" w:color="000000"/>
              <w:left w:val="single" w:sz="5" w:space="0" w:color="000000"/>
              <w:bottom w:val="single" w:sz="5" w:space="0" w:color="000000"/>
              <w:right w:val="single" w:sz="5" w:space="0" w:color="000000"/>
            </w:tcBorders>
          </w:tcPr>
          <w:p w14:paraId="66AF6387" w14:textId="77777777" w:rsidR="00F64B9B" w:rsidRPr="00907C9B" w:rsidRDefault="00F64B9B" w:rsidP="00AC334A"/>
        </w:tc>
        <w:tc>
          <w:tcPr>
            <w:tcW w:w="851" w:type="dxa"/>
            <w:tcBorders>
              <w:top w:val="single" w:sz="5" w:space="0" w:color="000000"/>
              <w:left w:val="single" w:sz="5" w:space="0" w:color="000000"/>
              <w:bottom w:val="single" w:sz="5" w:space="0" w:color="000000"/>
              <w:right w:val="single" w:sz="5" w:space="0" w:color="000000"/>
            </w:tcBorders>
          </w:tcPr>
          <w:p w14:paraId="718A1CBD" w14:textId="77777777" w:rsidR="00F64B9B" w:rsidRPr="00907C9B" w:rsidRDefault="00F64B9B" w:rsidP="00AC334A"/>
        </w:tc>
      </w:tr>
      <w:tr w:rsidR="00F64B9B" w:rsidRPr="00907C9B" w14:paraId="281B23A0" w14:textId="77777777" w:rsidTr="00100BA1">
        <w:trPr>
          <w:gridAfter w:val="1"/>
          <w:wAfter w:w="445" w:type="dxa"/>
          <w:trHeight w:hRule="exact" w:val="496"/>
        </w:trPr>
        <w:tc>
          <w:tcPr>
            <w:tcW w:w="2922" w:type="dxa"/>
            <w:tcBorders>
              <w:top w:val="single" w:sz="5" w:space="0" w:color="000000"/>
              <w:left w:val="single" w:sz="5" w:space="0" w:color="000000"/>
              <w:bottom w:val="single" w:sz="5" w:space="0" w:color="000000"/>
              <w:right w:val="single" w:sz="5" w:space="0" w:color="000000"/>
            </w:tcBorders>
          </w:tcPr>
          <w:p w14:paraId="197ECCCC" w14:textId="61DD4D46" w:rsidR="00F64B9B" w:rsidRPr="00907C9B" w:rsidRDefault="00BC1E16" w:rsidP="00AC334A">
            <w:pPr>
              <w:spacing w:line="227" w:lineRule="exact"/>
              <w:ind w:left="102"/>
              <w:rPr>
                <w:sz w:val="20"/>
                <w:szCs w:val="20"/>
              </w:rPr>
            </w:pPr>
            <w:r>
              <w:rPr>
                <w:sz w:val="20"/>
                <w:szCs w:val="20"/>
              </w:rPr>
              <w:t>careUnitHSAI</w:t>
            </w:r>
            <w:r w:rsidR="00F64B9B">
              <w:rPr>
                <w:sz w:val="20"/>
                <w:szCs w:val="20"/>
              </w:rPr>
              <w:t>d</w:t>
            </w:r>
            <w:r w:rsidR="00F64B9B"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30836482" w14:textId="77777777" w:rsidR="00F64B9B" w:rsidRPr="00907C9B" w:rsidRDefault="00F64B9B" w:rsidP="00AC334A">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BB3A41F" w14:textId="7F955278" w:rsidR="00F64B9B" w:rsidRPr="00907C9B" w:rsidRDefault="00F64B9B" w:rsidP="00100BA1">
            <w:pPr>
              <w:spacing w:line="226" w:lineRule="exact"/>
              <w:ind w:left="102"/>
              <w:rPr>
                <w:spacing w:val="-1"/>
                <w:sz w:val="20"/>
                <w:szCs w:val="20"/>
              </w:rPr>
            </w:pPr>
            <w:r>
              <w:rPr>
                <w:spacing w:val="-1"/>
                <w:sz w:val="20"/>
                <w:szCs w:val="20"/>
              </w:rPr>
              <w:t xml:space="preserve">Filtrering på </w:t>
            </w:r>
            <w:del w:id="1228" w:author="2.1RC1" w:date="2013-12-11T22:33:00Z">
              <w:r>
                <w:rPr>
                  <w:spacing w:val="-1"/>
                  <w:sz w:val="20"/>
                  <w:szCs w:val="20"/>
                </w:rPr>
                <w:delText>PDL-enhet</w:delText>
              </w:r>
            </w:del>
            <w:ins w:id="1229" w:author="2.1RC1" w:date="2013-12-11T22:33:00Z">
              <w:r w:rsidR="00A7183A">
                <w:rPr>
                  <w:spacing w:val="-1"/>
                  <w:sz w:val="20"/>
                  <w:szCs w:val="20"/>
                </w:rPr>
                <w:t>Vårdenhet</w:t>
              </w:r>
            </w:ins>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w:t>
            </w:r>
            <w:r w:rsidR="00100BA1">
              <w:rPr>
                <w:spacing w:val="-1"/>
                <w:sz w:val="20"/>
                <w:szCs w:val="20"/>
              </w:rPr>
              <w:t>HealthcareProfessional</w:t>
            </w:r>
            <w:r w:rsidRPr="00907C9B">
              <w:rPr>
                <w:spacing w:val="-1"/>
                <w:sz w:val="20"/>
                <w:szCs w:val="20"/>
              </w:rPr>
              <w:t>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5AC0B61" w14:textId="77777777" w:rsidR="00F64B9B" w:rsidRPr="00907C9B" w:rsidRDefault="00F64B9B" w:rsidP="00AC334A">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643D8B70" w14:textId="77777777" w:rsidR="00F64B9B" w:rsidRPr="00907C9B" w:rsidRDefault="00F64B9B" w:rsidP="00AC334A">
            <w:pPr>
              <w:ind w:left="102"/>
              <w:rPr>
                <w:sz w:val="20"/>
                <w:szCs w:val="20"/>
              </w:rPr>
            </w:pPr>
          </w:p>
        </w:tc>
      </w:tr>
      <w:tr w:rsidR="00F64B9B" w:rsidRPr="00907C9B" w14:paraId="670A745D" w14:textId="77777777" w:rsidTr="00AC334A">
        <w:trPr>
          <w:gridAfter w:val="1"/>
          <w:wAfter w:w="445" w:type="dxa"/>
          <w:trHeight w:hRule="exact" w:val="2503"/>
        </w:trPr>
        <w:tc>
          <w:tcPr>
            <w:tcW w:w="2922" w:type="dxa"/>
            <w:tcBorders>
              <w:top w:val="single" w:sz="5" w:space="0" w:color="000000"/>
              <w:left w:val="single" w:sz="5" w:space="0" w:color="000000"/>
              <w:bottom w:val="single" w:sz="5" w:space="0" w:color="000000"/>
              <w:right w:val="single" w:sz="5" w:space="0" w:color="000000"/>
            </w:tcBorders>
          </w:tcPr>
          <w:p w14:paraId="34328618" w14:textId="77777777" w:rsidR="00F64B9B" w:rsidRPr="00907C9B" w:rsidRDefault="00F64B9B" w:rsidP="00AC334A">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14F1FD0" w14:textId="63AB34F3" w:rsidR="00F64B9B" w:rsidRPr="00907C9B" w:rsidRDefault="0031677B" w:rsidP="00AC334A">
            <w:pPr>
              <w:spacing w:line="226" w:lineRule="exact"/>
              <w:ind w:left="102"/>
              <w:rPr>
                <w:spacing w:val="-1"/>
                <w:sz w:val="20"/>
                <w:szCs w:val="20"/>
              </w:rPr>
            </w:pPr>
            <w:r>
              <w:rPr>
                <w:spacing w:val="-1"/>
                <w:sz w:val="20"/>
                <w:szCs w:val="20"/>
              </w:rPr>
              <w:t>Person</w:t>
            </w:r>
            <w:r w:rsidR="00F64B9B">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238420EB" w14:textId="51920695" w:rsidR="00F64B9B" w:rsidRPr="00A63DCF" w:rsidRDefault="00F64B9B" w:rsidP="001C0FC1">
            <w:pPr>
              <w:spacing w:line="226" w:lineRule="exact"/>
              <w:ind w:left="102"/>
              <w:rPr>
                <w:spacing w:val="-1"/>
                <w:sz w:val="20"/>
                <w:szCs w:val="20"/>
              </w:rPr>
            </w:pPr>
            <w:r w:rsidRPr="0041336D">
              <w:rPr>
                <w:spacing w:val="-1"/>
                <w:sz w:val="20"/>
                <w:szCs w:val="20"/>
              </w:rPr>
              <w:t>Id för patienten.</w:t>
            </w:r>
            <w:r w:rsidR="00A01EF9">
              <w:rPr>
                <w:spacing w:val="-1"/>
                <w:sz w:val="20"/>
                <w:szCs w:val="20"/>
              </w:rPr>
              <w:t xml:space="preserve"> </w:t>
            </w:r>
            <w:r w:rsidRPr="0041336D">
              <w:rPr>
                <w:spacing w:val="-1"/>
                <w:sz w:val="20"/>
                <w:szCs w:val="20"/>
              </w:rPr>
              <w:br/>
              <w:t>value sätts till patientens identifierare.</w:t>
            </w:r>
            <w:r w:rsidR="001C0FC1">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1EEF8D3F" w14:textId="77777777" w:rsidR="00F64B9B" w:rsidRPr="00907C9B" w:rsidRDefault="00F64B9B" w:rsidP="00AC334A">
            <w:pPr>
              <w:spacing w:line="229" w:lineRule="exact"/>
              <w:ind w:left="102"/>
              <w:rPr>
                <w:sz w:val="20"/>
                <w:szCs w:val="20"/>
              </w:rPr>
            </w:pPr>
            <w:r w:rsidRPr="00907C9B">
              <w:rPr>
                <w:sz w:val="20"/>
                <w:szCs w:val="20"/>
              </w:rPr>
              <w:t>1..1</w:t>
            </w:r>
          </w:p>
        </w:tc>
      </w:tr>
      <w:tr w:rsidR="00F64B9B" w:rsidRPr="00907C9B" w14:paraId="435CEC61" w14:textId="77777777" w:rsidTr="00907173">
        <w:trPr>
          <w:gridAfter w:val="1"/>
          <w:wAfter w:w="445" w:type="dxa"/>
          <w:trHeight w:val="1582"/>
        </w:trPr>
        <w:tc>
          <w:tcPr>
            <w:tcW w:w="2922" w:type="dxa"/>
            <w:tcBorders>
              <w:top w:val="single" w:sz="5" w:space="0" w:color="000000"/>
              <w:left w:val="single" w:sz="5" w:space="0" w:color="000000"/>
              <w:bottom w:val="single" w:sz="5" w:space="0" w:color="000000"/>
              <w:right w:val="single" w:sz="5" w:space="0" w:color="000000"/>
            </w:tcBorders>
          </w:tcPr>
          <w:p w14:paraId="171F02C2" w14:textId="77777777" w:rsidR="00F64B9B" w:rsidRPr="00907C9B" w:rsidRDefault="00F64B9B" w:rsidP="00AC334A">
            <w:pPr>
              <w:spacing w:line="226" w:lineRule="exact"/>
              <w:ind w:left="102"/>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1BB98054" w14:textId="77777777" w:rsidR="00F64B9B" w:rsidRPr="00907C9B" w:rsidRDefault="00F64B9B" w:rsidP="00AC334A">
            <w:pPr>
              <w:spacing w:line="226" w:lineRule="exact"/>
              <w:ind w:left="102"/>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367CE4AB" w14:textId="77777777" w:rsidR="00F64B9B" w:rsidRPr="005F1D2D" w:rsidRDefault="00F64B9B" w:rsidP="00AC334A">
            <w:pPr>
              <w:spacing w:line="226" w:lineRule="exact"/>
              <w:ind w:left="102"/>
              <w:rPr>
                <w:spacing w:val="-1"/>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705D38E7" w14:textId="77777777" w:rsidR="00F64B9B" w:rsidRPr="00907C9B" w:rsidRDefault="00F64B9B" w:rsidP="00AC334A">
            <w:pPr>
              <w:spacing w:line="229" w:lineRule="exact"/>
              <w:ind w:left="102"/>
              <w:rPr>
                <w:sz w:val="20"/>
                <w:szCs w:val="20"/>
              </w:rPr>
            </w:pPr>
            <w:r w:rsidRPr="00907C9B">
              <w:rPr>
                <w:sz w:val="20"/>
                <w:szCs w:val="20"/>
              </w:rPr>
              <w:t>0..1</w:t>
            </w:r>
          </w:p>
        </w:tc>
      </w:tr>
      <w:tr w:rsidR="003C6E7D" w:rsidRPr="00907C9B" w14:paraId="55195EAC" w14:textId="77777777" w:rsidTr="003C6E7D">
        <w:trPr>
          <w:gridAfter w:val="1"/>
          <w:wAfter w:w="445" w:type="dxa"/>
          <w:trHeight w:val="284"/>
        </w:trPr>
        <w:tc>
          <w:tcPr>
            <w:tcW w:w="2922" w:type="dxa"/>
            <w:tcBorders>
              <w:top w:val="single" w:sz="5" w:space="0" w:color="000000"/>
              <w:left w:val="single" w:sz="5" w:space="0" w:color="000000"/>
              <w:bottom w:val="single" w:sz="5" w:space="0" w:color="000000"/>
              <w:right w:val="single" w:sz="5" w:space="0" w:color="000000"/>
            </w:tcBorders>
          </w:tcPr>
          <w:p w14:paraId="6FEE3913" w14:textId="1E89B996" w:rsidR="003C6E7D" w:rsidRPr="00907C9B" w:rsidRDefault="003C6E7D" w:rsidP="00AC334A">
            <w:pPr>
              <w:spacing w:line="226" w:lineRule="exact"/>
              <w:ind w:left="102"/>
              <w:rPr>
                <w:sz w:val="20"/>
                <w:szCs w:val="20"/>
              </w:rPr>
            </w:pPr>
            <w:del w:id="1230" w:author="2.1RC1" w:date="2013-12-11T22:33:00Z">
              <w:r>
                <w:rPr>
                  <w:sz w:val="20"/>
                  <w:szCs w:val="20"/>
                </w:rPr>
                <w:delText>.</w:delText>
              </w:r>
            </w:del>
            <w:ins w:id="1231" w:author="2.1RC1" w:date="2013-12-11T22:33:00Z">
              <w:r w:rsidR="005F3021">
                <w:rPr>
                  <w:sz w:val="20"/>
                  <w:szCs w:val="20"/>
                </w:rPr>
                <w:t>../</w:t>
              </w:r>
            </w:ins>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2110747B" w14:textId="6E02866A" w:rsidR="003C6E7D" w:rsidRDefault="003C6E7D"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F515FCA" w14:textId="60473D25" w:rsidR="003C6E7D" w:rsidRPr="005F1D2D" w:rsidRDefault="003C6E7D" w:rsidP="00377D00">
            <w:pPr>
              <w:spacing w:line="226" w:lineRule="exact"/>
              <w:ind w:left="102"/>
              <w:rPr>
                <w:spacing w:val="-1"/>
                <w:sz w:val="20"/>
                <w:szCs w:val="20"/>
              </w:rPr>
            </w:pPr>
            <w:r>
              <w:rPr>
                <w:spacing w:val="-1"/>
                <w:sz w:val="20"/>
                <w:szCs w:val="20"/>
              </w:rPr>
              <w:t xml:space="preserve">Startdatum. Format </w:t>
            </w:r>
            <w:r w:rsidR="00377D00">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3FD47856" w14:textId="726986E6" w:rsidR="003C6E7D" w:rsidRPr="00907C9B" w:rsidRDefault="003C6E7D" w:rsidP="00AC334A">
            <w:pPr>
              <w:spacing w:line="229" w:lineRule="exact"/>
              <w:ind w:left="102"/>
              <w:rPr>
                <w:sz w:val="20"/>
                <w:szCs w:val="20"/>
              </w:rPr>
            </w:pPr>
            <w:r>
              <w:rPr>
                <w:sz w:val="20"/>
                <w:szCs w:val="20"/>
              </w:rPr>
              <w:t>1..1</w:t>
            </w:r>
          </w:p>
        </w:tc>
      </w:tr>
      <w:tr w:rsidR="003C6E7D" w:rsidRPr="00907C9B" w14:paraId="588E94C8" w14:textId="77777777" w:rsidTr="003C6E7D">
        <w:trPr>
          <w:gridAfter w:val="1"/>
          <w:wAfter w:w="445" w:type="dxa"/>
          <w:trHeight w:val="284"/>
        </w:trPr>
        <w:tc>
          <w:tcPr>
            <w:tcW w:w="2922" w:type="dxa"/>
            <w:tcBorders>
              <w:top w:val="single" w:sz="5" w:space="0" w:color="000000"/>
              <w:left w:val="single" w:sz="5" w:space="0" w:color="000000"/>
              <w:bottom w:val="single" w:sz="5" w:space="0" w:color="000000"/>
              <w:right w:val="single" w:sz="5" w:space="0" w:color="000000"/>
            </w:tcBorders>
          </w:tcPr>
          <w:p w14:paraId="1CB29979" w14:textId="24A169DD" w:rsidR="003C6E7D" w:rsidRPr="00907C9B" w:rsidRDefault="003C6E7D" w:rsidP="00AC334A">
            <w:pPr>
              <w:spacing w:line="226" w:lineRule="exact"/>
              <w:ind w:left="102"/>
              <w:rPr>
                <w:sz w:val="20"/>
                <w:szCs w:val="20"/>
              </w:rPr>
            </w:pPr>
            <w:del w:id="1232" w:author="2.1RC1" w:date="2013-12-11T22:33:00Z">
              <w:r>
                <w:rPr>
                  <w:sz w:val="20"/>
                  <w:szCs w:val="20"/>
                </w:rPr>
                <w:delText>.</w:delText>
              </w:r>
            </w:del>
            <w:ins w:id="1233" w:author="2.1RC1" w:date="2013-12-11T22:33:00Z">
              <w:r w:rsidR="005F3021">
                <w:rPr>
                  <w:sz w:val="20"/>
                  <w:szCs w:val="20"/>
                </w:rPr>
                <w:t>../</w:t>
              </w:r>
            </w:ins>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0AB67B12" w14:textId="3D955854" w:rsidR="003C6E7D" w:rsidRDefault="003C6E7D"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9C194A" w14:textId="63E0B698" w:rsidR="003C6E7D" w:rsidRPr="005F1D2D" w:rsidRDefault="003C6E7D" w:rsidP="00377D00">
            <w:pPr>
              <w:spacing w:line="226" w:lineRule="exact"/>
              <w:ind w:left="102"/>
              <w:rPr>
                <w:spacing w:val="-1"/>
                <w:sz w:val="20"/>
                <w:szCs w:val="20"/>
              </w:rPr>
            </w:pPr>
            <w:r>
              <w:rPr>
                <w:spacing w:val="-1"/>
                <w:sz w:val="20"/>
                <w:szCs w:val="20"/>
              </w:rPr>
              <w:t xml:space="preserve">Slutdatum. Format </w:t>
            </w:r>
            <w:r w:rsidR="00377D00">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2082E4C1" w14:textId="7CBF6D69" w:rsidR="003C6E7D" w:rsidRPr="00907C9B" w:rsidRDefault="003C6E7D" w:rsidP="00AC334A">
            <w:pPr>
              <w:spacing w:line="229" w:lineRule="exact"/>
              <w:ind w:left="102"/>
              <w:rPr>
                <w:sz w:val="20"/>
                <w:szCs w:val="20"/>
              </w:rPr>
            </w:pPr>
            <w:r>
              <w:rPr>
                <w:sz w:val="20"/>
                <w:szCs w:val="20"/>
              </w:rPr>
              <w:t>1..1</w:t>
            </w:r>
          </w:p>
        </w:tc>
      </w:tr>
      <w:tr w:rsidR="00F64B9B" w:rsidRPr="00907C9B" w14:paraId="165AE6C9" w14:textId="77777777" w:rsidTr="00907173">
        <w:trPr>
          <w:gridAfter w:val="1"/>
          <w:wAfter w:w="445" w:type="dxa"/>
          <w:trHeight w:val="1582"/>
        </w:trPr>
        <w:tc>
          <w:tcPr>
            <w:tcW w:w="2922" w:type="dxa"/>
            <w:tcBorders>
              <w:top w:val="single" w:sz="5" w:space="0" w:color="000000"/>
              <w:left w:val="single" w:sz="5" w:space="0" w:color="000000"/>
              <w:bottom w:val="single" w:sz="5" w:space="0" w:color="000000"/>
              <w:right w:val="single" w:sz="5" w:space="0" w:color="000000"/>
            </w:tcBorders>
          </w:tcPr>
          <w:p w14:paraId="138F737C" w14:textId="37AD5B4B" w:rsidR="00F64B9B" w:rsidRPr="005F1D2D" w:rsidRDefault="00BC1E16" w:rsidP="00AC334A">
            <w:pPr>
              <w:spacing w:line="226" w:lineRule="exact"/>
              <w:ind w:left="102"/>
              <w:rPr>
                <w:sz w:val="20"/>
                <w:szCs w:val="20"/>
              </w:rPr>
            </w:pPr>
            <w:r>
              <w:rPr>
                <w:sz w:val="20"/>
                <w:szCs w:val="20"/>
              </w:rPr>
              <w:t>sourceSystemHSAI</w:t>
            </w:r>
            <w:r w:rsidR="004D25DE"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014E1C1D" w14:textId="367ACA4B" w:rsidR="00F64B9B" w:rsidRPr="005F1D2D" w:rsidRDefault="00F64B9B" w:rsidP="00AC334A">
            <w:pPr>
              <w:spacing w:line="226" w:lineRule="exact"/>
              <w:ind w:left="102"/>
              <w:rPr>
                <w:spacing w:val="-1"/>
                <w:sz w:val="20"/>
                <w:szCs w:val="20"/>
              </w:rPr>
            </w:pPr>
            <w:r w:rsidRPr="005F1D2D">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0565E25" w14:textId="0E32DE2E" w:rsidR="00F64B9B" w:rsidRPr="005F1D2D" w:rsidRDefault="00907173" w:rsidP="00AC334A">
            <w:pPr>
              <w:spacing w:line="226" w:lineRule="exact"/>
              <w:ind w:left="102"/>
              <w:rPr>
                <w:sz w:val="20"/>
                <w:szCs w:val="20"/>
              </w:rPr>
            </w:pPr>
            <w:r w:rsidRPr="005F1D2D">
              <w:rPr>
                <w:sz w:val="20"/>
                <w:szCs w:val="20"/>
              </w:rPr>
              <w:t xml:space="preserve">Begränsar sökningen </w:t>
            </w:r>
            <w:r w:rsidR="00D92FC0" w:rsidRPr="005F1D2D">
              <w:rPr>
                <w:sz w:val="20"/>
                <w:szCs w:val="20"/>
              </w:rPr>
              <w:t xml:space="preserve">till </w:t>
            </w:r>
            <w:r w:rsidR="00970417" w:rsidRPr="005F1D2D">
              <w:rPr>
                <w:sz w:val="20"/>
                <w:szCs w:val="20"/>
              </w:rPr>
              <w:t xml:space="preserve">dokument som är skapade i angivet system. </w:t>
            </w:r>
          </w:p>
          <w:p w14:paraId="1C668A9C" w14:textId="77777777" w:rsidR="000F4582" w:rsidRPr="005F1D2D" w:rsidRDefault="000F4582" w:rsidP="00AC334A">
            <w:pPr>
              <w:spacing w:line="226" w:lineRule="exact"/>
              <w:ind w:left="102"/>
              <w:rPr>
                <w:sz w:val="20"/>
                <w:szCs w:val="20"/>
              </w:rPr>
            </w:pPr>
          </w:p>
          <w:p w14:paraId="7335DB18" w14:textId="77777777" w:rsidR="000F4582" w:rsidRPr="005F1D2D" w:rsidRDefault="000F4582" w:rsidP="00AC334A">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6AF3C8E" w14:textId="77777777" w:rsidR="00907173" w:rsidRPr="005F1D2D" w:rsidRDefault="00907173" w:rsidP="00AC334A">
            <w:pPr>
              <w:spacing w:line="226" w:lineRule="exact"/>
              <w:ind w:left="102"/>
              <w:rPr>
                <w:spacing w:val="-1"/>
                <w:sz w:val="20"/>
                <w:szCs w:val="20"/>
              </w:rPr>
            </w:pPr>
          </w:p>
          <w:p w14:paraId="47F0C266" w14:textId="257140B8" w:rsidR="00A7222C" w:rsidRPr="005F1D2D" w:rsidRDefault="00A12B2A" w:rsidP="00AC334A">
            <w:pPr>
              <w:spacing w:line="226" w:lineRule="exact"/>
              <w:ind w:left="102"/>
              <w:rPr>
                <w:sz w:val="20"/>
                <w:szCs w:val="20"/>
              </w:rPr>
            </w:pPr>
            <w:r w:rsidRPr="005F1D2D">
              <w:rPr>
                <w:sz w:val="20"/>
                <w:szCs w:val="20"/>
              </w:rPr>
              <w:t>Det i</w:t>
            </w:r>
            <w:r w:rsidR="00A7222C" w:rsidRPr="005F1D2D">
              <w:rPr>
                <w:sz w:val="20"/>
                <w:szCs w:val="20"/>
              </w:rPr>
              <w:t>nnebär i praktiken att aggregerande tjänst</w:t>
            </w:r>
            <w:r w:rsidR="00FE1E6F" w:rsidRPr="005F1D2D">
              <w:rPr>
                <w:sz w:val="20"/>
                <w:szCs w:val="20"/>
              </w:rPr>
              <w:t>er</w:t>
            </w:r>
            <w:r w:rsidR="00A7222C" w:rsidRPr="005F1D2D">
              <w:rPr>
                <w:sz w:val="20"/>
                <w:szCs w:val="20"/>
              </w:rPr>
              <w:t xml:space="preserve"> inte används</w:t>
            </w:r>
            <w:r w:rsidR="00B242CB" w:rsidRPr="005F1D2D">
              <w:rPr>
                <w:sz w:val="20"/>
                <w:szCs w:val="20"/>
              </w:rPr>
              <w:t xml:space="preserve"> när detta fält anges.</w:t>
            </w:r>
          </w:p>
          <w:p w14:paraId="7A5E9087" w14:textId="77777777" w:rsidR="003A4762" w:rsidRPr="005F1D2D" w:rsidRDefault="003A4762" w:rsidP="00AC334A">
            <w:pPr>
              <w:spacing w:line="226" w:lineRule="exact"/>
              <w:ind w:left="102"/>
              <w:rPr>
                <w:sz w:val="20"/>
                <w:szCs w:val="20"/>
              </w:rPr>
            </w:pPr>
          </w:p>
          <w:p w14:paraId="2C9943A0" w14:textId="417B9268" w:rsidR="003A4762" w:rsidRPr="005F1D2D" w:rsidRDefault="003A4762" w:rsidP="00CD4077">
            <w:pPr>
              <w:spacing w:line="226" w:lineRule="exact"/>
              <w:ind w:left="102"/>
              <w:rPr>
                <w:spacing w:val="-1"/>
                <w:sz w:val="20"/>
                <w:szCs w:val="20"/>
              </w:rPr>
            </w:pPr>
            <w:r w:rsidRPr="005F1D2D">
              <w:rPr>
                <w:sz w:val="20"/>
                <w:szCs w:val="20"/>
              </w:rPr>
              <w:t xml:space="preserve">Fältet är tvingande om careContactId </w:t>
            </w:r>
            <w:r w:rsidR="00CD4077" w:rsidRPr="005F1D2D">
              <w:rPr>
                <w:sz w:val="20"/>
                <w:szCs w:val="20"/>
              </w:rPr>
              <w:t>angivits</w:t>
            </w:r>
            <w:r w:rsidRPr="005F1D2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4230CDE" w14:textId="77777777" w:rsidR="00F64B9B" w:rsidRPr="005F1D2D" w:rsidRDefault="00B844DD" w:rsidP="00AC334A">
            <w:pPr>
              <w:spacing w:line="229" w:lineRule="exact"/>
              <w:ind w:left="102"/>
              <w:rPr>
                <w:sz w:val="20"/>
                <w:szCs w:val="20"/>
              </w:rPr>
            </w:pPr>
            <w:r w:rsidRPr="005F1D2D">
              <w:rPr>
                <w:sz w:val="20"/>
                <w:szCs w:val="20"/>
              </w:rPr>
              <w:t>0..1</w:t>
            </w:r>
          </w:p>
          <w:p w14:paraId="7FB1A93D" w14:textId="77777777" w:rsidR="00907173" w:rsidRPr="005F1D2D" w:rsidRDefault="00907173" w:rsidP="00AC334A">
            <w:pPr>
              <w:spacing w:line="229" w:lineRule="exact"/>
              <w:ind w:left="102"/>
              <w:rPr>
                <w:sz w:val="20"/>
                <w:szCs w:val="20"/>
              </w:rPr>
            </w:pPr>
          </w:p>
          <w:p w14:paraId="5DB68E75" w14:textId="77777777" w:rsidR="00907173" w:rsidRPr="005F1D2D" w:rsidRDefault="00907173" w:rsidP="00AC334A">
            <w:pPr>
              <w:spacing w:line="229" w:lineRule="exact"/>
              <w:ind w:left="102"/>
              <w:rPr>
                <w:sz w:val="20"/>
                <w:szCs w:val="20"/>
              </w:rPr>
            </w:pPr>
          </w:p>
          <w:p w14:paraId="0EC428B8" w14:textId="0DFCE5BC" w:rsidR="00907173" w:rsidRPr="005F1D2D" w:rsidRDefault="00907173" w:rsidP="00907173">
            <w:pPr>
              <w:spacing w:line="229" w:lineRule="exact"/>
              <w:rPr>
                <w:sz w:val="20"/>
                <w:szCs w:val="20"/>
              </w:rPr>
            </w:pPr>
          </w:p>
        </w:tc>
      </w:tr>
      <w:tr w:rsidR="00F64B9B" w:rsidRPr="00907C9B" w14:paraId="62E7C90F" w14:textId="77777777" w:rsidTr="007F50D5">
        <w:trPr>
          <w:gridAfter w:val="1"/>
          <w:wAfter w:w="445" w:type="dxa"/>
          <w:trHeight w:val="1305"/>
        </w:trPr>
        <w:tc>
          <w:tcPr>
            <w:tcW w:w="2922" w:type="dxa"/>
            <w:tcBorders>
              <w:top w:val="single" w:sz="5" w:space="0" w:color="000000"/>
              <w:left w:val="single" w:sz="5" w:space="0" w:color="000000"/>
              <w:bottom w:val="single" w:sz="5" w:space="0" w:color="000000"/>
              <w:right w:val="single" w:sz="5" w:space="0" w:color="000000"/>
            </w:tcBorders>
          </w:tcPr>
          <w:p w14:paraId="6BF64EED" w14:textId="736C914D" w:rsidR="00F64B9B" w:rsidRPr="005F1D2D" w:rsidRDefault="00F64B9B" w:rsidP="00AC334A">
            <w:pPr>
              <w:spacing w:line="226" w:lineRule="exact"/>
              <w:ind w:left="102"/>
              <w:rPr>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33EB895" w14:textId="270F2797" w:rsidR="00F64B9B" w:rsidRPr="005F1D2D" w:rsidRDefault="00F64B9B" w:rsidP="00AC334A">
            <w:pPr>
              <w:spacing w:line="226" w:lineRule="exact"/>
              <w:ind w:left="102"/>
              <w:rPr>
                <w:spacing w:val="-1"/>
                <w:sz w:val="20"/>
                <w:szCs w:val="20"/>
              </w:rPr>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3C1374" w14:textId="72235BB8" w:rsidR="00F64B9B" w:rsidRPr="005F1D2D" w:rsidRDefault="00970417" w:rsidP="00C42D1D">
            <w:pPr>
              <w:spacing w:line="226" w:lineRule="exact"/>
              <w:ind w:left="102"/>
              <w:rPr>
                <w:spacing w:val="-1"/>
                <w:sz w:val="20"/>
                <w:szCs w:val="20"/>
              </w:rPr>
            </w:pPr>
            <w:r w:rsidRPr="005F1D2D">
              <w:rPr>
                <w:spacing w:val="-1"/>
                <w:sz w:val="20"/>
                <w:szCs w:val="20"/>
              </w:rPr>
              <w:t xml:space="preserve">Begränsar sökningen </w:t>
            </w:r>
            <w:r w:rsidR="00B4088B" w:rsidRPr="005F1D2D">
              <w:rPr>
                <w:spacing w:val="-1"/>
                <w:sz w:val="20"/>
                <w:szCs w:val="20"/>
              </w:rPr>
              <w:t xml:space="preserve">till </w:t>
            </w:r>
            <w:r w:rsidR="00F64B9B" w:rsidRPr="005F1D2D">
              <w:rPr>
                <w:spacing w:val="-1"/>
                <w:sz w:val="20"/>
                <w:szCs w:val="20"/>
              </w:rPr>
              <w:t>den vård- och omsorgskontakt som föranlett den information som omfattas av dokumentet. Identiteten är unik inom källsystemet</w:t>
            </w:r>
            <w:r w:rsidR="00C42D1D">
              <w:rPr>
                <w:spacing w:val="-1"/>
                <w:sz w:val="20"/>
                <w:szCs w:val="20"/>
              </w:rPr>
              <w:t xml:space="preserve">. </w:t>
            </w:r>
            <w:r w:rsidR="00C42D1D" w:rsidRPr="00D6731C">
              <w:rPr>
                <w:sz w:val="20"/>
                <w:szCs w:val="20"/>
              </w:rPr>
              <w:t>sourceSystemHSAid</w:t>
            </w:r>
            <w:r w:rsidR="00C42D1D">
              <w:rPr>
                <w:sz w:val="20"/>
                <w:szCs w:val="20"/>
              </w:rPr>
              <w:t xml:space="preserve"> måste anges om denna parameter anges.</w:t>
            </w:r>
          </w:p>
        </w:tc>
        <w:tc>
          <w:tcPr>
            <w:tcW w:w="851" w:type="dxa"/>
            <w:tcBorders>
              <w:top w:val="single" w:sz="5" w:space="0" w:color="000000"/>
              <w:left w:val="single" w:sz="5" w:space="0" w:color="000000"/>
              <w:bottom w:val="single" w:sz="5" w:space="0" w:color="000000"/>
              <w:right w:val="single" w:sz="5" w:space="0" w:color="000000"/>
            </w:tcBorders>
          </w:tcPr>
          <w:p w14:paraId="33C3357D" w14:textId="48D7B412" w:rsidR="00F64B9B" w:rsidRPr="005F1D2D" w:rsidRDefault="00CA1C03" w:rsidP="00AC334A">
            <w:pPr>
              <w:spacing w:line="229" w:lineRule="exact"/>
              <w:ind w:left="102"/>
              <w:rPr>
                <w:sz w:val="20"/>
                <w:szCs w:val="20"/>
              </w:rPr>
            </w:pPr>
            <w:r w:rsidRPr="005F1D2D">
              <w:rPr>
                <w:sz w:val="20"/>
                <w:szCs w:val="20"/>
              </w:rPr>
              <w:t>0..*</w:t>
            </w:r>
          </w:p>
        </w:tc>
      </w:tr>
      <w:tr w:rsidR="00A01EF9" w:rsidRPr="00907C9B" w14:paraId="0E917B4B"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7E7C940A" w14:textId="77777777" w:rsidR="00A01EF9" w:rsidRPr="00907C9B" w:rsidRDefault="00A01EF9" w:rsidP="00AC334A">
            <w:pPr>
              <w:spacing w:line="226"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C483EE5" w14:textId="77777777" w:rsidR="00A01EF9" w:rsidRPr="00907C9B" w:rsidRDefault="00A01EF9" w:rsidP="00AC334A"/>
        </w:tc>
        <w:tc>
          <w:tcPr>
            <w:tcW w:w="3969" w:type="dxa"/>
            <w:tcBorders>
              <w:top w:val="single" w:sz="5" w:space="0" w:color="000000"/>
              <w:left w:val="single" w:sz="5" w:space="0" w:color="000000"/>
              <w:bottom w:val="single" w:sz="5" w:space="0" w:color="000000"/>
              <w:right w:val="single" w:sz="5" w:space="0" w:color="000000"/>
            </w:tcBorders>
          </w:tcPr>
          <w:p w14:paraId="4AA18306" w14:textId="77777777" w:rsidR="00A01EF9" w:rsidRPr="00907C9B" w:rsidRDefault="00A01EF9" w:rsidP="00AC334A"/>
        </w:tc>
        <w:tc>
          <w:tcPr>
            <w:tcW w:w="851" w:type="dxa"/>
            <w:tcBorders>
              <w:top w:val="single" w:sz="5" w:space="0" w:color="000000"/>
              <w:left w:val="single" w:sz="5" w:space="0" w:color="000000"/>
              <w:bottom w:val="single" w:sz="5" w:space="0" w:color="000000"/>
              <w:right w:val="single" w:sz="5" w:space="0" w:color="000000"/>
            </w:tcBorders>
          </w:tcPr>
          <w:p w14:paraId="312C60FC" w14:textId="77777777" w:rsidR="00A01EF9" w:rsidRPr="00907C9B" w:rsidRDefault="00A01EF9" w:rsidP="00AC334A"/>
        </w:tc>
      </w:tr>
      <w:tr w:rsidR="00F64B9B" w:rsidRPr="00907C9B" w14:paraId="4D6F088C"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11478DCE" w14:textId="77777777" w:rsidR="00F64B9B" w:rsidRPr="00907C9B" w:rsidRDefault="00F64B9B" w:rsidP="00AC334A">
            <w:pPr>
              <w:spacing w:line="226" w:lineRule="exact"/>
              <w:ind w:left="102"/>
              <w:rPr>
                <w:b/>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117C2C6" w14:textId="77777777" w:rsidR="00F64B9B" w:rsidRPr="00907C9B" w:rsidRDefault="00F64B9B" w:rsidP="00AC334A"/>
        </w:tc>
        <w:tc>
          <w:tcPr>
            <w:tcW w:w="3969" w:type="dxa"/>
            <w:tcBorders>
              <w:top w:val="single" w:sz="5" w:space="0" w:color="000000"/>
              <w:left w:val="single" w:sz="5" w:space="0" w:color="000000"/>
              <w:bottom w:val="single" w:sz="5" w:space="0" w:color="000000"/>
              <w:right w:val="single" w:sz="5" w:space="0" w:color="000000"/>
            </w:tcBorders>
          </w:tcPr>
          <w:p w14:paraId="0797DC7B" w14:textId="77777777" w:rsidR="00F64B9B" w:rsidRPr="00907C9B" w:rsidRDefault="00F64B9B" w:rsidP="00AC334A"/>
        </w:tc>
        <w:tc>
          <w:tcPr>
            <w:tcW w:w="851" w:type="dxa"/>
            <w:tcBorders>
              <w:top w:val="single" w:sz="5" w:space="0" w:color="000000"/>
              <w:left w:val="single" w:sz="5" w:space="0" w:color="000000"/>
              <w:bottom w:val="single" w:sz="5" w:space="0" w:color="000000"/>
              <w:right w:val="single" w:sz="5" w:space="0" w:color="000000"/>
            </w:tcBorders>
          </w:tcPr>
          <w:p w14:paraId="67F21726" w14:textId="77777777" w:rsidR="00F64B9B" w:rsidRPr="00907C9B" w:rsidRDefault="00F64B9B" w:rsidP="00AC334A"/>
        </w:tc>
      </w:tr>
      <w:tr w:rsidR="00F64B9B" w:rsidRPr="00907C9B" w14:paraId="10C122CD" w14:textId="77777777" w:rsidTr="00AC334A">
        <w:trPr>
          <w:gridAfter w:val="1"/>
          <w:wAfter w:w="445" w:type="dxa"/>
          <w:trHeight w:hRule="exact" w:val="552"/>
        </w:trPr>
        <w:tc>
          <w:tcPr>
            <w:tcW w:w="2922" w:type="dxa"/>
            <w:tcBorders>
              <w:top w:val="single" w:sz="5" w:space="0" w:color="000000"/>
              <w:left w:val="single" w:sz="5" w:space="0" w:color="000000"/>
              <w:bottom w:val="single" w:sz="5" w:space="0" w:color="000000"/>
              <w:right w:val="single" w:sz="5" w:space="0" w:color="000000"/>
            </w:tcBorders>
          </w:tcPr>
          <w:p w14:paraId="37A7CF0F" w14:textId="77777777" w:rsidR="00F64B9B" w:rsidRPr="00907C9B" w:rsidRDefault="00F64B9B" w:rsidP="00AC334A">
            <w:pPr>
              <w:spacing w:line="229" w:lineRule="exact"/>
              <w:rPr>
                <w:sz w:val="20"/>
                <w:szCs w:val="20"/>
              </w:rPr>
            </w:pPr>
            <w:r w:rsidRPr="00907C9B">
              <w:rPr>
                <w:sz w:val="20"/>
                <w:szCs w:val="20"/>
              </w:rPr>
              <w:t xml:space="preserve"> careDocumentation</w:t>
            </w:r>
          </w:p>
          <w:p w14:paraId="3BBF3104" w14:textId="77777777" w:rsidR="00F64B9B" w:rsidRPr="00907C9B" w:rsidRDefault="00F64B9B" w:rsidP="00AC334A">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C833A1" w14:textId="77777777" w:rsidR="00F64B9B" w:rsidRPr="00907C9B" w:rsidRDefault="00F64B9B" w:rsidP="00AC334A">
            <w:pPr>
              <w:spacing w:line="229" w:lineRule="exact"/>
              <w:ind w:left="102"/>
              <w:rPr>
                <w:sz w:val="20"/>
                <w:szCs w:val="20"/>
              </w:rPr>
            </w:pPr>
            <w:r>
              <w:rPr>
                <w:sz w:val="20"/>
                <w:szCs w:val="20"/>
              </w:rPr>
              <w:t>CareDocumentation</w:t>
            </w:r>
            <w:r w:rsidRPr="00907C9B">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B7184C7" w14:textId="77777777" w:rsidR="00F64B9B" w:rsidRPr="00907C9B" w:rsidRDefault="00F64B9B" w:rsidP="00AC334A">
            <w:pPr>
              <w:spacing w:line="229" w:lineRule="exact"/>
              <w:ind w:left="102"/>
              <w:rPr>
                <w:sz w:val="20"/>
                <w:szCs w:val="20"/>
              </w:rPr>
            </w:pPr>
            <w:r w:rsidRPr="00907C9B">
              <w:rPr>
                <w:sz w:val="20"/>
                <w:szCs w:val="20"/>
              </w:rPr>
              <w:t>De vård- och omsorgsdokument som matchar begäran.</w:t>
            </w:r>
          </w:p>
        </w:tc>
        <w:tc>
          <w:tcPr>
            <w:tcW w:w="851" w:type="dxa"/>
            <w:tcBorders>
              <w:top w:val="single" w:sz="5" w:space="0" w:color="000000"/>
              <w:left w:val="single" w:sz="5" w:space="0" w:color="000000"/>
              <w:bottom w:val="single" w:sz="5" w:space="0" w:color="000000"/>
              <w:right w:val="single" w:sz="5" w:space="0" w:color="000000"/>
            </w:tcBorders>
          </w:tcPr>
          <w:p w14:paraId="1CFF7F3E" w14:textId="77777777" w:rsidR="00F64B9B" w:rsidRPr="00907C9B" w:rsidRDefault="00F64B9B" w:rsidP="00AC334A">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F64B9B" w:rsidRPr="00907C9B" w14:paraId="6BF9C7C2" w14:textId="77777777" w:rsidTr="00AC334A">
        <w:trPr>
          <w:gridAfter w:val="1"/>
          <w:wAfter w:w="445" w:type="dxa"/>
          <w:trHeight w:hRule="exact" w:val="560"/>
        </w:trPr>
        <w:tc>
          <w:tcPr>
            <w:tcW w:w="2922" w:type="dxa"/>
            <w:tcBorders>
              <w:top w:val="single" w:sz="5" w:space="0" w:color="000000"/>
              <w:left w:val="single" w:sz="5" w:space="0" w:color="000000"/>
              <w:bottom w:val="single" w:sz="5" w:space="0" w:color="000000"/>
              <w:right w:val="single" w:sz="5" w:space="0" w:color="000000"/>
            </w:tcBorders>
          </w:tcPr>
          <w:p w14:paraId="5C60CB91" w14:textId="5F6709DE" w:rsidR="00F64B9B" w:rsidRPr="00907C9B" w:rsidRDefault="00F64B9B" w:rsidP="00AC334A">
            <w:pPr>
              <w:spacing w:line="229" w:lineRule="exact"/>
              <w:rPr>
                <w:sz w:val="20"/>
                <w:szCs w:val="20"/>
              </w:rPr>
            </w:pPr>
            <w:r w:rsidRPr="00907C9B">
              <w:rPr>
                <w:sz w:val="20"/>
                <w:szCs w:val="20"/>
              </w:rPr>
              <w:t xml:space="preserve"> </w:t>
            </w:r>
            <w:del w:id="1234" w:author="2.1RC1" w:date="2013-12-11T22:33:00Z">
              <w:r w:rsidRPr="00907C9B">
                <w:rPr>
                  <w:sz w:val="20"/>
                  <w:szCs w:val="20"/>
                </w:rPr>
                <w:delText>.</w:delText>
              </w:r>
            </w:del>
            <w:ins w:id="1235" w:author="2.1RC1" w:date="2013-12-11T22:33:00Z">
              <w:r w:rsidR="005F3021">
                <w:rPr>
                  <w:sz w:val="20"/>
                  <w:szCs w:val="20"/>
                </w:rPr>
                <w:t>../</w:t>
              </w:r>
            </w:ins>
            <w:r w:rsidRPr="00907C9B">
              <w:rPr>
                <w:sz w:val="20"/>
                <w:szCs w:val="20"/>
              </w:rPr>
              <w:t>careDocumentationHeader</w:t>
            </w:r>
          </w:p>
        </w:tc>
        <w:tc>
          <w:tcPr>
            <w:tcW w:w="1559" w:type="dxa"/>
            <w:tcBorders>
              <w:top w:val="single" w:sz="5" w:space="0" w:color="000000"/>
              <w:left w:val="single" w:sz="5" w:space="0" w:color="000000"/>
              <w:bottom w:val="single" w:sz="5" w:space="0" w:color="000000"/>
              <w:right w:val="single" w:sz="5" w:space="0" w:color="000000"/>
            </w:tcBorders>
          </w:tcPr>
          <w:p w14:paraId="086E6341" w14:textId="77777777" w:rsidR="00F64B9B" w:rsidRPr="00907C9B" w:rsidRDefault="00F64B9B" w:rsidP="00AC334A">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0DE26578" w14:textId="77777777" w:rsidR="00F64B9B" w:rsidRPr="00907C9B" w:rsidRDefault="00F64B9B" w:rsidP="00AC334A">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415B708E" w14:textId="77777777" w:rsidR="00F64B9B" w:rsidRPr="00907C9B" w:rsidRDefault="00F64B9B" w:rsidP="00AC334A">
            <w:pPr>
              <w:spacing w:line="229" w:lineRule="exact"/>
              <w:ind w:left="102"/>
              <w:rPr>
                <w:sz w:val="20"/>
                <w:szCs w:val="20"/>
              </w:rPr>
            </w:pPr>
            <w:r w:rsidRPr="00907C9B">
              <w:rPr>
                <w:sz w:val="20"/>
                <w:szCs w:val="20"/>
              </w:rPr>
              <w:t>1..1</w:t>
            </w:r>
          </w:p>
        </w:tc>
      </w:tr>
      <w:tr w:rsidR="00F64B9B" w:rsidRPr="00907C9B" w14:paraId="5C2E0F7C" w14:textId="77777777" w:rsidTr="00602ACA">
        <w:trPr>
          <w:gridAfter w:val="1"/>
          <w:wAfter w:w="445" w:type="dxa"/>
          <w:trHeight w:hRule="exact" w:val="526"/>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87144F3" w14:textId="0EF26789" w:rsidR="00F64B9B" w:rsidRPr="00907C9B" w:rsidRDefault="00F64B9B" w:rsidP="00AC334A">
            <w:pPr>
              <w:spacing w:line="229" w:lineRule="exact"/>
              <w:ind w:left="102"/>
              <w:rPr>
                <w:sz w:val="20"/>
                <w:szCs w:val="20"/>
              </w:rPr>
            </w:pPr>
            <w:del w:id="1236" w:author="2.1RC1" w:date="2013-12-11T22:33:00Z">
              <w:r w:rsidRPr="00907C9B">
                <w:rPr>
                  <w:sz w:val="20"/>
                  <w:szCs w:val="20"/>
                </w:rPr>
                <w:delText>..</w:delText>
              </w:r>
            </w:del>
            <w:ins w:id="1237" w:author="2.1RC1" w:date="2013-12-11T22:33:00Z">
              <w:r w:rsidR="005F3021">
                <w:rPr>
                  <w:sz w:val="20"/>
                  <w:szCs w:val="20"/>
                </w:rPr>
                <w:t>../../</w:t>
              </w:r>
            </w:ins>
            <w:r w:rsidRPr="00907C9B">
              <w:rPr>
                <w:sz w:val="20"/>
                <w:szCs w:val="20"/>
              </w:rPr>
              <w:t>document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5C6F18A2" w14:textId="477DE691" w:rsidR="00F64B9B" w:rsidRPr="00907C9B" w:rsidRDefault="00653F4E" w:rsidP="00AC334A">
            <w:pPr>
              <w:spacing w:line="229" w:lineRule="exact"/>
              <w:ind w:left="102"/>
              <w:rPr>
                <w:sz w:val="20"/>
                <w:szCs w:val="20"/>
              </w:rPr>
            </w:pPr>
            <w:r>
              <w:rPr>
                <w:sz w:val="20"/>
                <w:szCs w:val="20"/>
              </w:rPr>
              <w:t>s</w:t>
            </w:r>
            <w:r w:rsidR="00F64B9B">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73B5491D" w14:textId="77777777" w:rsidR="00100BA1" w:rsidRPr="00100BA1" w:rsidRDefault="00100BA1" w:rsidP="00100BA1">
            <w:pPr>
              <w:pStyle w:val="TableParagraph"/>
              <w:rPr>
                <w:del w:id="1238" w:author="2.1RC1" w:date="2013-12-11T22:33:00Z"/>
                <w:rFonts w:ascii="Times New Roman" w:hAnsi="Times New Roman" w:cs="Times New Roman"/>
                <w:sz w:val="20"/>
                <w:szCs w:val="20"/>
              </w:rPr>
            </w:pPr>
            <w:r w:rsidRPr="00100BA1">
              <w:rPr>
                <w:rFonts w:ascii="Times New Roman" w:hAnsi="Times New Roman" w:cs="Times New Roman"/>
                <w:sz w:val="20"/>
                <w:szCs w:val="20"/>
              </w:rPr>
              <w:t xml:space="preserve">Dokumentets identitet som är </w:t>
            </w:r>
            <w:del w:id="1239" w:author="2.1RC1" w:date="2013-12-11T22:33:00Z">
              <w:r w:rsidRPr="00100BA1">
                <w:rPr>
                  <w:rFonts w:ascii="Times New Roman" w:hAnsi="Times New Roman" w:cs="Times New Roman"/>
                  <w:sz w:val="20"/>
                  <w:szCs w:val="20"/>
                </w:rPr>
                <w:delText xml:space="preserve">globalt </w:delText>
              </w:r>
            </w:del>
            <w:r w:rsidR="00602ACA">
              <w:rPr>
                <w:rFonts w:ascii="Times New Roman" w:hAnsi="Times New Roman" w:cs="Times New Roman"/>
                <w:sz w:val="20"/>
                <w:szCs w:val="20"/>
              </w:rPr>
              <w:t>unik</w:t>
            </w:r>
            <w:del w:id="1240" w:author="2.1RC1" w:date="2013-12-11T22:33:00Z">
              <w:r w:rsidRPr="00100BA1">
                <w:rPr>
                  <w:rFonts w:ascii="Times New Roman" w:hAnsi="Times New Roman" w:cs="Times New Roman"/>
                  <w:sz w:val="20"/>
                  <w:szCs w:val="20"/>
                </w:rPr>
                <w:delText xml:space="preserve">. </w:delText>
              </w:r>
            </w:del>
          </w:p>
          <w:p w14:paraId="7DE506F9" w14:textId="0CC2BFFF" w:rsidR="00F64B9B" w:rsidRPr="00100BA1" w:rsidRDefault="00100BA1" w:rsidP="00602ACA">
            <w:pPr>
              <w:pStyle w:val="TableParagraph"/>
              <w:rPr>
                <w:sz w:val="20"/>
                <w:szCs w:val="20"/>
              </w:rPr>
            </w:pPr>
            <w:del w:id="1241" w:author="2.1RC1" w:date="2013-12-11T22:33:00Z">
              <w:r w:rsidRPr="00100BA1">
                <w:rPr>
                  <w:sz w:val="20"/>
                  <w:szCs w:val="20"/>
                </w:rPr>
                <w:delText>I fall där dokumentets identitet som det anges i det lokala systemet inte är globalt unik, kan identiteten som anges i documentID bestå av en sträng bestående av källsystemets HSAId konkatenerat med dokumentets identitet</w:delText>
              </w:r>
            </w:del>
            <w:ins w:id="1242" w:author="2.1RC1" w:date="2013-12-11T22:33:00Z">
              <w:r w:rsidR="00602ACA">
                <w:rPr>
                  <w:rFonts w:ascii="Times New Roman" w:hAnsi="Times New Roman" w:cs="Times New Roman"/>
                  <w:sz w:val="20"/>
                  <w:szCs w:val="20"/>
                </w:rPr>
                <w:t xml:space="preserve"> inom källsystemet</w:t>
              </w:r>
            </w:ins>
            <w:r w:rsidR="00602ACA">
              <w:rPr>
                <w:rFonts w:ascii="Times New Roman" w:hAnsi="Times New Roman" w:cs="Times New Roman"/>
                <w:sz w:val="20"/>
                <w:szCs w:val="20"/>
              </w:rPr>
              <w:t>.</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6497C30" w14:textId="77777777" w:rsidR="00F64B9B" w:rsidRPr="00907C9B" w:rsidRDefault="00F64B9B" w:rsidP="00AC334A">
            <w:pPr>
              <w:spacing w:line="229" w:lineRule="exact"/>
              <w:ind w:left="102"/>
              <w:rPr>
                <w:sz w:val="20"/>
                <w:szCs w:val="20"/>
              </w:rPr>
            </w:pPr>
            <w:r w:rsidRPr="00907C9B">
              <w:rPr>
                <w:sz w:val="20"/>
                <w:szCs w:val="20"/>
              </w:rPr>
              <w:t>1..1</w:t>
            </w:r>
          </w:p>
        </w:tc>
      </w:tr>
      <w:tr w:rsidR="00F64B9B" w:rsidRPr="00907C9B" w14:paraId="6B1CE15B" w14:textId="77777777" w:rsidTr="00AC334A">
        <w:trPr>
          <w:gridAfter w:val="1"/>
          <w:wAfter w:w="445" w:type="dxa"/>
          <w:trHeight w:hRule="exact" w:val="568"/>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E14DDEA" w14:textId="264C40D3" w:rsidR="00F64B9B" w:rsidRPr="00907C9B" w:rsidRDefault="00F64B9B" w:rsidP="00AC334A">
            <w:pPr>
              <w:spacing w:line="229" w:lineRule="exact"/>
              <w:ind w:left="102"/>
              <w:rPr>
                <w:sz w:val="20"/>
                <w:szCs w:val="20"/>
              </w:rPr>
            </w:pPr>
            <w:del w:id="1243" w:author="2.1RC1" w:date="2013-12-11T22:33:00Z">
              <w:r>
                <w:rPr>
                  <w:sz w:val="20"/>
                  <w:szCs w:val="20"/>
                </w:rPr>
                <w:lastRenderedPageBreak/>
                <w:delText>..</w:delText>
              </w:r>
            </w:del>
            <w:ins w:id="1244" w:author="2.1RC1" w:date="2013-12-11T22:33:00Z">
              <w:r w:rsidR="005F3021">
                <w:rPr>
                  <w:sz w:val="20"/>
                  <w:szCs w:val="20"/>
                </w:rPr>
                <w:t>../../</w:t>
              </w:r>
            </w:ins>
            <w:r w:rsidR="00BC1E16">
              <w:rPr>
                <w:sz w:val="20"/>
                <w:szCs w:val="20"/>
              </w:rPr>
              <w:t>sourceSystemHSAI</w:t>
            </w:r>
            <w:r w:rsidR="004D25DE"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19239FE" w14:textId="44BDE2CE" w:rsidR="00F64B9B" w:rsidRDefault="00BC1E16" w:rsidP="00AC334A">
            <w:pPr>
              <w:spacing w:line="229" w:lineRule="exact"/>
              <w:ind w:left="102"/>
              <w:rPr>
                <w:sz w:val="20"/>
                <w:szCs w:val="20"/>
              </w:rPr>
            </w:pPr>
            <w:r>
              <w:rPr>
                <w:sz w:val="20"/>
                <w:szCs w:val="20"/>
              </w:rPr>
              <w:t>HSAI</w:t>
            </w:r>
            <w:r w:rsidR="00F64B9B"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51C792F9" w14:textId="132B5393" w:rsidR="00F64B9B" w:rsidRPr="00102291" w:rsidRDefault="00F64B9B" w:rsidP="00AC334A">
            <w:pPr>
              <w:spacing w:line="229" w:lineRule="exact"/>
              <w:ind w:left="102"/>
              <w:rPr>
                <w:sz w:val="20"/>
                <w:szCs w:val="20"/>
              </w:rPr>
            </w:pPr>
            <w:r w:rsidRPr="007D6475">
              <w:rPr>
                <w:sz w:val="20"/>
                <w:szCs w:val="20"/>
              </w:rPr>
              <w:t>HSA</w:t>
            </w:r>
            <w:r w:rsidR="00804E0B">
              <w:rPr>
                <w:sz w:val="20"/>
                <w:szCs w:val="20"/>
              </w:rPr>
              <w:t>-</w:t>
            </w:r>
            <w:r w:rsidRPr="007D6475">
              <w:rPr>
                <w:sz w:val="20"/>
                <w:szCs w:val="20"/>
              </w:rPr>
              <w:t>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05E4228" w14:textId="77777777" w:rsidR="00F64B9B" w:rsidRPr="00907C9B" w:rsidRDefault="00F64B9B" w:rsidP="00AC334A">
            <w:pPr>
              <w:spacing w:line="229" w:lineRule="exact"/>
              <w:ind w:left="102"/>
              <w:rPr>
                <w:sz w:val="20"/>
                <w:szCs w:val="20"/>
              </w:rPr>
            </w:pPr>
            <w:r w:rsidRPr="007D6475">
              <w:rPr>
                <w:sz w:val="20"/>
                <w:szCs w:val="20"/>
              </w:rPr>
              <w:t>1..1</w:t>
            </w:r>
          </w:p>
        </w:tc>
      </w:tr>
      <w:tr w:rsidR="00F64B9B" w:rsidRPr="00907C9B" w14:paraId="5672DBE1" w14:textId="77777777" w:rsidTr="00AC334A">
        <w:trPr>
          <w:gridAfter w:val="1"/>
          <w:wAfter w:w="445" w:type="dxa"/>
          <w:trHeight w:hRule="exact" w:val="624"/>
        </w:trPr>
        <w:tc>
          <w:tcPr>
            <w:tcW w:w="2922" w:type="dxa"/>
            <w:tcBorders>
              <w:top w:val="single" w:sz="5" w:space="0" w:color="000000"/>
              <w:left w:val="single" w:sz="5" w:space="0" w:color="000000"/>
              <w:bottom w:val="single" w:sz="5" w:space="0" w:color="000000"/>
              <w:right w:val="single" w:sz="5" w:space="0" w:color="000000"/>
            </w:tcBorders>
          </w:tcPr>
          <w:p w14:paraId="4DFE3E65" w14:textId="565FB86A" w:rsidR="00F64B9B" w:rsidRPr="00907C9B" w:rsidRDefault="00F64B9B" w:rsidP="00AC334A">
            <w:pPr>
              <w:spacing w:line="229" w:lineRule="exact"/>
              <w:ind w:left="102"/>
              <w:rPr>
                <w:sz w:val="20"/>
                <w:szCs w:val="20"/>
              </w:rPr>
            </w:pPr>
            <w:del w:id="1245" w:author="2.1RC1" w:date="2013-12-11T22:33:00Z">
              <w:r w:rsidRPr="00907C9B">
                <w:rPr>
                  <w:sz w:val="20"/>
                  <w:szCs w:val="20"/>
                </w:rPr>
                <w:delText>..</w:delText>
              </w:r>
            </w:del>
            <w:ins w:id="1246" w:author="2.1RC1" w:date="2013-12-11T22:33:00Z">
              <w:r w:rsidR="005F3021">
                <w:rPr>
                  <w:sz w:val="20"/>
                  <w:szCs w:val="20"/>
                </w:rPr>
                <w:t>../../</w:t>
              </w:r>
            </w:ins>
            <w:r w:rsidRPr="00907C9B">
              <w:rPr>
                <w:sz w:val="20"/>
                <w:szCs w:val="20"/>
              </w:rPr>
              <w:t>documentTitle</w:t>
            </w:r>
          </w:p>
          <w:p w14:paraId="2DAC768B" w14:textId="77777777" w:rsidR="00F64B9B" w:rsidRPr="00907C9B" w:rsidRDefault="00F64B9B" w:rsidP="00E9381E">
            <w:pPr>
              <w:spacing w:line="229" w:lineRule="exact"/>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C4C81C5" w14:textId="77777777" w:rsidR="00F64B9B" w:rsidRPr="00907C9B" w:rsidRDefault="00F64B9B" w:rsidP="00AC334A">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1B4327" w14:textId="77777777" w:rsidR="00F64B9B" w:rsidRPr="0041336D" w:rsidRDefault="00F64B9B" w:rsidP="00AC334A">
            <w:pPr>
              <w:spacing w:line="229" w:lineRule="exact"/>
              <w:ind w:left="102"/>
              <w:rPr>
                <w:sz w:val="20"/>
                <w:szCs w:val="20"/>
              </w:rPr>
            </w:pPr>
            <w:r w:rsidRPr="0041336D">
              <w:rPr>
                <w:sz w:val="20"/>
                <w:szCs w:val="20"/>
              </w:rPr>
              <w:t>Titel som beskriver den information som sänds i dokumentet.</w:t>
            </w:r>
          </w:p>
          <w:p w14:paraId="66EBE7D0" w14:textId="77777777" w:rsidR="00F64B9B" w:rsidRPr="00907C9B" w:rsidRDefault="00F64B9B"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328FCB2" w14:textId="77777777" w:rsidR="00F64B9B" w:rsidRPr="00907C9B" w:rsidRDefault="00F64B9B" w:rsidP="00AC334A">
            <w:pPr>
              <w:spacing w:line="229" w:lineRule="exact"/>
              <w:ind w:left="102"/>
              <w:rPr>
                <w:sz w:val="20"/>
                <w:szCs w:val="20"/>
              </w:rPr>
            </w:pPr>
            <w:r w:rsidRPr="00907C9B">
              <w:rPr>
                <w:sz w:val="20"/>
                <w:szCs w:val="20"/>
              </w:rPr>
              <w:t>0..1</w:t>
            </w:r>
          </w:p>
        </w:tc>
      </w:tr>
      <w:tr w:rsidR="00F64B9B" w:rsidRPr="00907C9B" w14:paraId="772DF0BA" w14:textId="77777777" w:rsidTr="00DF4AA9">
        <w:trPr>
          <w:gridAfter w:val="1"/>
          <w:wAfter w:w="445" w:type="dxa"/>
          <w:trHeight w:val="458"/>
        </w:trPr>
        <w:tc>
          <w:tcPr>
            <w:tcW w:w="2922" w:type="dxa"/>
            <w:tcBorders>
              <w:top w:val="single" w:sz="5" w:space="0" w:color="000000"/>
              <w:left w:val="single" w:sz="5" w:space="0" w:color="000000"/>
              <w:bottom w:val="single" w:sz="5" w:space="0" w:color="000000"/>
              <w:right w:val="single" w:sz="5" w:space="0" w:color="000000"/>
            </w:tcBorders>
          </w:tcPr>
          <w:p w14:paraId="0F6A2ED2" w14:textId="3132AB93" w:rsidR="00F64B9B" w:rsidRPr="00907C9B" w:rsidRDefault="00F64B9B" w:rsidP="00AC334A">
            <w:pPr>
              <w:spacing w:line="229" w:lineRule="exact"/>
              <w:ind w:left="102"/>
              <w:rPr>
                <w:sz w:val="20"/>
                <w:szCs w:val="20"/>
              </w:rPr>
            </w:pPr>
            <w:del w:id="1247" w:author="2.1RC1" w:date="2013-12-11T22:33:00Z">
              <w:r w:rsidRPr="00907C9B">
                <w:rPr>
                  <w:sz w:val="20"/>
                  <w:szCs w:val="20"/>
                </w:rPr>
                <w:delText>.</w:delText>
              </w:r>
              <w:r>
                <w:rPr>
                  <w:sz w:val="20"/>
                  <w:szCs w:val="20"/>
                </w:rPr>
                <w:delText>.</w:delText>
              </w:r>
            </w:del>
            <w:ins w:id="1248" w:author="2.1RC1" w:date="2013-12-11T22:33:00Z">
              <w:r w:rsidR="005F3021">
                <w:rPr>
                  <w:sz w:val="20"/>
                  <w:szCs w:val="20"/>
                </w:rPr>
                <w:t>../../</w:t>
              </w:r>
            </w:ins>
            <w:r w:rsidRPr="00907C9B">
              <w:rPr>
                <w:sz w:val="20"/>
                <w:szCs w:val="20"/>
              </w:rPr>
              <w:t>documentTime</w:t>
            </w:r>
          </w:p>
          <w:p w14:paraId="7792DDDE" w14:textId="77777777" w:rsidR="00F64B9B" w:rsidRPr="00907C9B" w:rsidRDefault="00F64B9B"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8567499" w14:textId="77777777" w:rsidR="00F64B9B" w:rsidRPr="00171EC2" w:rsidRDefault="00F64B9B" w:rsidP="00AC334A">
            <w:pPr>
              <w:spacing w:line="229" w:lineRule="exact"/>
              <w:ind w:left="102"/>
              <w:rPr>
                <w:sz w:val="20"/>
                <w:szCs w:val="20"/>
              </w:rPr>
            </w:pPr>
            <w:r>
              <w:rPr>
                <w:sz w:val="20"/>
                <w:szCs w:val="20"/>
              </w:rPr>
              <w:t>TimeStampType</w:t>
            </w:r>
          </w:p>
          <w:p w14:paraId="07C4019B" w14:textId="77777777" w:rsidR="00F64B9B" w:rsidRPr="00907C9B" w:rsidRDefault="00F64B9B" w:rsidP="00AC334A">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57E39A1" w14:textId="341E54CC" w:rsidR="00F64B9B" w:rsidRPr="00907C9B" w:rsidRDefault="00912F28" w:rsidP="00AC334A">
            <w:pPr>
              <w:spacing w:line="229" w:lineRule="exact"/>
              <w:ind w:left="102"/>
              <w:rPr>
                <w:sz w:val="20"/>
                <w:szCs w:val="20"/>
              </w:rPr>
            </w:pPr>
            <w:r>
              <w:rPr>
                <w:sz w:val="20"/>
                <w:szCs w:val="20"/>
              </w:rPr>
              <w:t>Händelsetidpunkt</w:t>
            </w:r>
            <w:r w:rsidR="00AC334A" w:rsidRPr="00E94C29">
              <w:rPr>
                <w:sz w:val="20"/>
                <w:szCs w:val="20"/>
              </w:rPr>
              <w:t>. Tidsangivelse för den händelse dokumentet gäller.</w:t>
            </w:r>
          </w:p>
        </w:tc>
        <w:tc>
          <w:tcPr>
            <w:tcW w:w="851" w:type="dxa"/>
            <w:tcBorders>
              <w:top w:val="single" w:sz="5" w:space="0" w:color="000000"/>
              <w:left w:val="single" w:sz="5" w:space="0" w:color="000000"/>
              <w:bottom w:val="single" w:sz="5" w:space="0" w:color="000000"/>
              <w:right w:val="single" w:sz="5" w:space="0" w:color="000000"/>
            </w:tcBorders>
          </w:tcPr>
          <w:p w14:paraId="5675904E" w14:textId="77777777" w:rsidR="00F64B9B" w:rsidRPr="00907C9B" w:rsidRDefault="00F64B9B" w:rsidP="00AC334A">
            <w:pPr>
              <w:spacing w:line="229" w:lineRule="exact"/>
              <w:ind w:left="102"/>
              <w:rPr>
                <w:sz w:val="20"/>
                <w:szCs w:val="20"/>
              </w:rPr>
            </w:pPr>
            <w:r w:rsidRPr="00907C9B">
              <w:rPr>
                <w:sz w:val="20"/>
                <w:szCs w:val="20"/>
              </w:rPr>
              <w:t>1..1</w:t>
            </w:r>
          </w:p>
        </w:tc>
      </w:tr>
      <w:tr w:rsidR="00F64B9B" w:rsidRPr="00907C9B" w14:paraId="3A26F7B5" w14:textId="77777777" w:rsidTr="006618BB">
        <w:trPr>
          <w:gridAfter w:val="1"/>
          <w:wAfter w:w="445" w:type="dxa"/>
          <w:trHeight w:val="290"/>
        </w:trPr>
        <w:tc>
          <w:tcPr>
            <w:tcW w:w="2922" w:type="dxa"/>
            <w:tcBorders>
              <w:top w:val="single" w:sz="5" w:space="0" w:color="000000"/>
              <w:left w:val="single" w:sz="5" w:space="0" w:color="000000"/>
              <w:bottom w:val="single" w:sz="5" w:space="0" w:color="000000"/>
              <w:right w:val="single" w:sz="5" w:space="0" w:color="000000"/>
            </w:tcBorders>
          </w:tcPr>
          <w:p w14:paraId="3878FB18" w14:textId="7FED03E9" w:rsidR="00F64B9B" w:rsidRPr="00F82472" w:rsidRDefault="00F64B9B" w:rsidP="00AC334A">
            <w:pPr>
              <w:spacing w:line="229" w:lineRule="exact"/>
              <w:rPr>
                <w:sz w:val="20"/>
                <w:szCs w:val="20"/>
              </w:rPr>
            </w:pPr>
            <w:r>
              <w:rPr>
                <w:sz w:val="20"/>
                <w:szCs w:val="20"/>
              </w:rPr>
              <w:t xml:space="preserve">  </w:t>
            </w:r>
            <w:del w:id="1249" w:author="2.1RC1" w:date="2013-12-11T22:33:00Z">
              <w:r>
                <w:rPr>
                  <w:sz w:val="20"/>
                  <w:szCs w:val="20"/>
                </w:rPr>
                <w:delText>..</w:delText>
              </w:r>
            </w:del>
            <w:ins w:id="1250" w:author="2.1RC1" w:date="2013-12-11T22:33:00Z">
              <w:r w:rsidR="005F3021">
                <w:rPr>
                  <w:sz w:val="20"/>
                  <w:szCs w:val="20"/>
                </w:rPr>
                <w:t>../../</w:t>
              </w:r>
            </w:ins>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4459460" w14:textId="430A41FA" w:rsidR="00F64B9B" w:rsidRPr="000A6DF8" w:rsidRDefault="009F5C44" w:rsidP="00AC334A">
            <w:pPr>
              <w:spacing w:line="226" w:lineRule="exact"/>
              <w:ind w:left="102"/>
              <w:rPr>
                <w:spacing w:val="-1"/>
                <w:sz w:val="20"/>
                <w:szCs w:val="20"/>
              </w:rPr>
            </w:pPr>
            <w:r>
              <w:rPr>
                <w:spacing w:val="-1"/>
                <w:sz w:val="20"/>
                <w:szCs w:val="20"/>
              </w:rPr>
              <w:t>Person</w:t>
            </w:r>
            <w:r w:rsidR="00F64B9B">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4C59D362" w14:textId="0428B2CD" w:rsidR="00F64B9B" w:rsidRPr="00F82472" w:rsidRDefault="00F64B9B" w:rsidP="00F17E75">
            <w:pPr>
              <w:spacing w:line="229" w:lineRule="exact"/>
              <w:ind w:left="102"/>
              <w:rPr>
                <w:sz w:val="20"/>
                <w:szCs w:val="20"/>
              </w:rPr>
            </w:pPr>
            <w:r w:rsidRPr="00041CC6">
              <w:rPr>
                <w:sz w:val="20"/>
                <w:szCs w:val="20"/>
              </w:rPr>
              <w:t>Id</w:t>
            </w:r>
            <w:r>
              <w:rPr>
                <w:sz w:val="20"/>
                <w:szCs w:val="20"/>
              </w:rPr>
              <w:t>entifierare för patient.</w:t>
            </w:r>
            <w:r w:rsidR="00831AEC">
              <w:rPr>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2D0F2C65" w14:textId="77777777" w:rsidR="00F64B9B" w:rsidRPr="00907C9B" w:rsidRDefault="00F64B9B" w:rsidP="00AC334A">
            <w:pPr>
              <w:spacing w:line="229" w:lineRule="exact"/>
              <w:ind w:left="102"/>
              <w:rPr>
                <w:sz w:val="20"/>
                <w:szCs w:val="20"/>
              </w:rPr>
            </w:pPr>
            <w:r w:rsidRPr="00907C9B">
              <w:rPr>
                <w:sz w:val="20"/>
                <w:szCs w:val="20"/>
              </w:rPr>
              <w:t>1..1</w:t>
            </w:r>
          </w:p>
        </w:tc>
      </w:tr>
      <w:tr w:rsidR="00F64B9B" w:rsidRPr="00907C9B" w14:paraId="29FF0AF1" w14:textId="77777777" w:rsidTr="00DD03E5">
        <w:trPr>
          <w:gridAfter w:val="1"/>
          <w:wAfter w:w="445" w:type="dxa"/>
          <w:trHeight w:val="452"/>
        </w:trPr>
        <w:tc>
          <w:tcPr>
            <w:tcW w:w="2922" w:type="dxa"/>
            <w:tcBorders>
              <w:top w:val="single" w:sz="5" w:space="0" w:color="000000"/>
              <w:left w:val="single" w:sz="5" w:space="0" w:color="000000"/>
              <w:bottom w:val="single" w:sz="5" w:space="0" w:color="000000"/>
              <w:right w:val="single" w:sz="5" w:space="0" w:color="000000"/>
            </w:tcBorders>
          </w:tcPr>
          <w:p w14:paraId="03F9AC81" w14:textId="42BBF5DC" w:rsidR="00F64B9B" w:rsidRPr="00F82472" w:rsidRDefault="00F64B9B" w:rsidP="00AC334A">
            <w:pPr>
              <w:spacing w:line="229" w:lineRule="exact"/>
              <w:ind w:left="102"/>
              <w:rPr>
                <w:sz w:val="20"/>
                <w:szCs w:val="20"/>
              </w:rPr>
            </w:pPr>
            <w:del w:id="1251" w:author="2.1RC1" w:date="2013-12-11T22:33:00Z">
              <w:r w:rsidRPr="00907C9B">
                <w:rPr>
                  <w:sz w:val="20"/>
                  <w:szCs w:val="20"/>
                </w:rPr>
                <w:delText>...</w:delText>
              </w:r>
            </w:del>
            <w:ins w:id="1252" w:author="2.1RC1" w:date="2013-12-11T22:33:00Z">
              <w:r w:rsidR="005F3021">
                <w:rPr>
                  <w:sz w:val="20"/>
                  <w:szCs w:val="20"/>
                </w:rPr>
                <w:t>../../../</w:t>
              </w:r>
            </w:ins>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C5B8ADC" w14:textId="77777777" w:rsidR="00F64B9B" w:rsidRPr="00F82472" w:rsidRDefault="00F64B9B" w:rsidP="00AC334A">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EAE406" w14:textId="08F4BFED" w:rsidR="00F64B9B" w:rsidRPr="00F82472" w:rsidRDefault="00F64B9B" w:rsidP="00AC334A">
            <w:pPr>
              <w:spacing w:line="226" w:lineRule="exact"/>
              <w:ind w:left="142"/>
              <w:rPr>
                <w:spacing w:val="-1"/>
                <w:sz w:val="20"/>
                <w:szCs w:val="20"/>
              </w:rPr>
            </w:pPr>
            <w:r>
              <w:rPr>
                <w:sz w:val="20"/>
                <w:szCs w:val="20"/>
              </w:rPr>
              <w:t>S</w:t>
            </w:r>
            <w:r w:rsidRPr="00041CC6">
              <w:rPr>
                <w:sz w:val="20"/>
                <w:szCs w:val="20"/>
              </w:rPr>
              <w:t>ätts till patientens identifierare.</w:t>
            </w:r>
            <w:r w:rsidR="00F17E75">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143AACAC" w14:textId="77777777" w:rsidR="00F64B9B" w:rsidRPr="00907C9B" w:rsidRDefault="00F64B9B" w:rsidP="00AC334A">
            <w:pPr>
              <w:spacing w:line="229" w:lineRule="exact"/>
              <w:ind w:left="102"/>
              <w:rPr>
                <w:sz w:val="20"/>
                <w:szCs w:val="20"/>
              </w:rPr>
            </w:pPr>
            <w:r>
              <w:rPr>
                <w:sz w:val="20"/>
                <w:szCs w:val="20"/>
              </w:rPr>
              <w:t>1..1</w:t>
            </w:r>
          </w:p>
        </w:tc>
      </w:tr>
      <w:tr w:rsidR="00F64B9B" w:rsidRPr="00907C9B" w14:paraId="5D111884" w14:textId="77777777" w:rsidTr="00AC334A">
        <w:trPr>
          <w:gridAfter w:val="1"/>
          <w:wAfter w:w="445" w:type="dxa"/>
          <w:trHeight w:hRule="exact" w:val="1846"/>
        </w:trPr>
        <w:tc>
          <w:tcPr>
            <w:tcW w:w="2922" w:type="dxa"/>
            <w:tcBorders>
              <w:top w:val="single" w:sz="5" w:space="0" w:color="000000"/>
              <w:left w:val="single" w:sz="5" w:space="0" w:color="000000"/>
              <w:bottom w:val="single" w:sz="5" w:space="0" w:color="000000"/>
              <w:right w:val="single" w:sz="5" w:space="0" w:color="000000"/>
            </w:tcBorders>
          </w:tcPr>
          <w:p w14:paraId="38538BD4" w14:textId="3FD3C845" w:rsidR="00F64B9B" w:rsidRPr="00F82472" w:rsidRDefault="00F64B9B" w:rsidP="00AC334A">
            <w:pPr>
              <w:spacing w:line="229" w:lineRule="exact"/>
              <w:ind w:left="102"/>
              <w:rPr>
                <w:sz w:val="20"/>
                <w:szCs w:val="20"/>
              </w:rPr>
            </w:pPr>
            <w:del w:id="1253" w:author="2.1RC1" w:date="2013-12-11T22:33:00Z">
              <w:r w:rsidRPr="00907C9B">
                <w:rPr>
                  <w:sz w:val="20"/>
                  <w:szCs w:val="20"/>
                </w:rPr>
                <w:delText>...</w:delText>
              </w:r>
            </w:del>
            <w:ins w:id="1254" w:author="2.1RC1" w:date="2013-12-11T22:33:00Z">
              <w:r w:rsidR="005F3021">
                <w:rPr>
                  <w:sz w:val="20"/>
                  <w:szCs w:val="20"/>
                </w:rPr>
                <w:t>../../../</w:t>
              </w:r>
            </w:ins>
            <w:r>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78281A68" w14:textId="77777777" w:rsidR="00F64B9B" w:rsidRPr="00F82472" w:rsidRDefault="00F64B9B" w:rsidP="00AC334A">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89F22E" w14:textId="28B5B8C5" w:rsidR="00F64B9B" w:rsidRDefault="00100BA1" w:rsidP="00AC334A">
            <w:pPr>
              <w:spacing w:line="226" w:lineRule="exact"/>
              <w:ind w:left="102"/>
              <w:rPr>
                <w:sz w:val="20"/>
                <w:szCs w:val="20"/>
              </w:rPr>
            </w:pPr>
            <w:r>
              <w:rPr>
                <w:sz w:val="20"/>
                <w:szCs w:val="20"/>
              </w:rPr>
              <w:t>S</w:t>
            </w:r>
            <w:r w:rsidR="00F64B9B" w:rsidRPr="00041CC6">
              <w:rPr>
                <w:sz w:val="20"/>
                <w:szCs w:val="20"/>
              </w:rPr>
              <w:t xml:space="preserve">ätts till OID för typ av identifierare. </w:t>
            </w:r>
            <w:r w:rsidR="00F64B9B" w:rsidRPr="00041CC6">
              <w:rPr>
                <w:sz w:val="20"/>
                <w:szCs w:val="20"/>
              </w:rPr>
              <w:br/>
              <w:t>För personnummer ska Skatteverkets personnummer (1.2.752.129.2.1.3.1).</w:t>
            </w:r>
            <w:r w:rsidR="00F64B9B" w:rsidRPr="00041CC6">
              <w:rPr>
                <w:sz w:val="20"/>
                <w:szCs w:val="20"/>
              </w:rPr>
              <w:br/>
              <w:t>För samordningsnummer ska Skatteverkets samordningsnummer (1.2.752.129.2.1.3.3).</w:t>
            </w:r>
            <w:r w:rsidR="00F64B9B" w:rsidRPr="00041CC6">
              <w:rPr>
                <w:sz w:val="20"/>
                <w:szCs w:val="20"/>
              </w:rPr>
              <w:br/>
              <w:t>För reservnummer används lokalt definierade reservnummet, exempelvis SLL reservnummer (1.2.752.97.3.1.3)</w:t>
            </w:r>
          </w:p>
          <w:p w14:paraId="081CA5DB" w14:textId="77777777" w:rsidR="00F64B9B" w:rsidRPr="00F82472" w:rsidRDefault="00F64B9B"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E137F8D" w14:textId="77777777" w:rsidR="00F64B9B" w:rsidRPr="00907C9B" w:rsidRDefault="00F64B9B" w:rsidP="00AC334A">
            <w:pPr>
              <w:spacing w:line="229" w:lineRule="exact"/>
              <w:ind w:left="102"/>
              <w:rPr>
                <w:sz w:val="20"/>
                <w:szCs w:val="20"/>
              </w:rPr>
            </w:pPr>
            <w:r>
              <w:rPr>
                <w:sz w:val="20"/>
                <w:szCs w:val="20"/>
              </w:rPr>
              <w:t>1..1</w:t>
            </w:r>
          </w:p>
        </w:tc>
      </w:tr>
      <w:tr w:rsidR="00F64B9B" w:rsidRPr="00907C9B" w14:paraId="0848026F" w14:textId="77777777" w:rsidTr="00AC334A">
        <w:trPr>
          <w:gridAfter w:val="1"/>
          <w:wAfter w:w="445" w:type="dxa"/>
          <w:trHeight w:hRule="exact" w:val="680"/>
        </w:trPr>
        <w:tc>
          <w:tcPr>
            <w:tcW w:w="2922" w:type="dxa"/>
            <w:tcBorders>
              <w:top w:val="single" w:sz="5" w:space="0" w:color="000000"/>
              <w:left w:val="single" w:sz="5" w:space="0" w:color="000000"/>
              <w:bottom w:val="single" w:sz="5" w:space="0" w:color="000000"/>
              <w:right w:val="single" w:sz="5" w:space="0" w:color="000000"/>
            </w:tcBorders>
          </w:tcPr>
          <w:p w14:paraId="73E6670D" w14:textId="3AB6E69E" w:rsidR="00F64B9B" w:rsidRPr="00907C9B" w:rsidRDefault="00F64B9B" w:rsidP="00AC334A">
            <w:pPr>
              <w:spacing w:line="229" w:lineRule="exact"/>
              <w:ind w:left="102"/>
              <w:rPr>
                <w:sz w:val="20"/>
                <w:szCs w:val="20"/>
              </w:rPr>
            </w:pPr>
            <w:del w:id="1255" w:author="2.1RC1" w:date="2013-12-11T22:33:00Z">
              <w:r w:rsidRPr="00907C9B">
                <w:rPr>
                  <w:sz w:val="20"/>
                  <w:szCs w:val="20"/>
                </w:rPr>
                <w:delText>..</w:delText>
              </w:r>
            </w:del>
            <w:ins w:id="1256" w:author="2.1RC1" w:date="2013-12-11T22:33:00Z">
              <w:r w:rsidR="005F3021">
                <w:rPr>
                  <w:sz w:val="20"/>
                  <w:szCs w:val="20"/>
                </w:rPr>
                <w:t>../../</w:t>
              </w:r>
            </w:ins>
            <w:r w:rsidR="00100BA1" w:rsidRPr="00100BA1">
              <w:rPr>
                <w:sz w:val="20"/>
                <w:szCs w:val="20"/>
              </w:rPr>
              <w:t>accountableHealthcareProfessional</w:t>
            </w:r>
          </w:p>
          <w:p w14:paraId="690C5B86" w14:textId="77777777" w:rsidR="00F64B9B" w:rsidRPr="00907C9B" w:rsidRDefault="00F64B9B"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A2022FC" w14:textId="6A5B0610" w:rsidR="00F64B9B" w:rsidRPr="00907C9B" w:rsidRDefault="00100BA1" w:rsidP="00AC334A">
            <w:pPr>
              <w:spacing w:line="229" w:lineRule="exact"/>
              <w:ind w:left="102"/>
              <w:rPr>
                <w:sz w:val="20"/>
                <w:szCs w:val="20"/>
              </w:rPr>
            </w:pPr>
            <w:r>
              <w:rPr>
                <w:sz w:val="20"/>
                <w:szCs w:val="20"/>
              </w:rPr>
              <w:t>HealthcareProfessionalType</w:t>
            </w:r>
          </w:p>
          <w:p w14:paraId="5DEAE853" w14:textId="77777777" w:rsidR="00F64B9B" w:rsidRPr="00907C9B" w:rsidRDefault="00F64B9B" w:rsidP="00AC334A">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7DF9CA2" w14:textId="77777777" w:rsidR="00F64B9B" w:rsidRPr="00D12DAD" w:rsidRDefault="00F64B9B" w:rsidP="00AC334A">
            <w:pPr>
              <w:spacing w:line="226" w:lineRule="exact"/>
              <w:ind w:left="102"/>
              <w:rPr>
                <w:spacing w:val="-1"/>
                <w:sz w:val="20"/>
                <w:szCs w:val="20"/>
              </w:rPr>
            </w:pPr>
            <w:r w:rsidRPr="00D12DAD">
              <w:rPr>
                <w:spacing w:val="-1"/>
                <w:sz w:val="20"/>
                <w:szCs w:val="20"/>
              </w:rPr>
              <w:t xml:space="preserve">Information om den hälso- och sjukvårdsperson som </w:t>
            </w:r>
            <w:r>
              <w:rPr>
                <w:spacing w:val="-1"/>
                <w:sz w:val="20"/>
                <w:szCs w:val="20"/>
              </w:rPr>
              <w:t>ansvarar för</w:t>
            </w:r>
            <w:r w:rsidRPr="00D12DAD">
              <w:rPr>
                <w:spacing w:val="-1"/>
                <w:sz w:val="20"/>
                <w:szCs w:val="20"/>
              </w:rPr>
              <w:t xml:space="preserve"> informationen i dokumentet, nedan kallas författare.</w:t>
            </w:r>
          </w:p>
          <w:p w14:paraId="7888BC94" w14:textId="77777777" w:rsidR="00F64B9B" w:rsidRPr="00907C9B" w:rsidRDefault="00F64B9B"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0B76FC7" w14:textId="77777777" w:rsidR="00F64B9B" w:rsidRPr="00907C9B" w:rsidRDefault="00F64B9B" w:rsidP="00AC334A">
            <w:pPr>
              <w:spacing w:line="229" w:lineRule="exact"/>
              <w:ind w:left="102"/>
              <w:rPr>
                <w:sz w:val="20"/>
                <w:szCs w:val="20"/>
              </w:rPr>
            </w:pPr>
            <w:r w:rsidRPr="00907C9B">
              <w:rPr>
                <w:sz w:val="20"/>
                <w:szCs w:val="20"/>
              </w:rPr>
              <w:t>1..1</w:t>
            </w:r>
          </w:p>
        </w:tc>
      </w:tr>
      <w:tr w:rsidR="00F64B9B" w:rsidRPr="00907C9B" w14:paraId="636067E9" w14:textId="77777777" w:rsidTr="00AC334A">
        <w:trPr>
          <w:gridAfter w:val="1"/>
          <w:wAfter w:w="445" w:type="dxa"/>
          <w:trHeight w:hRule="exact" w:val="1363"/>
        </w:trPr>
        <w:tc>
          <w:tcPr>
            <w:tcW w:w="2922" w:type="dxa"/>
            <w:tcBorders>
              <w:top w:val="single" w:sz="5" w:space="0" w:color="000000"/>
              <w:left w:val="single" w:sz="5" w:space="0" w:color="000000"/>
              <w:bottom w:val="single" w:sz="5" w:space="0" w:color="000000"/>
              <w:right w:val="single" w:sz="5" w:space="0" w:color="000000"/>
            </w:tcBorders>
          </w:tcPr>
          <w:p w14:paraId="4D920755" w14:textId="15BA164A" w:rsidR="00F64B9B" w:rsidRPr="00907C9B" w:rsidRDefault="00F64B9B" w:rsidP="00AC334A">
            <w:pPr>
              <w:spacing w:line="229" w:lineRule="exact"/>
              <w:ind w:left="102"/>
              <w:rPr>
                <w:sz w:val="20"/>
                <w:szCs w:val="20"/>
              </w:rPr>
            </w:pPr>
            <w:del w:id="1257" w:author="2.1RC1" w:date="2013-12-11T22:33:00Z">
              <w:r w:rsidRPr="00907C9B">
                <w:rPr>
                  <w:sz w:val="20"/>
                  <w:szCs w:val="20"/>
                </w:rPr>
                <w:delText>...</w:delText>
              </w:r>
            </w:del>
            <w:ins w:id="1258" w:author="2.1RC1" w:date="2013-12-11T22:33:00Z">
              <w:r w:rsidR="005F3021">
                <w:rPr>
                  <w:sz w:val="20"/>
                  <w:szCs w:val="20"/>
                </w:rPr>
                <w:t>../../../</w:t>
              </w:r>
            </w:ins>
            <w:r w:rsidRPr="00907C9B">
              <w:rPr>
                <w:sz w:val="20"/>
                <w:szCs w:val="20"/>
              </w:rPr>
              <w:t>a</w:t>
            </w:r>
            <w:r w:rsidRPr="00907C9B">
              <w:rPr>
                <w:spacing w:val="-1"/>
                <w:sz w:val="20"/>
                <w:szCs w:val="20"/>
              </w:rPr>
              <w:t>uthorTime</w:t>
            </w:r>
          </w:p>
          <w:p w14:paraId="76302BC1" w14:textId="77777777" w:rsidR="00F64B9B" w:rsidRPr="00907C9B" w:rsidRDefault="00F64B9B"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10B9030" w14:textId="77777777" w:rsidR="00F64B9B" w:rsidRPr="00DB2312" w:rsidRDefault="00F64B9B" w:rsidP="00AC334A">
            <w:pPr>
              <w:spacing w:line="229" w:lineRule="exact"/>
              <w:ind w:left="102"/>
              <w:rPr>
                <w:rFonts w:ascii="Arial" w:hAnsi="Arial" w:cs="Arial"/>
                <w:color w:val="FF0000"/>
                <w:sz w:val="20"/>
                <w:szCs w:val="20"/>
              </w:rPr>
            </w:pPr>
            <w:r w:rsidRPr="00DB2312">
              <w:rPr>
                <w:sz w:val="20"/>
                <w:szCs w:val="20"/>
              </w:rPr>
              <w:t>TimeStampType</w:t>
            </w:r>
          </w:p>
          <w:p w14:paraId="23A74BB2" w14:textId="77777777" w:rsidR="00F64B9B" w:rsidRPr="00DB2312" w:rsidRDefault="00F64B9B"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40F9F5D" w14:textId="3580685D" w:rsidR="00F64B9B" w:rsidRPr="00DB2312" w:rsidRDefault="00F64B9B" w:rsidP="00AC334A">
            <w:pPr>
              <w:spacing w:line="226" w:lineRule="exact"/>
              <w:ind w:left="102"/>
              <w:rPr>
                <w:sz w:val="20"/>
                <w:szCs w:val="20"/>
              </w:rPr>
            </w:pPr>
            <w:r w:rsidRPr="00DB2312">
              <w:rPr>
                <w:spacing w:val="-1"/>
                <w:sz w:val="20"/>
                <w:szCs w:val="20"/>
              </w:rPr>
              <w:t>Tidpunkt då dokumentet skapades</w:t>
            </w:r>
            <w:r w:rsidR="00AC334A" w:rsidRPr="00DB2312">
              <w:rPr>
                <w:spacing w:val="-1"/>
                <w:sz w:val="20"/>
                <w:szCs w:val="20"/>
              </w:rPr>
              <w:t>.</w:t>
            </w:r>
            <w:r w:rsidR="00AC334A" w:rsidRPr="00DB2312">
              <w:rPr>
                <w:sz w:val="20"/>
                <w:szCs w:val="20"/>
              </w:rPr>
              <w:t xml:space="preserve"> </w:t>
            </w:r>
            <w:r w:rsidR="00AC334A" w:rsidRPr="00DB2312">
              <w:rPr>
                <w:spacing w:val="-1"/>
                <w:sz w:val="20"/>
                <w:szCs w:val="20"/>
              </w:rPr>
              <w:t>Det är den senaste tidpunkten då informationen uppdaterats i systemet som ska finnas här i de fall informationen har ändrats efter det att den skapades.</w:t>
            </w:r>
          </w:p>
          <w:p w14:paraId="4661995D" w14:textId="77777777" w:rsidR="00F64B9B" w:rsidRPr="00DB2312" w:rsidRDefault="00F64B9B"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94551D0" w14:textId="77777777" w:rsidR="00F64B9B" w:rsidRPr="00DB2312" w:rsidRDefault="00F64B9B" w:rsidP="00AC334A">
            <w:pPr>
              <w:spacing w:line="226" w:lineRule="exact"/>
              <w:ind w:left="102"/>
              <w:rPr>
                <w:spacing w:val="-1"/>
                <w:sz w:val="20"/>
                <w:szCs w:val="20"/>
              </w:rPr>
            </w:pPr>
            <w:r w:rsidRPr="00DB2312">
              <w:rPr>
                <w:spacing w:val="-1"/>
                <w:sz w:val="20"/>
                <w:szCs w:val="20"/>
              </w:rPr>
              <w:t>1..1</w:t>
            </w:r>
          </w:p>
        </w:tc>
      </w:tr>
      <w:tr w:rsidR="00F64B9B" w:rsidRPr="00907C9B" w14:paraId="3D875AB6"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047F3D33" w14:textId="1EF5D506" w:rsidR="00F64B9B" w:rsidRPr="00907C9B" w:rsidRDefault="00F64B9B" w:rsidP="00AC334A">
            <w:pPr>
              <w:spacing w:line="229" w:lineRule="exact"/>
              <w:ind w:left="102"/>
              <w:rPr>
                <w:sz w:val="20"/>
                <w:szCs w:val="20"/>
              </w:rPr>
            </w:pPr>
            <w:del w:id="1259" w:author="2.1RC1" w:date="2013-12-11T22:33:00Z">
              <w:r w:rsidRPr="00907C9B">
                <w:rPr>
                  <w:sz w:val="20"/>
                  <w:szCs w:val="20"/>
                </w:rPr>
                <w:delText>...</w:delText>
              </w:r>
            </w:del>
            <w:ins w:id="1260" w:author="2.1RC1" w:date="2013-12-11T22:33:00Z">
              <w:r w:rsidR="005F3021">
                <w:rPr>
                  <w:sz w:val="20"/>
                  <w:szCs w:val="20"/>
                </w:rPr>
                <w:t>../../../</w:t>
              </w:r>
            </w:ins>
            <w:r w:rsidR="002D6889">
              <w:rPr>
                <w:spacing w:val="-1"/>
                <w:sz w:val="20"/>
                <w:szCs w:val="20"/>
              </w:rPr>
              <w:t>h</w:t>
            </w:r>
            <w:r w:rsidR="00100BA1">
              <w:rPr>
                <w:spacing w:val="-1"/>
                <w:sz w:val="20"/>
                <w:szCs w:val="20"/>
              </w:rPr>
              <w:t>ealthcareProfessional</w:t>
            </w:r>
            <w:r>
              <w:rPr>
                <w:spacing w:val="-1"/>
                <w:sz w:val="20"/>
                <w:szCs w:val="20"/>
              </w:rPr>
              <w:t>HSA</w:t>
            </w:r>
            <w:r w:rsidR="00BC1E16">
              <w:rPr>
                <w:spacing w:val="-1"/>
                <w:sz w:val="20"/>
                <w:szCs w:val="20"/>
              </w:rPr>
              <w:t>I</w:t>
            </w:r>
            <w:r>
              <w:rPr>
                <w:spacing w:val="-1"/>
                <w:sz w:val="20"/>
                <w:szCs w:val="20"/>
              </w:rPr>
              <w:t>d</w:t>
            </w:r>
          </w:p>
          <w:p w14:paraId="205B820E" w14:textId="77777777" w:rsidR="00F64B9B" w:rsidRPr="00907C9B" w:rsidRDefault="00F64B9B"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1991339" w14:textId="77777777" w:rsidR="00F64B9B" w:rsidRPr="00DB2312" w:rsidRDefault="00F64B9B" w:rsidP="00AC334A">
            <w:pPr>
              <w:spacing w:line="229" w:lineRule="exact"/>
              <w:ind w:left="102"/>
              <w:rPr>
                <w:rFonts w:ascii="Arial" w:hAnsi="Arial" w:cs="Arial"/>
                <w:sz w:val="20"/>
                <w:szCs w:val="20"/>
              </w:rPr>
            </w:pPr>
            <w:r w:rsidRPr="00DB2312">
              <w:rPr>
                <w:sz w:val="20"/>
                <w:szCs w:val="20"/>
              </w:rPr>
              <w:t>HSAIdType</w:t>
            </w:r>
          </w:p>
          <w:p w14:paraId="18835E22" w14:textId="77777777" w:rsidR="00F64B9B" w:rsidRPr="00DB2312" w:rsidRDefault="00F64B9B"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2BEEB8A" w14:textId="77777777" w:rsidR="00F64B9B" w:rsidRPr="00DB2312" w:rsidRDefault="00F64B9B" w:rsidP="00AC334A">
            <w:pPr>
              <w:spacing w:line="226" w:lineRule="exact"/>
              <w:ind w:left="102"/>
              <w:rPr>
                <w:spacing w:val="-1"/>
                <w:sz w:val="20"/>
                <w:szCs w:val="20"/>
              </w:rPr>
            </w:pPr>
            <w:r w:rsidRPr="00DB2312">
              <w:rPr>
                <w:spacing w:val="-1"/>
                <w:sz w:val="20"/>
                <w:szCs w:val="20"/>
              </w:rPr>
              <w:t>Författarens HSA-id</w:t>
            </w:r>
          </w:p>
          <w:p w14:paraId="715EAE8C" w14:textId="77777777" w:rsidR="00F64B9B" w:rsidRPr="00DB2312" w:rsidRDefault="00F64B9B"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85B3183" w14:textId="57FA0D3D" w:rsidR="00F64B9B" w:rsidRPr="00DB2312" w:rsidRDefault="005F3021" w:rsidP="00AC334A">
            <w:pPr>
              <w:spacing w:line="226" w:lineRule="exact"/>
              <w:ind w:left="102"/>
              <w:rPr>
                <w:spacing w:val="-1"/>
                <w:sz w:val="20"/>
                <w:szCs w:val="20"/>
              </w:rPr>
            </w:pPr>
            <w:ins w:id="1261" w:author="2.1RC1" w:date="2013-12-11T22:33:00Z">
              <w:r>
                <w:rPr>
                  <w:spacing w:val="-1"/>
                  <w:sz w:val="20"/>
                  <w:szCs w:val="20"/>
                </w:rPr>
                <w:t>0</w:t>
              </w:r>
              <w:r w:rsidR="00F64B9B" w:rsidRPr="00DB2312">
                <w:rPr>
                  <w:spacing w:val="-1"/>
                  <w:sz w:val="20"/>
                  <w:szCs w:val="20"/>
                </w:rPr>
                <w:t>..</w:t>
              </w:r>
            </w:ins>
            <w:r w:rsidR="00F64B9B" w:rsidRPr="00DB2312">
              <w:rPr>
                <w:spacing w:val="-1"/>
                <w:sz w:val="20"/>
                <w:szCs w:val="20"/>
              </w:rPr>
              <w:t>1</w:t>
            </w:r>
            <w:del w:id="1262" w:author="2.1RC1" w:date="2013-12-11T22:33:00Z">
              <w:r w:rsidR="00F64B9B" w:rsidRPr="00DB2312">
                <w:rPr>
                  <w:spacing w:val="-1"/>
                  <w:sz w:val="20"/>
                  <w:szCs w:val="20"/>
                </w:rPr>
                <w:delText>..1</w:delText>
              </w:r>
            </w:del>
          </w:p>
        </w:tc>
      </w:tr>
      <w:tr w:rsidR="00DB2312" w:rsidRPr="002D6889" w14:paraId="74B1ACF5" w14:textId="77777777" w:rsidTr="00DB2312">
        <w:trPr>
          <w:gridAfter w:val="1"/>
          <w:wAfter w:w="445" w:type="dxa"/>
          <w:trHeight w:hRule="exact" w:val="586"/>
        </w:trPr>
        <w:tc>
          <w:tcPr>
            <w:tcW w:w="2922" w:type="dxa"/>
            <w:tcBorders>
              <w:top w:val="single" w:sz="5" w:space="0" w:color="000000"/>
              <w:left w:val="single" w:sz="5" w:space="0" w:color="000000"/>
              <w:bottom w:val="single" w:sz="5" w:space="0" w:color="000000"/>
              <w:right w:val="single" w:sz="5" w:space="0" w:color="000000"/>
            </w:tcBorders>
          </w:tcPr>
          <w:p w14:paraId="17ACE05E" w14:textId="2EDAB0A2" w:rsidR="00DB2312" w:rsidRPr="00907C9B" w:rsidRDefault="00DB2312" w:rsidP="00DB2312">
            <w:pPr>
              <w:spacing w:line="229" w:lineRule="exact"/>
              <w:ind w:left="102"/>
              <w:rPr>
                <w:sz w:val="20"/>
                <w:szCs w:val="20"/>
              </w:rPr>
            </w:pPr>
            <w:del w:id="1263" w:author="2.1RC1" w:date="2013-12-11T22:33:00Z">
              <w:r w:rsidRPr="00907C9B">
                <w:rPr>
                  <w:sz w:val="20"/>
                  <w:szCs w:val="20"/>
                </w:rPr>
                <w:delText>...</w:delText>
              </w:r>
            </w:del>
            <w:ins w:id="1264" w:author="2.1RC1" w:date="2013-12-11T22:33:00Z">
              <w:r w:rsidR="005F3021">
                <w:rPr>
                  <w:sz w:val="20"/>
                  <w:szCs w:val="20"/>
                </w:rPr>
                <w:t>../../../</w:t>
              </w:r>
            </w:ins>
            <w:r>
              <w:rPr>
                <w:spacing w:val="-1"/>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E282FFE" w14:textId="23259F2C" w:rsidR="00DB2312" w:rsidRPr="00DB2312" w:rsidRDefault="00DB2312" w:rsidP="00AC334A">
            <w:pPr>
              <w:spacing w:line="229"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C605CE" w14:textId="213EBF4D" w:rsidR="00DB2312" w:rsidRPr="00DB2312" w:rsidRDefault="00DB2312" w:rsidP="00DB2312">
            <w:pPr>
              <w:spacing w:line="226" w:lineRule="exact"/>
              <w:ind w:left="102"/>
              <w:rPr>
                <w:spacing w:val="-1"/>
                <w:sz w:val="20"/>
                <w:szCs w:val="20"/>
              </w:rPr>
            </w:pPr>
            <w:r w:rsidRPr="00DB2312">
              <w:rPr>
                <w:sz w:val="20"/>
                <w:szCs w:val="20"/>
              </w:rPr>
              <w:t xml:space="preserve">Namn på </w:t>
            </w:r>
            <w:r>
              <w:rPr>
                <w:spacing w:val="-1"/>
                <w:sz w:val="20"/>
                <w:szCs w:val="20"/>
              </w:rPr>
              <w:t>författaren</w:t>
            </w:r>
            <w:r w:rsidRPr="00DB2312">
              <w:rPr>
                <w:spacing w:val="-1"/>
                <w:sz w:val="20"/>
                <w:szCs w:val="20"/>
              </w:rPr>
              <w: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35D98435" w14:textId="5096BADD" w:rsidR="00DB2312" w:rsidRPr="00DB2312" w:rsidRDefault="00DB2312" w:rsidP="00AC334A">
            <w:pPr>
              <w:spacing w:line="226" w:lineRule="exact"/>
              <w:ind w:left="102"/>
              <w:rPr>
                <w:spacing w:val="-1"/>
                <w:sz w:val="20"/>
                <w:szCs w:val="20"/>
                <w:lang w:val="en-US"/>
              </w:rPr>
            </w:pPr>
            <w:r w:rsidRPr="00DB2312">
              <w:rPr>
                <w:spacing w:val="-1"/>
                <w:sz w:val="20"/>
                <w:szCs w:val="20"/>
              </w:rPr>
              <w:t>0..1</w:t>
            </w:r>
          </w:p>
        </w:tc>
      </w:tr>
      <w:tr w:rsidR="00DB2312" w:rsidRPr="002D6889" w14:paraId="26E6E664" w14:textId="77777777" w:rsidTr="00DB2312">
        <w:trPr>
          <w:gridAfter w:val="1"/>
          <w:wAfter w:w="445" w:type="dxa"/>
          <w:trHeight w:hRule="exact" w:val="1416"/>
        </w:trPr>
        <w:tc>
          <w:tcPr>
            <w:tcW w:w="2922" w:type="dxa"/>
            <w:tcBorders>
              <w:top w:val="single" w:sz="5" w:space="0" w:color="000000"/>
              <w:left w:val="single" w:sz="5" w:space="0" w:color="000000"/>
              <w:bottom w:val="single" w:sz="5" w:space="0" w:color="000000"/>
              <w:right w:val="single" w:sz="5" w:space="0" w:color="000000"/>
            </w:tcBorders>
          </w:tcPr>
          <w:p w14:paraId="0CAFD615" w14:textId="16B6F7AB" w:rsidR="00DB2312" w:rsidRPr="00907C9B" w:rsidRDefault="00DB2312" w:rsidP="00AC334A">
            <w:pPr>
              <w:spacing w:line="229" w:lineRule="exact"/>
              <w:ind w:left="102"/>
              <w:rPr>
                <w:sz w:val="20"/>
                <w:szCs w:val="20"/>
              </w:rPr>
            </w:pPr>
            <w:del w:id="1265" w:author="2.1RC1" w:date="2013-12-11T22:33:00Z">
              <w:r w:rsidRPr="00907C9B">
                <w:rPr>
                  <w:sz w:val="20"/>
                  <w:szCs w:val="20"/>
                </w:rPr>
                <w:delText>...</w:delText>
              </w:r>
            </w:del>
            <w:ins w:id="1266" w:author="2.1RC1" w:date="2013-12-11T22:33:00Z">
              <w:r w:rsidR="005F3021">
                <w:rPr>
                  <w:sz w:val="20"/>
                  <w:szCs w:val="20"/>
                </w:rPr>
                <w:t>../../../</w:t>
              </w:r>
            </w:ins>
            <w:r w:rsidR="00974712">
              <w:rPr>
                <w:spacing w:val="-1"/>
                <w:sz w:val="20"/>
                <w:szCs w:val="20"/>
              </w:rPr>
              <w:t>h</w:t>
            </w:r>
            <w:r>
              <w:rPr>
                <w:spacing w:val="-1"/>
                <w:sz w:val="20"/>
                <w:szCs w:val="20"/>
              </w:rPr>
              <w:t>ealthcareProfessional</w:t>
            </w:r>
            <w:r w:rsidRPr="00907C9B">
              <w:rPr>
                <w:spacing w:val="-1"/>
                <w:sz w:val="20"/>
                <w:szCs w:val="20"/>
              </w:rPr>
              <w:t>RoleCode</w:t>
            </w:r>
          </w:p>
          <w:p w14:paraId="50B48E90" w14:textId="77777777" w:rsidR="00DB2312" w:rsidRPr="00907C9B" w:rsidRDefault="00DB2312"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FF7F88A" w14:textId="37449DAC" w:rsidR="00DB2312" w:rsidRPr="00DB2312" w:rsidRDefault="00DB2312" w:rsidP="00AC334A">
            <w:pPr>
              <w:spacing w:line="226" w:lineRule="exact"/>
              <w:ind w:left="102"/>
              <w:rPr>
                <w:spacing w:val="-1"/>
                <w:sz w:val="20"/>
                <w:szCs w:val="20"/>
              </w:rPr>
            </w:pPr>
            <w:r w:rsidRPr="00DB2312">
              <w:rPr>
                <w:spacing w:val="-1"/>
                <w:sz w:val="20"/>
                <w:szCs w:val="20"/>
              </w:rPr>
              <w:t xml:space="preserve">CVType </w:t>
            </w:r>
          </w:p>
          <w:p w14:paraId="57069003" w14:textId="77777777" w:rsidR="00DB2312" w:rsidRPr="00DB2312" w:rsidRDefault="00DB23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8466C36" w14:textId="77777777" w:rsidR="00DB2312" w:rsidRPr="00DB2312" w:rsidRDefault="00DB2312" w:rsidP="00DB2312">
            <w:pPr>
              <w:spacing w:line="226" w:lineRule="exact"/>
              <w:ind w:left="102"/>
              <w:rPr>
                <w:sz w:val="20"/>
                <w:szCs w:val="20"/>
              </w:rPr>
            </w:pPr>
            <w:r w:rsidRPr="00DB2312">
              <w:rPr>
                <w:sz w:val="20"/>
                <w:szCs w:val="20"/>
              </w:rPr>
              <w:t xml:space="preserve">Information om personens befattning. Om möjligt skall KV Befattning (OID 1.2.752.129.2.2.1.4), se </w:t>
            </w:r>
          </w:p>
          <w:p w14:paraId="50B223DD" w14:textId="77777777" w:rsidR="00DB2312" w:rsidRDefault="0082660E" w:rsidP="00DB2312">
            <w:pPr>
              <w:spacing w:line="226" w:lineRule="exact"/>
              <w:ind w:left="102"/>
              <w:rPr>
                <w:spacing w:val="-1"/>
                <w:sz w:val="20"/>
                <w:szCs w:val="20"/>
              </w:rPr>
            </w:pPr>
            <w:hyperlink r:id="rId24" w:history="1">
              <w:r w:rsidR="00DB2312" w:rsidRPr="00DB2312">
                <w:rPr>
                  <w:rStyle w:val="Hyperlnk"/>
                  <w:sz w:val="20"/>
                  <w:szCs w:val="20"/>
                </w:rPr>
                <w:t>http://www.inera.se/Documents/TJANSTER_PROJEKT/Katalogtjanst_HSA/Innehall/hsa_innehall_befattning.pdf</w:t>
              </w:r>
            </w:hyperlink>
          </w:p>
          <w:p w14:paraId="0553E1AC" w14:textId="789447AD" w:rsidR="00DB2312" w:rsidRPr="00DB2312" w:rsidRDefault="00DB2312" w:rsidP="00DB2312">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E052845" w14:textId="77777777" w:rsidR="00DB2312" w:rsidRPr="002D6889" w:rsidRDefault="00DB2312" w:rsidP="00AC334A">
            <w:pPr>
              <w:spacing w:line="226" w:lineRule="exact"/>
              <w:ind w:left="102"/>
              <w:rPr>
                <w:spacing w:val="-1"/>
                <w:sz w:val="20"/>
                <w:szCs w:val="20"/>
                <w:lang w:val="en-US"/>
              </w:rPr>
            </w:pPr>
            <w:r w:rsidRPr="002D6889">
              <w:rPr>
                <w:spacing w:val="-1"/>
                <w:sz w:val="20"/>
                <w:szCs w:val="20"/>
                <w:lang w:val="en-US"/>
              </w:rPr>
              <w:t>0..1</w:t>
            </w:r>
          </w:p>
        </w:tc>
      </w:tr>
      <w:tr w:rsidR="00DB2312" w:rsidRPr="00907C9B" w14:paraId="201E3AD2" w14:textId="77777777" w:rsidTr="00DB2312">
        <w:trPr>
          <w:gridAfter w:val="1"/>
          <w:wAfter w:w="445" w:type="dxa"/>
          <w:trHeight w:val="279"/>
        </w:trPr>
        <w:tc>
          <w:tcPr>
            <w:tcW w:w="2922" w:type="dxa"/>
            <w:tcBorders>
              <w:top w:val="single" w:sz="5" w:space="0" w:color="000000"/>
              <w:left w:val="single" w:sz="5" w:space="0" w:color="000000"/>
              <w:bottom w:val="single" w:sz="5" w:space="0" w:color="000000"/>
              <w:right w:val="single" w:sz="5" w:space="0" w:color="000000"/>
            </w:tcBorders>
          </w:tcPr>
          <w:p w14:paraId="038A44BA" w14:textId="0448132C" w:rsidR="00DB2312" w:rsidRPr="00DB2312" w:rsidRDefault="00DB2312" w:rsidP="00DB2312">
            <w:pPr>
              <w:spacing w:line="229" w:lineRule="exact"/>
              <w:ind w:left="102"/>
              <w:rPr>
                <w:sz w:val="20"/>
                <w:szCs w:val="20"/>
              </w:rPr>
            </w:pPr>
            <w:del w:id="1267" w:author="2.1RC1" w:date="2013-12-11T22:33:00Z">
              <w:r w:rsidRPr="00907C9B">
                <w:rPr>
                  <w:sz w:val="20"/>
                  <w:szCs w:val="20"/>
                </w:rPr>
                <w:delText>...</w:delText>
              </w:r>
              <w:r>
                <w:rPr>
                  <w:spacing w:val="-1"/>
                  <w:sz w:val="20"/>
                  <w:szCs w:val="20"/>
                </w:rPr>
                <w:delText>.</w:delText>
              </w:r>
            </w:del>
            <w:ins w:id="1268" w:author="2.1RC1" w:date="2013-12-11T22:33:00Z">
              <w:r w:rsidR="005F3021">
                <w:rPr>
                  <w:sz w:val="20"/>
                  <w:szCs w:val="20"/>
                </w:rPr>
                <w:t>../../../</w:t>
              </w:r>
              <w:r w:rsidR="005F3021">
                <w:rPr>
                  <w:spacing w:val="-1"/>
                  <w:sz w:val="20"/>
                  <w:szCs w:val="20"/>
                </w:rPr>
                <w:t>../</w:t>
              </w:r>
            </w:ins>
            <w:r>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A7B5162" w14:textId="564B58A8" w:rsidR="00DB2312" w:rsidRPr="002D6889" w:rsidRDefault="00DB2312"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7EE1730" w14:textId="52303BC4" w:rsidR="00DB2312" w:rsidRPr="00974712" w:rsidRDefault="00DB2312" w:rsidP="00FA0534">
            <w:pPr>
              <w:spacing w:line="229" w:lineRule="exact"/>
              <w:ind w:left="102"/>
              <w:rPr>
                <w:sz w:val="20"/>
                <w:szCs w:val="20"/>
              </w:rPr>
            </w:pPr>
            <w:r w:rsidRPr="00974712">
              <w:rPr>
                <w:sz w:val="20"/>
                <w:szCs w:val="20"/>
              </w:rPr>
              <w:t>Befattningskod.</w:t>
            </w:r>
            <w:r w:rsidR="00974712" w:rsidRPr="00974712">
              <w:rPr>
                <w:sz w:val="20"/>
                <w:szCs w:val="20"/>
              </w:rPr>
              <w:t xml:space="preserve">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23FC4636" w14:textId="00856B55" w:rsidR="00DB2312" w:rsidRDefault="00DB2312" w:rsidP="00AC334A">
            <w:pPr>
              <w:spacing w:line="226" w:lineRule="exact"/>
              <w:ind w:left="102"/>
              <w:rPr>
                <w:spacing w:val="-1"/>
                <w:sz w:val="20"/>
                <w:szCs w:val="20"/>
              </w:rPr>
            </w:pPr>
            <w:r w:rsidRPr="004149A9">
              <w:rPr>
                <w:spacing w:val="-1"/>
                <w:sz w:val="20"/>
                <w:szCs w:val="20"/>
                <w:lang w:val="en-US"/>
              </w:rPr>
              <w:t>0..1</w:t>
            </w:r>
          </w:p>
        </w:tc>
      </w:tr>
      <w:tr w:rsidR="00DB2312" w:rsidRPr="00907C9B" w14:paraId="32C47313" w14:textId="77777777" w:rsidTr="00DB2312">
        <w:trPr>
          <w:gridAfter w:val="1"/>
          <w:wAfter w:w="445" w:type="dxa"/>
          <w:trHeight w:val="254"/>
        </w:trPr>
        <w:tc>
          <w:tcPr>
            <w:tcW w:w="2922" w:type="dxa"/>
            <w:tcBorders>
              <w:top w:val="single" w:sz="5" w:space="0" w:color="000000"/>
              <w:left w:val="single" w:sz="5" w:space="0" w:color="000000"/>
              <w:bottom w:val="single" w:sz="5" w:space="0" w:color="000000"/>
              <w:right w:val="single" w:sz="5" w:space="0" w:color="000000"/>
            </w:tcBorders>
          </w:tcPr>
          <w:p w14:paraId="42C33C6B" w14:textId="5C142D5D" w:rsidR="00DB2312" w:rsidRPr="00DB2312" w:rsidRDefault="00DB2312" w:rsidP="00DB2312">
            <w:pPr>
              <w:spacing w:line="229" w:lineRule="exact"/>
              <w:ind w:left="102"/>
              <w:rPr>
                <w:sz w:val="20"/>
                <w:szCs w:val="20"/>
              </w:rPr>
            </w:pPr>
            <w:del w:id="1269" w:author="2.1RC1" w:date="2013-12-11T22:33:00Z">
              <w:r w:rsidRPr="00907C9B">
                <w:rPr>
                  <w:sz w:val="20"/>
                  <w:szCs w:val="20"/>
                </w:rPr>
                <w:delText>...</w:delText>
              </w:r>
              <w:r>
                <w:rPr>
                  <w:spacing w:val="-1"/>
                  <w:sz w:val="20"/>
                  <w:szCs w:val="20"/>
                </w:rPr>
                <w:delText>.</w:delText>
              </w:r>
            </w:del>
            <w:ins w:id="1270" w:author="2.1RC1" w:date="2013-12-11T22:33:00Z">
              <w:r w:rsidR="005F3021">
                <w:rPr>
                  <w:sz w:val="20"/>
                  <w:szCs w:val="20"/>
                </w:rPr>
                <w:t>../../../</w:t>
              </w:r>
              <w:r w:rsidR="005F3021">
                <w:rPr>
                  <w:spacing w:val="-1"/>
                  <w:sz w:val="20"/>
                  <w:szCs w:val="20"/>
                </w:rPr>
                <w:t>../</w:t>
              </w:r>
            </w:ins>
            <w:r>
              <w:rPr>
                <w:spacing w:val="-1"/>
                <w:sz w:val="20"/>
                <w:szCs w:val="20"/>
              </w:rPr>
              <w:t>code</w:t>
            </w:r>
            <w:r>
              <w:rPr>
                <w:sz w:val="20"/>
                <w:szCs w:val="20"/>
                <w:lang w:val="en-US"/>
              </w:rPr>
              <w:t>System</w:t>
            </w:r>
          </w:p>
        </w:tc>
        <w:tc>
          <w:tcPr>
            <w:tcW w:w="1559" w:type="dxa"/>
            <w:tcBorders>
              <w:top w:val="single" w:sz="5" w:space="0" w:color="000000"/>
              <w:left w:val="single" w:sz="5" w:space="0" w:color="000000"/>
              <w:bottom w:val="single" w:sz="5" w:space="0" w:color="000000"/>
              <w:right w:val="single" w:sz="5" w:space="0" w:color="000000"/>
            </w:tcBorders>
          </w:tcPr>
          <w:p w14:paraId="56F19C34" w14:textId="2211A4B3" w:rsidR="00DB2312" w:rsidRPr="002D6889" w:rsidRDefault="00DB2312" w:rsidP="00AC334A">
            <w:pPr>
              <w:spacing w:line="226" w:lineRule="exact"/>
              <w:ind w:left="102"/>
              <w:rPr>
                <w:spacing w:val="-1"/>
                <w:sz w:val="20"/>
                <w:szCs w:val="20"/>
                <w:lang w:val="en-US"/>
              </w:rPr>
            </w:pPr>
            <w:r w:rsidRPr="00A10342">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0E024DBC" w14:textId="648C1A24" w:rsidR="00DB2312" w:rsidRPr="00DB2312" w:rsidRDefault="00DB2312" w:rsidP="00DB2312">
            <w:pPr>
              <w:spacing w:line="229" w:lineRule="exact"/>
              <w:ind w:left="102"/>
              <w:rPr>
                <w:sz w:val="20"/>
                <w:szCs w:val="20"/>
              </w:rPr>
            </w:pPr>
            <w:r w:rsidRPr="00DB2312">
              <w:rPr>
                <w:sz w:val="20"/>
                <w:szCs w:val="20"/>
              </w:rPr>
              <w:t xml:space="preserve">Kodsystem för </w:t>
            </w:r>
            <w:r w:rsidRPr="00974712">
              <w:rPr>
                <w:sz w:val="20"/>
                <w:szCs w:val="20"/>
              </w:rPr>
              <w:t xml:space="preserve">befattningskod. </w:t>
            </w:r>
            <w:r w:rsidR="00974712" w:rsidRPr="00974712">
              <w:rPr>
                <w:sz w:val="20"/>
                <w:szCs w:val="20"/>
              </w:rPr>
              <w:t>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096CECC8" w14:textId="19733B47" w:rsidR="00DB2312" w:rsidRDefault="00DB2312" w:rsidP="00AC334A">
            <w:pPr>
              <w:spacing w:line="226" w:lineRule="exact"/>
              <w:ind w:left="102"/>
              <w:rPr>
                <w:spacing w:val="-1"/>
                <w:sz w:val="20"/>
                <w:szCs w:val="20"/>
              </w:rPr>
            </w:pPr>
            <w:r w:rsidRPr="00DB2312">
              <w:rPr>
                <w:spacing w:val="-1"/>
                <w:sz w:val="20"/>
                <w:szCs w:val="20"/>
              </w:rPr>
              <w:t>0..1</w:t>
            </w:r>
          </w:p>
        </w:tc>
      </w:tr>
      <w:tr w:rsidR="00DB2312" w:rsidRPr="00907C9B" w14:paraId="4D1D3C90" w14:textId="77777777" w:rsidTr="00DB2312">
        <w:trPr>
          <w:gridAfter w:val="1"/>
          <w:wAfter w:w="445" w:type="dxa"/>
          <w:trHeight w:val="287"/>
        </w:trPr>
        <w:tc>
          <w:tcPr>
            <w:tcW w:w="2922" w:type="dxa"/>
            <w:tcBorders>
              <w:top w:val="single" w:sz="5" w:space="0" w:color="000000"/>
              <w:left w:val="single" w:sz="5" w:space="0" w:color="000000"/>
              <w:bottom w:val="single" w:sz="5" w:space="0" w:color="000000"/>
              <w:right w:val="single" w:sz="5" w:space="0" w:color="000000"/>
            </w:tcBorders>
          </w:tcPr>
          <w:p w14:paraId="357F5F25" w14:textId="0D1D3356" w:rsidR="00DB2312" w:rsidRPr="00DB2312" w:rsidRDefault="00DB2312" w:rsidP="00AC334A">
            <w:pPr>
              <w:spacing w:line="226" w:lineRule="exact"/>
              <w:ind w:left="102"/>
              <w:rPr>
                <w:sz w:val="20"/>
                <w:szCs w:val="20"/>
              </w:rPr>
            </w:pPr>
            <w:del w:id="1271" w:author="2.1RC1" w:date="2013-12-11T22:33:00Z">
              <w:r w:rsidRPr="00907C9B">
                <w:rPr>
                  <w:sz w:val="20"/>
                  <w:szCs w:val="20"/>
                </w:rPr>
                <w:delText>...</w:delText>
              </w:r>
              <w:r>
                <w:rPr>
                  <w:spacing w:val="-1"/>
                  <w:sz w:val="20"/>
                  <w:szCs w:val="20"/>
                </w:rPr>
                <w:delText>.</w:delText>
              </w:r>
            </w:del>
            <w:ins w:id="1272" w:author="2.1RC1" w:date="2013-12-11T22:33:00Z">
              <w:r w:rsidR="005F3021">
                <w:rPr>
                  <w:sz w:val="20"/>
                  <w:szCs w:val="20"/>
                </w:rPr>
                <w:t>../../../</w:t>
              </w:r>
              <w:r w:rsidR="005F3021">
                <w:rPr>
                  <w:spacing w:val="-1"/>
                  <w:sz w:val="20"/>
                  <w:szCs w:val="20"/>
                </w:rPr>
                <w:t>../</w:t>
              </w:r>
            </w:ins>
            <w:r>
              <w:rPr>
                <w:spacing w:val="-1"/>
                <w:sz w:val="20"/>
                <w:szCs w:val="20"/>
              </w:rPr>
              <w:t>code</w:t>
            </w:r>
            <w:r w:rsidRPr="00DB231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7271CD9A" w14:textId="19E8357B" w:rsidR="00DB2312" w:rsidRPr="00DB2312" w:rsidRDefault="00DB2312" w:rsidP="00AC334A">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E991DF" w14:textId="5316824C" w:rsidR="00DB2312" w:rsidRPr="00DB2312" w:rsidRDefault="00DB2312" w:rsidP="00FA0534">
            <w:pPr>
              <w:spacing w:line="229" w:lineRule="exact"/>
              <w:ind w:left="102"/>
              <w:rPr>
                <w:sz w:val="20"/>
                <w:szCs w:val="20"/>
              </w:rPr>
            </w:pPr>
            <w:r>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58DD47B" w14:textId="74B5CA63" w:rsidR="00DB2312" w:rsidRDefault="00DB2312" w:rsidP="00AC334A">
            <w:pPr>
              <w:spacing w:line="226" w:lineRule="exact"/>
              <w:ind w:left="102"/>
              <w:rPr>
                <w:spacing w:val="-1"/>
                <w:sz w:val="20"/>
                <w:szCs w:val="20"/>
              </w:rPr>
            </w:pPr>
            <w:r w:rsidRPr="00DB2312">
              <w:rPr>
                <w:spacing w:val="-1"/>
                <w:sz w:val="20"/>
                <w:szCs w:val="20"/>
              </w:rPr>
              <w:t>0..1</w:t>
            </w:r>
          </w:p>
        </w:tc>
      </w:tr>
      <w:tr w:rsidR="00DB2312" w:rsidRPr="00907C9B" w14:paraId="11AF69DC" w14:textId="77777777" w:rsidTr="00DB2312">
        <w:trPr>
          <w:gridAfter w:val="1"/>
          <w:wAfter w:w="445" w:type="dxa"/>
          <w:trHeight w:val="277"/>
        </w:trPr>
        <w:tc>
          <w:tcPr>
            <w:tcW w:w="2922" w:type="dxa"/>
            <w:tcBorders>
              <w:top w:val="single" w:sz="5" w:space="0" w:color="000000"/>
              <w:left w:val="single" w:sz="5" w:space="0" w:color="000000"/>
              <w:bottom w:val="single" w:sz="5" w:space="0" w:color="000000"/>
              <w:right w:val="single" w:sz="5" w:space="0" w:color="000000"/>
            </w:tcBorders>
          </w:tcPr>
          <w:p w14:paraId="75A93DE5" w14:textId="344728F5" w:rsidR="00DB2312" w:rsidRPr="00DB2312" w:rsidRDefault="00DB2312" w:rsidP="00AC334A">
            <w:pPr>
              <w:spacing w:line="226" w:lineRule="exact"/>
              <w:ind w:left="102"/>
              <w:rPr>
                <w:sz w:val="20"/>
                <w:szCs w:val="20"/>
              </w:rPr>
            </w:pPr>
            <w:del w:id="1273" w:author="2.1RC1" w:date="2013-12-11T22:33:00Z">
              <w:r w:rsidRPr="00907C9B">
                <w:rPr>
                  <w:sz w:val="20"/>
                  <w:szCs w:val="20"/>
                </w:rPr>
                <w:delText>...</w:delText>
              </w:r>
              <w:r>
                <w:rPr>
                  <w:spacing w:val="-1"/>
                  <w:sz w:val="20"/>
                  <w:szCs w:val="20"/>
                </w:rPr>
                <w:delText>.</w:delText>
              </w:r>
            </w:del>
            <w:ins w:id="1274" w:author="2.1RC1" w:date="2013-12-11T22:33:00Z">
              <w:r w:rsidR="005F3021">
                <w:rPr>
                  <w:sz w:val="20"/>
                  <w:szCs w:val="20"/>
                </w:rPr>
                <w:t>../../../</w:t>
              </w:r>
              <w:r w:rsidR="005F3021">
                <w:rPr>
                  <w:spacing w:val="-1"/>
                  <w:sz w:val="20"/>
                  <w:szCs w:val="20"/>
                </w:rPr>
                <w:t>../</w:t>
              </w:r>
            </w:ins>
            <w:r>
              <w:rPr>
                <w:spacing w:val="-1"/>
                <w:sz w:val="20"/>
                <w:szCs w:val="20"/>
              </w:rPr>
              <w:t>code</w:t>
            </w:r>
            <w:r w:rsidRPr="00DB231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78B8755F" w14:textId="7C5869F9" w:rsidR="00DB2312" w:rsidRPr="00DB2312" w:rsidRDefault="00DB2312" w:rsidP="00AC334A">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7BAF07" w14:textId="219174E7" w:rsidR="00DB2312" w:rsidRPr="00DB2312" w:rsidRDefault="00DB2312" w:rsidP="00FA0534">
            <w:pPr>
              <w:spacing w:line="229" w:lineRule="exact"/>
              <w:ind w:left="102"/>
              <w:rPr>
                <w:sz w:val="20"/>
                <w:szCs w:val="20"/>
              </w:rPr>
            </w:pPr>
            <w:r>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3EF68093" w14:textId="7D223B20" w:rsidR="00DB2312" w:rsidRDefault="00DB2312" w:rsidP="00AC334A">
            <w:pPr>
              <w:spacing w:line="226" w:lineRule="exact"/>
              <w:ind w:left="102"/>
              <w:rPr>
                <w:spacing w:val="-1"/>
                <w:sz w:val="20"/>
                <w:szCs w:val="20"/>
              </w:rPr>
            </w:pPr>
            <w:r w:rsidRPr="00DB2312">
              <w:rPr>
                <w:spacing w:val="-1"/>
                <w:sz w:val="20"/>
                <w:szCs w:val="20"/>
              </w:rPr>
              <w:t>0..1</w:t>
            </w:r>
          </w:p>
        </w:tc>
      </w:tr>
      <w:tr w:rsidR="00DB2312" w:rsidRPr="00907C9B" w14:paraId="6436A007" w14:textId="77777777" w:rsidTr="00DB2312">
        <w:trPr>
          <w:gridAfter w:val="1"/>
          <w:wAfter w:w="445" w:type="dxa"/>
          <w:trHeight w:val="253"/>
        </w:trPr>
        <w:tc>
          <w:tcPr>
            <w:tcW w:w="2922" w:type="dxa"/>
            <w:tcBorders>
              <w:top w:val="single" w:sz="5" w:space="0" w:color="000000"/>
              <w:left w:val="single" w:sz="5" w:space="0" w:color="000000"/>
              <w:bottom w:val="single" w:sz="5" w:space="0" w:color="000000"/>
              <w:right w:val="single" w:sz="5" w:space="0" w:color="000000"/>
            </w:tcBorders>
          </w:tcPr>
          <w:p w14:paraId="117CEA53" w14:textId="28FB1A1E" w:rsidR="00DB2312" w:rsidRPr="00DB2312" w:rsidRDefault="00DB2312" w:rsidP="00DB2312">
            <w:pPr>
              <w:spacing w:line="226" w:lineRule="exact"/>
              <w:ind w:left="102"/>
              <w:rPr>
                <w:sz w:val="20"/>
                <w:szCs w:val="20"/>
              </w:rPr>
            </w:pPr>
            <w:del w:id="1275" w:author="2.1RC1" w:date="2013-12-11T22:33:00Z">
              <w:r w:rsidRPr="00907C9B">
                <w:rPr>
                  <w:sz w:val="20"/>
                  <w:szCs w:val="20"/>
                </w:rPr>
                <w:delText>...</w:delText>
              </w:r>
              <w:r>
                <w:rPr>
                  <w:spacing w:val="-1"/>
                  <w:sz w:val="20"/>
                  <w:szCs w:val="20"/>
                </w:rPr>
                <w:delText>.</w:delText>
              </w:r>
            </w:del>
            <w:ins w:id="1276" w:author="2.1RC1" w:date="2013-12-11T22:33:00Z">
              <w:r w:rsidR="005F3021">
                <w:rPr>
                  <w:sz w:val="20"/>
                  <w:szCs w:val="20"/>
                </w:rPr>
                <w:t>../../../</w:t>
              </w:r>
              <w:r w:rsidR="005F3021">
                <w:rPr>
                  <w:spacing w:val="-1"/>
                  <w:sz w:val="20"/>
                  <w:szCs w:val="20"/>
                </w:rPr>
                <w:t>../</w:t>
              </w:r>
            </w:ins>
            <w:r>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0363DFC" w14:textId="66E681CC" w:rsidR="00DB2312" w:rsidRPr="00DB2312" w:rsidRDefault="00DB2312" w:rsidP="00AC334A">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F49921" w14:textId="3D7F876A" w:rsidR="00DB2312" w:rsidRPr="00DB2312" w:rsidRDefault="00DB2312" w:rsidP="00974712">
            <w:pPr>
              <w:spacing w:line="229" w:lineRule="exact"/>
              <w:ind w:left="102"/>
              <w:rPr>
                <w:sz w:val="20"/>
                <w:szCs w:val="20"/>
              </w:rPr>
            </w:pPr>
            <w:r>
              <w:rPr>
                <w:sz w:val="20"/>
                <w:szCs w:val="20"/>
              </w:rPr>
              <w:t xml:space="preserve">Befattningskoden i klartext. </w:t>
            </w:r>
            <w:r w:rsidR="00974712">
              <w:rPr>
                <w:sz w:val="20"/>
                <w:szCs w:val="20"/>
              </w:rPr>
              <w:t>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31A363C1" w14:textId="2543264D" w:rsidR="00DB2312" w:rsidRDefault="00DB2312" w:rsidP="00AC334A">
            <w:pPr>
              <w:spacing w:line="226" w:lineRule="exact"/>
              <w:ind w:left="102"/>
              <w:rPr>
                <w:spacing w:val="-1"/>
                <w:sz w:val="20"/>
                <w:szCs w:val="20"/>
              </w:rPr>
            </w:pPr>
            <w:r w:rsidRPr="004149A9">
              <w:rPr>
                <w:spacing w:val="-1"/>
                <w:sz w:val="20"/>
                <w:szCs w:val="20"/>
                <w:lang w:val="en-US"/>
              </w:rPr>
              <w:t>0..1</w:t>
            </w:r>
          </w:p>
        </w:tc>
      </w:tr>
      <w:tr w:rsidR="00DB2312" w:rsidRPr="00907C9B" w14:paraId="0E733103" w14:textId="77777777" w:rsidTr="00DB2312">
        <w:trPr>
          <w:gridAfter w:val="1"/>
          <w:wAfter w:w="445" w:type="dxa"/>
          <w:trHeight w:val="1277"/>
        </w:trPr>
        <w:tc>
          <w:tcPr>
            <w:tcW w:w="2922" w:type="dxa"/>
            <w:tcBorders>
              <w:top w:val="single" w:sz="5" w:space="0" w:color="000000"/>
              <w:left w:val="single" w:sz="5" w:space="0" w:color="000000"/>
              <w:bottom w:val="single" w:sz="5" w:space="0" w:color="000000"/>
              <w:right w:val="single" w:sz="5" w:space="0" w:color="000000"/>
            </w:tcBorders>
          </w:tcPr>
          <w:p w14:paraId="1EA6203C" w14:textId="4425C5F1" w:rsidR="00DB2312" w:rsidRPr="002D6889" w:rsidRDefault="00DB2312" w:rsidP="00DB2312">
            <w:pPr>
              <w:spacing w:line="226" w:lineRule="exact"/>
              <w:ind w:left="102"/>
              <w:rPr>
                <w:sz w:val="20"/>
                <w:szCs w:val="20"/>
                <w:lang w:val="en-US"/>
              </w:rPr>
            </w:pPr>
            <w:del w:id="1277" w:author="2.1RC1" w:date="2013-12-11T22:33:00Z">
              <w:r w:rsidRPr="00907C9B">
                <w:rPr>
                  <w:sz w:val="20"/>
                  <w:szCs w:val="20"/>
                </w:rPr>
                <w:delText>...</w:delText>
              </w:r>
              <w:r>
                <w:rPr>
                  <w:spacing w:val="-1"/>
                  <w:sz w:val="20"/>
                  <w:szCs w:val="20"/>
                </w:rPr>
                <w:delText>.</w:delText>
              </w:r>
            </w:del>
            <w:ins w:id="1278" w:author="2.1RC1" w:date="2013-12-11T22:33:00Z">
              <w:r w:rsidR="005F3021">
                <w:rPr>
                  <w:sz w:val="20"/>
                  <w:szCs w:val="20"/>
                </w:rPr>
                <w:t>../../../</w:t>
              </w:r>
              <w:r w:rsidR="005F3021">
                <w:rPr>
                  <w:spacing w:val="-1"/>
                  <w:sz w:val="20"/>
                  <w:szCs w:val="20"/>
                </w:rPr>
                <w:t>../</w:t>
              </w:r>
            </w:ins>
            <w:r>
              <w:rPr>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62F62A7" w14:textId="340E5131" w:rsidR="00DB2312" w:rsidRPr="002D6889" w:rsidRDefault="00DB2312" w:rsidP="00AC334A">
            <w:pPr>
              <w:spacing w:line="226" w:lineRule="exact"/>
              <w:ind w:left="102"/>
              <w:rPr>
                <w:spacing w:val="-1"/>
                <w:sz w:val="20"/>
                <w:szCs w:val="20"/>
                <w:lang w:val="en-US"/>
              </w:rPr>
            </w:pPr>
            <w:r w:rsidRPr="00A10342">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2CCD681E" w14:textId="437F854B" w:rsidR="00DB2312" w:rsidRDefault="00DB2312" w:rsidP="00DB2312">
            <w:pPr>
              <w:spacing w:line="229" w:lineRule="exact"/>
              <w:ind w:left="102"/>
              <w:rPr>
                <w:sz w:val="20"/>
                <w:szCs w:val="20"/>
              </w:rPr>
            </w:pPr>
            <w:r w:rsidRPr="00DB2312">
              <w:rPr>
                <w:sz w:val="20"/>
                <w:szCs w:val="20"/>
              </w:rPr>
              <w:t xml:space="preserve">Om befattning </w:t>
            </w:r>
            <w:r w:rsidR="006C7315">
              <w:rPr>
                <w:sz w:val="20"/>
                <w:szCs w:val="20"/>
              </w:rPr>
              <w:t>ä</w:t>
            </w:r>
            <w:r w:rsidRPr="00DB2312">
              <w:rPr>
                <w:sz w:val="20"/>
                <w:szCs w:val="20"/>
              </w:rPr>
              <w:t xml:space="preserve">r beskriven </w:t>
            </w:r>
            <w:r>
              <w:rPr>
                <w:sz w:val="20"/>
                <w:szCs w:val="20"/>
              </w:rPr>
              <w:t>i ett lokalt kodverk utan OID, eller när kod helt saknas, kan en beskrivande text anges i originalText.</w:t>
            </w:r>
          </w:p>
          <w:p w14:paraId="42E89E19" w14:textId="1453F31C" w:rsidR="00DB2312" w:rsidRPr="00DB2312" w:rsidRDefault="00DB2312" w:rsidP="00974712">
            <w:pPr>
              <w:spacing w:line="229" w:lineRule="exact"/>
              <w:ind w:left="102"/>
              <w:rPr>
                <w:sz w:val="20"/>
                <w:szCs w:val="20"/>
              </w:rPr>
            </w:pPr>
            <w:r>
              <w:rPr>
                <w:sz w:val="20"/>
                <w:szCs w:val="20"/>
              </w:rPr>
              <w:t xml:space="preserve">Om </w:t>
            </w:r>
            <w:r w:rsidR="00974712">
              <w:rPr>
                <w:sz w:val="20"/>
                <w:szCs w:val="20"/>
              </w:rPr>
              <w:t xml:space="preserve">originalText anges skall inget annat värde i </w:t>
            </w:r>
            <w:r w:rsidR="00974712">
              <w:rPr>
                <w:spacing w:val="-1"/>
                <w:sz w:val="20"/>
                <w:szCs w:val="20"/>
              </w:rPr>
              <w:t>healthcareProfessional</w:t>
            </w:r>
            <w:r w:rsidR="00974712" w:rsidRPr="00907C9B">
              <w:rPr>
                <w:spacing w:val="-1"/>
                <w:sz w:val="20"/>
                <w:szCs w:val="20"/>
              </w:rPr>
              <w:t>RoleCode</w:t>
            </w:r>
            <w:r w:rsidR="00974712">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71060177" w14:textId="1C210C33" w:rsidR="00DB2312" w:rsidRDefault="00DB2312" w:rsidP="00AC334A">
            <w:pPr>
              <w:spacing w:line="226" w:lineRule="exact"/>
              <w:ind w:left="102"/>
              <w:rPr>
                <w:spacing w:val="-1"/>
                <w:sz w:val="20"/>
                <w:szCs w:val="20"/>
              </w:rPr>
            </w:pPr>
            <w:r w:rsidRPr="004149A9">
              <w:rPr>
                <w:spacing w:val="-1"/>
                <w:sz w:val="20"/>
                <w:szCs w:val="20"/>
                <w:lang w:val="en-US"/>
              </w:rPr>
              <w:t>0..1</w:t>
            </w:r>
          </w:p>
        </w:tc>
      </w:tr>
      <w:tr w:rsidR="00DB2312" w:rsidRPr="00907C9B" w14:paraId="138EAEC5"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590E59D0" w14:textId="78278E9B" w:rsidR="00DB2312" w:rsidRPr="002D6889" w:rsidRDefault="00974712" w:rsidP="00974712">
            <w:pPr>
              <w:spacing w:line="226" w:lineRule="exact"/>
              <w:ind w:left="102"/>
              <w:rPr>
                <w:sz w:val="20"/>
                <w:szCs w:val="20"/>
                <w:lang w:val="en-US"/>
              </w:rPr>
            </w:pPr>
            <w:del w:id="1279" w:author="2.1RC1" w:date="2013-12-11T22:33:00Z">
              <w:r>
                <w:rPr>
                  <w:spacing w:val="-1"/>
                  <w:sz w:val="20"/>
                  <w:szCs w:val="20"/>
                </w:rPr>
                <w:delText>…</w:delText>
              </w:r>
            </w:del>
            <w:ins w:id="1280" w:author="2.1RC1" w:date="2013-12-11T22:33:00Z">
              <w:r w:rsidR="005F3021">
                <w:rPr>
                  <w:spacing w:val="-1"/>
                  <w:sz w:val="20"/>
                  <w:szCs w:val="20"/>
                </w:rPr>
                <w:t>../../../</w:t>
              </w:r>
            </w:ins>
            <w:r>
              <w:rPr>
                <w:spacing w:val="-1"/>
                <w:sz w:val="20"/>
                <w:szCs w:val="20"/>
              </w:rPr>
              <w:t>healthcareProfessional</w:t>
            </w:r>
            <w:r w:rsidRPr="008C68A3">
              <w:rPr>
                <w:spacing w:val="-1"/>
                <w:sz w:val="20"/>
                <w:szCs w:val="20"/>
              </w:rPr>
              <w:t>OrgUnit</w:t>
            </w:r>
          </w:p>
        </w:tc>
        <w:tc>
          <w:tcPr>
            <w:tcW w:w="1559" w:type="dxa"/>
            <w:tcBorders>
              <w:top w:val="single" w:sz="5" w:space="0" w:color="000000"/>
              <w:left w:val="single" w:sz="5" w:space="0" w:color="000000"/>
              <w:bottom w:val="single" w:sz="5" w:space="0" w:color="000000"/>
              <w:right w:val="single" w:sz="5" w:space="0" w:color="000000"/>
            </w:tcBorders>
          </w:tcPr>
          <w:p w14:paraId="1698571C" w14:textId="5CEDFBB5" w:rsidR="00DB2312" w:rsidRPr="002D6889" w:rsidRDefault="00974712" w:rsidP="00AC334A">
            <w:pPr>
              <w:spacing w:line="226" w:lineRule="exact"/>
              <w:ind w:left="102"/>
              <w:rPr>
                <w:spacing w:val="-1"/>
                <w:sz w:val="20"/>
                <w:szCs w:val="20"/>
                <w:lang w:val="en-US"/>
              </w:rPr>
            </w:pPr>
            <w:r>
              <w:rPr>
                <w:spacing w:val="-1"/>
                <w:sz w:val="20"/>
                <w:szCs w:val="20"/>
                <w:lang w:val="en-US"/>
              </w:rPr>
              <w:t>OrgUnitType</w:t>
            </w:r>
          </w:p>
        </w:tc>
        <w:tc>
          <w:tcPr>
            <w:tcW w:w="3969" w:type="dxa"/>
            <w:tcBorders>
              <w:top w:val="single" w:sz="5" w:space="0" w:color="000000"/>
              <w:left w:val="single" w:sz="5" w:space="0" w:color="000000"/>
              <w:bottom w:val="single" w:sz="5" w:space="0" w:color="000000"/>
              <w:right w:val="single" w:sz="5" w:space="0" w:color="000000"/>
            </w:tcBorders>
          </w:tcPr>
          <w:p w14:paraId="6D5278C7" w14:textId="5FC7FE9F" w:rsidR="00DB2312" w:rsidRPr="006B1876" w:rsidRDefault="00974712" w:rsidP="00E050D1">
            <w:pPr>
              <w:spacing w:line="229" w:lineRule="exact"/>
              <w:ind w:left="102"/>
              <w:rPr>
                <w:sz w:val="20"/>
                <w:szCs w:val="20"/>
              </w:rPr>
            </w:pPr>
            <w:r w:rsidRPr="008C68A3">
              <w:rPr>
                <w:spacing w:val="-1"/>
                <w:sz w:val="20"/>
                <w:szCs w:val="20"/>
              </w:rPr>
              <w:t>Den organisation som författaren är uppdragstagare på</w:t>
            </w:r>
            <w:ins w:id="1281" w:author="2.1RC1" w:date="2013-12-11T22:33:00Z">
              <w:r w:rsidR="00E050D1">
                <w:rPr>
                  <w:spacing w:val="-1"/>
                  <w:sz w:val="20"/>
                  <w:szCs w:val="20"/>
                </w:rPr>
                <w:t xml:space="preserve">. </w:t>
              </w:r>
              <w:r w:rsidR="00E050D1" w:rsidRPr="00E050D1">
                <w:rPr>
                  <w:spacing w:val="-1"/>
                  <w:sz w:val="20"/>
                  <w:szCs w:val="20"/>
                </w:rPr>
                <w:t xml:space="preserve">I de fall då HSA-id inte finns tillgängligt i systemet </w:t>
              </w:r>
              <w:r w:rsidR="00E050D1">
                <w:rPr>
                  <w:spacing w:val="-1"/>
                  <w:sz w:val="20"/>
                  <w:szCs w:val="20"/>
                </w:rPr>
                <w:t xml:space="preserve">skall </w:t>
              </w:r>
              <w:r w:rsidR="00E050D1" w:rsidRPr="00E050D1">
                <w:rPr>
                  <w:spacing w:val="-1"/>
                  <w:sz w:val="20"/>
                  <w:szCs w:val="20"/>
                </w:rPr>
                <w:t>lokalt id anges</w:t>
              </w:r>
              <w:r w:rsidR="00E050D1">
                <w:rPr>
                  <w:spacing w:val="-1"/>
                  <w:sz w:val="20"/>
                  <w:szCs w:val="20"/>
                </w:rPr>
                <w:t xml:space="preserve"> (unikt inom källsystemet)</w:t>
              </w:r>
              <w:r w:rsidR="00E050D1" w:rsidRPr="00E050D1">
                <w:rPr>
                  <w:spacing w:val="-1"/>
                  <w:sz w:val="20"/>
                  <w:szCs w:val="20"/>
                </w:rPr>
                <w:t>.</w:t>
              </w:r>
            </w:ins>
          </w:p>
        </w:tc>
        <w:tc>
          <w:tcPr>
            <w:tcW w:w="851" w:type="dxa"/>
            <w:tcBorders>
              <w:top w:val="single" w:sz="5" w:space="0" w:color="000000"/>
              <w:left w:val="single" w:sz="5" w:space="0" w:color="000000"/>
              <w:bottom w:val="single" w:sz="5" w:space="0" w:color="000000"/>
              <w:right w:val="single" w:sz="5" w:space="0" w:color="000000"/>
            </w:tcBorders>
          </w:tcPr>
          <w:p w14:paraId="0FF05F8F" w14:textId="30DE2E97" w:rsidR="00DB2312" w:rsidRPr="00907C9B" w:rsidRDefault="00974712" w:rsidP="00AC334A">
            <w:pPr>
              <w:spacing w:line="226" w:lineRule="exact"/>
              <w:ind w:left="102"/>
              <w:rPr>
                <w:spacing w:val="-1"/>
                <w:sz w:val="20"/>
                <w:szCs w:val="20"/>
              </w:rPr>
            </w:pPr>
            <w:r>
              <w:rPr>
                <w:spacing w:val="-1"/>
                <w:sz w:val="20"/>
                <w:szCs w:val="20"/>
              </w:rPr>
              <w:t>1..1</w:t>
            </w:r>
          </w:p>
        </w:tc>
      </w:tr>
      <w:tr w:rsidR="00DB2312" w:rsidRPr="00907C9B" w14:paraId="2F604B01"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63D3696C" w14:textId="2096CB45" w:rsidR="00DB2312" w:rsidRPr="00907C9B" w:rsidRDefault="00974712" w:rsidP="00AC334A">
            <w:pPr>
              <w:spacing w:line="226" w:lineRule="exact"/>
              <w:ind w:left="102"/>
              <w:rPr>
                <w:sz w:val="20"/>
                <w:szCs w:val="20"/>
              </w:rPr>
            </w:pPr>
            <w:del w:id="1282" w:author="2.1RC1" w:date="2013-12-11T22:33:00Z">
              <w:r>
                <w:rPr>
                  <w:sz w:val="20"/>
                  <w:szCs w:val="20"/>
                </w:rPr>
                <w:lastRenderedPageBreak/>
                <w:delText>….</w:delText>
              </w:r>
            </w:del>
            <w:ins w:id="1283" w:author="2.1RC1" w:date="2013-12-11T22:33:00Z">
              <w:r w:rsidR="005F3021">
                <w:rPr>
                  <w:sz w:val="20"/>
                  <w:szCs w:val="20"/>
                </w:rPr>
                <w:t>../../../../</w:t>
              </w:r>
            </w:ins>
            <w:r>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4080345E" w14:textId="101C1251" w:rsidR="00DB2312" w:rsidRDefault="00974712" w:rsidP="00AC334A">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165D5B7" w14:textId="6470C96F" w:rsidR="00DB2312" w:rsidRPr="00974712" w:rsidRDefault="00974712" w:rsidP="005D675C">
            <w:pPr>
              <w:spacing w:line="229" w:lineRule="exact"/>
              <w:ind w:left="102"/>
              <w:rPr>
                <w:sz w:val="20"/>
                <w:szCs w:val="20"/>
              </w:rPr>
            </w:pPr>
            <w:r w:rsidRPr="00974712">
              <w:rPr>
                <w:sz w:val="20"/>
                <w:szCs w:val="20"/>
              </w:rPr>
              <w:t>HSA-id för organisationsenhet.</w:t>
            </w:r>
            <w:ins w:id="1284" w:author="2.1RC1" w:date="2013-12-11T22:33:00Z">
              <w:r w:rsidR="009B3F42">
                <w:rPr>
                  <w:sz w:val="20"/>
                  <w:szCs w:val="20"/>
                </w:rPr>
                <w:t xml:space="preserve"> </w:t>
              </w:r>
              <w:r w:rsidR="009B3F42" w:rsidRPr="00E050D1">
                <w:rPr>
                  <w:spacing w:val="-1"/>
                  <w:sz w:val="20"/>
                  <w:szCs w:val="20"/>
                </w:rPr>
                <w:t xml:space="preserve">I de fall då HSA-id inte finns tillgängligt i systemet </w:t>
              </w:r>
              <w:r w:rsidR="009B3F42">
                <w:rPr>
                  <w:spacing w:val="-1"/>
                  <w:sz w:val="20"/>
                  <w:szCs w:val="20"/>
                </w:rPr>
                <w:t xml:space="preserve">skall </w:t>
              </w:r>
              <w:r w:rsidR="009B3F42" w:rsidRPr="00E050D1">
                <w:rPr>
                  <w:spacing w:val="-1"/>
                  <w:sz w:val="20"/>
                  <w:szCs w:val="20"/>
                </w:rPr>
                <w:t>lokalt id anges</w:t>
              </w:r>
              <w:r w:rsidR="009B3F42">
                <w:rPr>
                  <w:spacing w:val="-1"/>
                  <w:sz w:val="20"/>
                  <w:szCs w:val="20"/>
                </w:rPr>
                <w:t xml:space="preserve"> (unikt inom källsystemet)</w:t>
              </w:r>
              <w:r w:rsidR="009B3F42" w:rsidRPr="00E050D1">
                <w:rPr>
                  <w:spacing w:val="-1"/>
                  <w:sz w:val="20"/>
                  <w:szCs w:val="20"/>
                </w:rPr>
                <w:t>.</w:t>
              </w:r>
            </w:ins>
          </w:p>
        </w:tc>
        <w:tc>
          <w:tcPr>
            <w:tcW w:w="851" w:type="dxa"/>
            <w:tcBorders>
              <w:top w:val="single" w:sz="5" w:space="0" w:color="000000"/>
              <w:left w:val="single" w:sz="5" w:space="0" w:color="000000"/>
              <w:bottom w:val="single" w:sz="5" w:space="0" w:color="000000"/>
              <w:right w:val="single" w:sz="5" w:space="0" w:color="000000"/>
            </w:tcBorders>
          </w:tcPr>
          <w:p w14:paraId="0AC47F9C" w14:textId="7412A2DA" w:rsidR="00DB2312" w:rsidRPr="00907C9B" w:rsidRDefault="00974712" w:rsidP="00AC334A">
            <w:pPr>
              <w:spacing w:line="226" w:lineRule="exact"/>
              <w:ind w:left="102"/>
              <w:rPr>
                <w:spacing w:val="-1"/>
                <w:sz w:val="20"/>
                <w:szCs w:val="20"/>
              </w:rPr>
            </w:pPr>
            <w:r>
              <w:rPr>
                <w:spacing w:val="-1"/>
                <w:sz w:val="20"/>
                <w:szCs w:val="20"/>
              </w:rPr>
              <w:t>1..1</w:t>
            </w:r>
          </w:p>
        </w:tc>
      </w:tr>
      <w:tr w:rsidR="00974712" w:rsidRPr="00907C9B" w14:paraId="759E2D63"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1C2A3C35" w14:textId="5400CC63" w:rsidR="00974712" w:rsidRPr="00907C9B" w:rsidRDefault="00974712" w:rsidP="00974712">
            <w:pPr>
              <w:spacing w:line="226" w:lineRule="exact"/>
              <w:ind w:left="102"/>
              <w:rPr>
                <w:sz w:val="20"/>
                <w:szCs w:val="20"/>
              </w:rPr>
            </w:pPr>
            <w:del w:id="1285" w:author="2.1RC1" w:date="2013-12-11T22:33:00Z">
              <w:r>
                <w:rPr>
                  <w:sz w:val="20"/>
                  <w:szCs w:val="20"/>
                </w:rPr>
                <w:delText>….</w:delText>
              </w:r>
            </w:del>
            <w:ins w:id="1286" w:author="2.1RC1" w:date="2013-12-11T22:33:00Z">
              <w:r w:rsidR="005F3021">
                <w:rPr>
                  <w:sz w:val="20"/>
                  <w:szCs w:val="20"/>
                </w:rPr>
                <w:t>../../../../</w:t>
              </w:r>
            </w:ins>
            <w:r>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1B5484BD" w14:textId="0A073D45" w:rsidR="00974712" w:rsidRDefault="00974712" w:rsidP="00AC334A">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4750514" w14:textId="590B9DBC" w:rsidR="00974712" w:rsidRPr="00974712" w:rsidRDefault="00974712" w:rsidP="00974712">
            <w:pPr>
              <w:spacing w:line="229" w:lineRule="exact"/>
              <w:ind w:left="102"/>
              <w:rPr>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68508F81" w14:textId="164D7397" w:rsidR="00974712" w:rsidRPr="00907C9B" w:rsidRDefault="00974712" w:rsidP="00AC334A">
            <w:pPr>
              <w:spacing w:line="226" w:lineRule="exact"/>
              <w:ind w:left="102"/>
              <w:rPr>
                <w:spacing w:val="-1"/>
                <w:sz w:val="20"/>
                <w:szCs w:val="20"/>
              </w:rPr>
            </w:pPr>
            <w:r>
              <w:rPr>
                <w:spacing w:val="-1"/>
                <w:sz w:val="20"/>
                <w:szCs w:val="20"/>
              </w:rPr>
              <w:t>1..1</w:t>
            </w:r>
          </w:p>
        </w:tc>
      </w:tr>
      <w:tr w:rsidR="00974712" w:rsidRPr="00907C9B" w14:paraId="3F174DBE"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2D91D668" w14:textId="3DADE641" w:rsidR="00974712" w:rsidRPr="00907C9B" w:rsidRDefault="00974712" w:rsidP="00974712">
            <w:pPr>
              <w:spacing w:line="226" w:lineRule="exact"/>
              <w:ind w:left="102"/>
              <w:rPr>
                <w:spacing w:val="-1"/>
                <w:sz w:val="20"/>
                <w:szCs w:val="20"/>
              </w:rPr>
            </w:pPr>
            <w:del w:id="1287" w:author="2.1RC1" w:date="2013-12-11T22:33:00Z">
              <w:r>
                <w:rPr>
                  <w:sz w:val="20"/>
                  <w:szCs w:val="20"/>
                </w:rPr>
                <w:delText>….</w:delText>
              </w:r>
            </w:del>
            <w:ins w:id="1288" w:author="2.1RC1" w:date="2013-12-11T22:33:00Z">
              <w:r w:rsidR="005F3021">
                <w:rPr>
                  <w:sz w:val="20"/>
                  <w:szCs w:val="20"/>
                </w:rPr>
                <w:t>../../../../</w:t>
              </w:r>
            </w:ins>
            <w:r>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460DFC7E" w14:textId="52C62F92" w:rsidR="00974712" w:rsidRPr="00907C9B" w:rsidRDefault="00974712" w:rsidP="00AC334A">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90B6E8" w14:textId="76390001" w:rsidR="00974712" w:rsidRPr="00974712" w:rsidRDefault="00974712" w:rsidP="00043C4A">
            <w:pPr>
              <w:spacing w:line="229" w:lineRule="exact"/>
              <w:ind w:left="102"/>
              <w:rPr>
                <w:sz w:val="20"/>
                <w:szCs w:val="20"/>
              </w:rPr>
            </w:pPr>
            <w:r w:rsidRPr="00974712">
              <w:rPr>
                <w:sz w:val="20"/>
                <w:szCs w:val="20"/>
              </w:rPr>
              <w:t xml:space="preserve">Telefon till </w:t>
            </w:r>
            <w:r w:rsidRPr="00974712">
              <w:rPr>
                <w:spacing w:val="-1"/>
                <w:sz w:val="20"/>
                <w:szCs w:val="20"/>
              </w:rPr>
              <w:t>organisationsenhet</w:t>
            </w:r>
          </w:p>
        </w:tc>
        <w:tc>
          <w:tcPr>
            <w:tcW w:w="851" w:type="dxa"/>
            <w:tcBorders>
              <w:top w:val="single" w:sz="5" w:space="0" w:color="000000"/>
              <w:left w:val="single" w:sz="5" w:space="0" w:color="000000"/>
              <w:bottom w:val="single" w:sz="5" w:space="0" w:color="000000"/>
              <w:right w:val="single" w:sz="5" w:space="0" w:color="000000"/>
            </w:tcBorders>
          </w:tcPr>
          <w:p w14:paraId="3EC5A352" w14:textId="6C2B83C5" w:rsidR="00974712" w:rsidRPr="00907C9B" w:rsidRDefault="00974712" w:rsidP="00AC334A">
            <w:pPr>
              <w:spacing w:line="226" w:lineRule="exact"/>
              <w:ind w:left="102"/>
              <w:rPr>
                <w:spacing w:val="-1"/>
                <w:sz w:val="20"/>
                <w:szCs w:val="20"/>
              </w:rPr>
            </w:pPr>
            <w:r w:rsidRPr="001A2A66">
              <w:rPr>
                <w:sz w:val="20"/>
                <w:szCs w:val="20"/>
                <w:lang w:val="en-US"/>
              </w:rPr>
              <w:t>0..1</w:t>
            </w:r>
          </w:p>
        </w:tc>
      </w:tr>
      <w:tr w:rsidR="00974712" w:rsidRPr="00907C9B" w14:paraId="30888E0A"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7C0E3A67" w14:textId="536721DB" w:rsidR="00974712" w:rsidRPr="00907C9B" w:rsidRDefault="00974712" w:rsidP="00974712">
            <w:pPr>
              <w:spacing w:line="226" w:lineRule="exact"/>
              <w:ind w:left="102"/>
              <w:rPr>
                <w:sz w:val="20"/>
                <w:szCs w:val="20"/>
              </w:rPr>
            </w:pPr>
            <w:del w:id="1289" w:author="2.1RC1" w:date="2013-12-11T22:33:00Z">
              <w:r>
                <w:rPr>
                  <w:sz w:val="20"/>
                  <w:szCs w:val="20"/>
                </w:rPr>
                <w:delText>….</w:delText>
              </w:r>
            </w:del>
            <w:ins w:id="1290" w:author="2.1RC1" w:date="2013-12-11T22:33:00Z">
              <w:r w:rsidR="005F3021">
                <w:rPr>
                  <w:sz w:val="20"/>
                  <w:szCs w:val="20"/>
                </w:rPr>
                <w:t>../../../../</w:t>
              </w:r>
            </w:ins>
            <w:r>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48E36D17" w14:textId="181BD406" w:rsidR="00974712" w:rsidRDefault="00974712" w:rsidP="00AC334A">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DCE5F1" w14:textId="03C22B24" w:rsidR="00974712" w:rsidRPr="00974712" w:rsidRDefault="00974712" w:rsidP="00AC334A">
            <w:pPr>
              <w:spacing w:line="229" w:lineRule="exact"/>
              <w:ind w:left="102"/>
              <w:rPr>
                <w:sz w:val="20"/>
                <w:szCs w:val="20"/>
              </w:rPr>
            </w:pPr>
            <w:r w:rsidRPr="00974712">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506E3F8B" w14:textId="5C6AFD39" w:rsidR="00974712" w:rsidRPr="00907C9B" w:rsidRDefault="00974712" w:rsidP="00AC334A">
            <w:pPr>
              <w:spacing w:line="226" w:lineRule="exact"/>
              <w:ind w:left="102"/>
              <w:rPr>
                <w:spacing w:val="-1"/>
                <w:sz w:val="20"/>
                <w:szCs w:val="20"/>
              </w:rPr>
            </w:pPr>
            <w:r w:rsidRPr="001A2A66">
              <w:rPr>
                <w:sz w:val="20"/>
                <w:szCs w:val="20"/>
                <w:lang w:val="en-US"/>
              </w:rPr>
              <w:t>0..1</w:t>
            </w:r>
          </w:p>
        </w:tc>
      </w:tr>
      <w:tr w:rsidR="00974712" w:rsidRPr="00907C9B" w14:paraId="6E137952"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6D6AF435" w14:textId="368AAB05" w:rsidR="00974712" w:rsidRPr="00974712" w:rsidRDefault="00974712" w:rsidP="00974712">
            <w:pPr>
              <w:spacing w:line="226" w:lineRule="exact"/>
              <w:ind w:left="102"/>
              <w:rPr>
                <w:sz w:val="20"/>
                <w:szCs w:val="20"/>
              </w:rPr>
            </w:pPr>
            <w:del w:id="1291" w:author="2.1RC1" w:date="2013-12-11T22:33:00Z">
              <w:r w:rsidRPr="00974712">
                <w:rPr>
                  <w:sz w:val="20"/>
                  <w:szCs w:val="20"/>
                </w:rPr>
                <w:delText>….</w:delText>
              </w:r>
            </w:del>
            <w:ins w:id="1292" w:author="2.1RC1" w:date="2013-12-11T22:33:00Z">
              <w:r w:rsidR="005F3021">
                <w:rPr>
                  <w:sz w:val="20"/>
                  <w:szCs w:val="20"/>
                </w:rPr>
                <w:t>../../../../</w:t>
              </w:r>
            </w:ins>
            <w:r w:rsidRPr="00974712">
              <w:rPr>
                <w:sz w:val="20"/>
                <w:szCs w:val="20"/>
              </w:rPr>
              <w:t>orgUnit</w:t>
            </w:r>
            <w:r>
              <w:rPr>
                <w:sz w:val="20"/>
                <w:szCs w:val="20"/>
              </w:rPr>
              <w:t>Address</w:t>
            </w:r>
          </w:p>
        </w:tc>
        <w:tc>
          <w:tcPr>
            <w:tcW w:w="1559" w:type="dxa"/>
            <w:tcBorders>
              <w:top w:val="single" w:sz="5" w:space="0" w:color="000000"/>
              <w:left w:val="single" w:sz="5" w:space="0" w:color="000000"/>
              <w:bottom w:val="single" w:sz="5" w:space="0" w:color="000000"/>
              <w:right w:val="single" w:sz="5" w:space="0" w:color="000000"/>
            </w:tcBorders>
          </w:tcPr>
          <w:p w14:paraId="3B27795C" w14:textId="36701A0C" w:rsidR="00974712" w:rsidRDefault="00974712" w:rsidP="00AC334A">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67A2BF" w14:textId="50C7AD96" w:rsidR="00974712" w:rsidRPr="00974712" w:rsidRDefault="00974712" w:rsidP="00AC334A">
            <w:pPr>
              <w:spacing w:line="229" w:lineRule="exact"/>
              <w:ind w:left="102"/>
              <w:rPr>
                <w:sz w:val="20"/>
                <w:szCs w:val="20"/>
              </w:rPr>
            </w:pPr>
            <w:r w:rsidRPr="00974712">
              <w:rPr>
                <w:spacing w:val="-1"/>
                <w:sz w:val="20"/>
                <w:szCs w:val="20"/>
              </w:rPr>
              <w:t xml:space="preserve">Postadress för den organisation som författaren är uppdragstagare </w:t>
            </w:r>
            <w:r w:rsidRPr="00602ACA">
              <w:rPr>
                <w:spacing w:val="-1"/>
                <w:sz w:val="20"/>
                <w:szCs w:val="20"/>
              </w:rPr>
              <w:t>på</w:t>
            </w:r>
            <w:ins w:id="1293" w:author="2.1RC1" w:date="2013-12-11T22:33:00Z">
              <w:r w:rsidR="00602ACA" w:rsidRPr="00602ACA">
                <w:rPr>
                  <w:spacing w:val="-1"/>
                  <w:sz w:val="20"/>
                  <w:szCs w:val="20"/>
                </w:rPr>
                <w:t xml:space="preserve">. </w:t>
              </w:r>
              <w:r w:rsidR="00602ACA" w:rsidRPr="00602ACA">
                <w:rPr>
                  <w:sz w:val="20"/>
                  <w:szCs w:val="20"/>
                </w:rPr>
                <w:t>Skrivs på ett så naturligt sätt som möjligt, exempelvis:</w:t>
              </w:r>
              <w:r w:rsidR="00602ACA" w:rsidRPr="00602ACA">
                <w:rPr>
                  <w:sz w:val="20"/>
                  <w:szCs w:val="20"/>
                </w:rPr>
                <w:br/>
                <w:t>”Storgatan 12</w:t>
              </w:r>
              <w:r w:rsidR="00602ACA" w:rsidRPr="00602ACA">
                <w:rPr>
                  <w:sz w:val="20"/>
                  <w:szCs w:val="20"/>
                </w:rPr>
                <w:br/>
                <w:t>468 91 Lilleby”</w:t>
              </w:r>
            </w:ins>
          </w:p>
        </w:tc>
        <w:tc>
          <w:tcPr>
            <w:tcW w:w="851" w:type="dxa"/>
            <w:tcBorders>
              <w:top w:val="single" w:sz="5" w:space="0" w:color="000000"/>
              <w:left w:val="single" w:sz="5" w:space="0" w:color="000000"/>
              <w:bottom w:val="single" w:sz="5" w:space="0" w:color="000000"/>
              <w:right w:val="single" w:sz="5" w:space="0" w:color="000000"/>
            </w:tcBorders>
          </w:tcPr>
          <w:p w14:paraId="46DB81E8" w14:textId="0F8159D6" w:rsidR="00974712" w:rsidRPr="00907C9B" w:rsidRDefault="00974712" w:rsidP="00AC334A">
            <w:pPr>
              <w:spacing w:line="226" w:lineRule="exact"/>
              <w:ind w:left="102"/>
              <w:rPr>
                <w:spacing w:val="-1"/>
                <w:sz w:val="20"/>
                <w:szCs w:val="20"/>
              </w:rPr>
            </w:pPr>
            <w:r w:rsidRPr="00602ACA">
              <w:rPr>
                <w:sz w:val="20"/>
                <w:szCs w:val="20"/>
              </w:rPr>
              <w:t>0..1</w:t>
            </w:r>
          </w:p>
        </w:tc>
      </w:tr>
      <w:tr w:rsidR="00974712" w:rsidRPr="00907C9B" w14:paraId="4C045AC1"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2C18DCE8" w14:textId="00CFBE34" w:rsidR="00974712" w:rsidRPr="00974712" w:rsidRDefault="00974712" w:rsidP="00974712">
            <w:pPr>
              <w:pStyle w:val="TableParagraph"/>
              <w:spacing w:line="229" w:lineRule="exact"/>
              <w:ind w:left="102"/>
              <w:rPr>
                <w:rFonts w:ascii="Times New Roman" w:eastAsia="Times New Roman" w:hAnsi="Times New Roman" w:cs="Times New Roman"/>
                <w:spacing w:val="-1"/>
                <w:sz w:val="20"/>
                <w:szCs w:val="20"/>
              </w:rPr>
            </w:pPr>
            <w:del w:id="1294" w:author="2.1RC1" w:date="2013-12-11T22:33:00Z">
              <w:r w:rsidRPr="00974712">
                <w:rPr>
                  <w:rFonts w:ascii="Times New Roman" w:hAnsi="Times New Roman" w:cs="Times New Roman"/>
                  <w:sz w:val="20"/>
                  <w:szCs w:val="20"/>
                </w:rPr>
                <w:delText>….</w:delText>
              </w:r>
            </w:del>
            <w:ins w:id="1295" w:author="2.1RC1" w:date="2013-12-11T22:33:00Z">
              <w:r w:rsidR="005F3021">
                <w:rPr>
                  <w:rFonts w:ascii="Times New Roman" w:hAnsi="Times New Roman" w:cs="Times New Roman"/>
                  <w:sz w:val="20"/>
                  <w:szCs w:val="20"/>
                </w:rPr>
                <w:t>../../../../</w:t>
              </w:r>
            </w:ins>
            <w:r w:rsidRPr="00974712">
              <w:rPr>
                <w:rFonts w:ascii="Times New Roman" w:hAnsi="Times New Roman" w:cs="Times New Roman"/>
                <w:sz w:val="20"/>
                <w:szCs w:val="20"/>
              </w:rPr>
              <w:t>orgUnit</w:t>
            </w:r>
            <w:r>
              <w:rPr>
                <w:rFonts w:ascii="Times New Roman" w:hAnsi="Times New Roman" w:cs="Times New Roman"/>
                <w:sz w:val="20"/>
                <w:szCs w:val="20"/>
              </w:rPr>
              <w:t>Location</w:t>
            </w:r>
          </w:p>
        </w:tc>
        <w:tc>
          <w:tcPr>
            <w:tcW w:w="1559" w:type="dxa"/>
            <w:tcBorders>
              <w:top w:val="single" w:sz="5" w:space="0" w:color="000000"/>
              <w:left w:val="single" w:sz="5" w:space="0" w:color="000000"/>
              <w:bottom w:val="single" w:sz="5" w:space="0" w:color="000000"/>
              <w:right w:val="single" w:sz="5" w:space="0" w:color="000000"/>
            </w:tcBorders>
          </w:tcPr>
          <w:p w14:paraId="50DF6EEC" w14:textId="05A416C7" w:rsidR="00974712" w:rsidRPr="008C68A3" w:rsidRDefault="00974712" w:rsidP="00AC334A">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6AF3362" w14:textId="1777B84C" w:rsidR="00974712" w:rsidRPr="00974712" w:rsidRDefault="00974712" w:rsidP="00974712">
            <w:pPr>
              <w:spacing w:line="229" w:lineRule="exact"/>
              <w:ind w:left="102"/>
              <w:rPr>
                <w:spacing w:val="-1"/>
                <w:sz w:val="20"/>
                <w:szCs w:val="20"/>
              </w:rPr>
            </w:pPr>
            <w:r w:rsidRPr="00974712">
              <w:rPr>
                <w:sz w:val="20"/>
                <w:szCs w:val="20"/>
              </w:rPr>
              <w:t xml:space="preserve">Text som anger namnet på plats eller ort för </w:t>
            </w:r>
            <w:r>
              <w:rPr>
                <w:sz w:val="20"/>
                <w:szCs w:val="20"/>
              </w:rPr>
              <w:t xml:space="preserve">organisationens </w:t>
            </w:r>
            <w:r w:rsidRPr="00974712">
              <w:rPr>
                <w:sz w:val="20"/>
                <w:szCs w:val="20"/>
              </w:rPr>
              <w:t>fysiska placering</w:t>
            </w:r>
          </w:p>
        </w:tc>
        <w:tc>
          <w:tcPr>
            <w:tcW w:w="851" w:type="dxa"/>
            <w:tcBorders>
              <w:top w:val="single" w:sz="5" w:space="0" w:color="000000"/>
              <w:left w:val="single" w:sz="5" w:space="0" w:color="000000"/>
              <w:bottom w:val="single" w:sz="5" w:space="0" w:color="000000"/>
              <w:right w:val="single" w:sz="5" w:space="0" w:color="000000"/>
            </w:tcBorders>
          </w:tcPr>
          <w:p w14:paraId="2A52F817" w14:textId="70603052" w:rsidR="00974712" w:rsidRDefault="00974712" w:rsidP="00AC334A">
            <w:pPr>
              <w:spacing w:line="226" w:lineRule="exact"/>
              <w:ind w:left="102"/>
              <w:rPr>
                <w:spacing w:val="-1"/>
                <w:sz w:val="20"/>
                <w:szCs w:val="20"/>
              </w:rPr>
            </w:pPr>
            <w:r w:rsidRPr="00602ACA">
              <w:rPr>
                <w:sz w:val="20"/>
                <w:szCs w:val="20"/>
              </w:rPr>
              <w:t>0..1</w:t>
            </w:r>
          </w:p>
        </w:tc>
      </w:tr>
      <w:tr w:rsidR="00974712" w:rsidRPr="00907C9B" w14:paraId="7A4687C2" w14:textId="77777777" w:rsidTr="00043C4A">
        <w:trPr>
          <w:trHeight w:val="687"/>
        </w:trPr>
        <w:tc>
          <w:tcPr>
            <w:tcW w:w="2922" w:type="dxa"/>
            <w:tcBorders>
              <w:top w:val="single" w:sz="5" w:space="0" w:color="000000"/>
              <w:left w:val="single" w:sz="5" w:space="0" w:color="000000"/>
              <w:bottom w:val="single" w:sz="5" w:space="0" w:color="000000"/>
              <w:right w:val="single" w:sz="5" w:space="0" w:color="000000"/>
            </w:tcBorders>
          </w:tcPr>
          <w:p w14:paraId="7C222909" w14:textId="3CC08D22" w:rsidR="00974712" w:rsidRPr="00974712" w:rsidRDefault="00974712" w:rsidP="00AC334A">
            <w:pPr>
              <w:spacing w:line="229" w:lineRule="exact"/>
              <w:ind w:left="102"/>
              <w:rPr>
                <w:sz w:val="20"/>
                <w:szCs w:val="20"/>
              </w:rPr>
            </w:pPr>
            <w:del w:id="1296" w:author="2.1RC1" w:date="2013-12-11T22:33:00Z">
              <w:r w:rsidRPr="00974712">
                <w:rPr>
                  <w:sz w:val="20"/>
                  <w:szCs w:val="20"/>
                </w:rPr>
                <w:delText>...</w:delText>
              </w:r>
            </w:del>
            <w:ins w:id="1297" w:author="2.1RC1" w:date="2013-12-11T22:33:00Z">
              <w:r w:rsidR="005F3021">
                <w:rPr>
                  <w:sz w:val="20"/>
                  <w:szCs w:val="20"/>
                </w:rPr>
                <w:t>../../../</w:t>
              </w:r>
            </w:ins>
            <w:r w:rsidRPr="00974712">
              <w:rPr>
                <w:sz w:val="20"/>
                <w:szCs w:val="20"/>
              </w:rPr>
              <w:t>healthcareProfessional</w:t>
            </w:r>
            <w:r w:rsidRPr="00974712">
              <w:rPr>
                <w:spacing w:val="-1"/>
                <w:sz w:val="20"/>
                <w:szCs w:val="20"/>
              </w:rPr>
              <w:t>careUnitHSA</w:t>
            </w:r>
            <w:r w:rsidR="00BC1E16">
              <w:rPr>
                <w:spacing w:val="-1"/>
                <w:sz w:val="20"/>
                <w:szCs w:val="20"/>
              </w:rPr>
              <w:t>I</w:t>
            </w:r>
            <w:r w:rsidRPr="00974712">
              <w:rPr>
                <w:spacing w:val="-1"/>
                <w:sz w:val="20"/>
                <w:szCs w:val="20"/>
              </w:rPr>
              <w:t>d</w:t>
            </w:r>
          </w:p>
          <w:p w14:paraId="458D2DFD" w14:textId="77777777" w:rsidR="00974712" w:rsidRPr="00974712" w:rsidRDefault="00974712"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42A1628" w14:textId="77777777" w:rsidR="00974712" w:rsidRDefault="00974712" w:rsidP="00AC334A">
            <w:pPr>
              <w:spacing w:line="229" w:lineRule="exact"/>
              <w:ind w:left="102"/>
              <w:rPr>
                <w:rFonts w:ascii="Arial" w:hAnsi="Arial" w:cs="Arial"/>
                <w:sz w:val="20"/>
                <w:szCs w:val="20"/>
              </w:rPr>
            </w:pPr>
            <w:r>
              <w:rPr>
                <w:spacing w:val="-1"/>
                <w:sz w:val="20"/>
                <w:szCs w:val="20"/>
              </w:rPr>
              <w:t>HSAIdType</w:t>
            </w:r>
          </w:p>
          <w:p w14:paraId="6DA0CECD" w14:textId="77777777" w:rsidR="00974712" w:rsidRPr="00907C9B" w:rsidRDefault="00974712" w:rsidP="00AC334A">
            <w:pPr>
              <w:spacing w:line="226" w:lineRule="exact"/>
              <w:ind w:left="102"/>
              <w:rPr>
                <w:spacing w:val="-1"/>
                <w:sz w:val="20"/>
                <w:szCs w:val="20"/>
              </w:rPr>
            </w:pPr>
          </w:p>
          <w:p w14:paraId="4D2A793F" w14:textId="77777777" w:rsidR="00974712" w:rsidRPr="00907C9B" w:rsidRDefault="009747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17A3994" w14:textId="41F32CB1" w:rsidR="00974712" w:rsidRPr="006B1876" w:rsidRDefault="00974712" w:rsidP="00AC334A">
            <w:pPr>
              <w:spacing w:line="229" w:lineRule="exact"/>
              <w:ind w:left="102"/>
              <w:rPr>
                <w:sz w:val="20"/>
                <w:szCs w:val="20"/>
              </w:rPr>
            </w:pPr>
            <w:r w:rsidRPr="006B1876">
              <w:rPr>
                <w:sz w:val="20"/>
                <w:szCs w:val="20"/>
              </w:rPr>
              <w:t xml:space="preserve">HSA-id för </w:t>
            </w:r>
            <w:del w:id="1298" w:author="2.1RC1" w:date="2013-12-11T22:33:00Z">
              <w:r w:rsidRPr="006B1876">
                <w:rPr>
                  <w:sz w:val="20"/>
                  <w:szCs w:val="20"/>
                </w:rPr>
                <w:delText>PDL-enhet</w:delText>
              </w:r>
            </w:del>
            <w:ins w:id="1299" w:author="2.1RC1" w:date="2013-12-11T22:33:00Z">
              <w:r w:rsidR="00A7183A">
                <w:rPr>
                  <w:sz w:val="20"/>
                  <w:szCs w:val="20"/>
                </w:rPr>
                <w:t>Vårdenhet</w:t>
              </w:r>
            </w:ins>
          </w:p>
          <w:p w14:paraId="78FFDED8" w14:textId="77777777" w:rsidR="00974712" w:rsidRPr="006B1876" w:rsidRDefault="00974712" w:rsidP="00AC334A">
            <w:pPr>
              <w:spacing w:line="229" w:lineRule="exact"/>
              <w:ind w:left="102"/>
              <w:rPr>
                <w:sz w:val="20"/>
                <w:szCs w:val="20"/>
              </w:rPr>
            </w:pPr>
          </w:p>
          <w:p w14:paraId="0B14FCE2" w14:textId="77777777" w:rsidR="00974712" w:rsidRPr="006B1876" w:rsidRDefault="00974712"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F3619AE" w14:textId="77777777" w:rsidR="00974712" w:rsidRPr="00907C9B" w:rsidRDefault="00974712" w:rsidP="00AC334A">
            <w:pPr>
              <w:spacing w:line="226" w:lineRule="exact"/>
              <w:ind w:left="102"/>
              <w:rPr>
                <w:spacing w:val="-1"/>
                <w:sz w:val="20"/>
                <w:szCs w:val="20"/>
              </w:rPr>
            </w:pPr>
            <w:r w:rsidRPr="00907C9B">
              <w:rPr>
                <w:spacing w:val="-1"/>
                <w:sz w:val="20"/>
                <w:szCs w:val="20"/>
              </w:rPr>
              <w:t>1..1</w:t>
            </w:r>
          </w:p>
        </w:tc>
        <w:tc>
          <w:tcPr>
            <w:tcW w:w="445" w:type="dxa"/>
          </w:tcPr>
          <w:p w14:paraId="19840F2A" w14:textId="77777777" w:rsidR="00974712" w:rsidRPr="00907C9B" w:rsidRDefault="00974712" w:rsidP="00AC334A">
            <w:pPr>
              <w:spacing w:line="229" w:lineRule="exact"/>
              <w:ind w:left="102"/>
              <w:rPr>
                <w:sz w:val="20"/>
                <w:szCs w:val="20"/>
              </w:rPr>
            </w:pPr>
          </w:p>
        </w:tc>
      </w:tr>
      <w:tr w:rsidR="00974712" w:rsidRPr="00907C9B" w14:paraId="24F9A834" w14:textId="77777777" w:rsidTr="00974712">
        <w:trPr>
          <w:gridAfter w:val="1"/>
          <w:wAfter w:w="445" w:type="dxa"/>
          <w:trHeight w:hRule="exact" w:val="736"/>
        </w:trPr>
        <w:tc>
          <w:tcPr>
            <w:tcW w:w="2922" w:type="dxa"/>
            <w:tcBorders>
              <w:top w:val="single" w:sz="5" w:space="0" w:color="000000"/>
              <w:left w:val="single" w:sz="5" w:space="0" w:color="000000"/>
              <w:bottom w:val="single" w:sz="5" w:space="0" w:color="000000"/>
              <w:right w:val="single" w:sz="5" w:space="0" w:color="000000"/>
            </w:tcBorders>
          </w:tcPr>
          <w:p w14:paraId="6BA098C9" w14:textId="2906515A" w:rsidR="00974712" w:rsidRPr="00974712" w:rsidRDefault="00974712" w:rsidP="00BC1E16">
            <w:pPr>
              <w:spacing w:line="229" w:lineRule="exact"/>
              <w:ind w:left="102"/>
              <w:rPr>
                <w:sz w:val="20"/>
                <w:szCs w:val="20"/>
              </w:rPr>
            </w:pPr>
            <w:del w:id="1300" w:author="2.1RC1" w:date="2013-12-11T22:33:00Z">
              <w:r w:rsidRPr="00974712">
                <w:rPr>
                  <w:sz w:val="20"/>
                  <w:szCs w:val="20"/>
                </w:rPr>
                <w:delText>...</w:delText>
              </w:r>
            </w:del>
            <w:ins w:id="1301" w:author="2.1RC1" w:date="2013-12-11T22:33:00Z">
              <w:r w:rsidR="005F3021">
                <w:rPr>
                  <w:sz w:val="20"/>
                  <w:szCs w:val="20"/>
                </w:rPr>
                <w:t>../../../</w:t>
              </w:r>
            </w:ins>
            <w:r w:rsidRPr="00974712">
              <w:rPr>
                <w:sz w:val="20"/>
                <w:szCs w:val="20"/>
              </w:rPr>
              <w:t>healthcareProfessional</w:t>
            </w:r>
            <w:r w:rsidRPr="00974712">
              <w:rPr>
                <w:spacing w:val="-1"/>
                <w:sz w:val="20"/>
                <w:szCs w:val="20"/>
              </w:rPr>
              <w:t>careGiverHSA</w:t>
            </w:r>
            <w:r w:rsidR="00BC1E16">
              <w:rPr>
                <w:spacing w:val="-1"/>
                <w:sz w:val="20"/>
                <w:szCs w:val="20"/>
              </w:rPr>
              <w:t>I</w:t>
            </w:r>
            <w:r w:rsidRPr="00974712">
              <w:rPr>
                <w:spacing w:val="-1"/>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0B125594" w14:textId="77777777" w:rsidR="00974712" w:rsidRPr="00907C9B" w:rsidRDefault="00974712" w:rsidP="00AC334A">
            <w:pPr>
              <w:spacing w:line="226" w:lineRule="exact"/>
              <w:ind w:left="102"/>
              <w:rPr>
                <w:spacing w:val="-1"/>
                <w:sz w:val="20"/>
                <w:szCs w:val="20"/>
              </w:rPr>
            </w:pPr>
            <w:r>
              <w:rPr>
                <w:spacing w:val="-1"/>
                <w:sz w:val="20"/>
                <w:szCs w:val="20"/>
              </w:rPr>
              <w:t>HSAIdType</w:t>
            </w:r>
          </w:p>
          <w:p w14:paraId="5969BA4C" w14:textId="77777777" w:rsidR="00974712" w:rsidRPr="00907C9B" w:rsidRDefault="009747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81CE3E7" w14:textId="77777777" w:rsidR="00974712" w:rsidRPr="00907C9B" w:rsidRDefault="00974712" w:rsidP="00AC334A">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175FFD25" w14:textId="77777777" w:rsidR="00974712" w:rsidRPr="00907C9B" w:rsidRDefault="00974712"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87F4151" w14:textId="77777777" w:rsidR="00974712" w:rsidRPr="00907C9B" w:rsidRDefault="00974712" w:rsidP="00AC334A">
            <w:pPr>
              <w:spacing w:line="226" w:lineRule="exact"/>
              <w:ind w:left="102"/>
              <w:rPr>
                <w:spacing w:val="-1"/>
                <w:sz w:val="20"/>
                <w:szCs w:val="20"/>
              </w:rPr>
            </w:pPr>
            <w:r w:rsidRPr="00907C9B">
              <w:rPr>
                <w:spacing w:val="-1"/>
                <w:sz w:val="20"/>
                <w:szCs w:val="20"/>
              </w:rPr>
              <w:t>1..1</w:t>
            </w:r>
          </w:p>
        </w:tc>
      </w:tr>
      <w:tr w:rsidR="00974712" w:rsidRPr="00907C9B" w14:paraId="57F1F59D" w14:textId="77777777" w:rsidTr="00AC334A">
        <w:trPr>
          <w:gridAfter w:val="1"/>
          <w:wAfter w:w="445" w:type="dxa"/>
          <w:trHeight w:hRule="exact" w:val="648"/>
        </w:trPr>
        <w:tc>
          <w:tcPr>
            <w:tcW w:w="2922" w:type="dxa"/>
            <w:tcBorders>
              <w:top w:val="single" w:sz="5" w:space="0" w:color="000000"/>
              <w:left w:val="single" w:sz="5" w:space="0" w:color="000000"/>
              <w:bottom w:val="single" w:sz="5" w:space="0" w:color="000000"/>
              <w:right w:val="single" w:sz="5" w:space="0" w:color="000000"/>
            </w:tcBorders>
          </w:tcPr>
          <w:p w14:paraId="18B69C53" w14:textId="726BB55F" w:rsidR="00974712" w:rsidRPr="00907C9B" w:rsidRDefault="00974712" w:rsidP="00AC334A">
            <w:pPr>
              <w:spacing w:line="229" w:lineRule="exact"/>
              <w:ind w:left="102"/>
              <w:rPr>
                <w:sz w:val="20"/>
                <w:szCs w:val="20"/>
                <w:lang w:val="en-US"/>
              </w:rPr>
            </w:pPr>
            <w:del w:id="1302" w:author="2.1RC1" w:date="2013-12-11T22:33:00Z">
              <w:r w:rsidRPr="00907C9B">
                <w:rPr>
                  <w:sz w:val="20"/>
                  <w:szCs w:val="20"/>
                  <w:lang w:val="en-US"/>
                </w:rPr>
                <w:delText>..</w:delText>
              </w:r>
            </w:del>
            <w:ins w:id="1303" w:author="2.1RC1" w:date="2013-12-11T22:33:00Z">
              <w:r w:rsidR="005F3021">
                <w:rPr>
                  <w:sz w:val="20"/>
                  <w:szCs w:val="20"/>
                  <w:lang w:val="en-US"/>
                </w:rPr>
                <w:t>../../</w:t>
              </w:r>
            </w:ins>
            <w:r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3097CFEE" w14:textId="77777777" w:rsidR="00974712" w:rsidRPr="00907C9B" w:rsidRDefault="00974712" w:rsidP="00AC334A">
            <w:pPr>
              <w:spacing w:line="229" w:lineRule="exact"/>
              <w:ind w:left="102"/>
              <w:rPr>
                <w:sz w:val="20"/>
                <w:szCs w:val="20"/>
                <w:lang w:val="en-US"/>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4B10A4A4" w14:textId="77777777" w:rsidR="00974712" w:rsidRPr="003C17D1" w:rsidRDefault="00974712" w:rsidP="00AC334A">
            <w:pPr>
              <w:spacing w:line="229" w:lineRule="exact"/>
              <w:ind w:left="102"/>
              <w:rPr>
                <w:sz w:val="20"/>
                <w:szCs w:val="20"/>
              </w:rPr>
            </w:pPr>
            <w:r w:rsidRPr="003C17D1">
              <w:rPr>
                <w:sz w:val="20"/>
                <w:szCs w:val="20"/>
              </w:rPr>
              <w:t>Information om vem som signerat informationen i dokumentet.</w:t>
            </w:r>
          </w:p>
          <w:p w14:paraId="588916D8" w14:textId="77777777" w:rsidR="00974712" w:rsidRPr="003C17D1" w:rsidRDefault="00974712"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E3E528F" w14:textId="77777777" w:rsidR="00974712" w:rsidRPr="00907C9B" w:rsidRDefault="00974712" w:rsidP="00AC334A">
            <w:pPr>
              <w:spacing w:line="229" w:lineRule="exact"/>
              <w:ind w:left="102"/>
              <w:rPr>
                <w:sz w:val="20"/>
                <w:szCs w:val="20"/>
                <w:lang w:val="en-US"/>
              </w:rPr>
            </w:pPr>
            <w:r w:rsidRPr="00907C9B">
              <w:rPr>
                <w:sz w:val="20"/>
                <w:szCs w:val="20"/>
                <w:lang w:val="en-US"/>
              </w:rPr>
              <w:t>0..1</w:t>
            </w:r>
          </w:p>
        </w:tc>
      </w:tr>
      <w:tr w:rsidR="00974712" w:rsidRPr="00907C9B" w14:paraId="21792363" w14:textId="77777777" w:rsidTr="00AC334A">
        <w:trPr>
          <w:gridAfter w:val="1"/>
          <w:wAfter w:w="445" w:type="dxa"/>
          <w:trHeight w:hRule="exact" w:val="343"/>
        </w:trPr>
        <w:tc>
          <w:tcPr>
            <w:tcW w:w="2922" w:type="dxa"/>
            <w:tcBorders>
              <w:top w:val="single" w:sz="5" w:space="0" w:color="000000"/>
              <w:left w:val="single" w:sz="5" w:space="0" w:color="000000"/>
              <w:bottom w:val="single" w:sz="5" w:space="0" w:color="000000"/>
              <w:right w:val="single" w:sz="5" w:space="0" w:color="000000"/>
            </w:tcBorders>
          </w:tcPr>
          <w:p w14:paraId="786874AE" w14:textId="2919E8E3" w:rsidR="00974712" w:rsidRPr="00907C9B" w:rsidRDefault="00974712" w:rsidP="00AC334A">
            <w:pPr>
              <w:spacing w:line="229" w:lineRule="exact"/>
              <w:ind w:left="102"/>
              <w:rPr>
                <w:sz w:val="20"/>
                <w:szCs w:val="20"/>
              </w:rPr>
            </w:pPr>
            <w:del w:id="1304" w:author="2.1RC1" w:date="2013-12-11T22:33:00Z">
              <w:r>
                <w:rPr>
                  <w:sz w:val="20"/>
                  <w:szCs w:val="20"/>
                  <w:lang w:val="en-US"/>
                </w:rPr>
                <w:delText>...</w:delText>
              </w:r>
            </w:del>
            <w:ins w:id="1305" w:author="2.1RC1" w:date="2013-12-11T22:33:00Z">
              <w:r w:rsidR="005F3021">
                <w:rPr>
                  <w:sz w:val="20"/>
                  <w:szCs w:val="20"/>
                  <w:lang w:val="en-US"/>
                </w:rPr>
                <w:t>../../../</w:t>
              </w:r>
            </w:ins>
            <w:r w:rsidRPr="00E74D83">
              <w:rPr>
                <w:sz w:val="20"/>
                <w:szCs w:val="20"/>
              </w:rPr>
              <w:t>signatureTime</w:t>
            </w:r>
          </w:p>
          <w:p w14:paraId="5A511F96" w14:textId="77777777" w:rsidR="00974712" w:rsidRPr="00907C9B" w:rsidRDefault="00974712"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359861" w14:textId="77777777" w:rsidR="00974712" w:rsidRDefault="00974712" w:rsidP="00AC334A">
            <w:pPr>
              <w:spacing w:line="229" w:lineRule="exact"/>
              <w:ind w:left="102"/>
              <w:rPr>
                <w:rFonts w:ascii="Arial" w:hAnsi="Arial" w:cs="Arial"/>
                <w:color w:val="FF0000"/>
                <w:sz w:val="20"/>
                <w:szCs w:val="20"/>
              </w:rPr>
            </w:pPr>
            <w:r>
              <w:rPr>
                <w:sz w:val="20"/>
                <w:szCs w:val="20"/>
              </w:rPr>
              <w:t>TimeStampType</w:t>
            </w:r>
          </w:p>
          <w:p w14:paraId="2423A7BE" w14:textId="77777777" w:rsidR="00974712" w:rsidRPr="00907C9B" w:rsidRDefault="00974712" w:rsidP="00AC334A">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E6EA16" w14:textId="77777777" w:rsidR="00974712" w:rsidRPr="00907C9B" w:rsidRDefault="00974712" w:rsidP="00AC334A">
            <w:pPr>
              <w:spacing w:line="229" w:lineRule="exact"/>
              <w:ind w:left="102"/>
              <w:rPr>
                <w:sz w:val="20"/>
                <w:szCs w:val="20"/>
              </w:rPr>
            </w:pPr>
            <w:r w:rsidRPr="00907C9B">
              <w:rPr>
                <w:sz w:val="20"/>
                <w:szCs w:val="20"/>
              </w:rPr>
              <w:t>Tidpunkt för signering</w:t>
            </w:r>
          </w:p>
          <w:p w14:paraId="63AEFB19" w14:textId="77777777" w:rsidR="00974712" w:rsidRPr="00907C9B" w:rsidRDefault="00974712"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AE3D542" w14:textId="77777777" w:rsidR="00974712" w:rsidRPr="00907C9B" w:rsidRDefault="00974712" w:rsidP="00AC334A">
            <w:pPr>
              <w:spacing w:line="229" w:lineRule="exact"/>
              <w:ind w:left="102"/>
              <w:rPr>
                <w:sz w:val="20"/>
                <w:szCs w:val="20"/>
              </w:rPr>
            </w:pPr>
            <w:r w:rsidRPr="00907C9B">
              <w:rPr>
                <w:sz w:val="20"/>
                <w:szCs w:val="20"/>
              </w:rPr>
              <w:t>1..1</w:t>
            </w:r>
          </w:p>
        </w:tc>
      </w:tr>
      <w:tr w:rsidR="00974712" w:rsidRPr="00907C9B" w14:paraId="3D9E67DC" w14:textId="77777777" w:rsidTr="00AC334A">
        <w:trPr>
          <w:gridAfter w:val="1"/>
          <w:wAfter w:w="445" w:type="dxa"/>
          <w:trHeight w:hRule="exact" w:val="679"/>
        </w:trPr>
        <w:tc>
          <w:tcPr>
            <w:tcW w:w="2922" w:type="dxa"/>
            <w:tcBorders>
              <w:top w:val="single" w:sz="5" w:space="0" w:color="000000"/>
              <w:left w:val="single" w:sz="5" w:space="0" w:color="000000"/>
              <w:bottom w:val="single" w:sz="5" w:space="0" w:color="000000"/>
              <w:right w:val="single" w:sz="5" w:space="0" w:color="000000"/>
            </w:tcBorders>
          </w:tcPr>
          <w:p w14:paraId="3F4F61B6" w14:textId="62080B2E" w:rsidR="00974712" w:rsidRPr="00907C9B" w:rsidRDefault="00974712" w:rsidP="00AC334A">
            <w:pPr>
              <w:spacing w:line="229" w:lineRule="exact"/>
              <w:ind w:left="102"/>
              <w:rPr>
                <w:sz w:val="20"/>
                <w:szCs w:val="20"/>
              </w:rPr>
            </w:pPr>
            <w:del w:id="1306" w:author="2.1RC1" w:date="2013-12-11T22:33:00Z">
              <w:r>
                <w:rPr>
                  <w:sz w:val="20"/>
                  <w:szCs w:val="20"/>
                </w:rPr>
                <w:delText>...</w:delText>
              </w:r>
            </w:del>
            <w:ins w:id="1307" w:author="2.1RC1" w:date="2013-12-11T22:33:00Z">
              <w:r w:rsidR="005F3021">
                <w:rPr>
                  <w:sz w:val="20"/>
                  <w:szCs w:val="20"/>
                </w:rPr>
                <w:t>../../../</w:t>
              </w:r>
            </w:ins>
            <w:r w:rsidR="00BC1E16">
              <w:rPr>
                <w:sz w:val="20"/>
                <w:szCs w:val="20"/>
              </w:rPr>
              <w:t>legalAuthenticatorHSAI</w:t>
            </w:r>
            <w:r w:rsidRPr="0035083B">
              <w:rPr>
                <w:sz w:val="20"/>
                <w:szCs w:val="20"/>
              </w:rPr>
              <w:t>d</w:t>
            </w:r>
          </w:p>
          <w:p w14:paraId="6364474D" w14:textId="77777777" w:rsidR="00974712" w:rsidRPr="00907C9B" w:rsidRDefault="00974712" w:rsidP="00AC334A">
            <w:pPr>
              <w:spacing w:line="226" w:lineRule="exact"/>
              <w:ind w:left="102"/>
              <w:rPr>
                <w:spacing w:val="-1"/>
                <w:sz w:val="20"/>
                <w:szCs w:val="20"/>
                <w:highlight w:val="yellow"/>
              </w:rPr>
            </w:pPr>
          </w:p>
        </w:tc>
        <w:tc>
          <w:tcPr>
            <w:tcW w:w="1559" w:type="dxa"/>
            <w:tcBorders>
              <w:top w:val="single" w:sz="5" w:space="0" w:color="000000"/>
              <w:left w:val="single" w:sz="5" w:space="0" w:color="000000"/>
              <w:bottom w:val="single" w:sz="5" w:space="0" w:color="000000"/>
              <w:right w:val="single" w:sz="5" w:space="0" w:color="000000"/>
            </w:tcBorders>
          </w:tcPr>
          <w:p w14:paraId="19103A0E" w14:textId="2E79FA83" w:rsidR="00974712" w:rsidRPr="00907C9B" w:rsidRDefault="00BC1E16" w:rsidP="00AC334A">
            <w:pPr>
              <w:spacing w:line="229" w:lineRule="exact"/>
              <w:ind w:left="102"/>
              <w:rPr>
                <w:sz w:val="20"/>
                <w:szCs w:val="20"/>
              </w:rPr>
            </w:pPr>
            <w:r>
              <w:rPr>
                <w:sz w:val="20"/>
                <w:szCs w:val="20"/>
              </w:rPr>
              <w:t>HSAId</w:t>
            </w:r>
            <w:r w:rsidR="00974712" w:rsidRPr="0035083B">
              <w:rPr>
                <w:sz w:val="20"/>
                <w:szCs w:val="20"/>
              </w:rPr>
              <w:t>Type</w:t>
            </w:r>
          </w:p>
          <w:p w14:paraId="1E8FDFD6" w14:textId="77777777" w:rsidR="00974712" w:rsidRPr="00907C9B" w:rsidRDefault="00974712" w:rsidP="00AC334A">
            <w:pPr>
              <w:spacing w:line="229" w:lineRule="exact"/>
              <w:ind w:left="102"/>
              <w:rPr>
                <w:sz w:val="20"/>
                <w:szCs w:val="20"/>
                <w:highlight w:val="yellow"/>
              </w:rPr>
            </w:pPr>
          </w:p>
        </w:tc>
        <w:tc>
          <w:tcPr>
            <w:tcW w:w="3969" w:type="dxa"/>
            <w:tcBorders>
              <w:top w:val="single" w:sz="5" w:space="0" w:color="000000"/>
              <w:left w:val="single" w:sz="5" w:space="0" w:color="000000"/>
              <w:bottom w:val="single" w:sz="5" w:space="0" w:color="000000"/>
              <w:right w:val="single" w:sz="5" w:space="0" w:color="000000"/>
            </w:tcBorders>
          </w:tcPr>
          <w:p w14:paraId="108AE9CA" w14:textId="77777777" w:rsidR="00974712" w:rsidRPr="00907C9B" w:rsidRDefault="00974712" w:rsidP="00AC334A">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3C37A414" w14:textId="77777777" w:rsidR="00974712" w:rsidRPr="00907C9B" w:rsidRDefault="00974712" w:rsidP="00AC334A">
            <w:pPr>
              <w:spacing w:line="229" w:lineRule="exact"/>
              <w:ind w:left="102"/>
              <w:rPr>
                <w:sz w:val="20"/>
                <w:szCs w:val="20"/>
              </w:rPr>
            </w:pPr>
            <w:r>
              <w:rPr>
                <w:sz w:val="20"/>
                <w:szCs w:val="20"/>
              </w:rPr>
              <w:t>0</w:t>
            </w:r>
            <w:r w:rsidRPr="00907C9B">
              <w:rPr>
                <w:sz w:val="20"/>
                <w:szCs w:val="20"/>
              </w:rPr>
              <w:t>..1</w:t>
            </w:r>
          </w:p>
        </w:tc>
      </w:tr>
      <w:tr w:rsidR="00974712" w:rsidRPr="00907C9B" w14:paraId="2CA0D8C8" w14:textId="77777777" w:rsidTr="00AC334A">
        <w:trPr>
          <w:gridAfter w:val="1"/>
          <w:wAfter w:w="445" w:type="dxa"/>
          <w:trHeight w:hRule="exact" w:val="679"/>
        </w:trPr>
        <w:tc>
          <w:tcPr>
            <w:tcW w:w="2922" w:type="dxa"/>
            <w:tcBorders>
              <w:top w:val="single" w:sz="5" w:space="0" w:color="000000"/>
              <w:left w:val="single" w:sz="5" w:space="0" w:color="000000"/>
              <w:bottom w:val="single" w:sz="5" w:space="0" w:color="000000"/>
              <w:right w:val="single" w:sz="5" w:space="0" w:color="000000"/>
            </w:tcBorders>
          </w:tcPr>
          <w:p w14:paraId="7D9CA4EF" w14:textId="69A1BED2" w:rsidR="00974712" w:rsidRPr="00907C9B" w:rsidRDefault="00974712" w:rsidP="00974712">
            <w:pPr>
              <w:spacing w:line="229" w:lineRule="exact"/>
              <w:ind w:left="102"/>
              <w:rPr>
                <w:sz w:val="20"/>
                <w:szCs w:val="20"/>
              </w:rPr>
            </w:pPr>
            <w:del w:id="1308" w:author="2.1RC1" w:date="2013-12-11T22:33:00Z">
              <w:r>
                <w:rPr>
                  <w:sz w:val="20"/>
                  <w:szCs w:val="20"/>
                </w:rPr>
                <w:delText>...</w:delText>
              </w:r>
            </w:del>
            <w:ins w:id="1309" w:author="2.1RC1" w:date="2013-12-11T22:33:00Z">
              <w:r w:rsidR="005F3021">
                <w:rPr>
                  <w:sz w:val="20"/>
                  <w:szCs w:val="20"/>
                </w:rPr>
                <w:t>../../../</w:t>
              </w:r>
            </w:ins>
            <w:r w:rsidRPr="0035083B">
              <w:rPr>
                <w:sz w:val="20"/>
                <w:szCs w:val="20"/>
              </w:rPr>
              <w:t>legalAuthenticator</w:t>
            </w:r>
            <w:r w:rsidR="00615A97">
              <w:rPr>
                <w:sz w:val="20"/>
                <w:szCs w:val="20"/>
              </w:rPr>
              <w:t>Name</w:t>
            </w:r>
          </w:p>
          <w:p w14:paraId="69594BFD" w14:textId="77777777" w:rsidR="00974712" w:rsidRDefault="00974712"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1C50E5D" w14:textId="7D705A3C" w:rsidR="00974712" w:rsidRPr="0035083B" w:rsidRDefault="00974712" w:rsidP="00AC334A">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C4DD61" w14:textId="2C5A4248" w:rsidR="00974712" w:rsidRPr="0035083B" w:rsidRDefault="00615A97" w:rsidP="00AC334A">
            <w:pPr>
              <w:spacing w:line="229" w:lineRule="exact"/>
              <w:ind w:left="102"/>
              <w:rPr>
                <w:sz w:val="20"/>
                <w:szCs w:val="20"/>
              </w:rPr>
            </w:pPr>
            <w:r>
              <w:rPr>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5E6D92AD" w14:textId="1DAD87AB" w:rsidR="00974712" w:rsidRDefault="00615A97" w:rsidP="00AC334A">
            <w:pPr>
              <w:spacing w:line="229" w:lineRule="exact"/>
              <w:ind w:left="102"/>
              <w:rPr>
                <w:sz w:val="20"/>
                <w:szCs w:val="20"/>
              </w:rPr>
            </w:pPr>
            <w:r>
              <w:rPr>
                <w:sz w:val="20"/>
                <w:szCs w:val="20"/>
              </w:rPr>
              <w:t>0..1</w:t>
            </w:r>
          </w:p>
        </w:tc>
      </w:tr>
      <w:tr w:rsidR="00974712" w:rsidRPr="00907C9B" w14:paraId="617CC340" w14:textId="77777777" w:rsidTr="00AC334A">
        <w:trPr>
          <w:gridAfter w:val="1"/>
          <w:wAfter w:w="445" w:type="dxa"/>
          <w:trHeight w:hRule="exact" w:val="1019"/>
        </w:trPr>
        <w:tc>
          <w:tcPr>
            <w:tcW w:w="2922" w:type="dxa"/>
            <w:tcBorders>
              <w:top w:val="single" w:sz="5" w:space="0" w:color="000000"/>
              <w:left w:val="single" w:sz="5" w:space="0" w:color="000000"/>
              <w:bottom w:val="single" w:sz="5" w:space="0" w:color="000000"/>
              <w:right w:val="single" w:sz="5" w:space="0" w:color="000000"/>
            </w:tcBorders>
          </w:tcPr>
          <w:p w14:paraId="01033F8A" w14:textId="7D2279B1" w:rsidR="00974712" w:rsidRPr="00E74D83" w:rsidRDefault="00974712" w:rsidP="00AC334A">
            <w:pPr>
              <w:spacing w:line="229" w:lineRule="exact"/>
              <w:ind w:left="102"/>
              <w:rPr>
                <w:sz w:val="20"/>
                <w:szCs w:val="20"/>
              </w:rPr>
            </w:pPr>
            <w:del w:id="1310" w:author="2.1RC1" w:date="2013-12-11T22:33:00Z">
              <w:r w:rsidRPr="00907C9B">
                <w:rPr>
                  <w:sz w:val="20"/>
                  <w:szCs w:val="20"/>
                </w:rPr>
                <w:delText>..</w:delText>
              </w:r>
            </w:del>
            <w:ins w:id="1311" w:author="2.1RC1" w:date="2013-12-11T22:33:00Z">
              <w:r w:rsidR="005F3021">
                <w:rPr>
                  <w:sz w:val="20"/>
                  <w:szCs w:val="20"/>
                </w:rPr>
                <w:t>../../</w:t>
              </w:r>
            </w:ins>
            <w:r w:rsidRPr="00E74D83">
              <w:rPr>
                <w:spacing w:val="-1"/>
                <w:sz w:val="20"/>
                <w:szCs w:val="20"/>
              </w:rPr>
              <w:t>approvedForPatient</w:t>
            </w:r>
          </w:p>
          <w:p w14:paraId="74A931B9" w14:textId="77777777" w:rsidR="00974712" w:rsidRPr="00907C9B" w:rsidRDefault="00974712"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9E586F0" w14:textId="77777777" w:rsidR="00974712" w:rsidRDefault="00974712" w:rsidP="00AC334A">
            <w:pPr>
              <w:spacing w:line="229" w:lineRule="exact"/>
              <w:ind w:left="102"/>
              <w:rPr>
                <w:rFonts w:ascii="Arial" w:hAnsi="Arial" w:cs="Arial"/>
                <w:color w:val="FF0000"/>
                <w:sz w:val="20"/>
                <w:szCs w:val="20"/>
              </w:rPr>
            </w:pPr>
            <w:r w:rsidRPr="00E74D83">
              <w:rPr>
                <w:sz w:val="20"/>
                <w:szCs w:val="20"/>
              </w:rPr>
              <w:t>boolean</w:t>
            </w:r>
          </w:p>
          <w:p w14:paraId="15766674" w14:textId="77777777" w:rsidR="00974712" w:rsidRPr="00907C9B" w:rsidRDefault="009747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A452BA1" w14:textId="77777777" w:rsidR="00974712" w:rsidRPr="0083546F" w:rsidRDefault="00974712" w:rsidP="00AC334A">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4AA7C83B" w14:textId="77777777" w:rsidR="00974712" w:rsidRPr="00907C9B" w:rsidRDefault="00974712"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1B96C4E" w14:textId="77777777" w:rsidR="00974712" w:rsidRPr="00907C9B" w:rsidRDefault="00974712" w:rsidP="00AC334A">
            <w:pPr>
              <w:spacing w:line="226" w:lineRule="exact"/>
              <w:ind w:left="102"/>
              <w:rPr>
                <w:spacing w:val="-1"/>
                <w:sz w:val="20"/>
                <w:szCs w:val="20"/>
              </w:rPr>
            </w:pPr>
            <w:r>
              <w:rPr>
                <w:spacing w:val="-1"/>
                <w:sz w:val="20"/>
                <w:szCs w:val="20"/>
              </w:rPr>
              <w:t>1..1</w:t>
            </w:r>
          </w:p>
        </w:tc>
      </w:tr>
      <w:tr w:rsidR="00974712" w:rsidRPr="00907C9B" w14:paraId="576D272F" w14:textId="77777777" w:rsidTr="00AC334A">
        <w:trPr>
          <w:gridAfter w:val="1"/>
          <w:wAfter w:w="445" w:type="dxa"/>
          <w:trHeight w:hRule="exact" w:val="1114"/>
        </w:trPr>
        <w:tc>
          <w:tcPr>
            <w:tcW w:w="2922" w:type="dxa"/>
            <w:tcBorders>
              <w:top w:val="single" w:sz="5" w:space="0" w:color="000000"/>
              <w:left w:val="single" w:sz="5" w:space="0" w:color="000000"/>
              <w:bottom w:val="single" w:sz="5" w:space="0" w:color="000000"/>
              <w:right w:val="single" w:sz="5" w:space="0" w:color="000000"/>
            </w:tcBorders>
          </w:tcPr>
          <w:p w14:paraId="0A5B6311" w14:textId="2EA381B9" w:rsidR="00974712" w:rsidRPr="00907C9B" w:rsidRDefault="00974712" w:rsidP="00AC334A">
            <w:pPr>
              <w:spacing w:line="229" w:lineRule="exact"/>
              <w:ind w:left="102"/>
              <w:rPr>
                <w:sz w:val="20"/>
                <w:szCs w:val="20"/>
                <w:lang w:val="en-US"/>
              </w:rPr>
            </w:pPr>
            <w:del w:id="1312" w:author="2.1RC1" w:date="2013-12-11T22:33:00Z">
              <w:r w:rsidRPr="00907C9B">
                <w:rPr>
                  <w:sz w:val="20"/>
                  <w:szCs w:val="20"/>
                  <w:lang w:val="en-US"/>
                </w:rPr>
                <w:delText>..</w:delText>
              </w:r>
            </w:del>
            <w:ins w:id="1313" w:author="2.1RC1" w:date="2013-12-11T22:33:00Z">
              <w:r w:rsidR="005F3021">
                <w:rPr>
                  <w:sz w:val="20"/>
                  <w:szCs w:val="20"/>
                  <w:lang w:val="en-US"/>
                </w:rPr>
                <w:t>../../</w:t>
              </w:r>
            </w:ins>
            <w:r>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EF43D78" w14:textId="77777777" w:rsidR="00974712" w:rsidRPr="00907C9B" w:rsidRDefault="00974712"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2AE70A93" w14:textId="77777777" w:rsidR="00974712" w:rsidRPr="00550957" w:rsidRDefault="00974712" w:rsidP="00AC334A">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7C8D651E" w14:textId="77777777" w:rsidR="00974712" w:rsidRPr="00B6171C" w:rsidRDefault="00974712" w:rsidP="00AC334A">
            <w:pPr>
              <w:spacing w:line="226" w:lineRule="exact"/>
              <w:ind w:left="102"/>
              <w:rPr>
                <w:spacing w:val="-1"/>
                <w:sz w:val="20"/>
                <w:szCs w:val="20"/>
                <w:lang w:val="en-US"/>
              </w:rPr>
            </w:pPr>
            <w:r w:rsidRPr="00B6171C">
              <w:rPr>
                <w:spacing w:val="-1"/>
                <w:sz w:val="20"/>
                <w:szCs w:val="20"/>
                <w:lang w:val="en-US"/>
              </w:rPr>
              <w:t>0..1</w:t>
            </w:r>
          </w:p>
        </w:tc>
      </w:tr>
      <w:tr w:rsidR="00B6171C" w:rsidRPr="00907C9B" w14:paraId="527F6767" w14:textId="77777777" w:rsidTr="00B6171C">
        <w:trPr>
          <w:trHeight w:hRule="exact" w:val="1024"/>
          <w:del w:id="1314"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51B46AF3" w14:textId="77777777" w:rsidR="00B6171C" w:rsidRPr="00624A90" w:rsidRDefault="00624A90" w:rsidP="00AC334A">
            <w:pPr>
              <w:spacing w:line="229" w:lineRule="exact"/>
              <w:ind w:left="102"/>
              <w:rPr>
                <w:del w:id="1315" w:author="2.1RC1" w:date="2013-12-11T22:33:00Z"/>
                <w:sz w:val="20"/>
                <w:szCs w:val="20"/>
              </w:rPr>
            </w:pPr>
            <w:del w:id="1316" w:author="2.1RC1" w:date="2013-12-11T22:33:00Z">
              <w:r>
                <w:rPr>
                  <w:sz w:val="20"/>
                  <w:szCs w:val="20"/>
                  <w:lang w:eastAsia="en-US"/>
                </w:rPr>
                <w:delText>..</w:delText>
              </w:r>
              <w:r w:rsidR="00B6171C" w:rsidRPr="00B6171C">
                <w:rPr>
                  <w:sz w:val="20"/>
                  <w:szCs w:val="20"/>
                  <w:lang w:eastAsia="en-US"/>
                </w:rPr>
                <w:delText>nullified</w:delText>
              </w:r>
            </w:del>
          </w:p>
        </w:tc>
        <w:tc>
          <w:tcPr>
            <w:tcW w:w="1559" w:type="dxa"/>
            <w:tcBorders>
              <w:top w:val="single" w:sz="5" w:space="0" w:color="000000"/>
              <w:left w:val="single" w:sz="5" w:space="0" w:color="000000"/>
              <w:bottom w:val="single" w:sz="5" w:space="0" w:color="000000"/>
              <w:right w:val="single" w:sz="5" w:space="0" w:color="000000"/>
            </w:tcBorders>
          </w:tcPr>
          <w:p w14:paraId="1177D6D4" w14:textId="77777777" w:rsidR="00B6171C" w:rsidRPr="00624A90" w:rsidRDefault="00B6171C" w:rsidP="00AC334A">
            <w:pPr>
              <w:spacing w:line="226" w:lineRule="exact"/>
              <w:ind w:left="102"/>
              <w:rPr>
                <w:del w:id="1317" w:author="2.1RC1" w:date="2013-12-11T22:33:00Z"/>
                <w:spacing w:val="-1"/>
                <w:sz w:val="20"/>
                <w:szCs w:val="20"/>
              </w:rPr>
            </w:pPr>
            <w:del w:id="1318" w:author="2.1RC1" w:date="2013-12-11T22:33:00Z">
              <w:r w:rsidRPr="00B6171C">
                <w:rPr>
                  <w:sz w:val="20"/>
                  <w:szCs w:val="20"/>
                </w:rPr>
                <w:delText>boolean</w:delText>
              </w:r>
            </w:del>
          </w:p>
        </w:tc>
        <w:tc>
          <w:tcPr>
            <w:tcW w:w="3969" w:type="dxa"/>
            <w:tcBorders>
              <w:top w:val="single" w:sz="5" w:space="0" w:color="000000"/>
              <w:left w:val="single" w:sz="5" w:space="0" w:color="000000"/>
              <w:bottom w:val="single" w:sz="5" w:space="0" w:color="000000"/>
              <w:right w:val="single" w:sz="5" w:space="0" w:color="000000"/>
            </w:tcBorders>
          </w:tcPr>
          <w:p w14:paraId="3D7941BB" w14:textId="77777777" w:rsidR="00B6171C" w:rsidRPr="00B6171C" w:rsidRDefault="00B6171C" w:rsidP="00AC334A">
            <w:pPr>
              <w:spacing w:line="226" w:lineRule="exact"/>
              <w:ind w:left="102"/>
              <w:rPr>
                <w:del w:id="1319" w:author="2.1RC1" w:date="2013-12-11T22:33:00Z"/>
                <w:spacing w:val="-1"/>
                <w:sz w:val="20"/>
                <w:szCs w:val="20"/>
              </w:rPr>
            </w:pPr>
            <w:del w:id="1320" w:author="2.1RC1" w:date="2013-12-11T22:33:00Z">
              <w:r w:rsidRPr="00B6171C">
                <w:rPr>
                  <w:sz w:val="20"/>
                  <w:szCs w:val="20"/>
                </w:rPr>
                <w:delText>Anger om dokumentet makulerats i källsystemet. Sätts i så fall till true annars false. Används bl.a. i statistik-/rapportuttag med hjälp av tjänstekontrakten.</w:delText>
              </w:r>
            </w:del>
          </w:p>
        </w:tc>
        <w:tc>
          <w:tcPr>
            <w:tcW w:w="851" w:type="dxa"/>
            <w:gridSpan w:val="2"/>
            <w:tcBorders>
              <w:top w:val="single" w:sz="5" w:space="0" w:color="000000"/>
              <w:left w:val="single" w:sz="5" w:space="0" w:color="000000"/>
              <w:bottom w:val="single" w:sz="5" w:space="0" w:color="000000"/>
              <w:right w:val="single" w:sz="5" w:space="0" w:color="000000"/>
            </w:tcBorders>
          </w:tcPr>
          <w:p w14:paraId="6FDB7E0B" w14:textId="77777777" w:rsidR="00B6171C" w:rsidRPr="00B6171C" w:rsidRDefault="00B6171C" w:rsidP="00AC334A">
            <w:pPr>
              <w:spacing w:line="226" w:lineRule="exact"/>
              <w:ind w:left="102"/>
              <w:rPr>
                <w:del w:id="1321" w:author="2.1RC1" w:date="2013-12-11T22:33:00Z"/>
                <w:spacing w:val="-1"/>
                <w:sz w:val="20"/>
                <w:szCs w:val="20"/>
                <w:lang w:val="en-US"/>
              </w:rPr>
            </w:pPr>
            <w:del w:id="1322" w:author="2.1RC1" w:date="2013-12-11T22:33:00Z">
              <w:r w:rsidRPr="00B6171C">
                <w:rPr>
                  <w:sz w:val="20"/>
                  <w:szCs w:val="20"/>
                </w:rPr>
                <w:delText>0..1</w:delText>
              </w:r>
            </w:del>
          </w:p>
        </w:tc>
      </w:tr>
      <w:tr w:rsidR="00B6171C" w:rsidRPr="00624A90" w14:paraId="180F855C" w14:textId="77777777" w:rsidTr="00B6171C">
        <w:trPr>
          <w:trHeight w:hRule="exact" w:val="398"/>
          <w:del w:id="1323"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7CAEBA8C" w14:textId="77777777" w:rsidR="00B6171C" w:rsidRPr="00B6171C" w:rsidRDefault="00624A90" w:rsidP="00AC334A">
            <w:pPr>
              <w:spacing w:line="229" w:lineRule="exact"/>
              <w:ind w:left="102"/>
              <w:rPr>
                <w:del w:id="1324" w:author="2.1RC1" w:date="2013-12-11T22:33:00Z"/>
                <w:sz w:val="20"/>
                <w:szCs w:val="20"/>
                <w:lang w:val="en-US"/>
              </w:rPr>
            </w:pPr>
            <w:del w:id="1325" w:author="2.1RC1" w:date="2013-12-11T22:33:00Z">
              <w:r w:rsidRPr="00624A90">
                <w:rPr>
                  <w:sz w:val="20"/>
                  <w:szCs w:val="20"/>
                  <w:lang w:val="en-US" w:eastAsia="en-US"/>
                </w:rPr>
                <w:delText>..</w:delText>
              </w:r>
              <w:r w:rsidR="00B6171C" w:rsidRPr="00624A90">
                <w:rPr>
                  <w:sz w:val="20"/>
                  <w:szCs w:val="20"/>
                  <w:lang w:val="en-US" w:eastAsia="en-US"/>
                </w:rPr>
                <w:delText>nullifiedReason</w:delText>
              </w:r>
            </w:del>
          </w:p>
        </w:tc>
        <w:tc>
          <w:tcPr>
            <w:tcW w:w="1559" w:type="dxa"/>
            <w:tcBorders>
              <w:top w:val="single" w:sz="5" w:space="0" w:color="000000"/>
              <w:left w:val="single" w:sz="5" w:space="0" w:color="000000"/>
              <w:bottom w:val="single" w:sz="5" w:space="0" w:color="000000"/>
              <w:right w:val="single" w:sz="5" w:space="0" w:color="000000"/>
            </w:tcBorders>
          </w:tcPr>
          <w:p w14:paraId="56378EC9" w14:textId="77777777" w:rsidR="00B6171C" w:rsidRPr="00B6171C" w:rsidRDefault="00B6171C" w:rsidP="00AC334A">
            <w:pPr>
              <w:spacing w:line="226" w:lineRule="exact"/>
              <w:ind w:left="102"/>
              <w:rPr>
                <w:del w:id="1326" w:author="2.1RC1" w:date="2013-12-11T22:33:00Z"/>
                <w:spacing w:val="-1"/>
                <w:sz w:val="20"/>
                <w:szCs w:val="20"/>
                <w:lang w:val="en-US"/>
              </w:rPr>
            </w:pPr>
            <w:del w:id="1327" w:author="2.1RC1" w:date="2013-12-11T22:33:00Z">
              <w:r w:rsidRPr="00624A90">
                <w:rPr>
                  <w:sz w:val="20"/>
                  <w:szCs w:val="20"/>
                  <w:lang w:val="en-US"/>
                </w:rPr>
                <w:delText>string</w:delText>
              </w:r>
            </w:del>
          </w:p>
        </w:tc>
        <w:tc>
          <w:tcPr>
            <w:tcW w:w="3969" w:type="dxa"/>
            <w:tcBorders>
              <w:top w:val="single" w:sz="5" w:space="0" w:color="000000"/>
              <w:left w:val="single" w:sz="5" w:space="0" w:color="000000"/>
              <w:bottom w:val="single" w:sz="5" w:space="0" w:color="000000"/>
              <w:right w:val="single" w:sz="5" w:space="0" w:color="000000"/>
            </w:tcBorders>
          </w:tcPr>
          <w:p w14:paraId="2C6D8DA9" w14:textId="77777777" w:rsidR="00B6171C" w:rsidRPr="00624A90" w:rsidRDefault="00B6171C" w:rsidP="00AC334A">
            <w:pPr>
              <w:spacing w:line="226" w:lineRule="exact"/>
              <w:ind w:left="102"/>
              <w:rPr>
                <w:del w:id="1328" w:author="2.1RC1" w:date="2013-12-11T22:33:00Z"/>
                <w:spacing w:val="-1"/>
                <w:sz w:val="20"/>
                <w:szCs w:val="20"/>
                <w:lang w:val="en-US"/>
              </w:rPr>
            </w:pPr>
            <w:del w:id="1329" w:author="2.1RC1" w:date="2013-12-11T22:33:00Z">
              <w:r w:rsidRPr="00624A90">
                <w:rPr>
                  <w:sz w:val="20"/>
                  <w:szCs w:val="20"/>
                  <w:lang w:val="en-US"/>
                </w:rPr>
                <w:delText>Anger orsak till makulering.</w:delText>
              </w:r>
            </w:del>
          </w:p>
        </w:tc>
        <w:tc>
          <w:tcPr>
            <w:tcW w:w="851" w:type="dxa"/>
            <w:gridSpan w:val="2"/>
            <w:tcBorders>
              <w:top w:val="single" w:sz="5" w:space="0" w:color="000000"/>
              <w:left w:val="single" w:sz="5" w:space="0" w:color="000000"/>
              <w:bottom w:val="single" w:sz="5" w:space="0" w:color="000000"/>
              <w:right w:val="single" w:sz="5" w:space="0" w:color="000000"/>
            </w:tcBorders>
          </w:tcPr>
          <w:p w14:paraId="01E061AB" w14:textId="77777777" w:rsidR="00B6171C" w:rsidRPr="00B6171C" w:rsidRDefault="00B6171C" w:rsidP="00AC334A">
            <w:pPr>
              <w:spacing w:line="226" w:lineRule="exact"/>
              <w:ind w:left="102"/>
              <w:rPr>
                <w:del w:id="1330" w:author="2.1RC1" w:date="2013-12-11T22:33:00Z"/>
                <w:spacing w:val="-1"/>
                <w:sz w:val="20"/>
                <w:szCs w:val="20"/>
                <w:lang w:val="en-US"/>
              </w:rPr>
            </w:pPr>
            <w:del w:id="1331" w:author="2.1RC1" w:date="2013-12-11T22:33:00Z">
              <w:r w:rsidRPr="00624A90">
                <w:rPr>
                  <w:sz w:val="20"/>
                  <w:szCs w:val="20"/>
                  <w:lang w:val="en-US"/>
                </w:rPr>
                <w:delText>0..1</w:delText>
              </w:r>
            </w:del>
          </w:p>
        </w:tc>
      </w:tr>
      <w:tr w:rsidR="00B6171C" w:rsidRPr="00624A90" w14:paraId="20E77B36" w14:textId="77777777" w:rsidTr="00AC334A">
        <w:trPr>
          <w:gridAfter w:val="1"/>
          <w:wAfter w:w="445" w:type="dxa"/>
          <w:trHeight w:hRule="exact" w:val="552"/>
        </w:trPr>
        <w:tc>
          <w:tcPr>
            <w:tcW w:w="2922" w:type="dxa"/>
            <w:tcBorders>
              <w:top w:val="single" w:sz="5" w:space="0" w:color="000000"/>
              <w:left w:val="single" w:sz="5" w:space="0" w:color="000000"/>
              <w:bottom w:val="single" w:sz="5" w:space="0" w:color="000000"/>
              <w:right w:val="single" w:sz="5" w:space="0" w:color="000000"/>
            </w:tcBorders>
          </w:tcPr>
          <w:p w14:paraId="11851683" w14:textId="267BE2A8" w:rsidR="00B6171C" w:rsidRPr="00624A90" w:rsidRDefault="00B6171C" w:rsidP="00AC334A">
            <w:pPr>
              <w:spacing w:line="229" w:lineRule="exact"/>
              <w:ind w:left="102"/>
              <w:rPr>
                <w:sz w:val="20"/>
                <w:szCs w:val="20"/>
                <w:lang w:val="en-US"/>
              </w:rPr>
            </w:pPr>
            <w:del w:id="1332" w:author="2.1RC1" w:date="2013-12-11T22:33:00Z">
              <w:r w:rsidRPr="00624A90">
                <w:rPr>
                  <w:sz w:val="20"/>
                  <w:szCs w:val="20"/>
                  <w:lang w:val="en-US"/>
                </w:rPr>
                <w:delText>.</w:delText>
              </w:r>
            </w:del>
            <w:ins w:id="1333" w:author="2.1RC1" w:date="2013-12-11T22:33:00Z">
              <w:r w:rsidR="005F3021">
                <w:rPr>
                  <w:sz w:val="20"/>
                  <w:szCs w:val="20"/>
                  <w:lang w:val="en-US"/>
                </w:rPr>
                <w:t>../</w:t>
              </w:r>
            </w:ins>
            <w:r w:rsidRPr="00624A90">
              <w:rPr>
                <w:sz w:val="20"/>
                <w:szCs w:val="20"/>
                <w:lang w:val="en-US"/>
              </w:rPr>
              <w:t>careDocumentationBody</w:t>
            </w:r>
          </w:p>
        </w:tc>
        <w:tc>
          <w:tcPr>
            <w:tcW w:w="1559" w:type="dxa"/>
            <w:tcBorders>
              <w:top w:val="single" w:sz="5" w:space="0" w:color="000000"/>
              <w:left w:val="single" w:sz="5" w:space="0" w:color="000000"/>
              <w:bottom w:val="single" w:sz="5" w:space="0" w:color="000000"/>
              <w:right w:val="single" w:sz="5" w:space="0" w:color="000000"/>
            </w:tcBorders>
          </w:tcPr>
          <w:p w14:paraId="39BD4A4D" w14:textId="77777777" w:rsidR="00B6171C" w:rsidRPr="00624A90" w:rsidRDefault="00B6171C" w:rsidP="00AC334A">
            <w:pPr>
              <w:spacing w:line="226" w:lineRule="exact"/>
              <w:ind w:left="102"/>
              <w:rPr>
                <w:spacing w:val="-1"/>
                <w:sz w:val="20"/>
                <w:szCs w:val="20"/>
                <w:lang w:val="en-US"/>
              </w:rPr>
            </w:pPr>
            <w:r w:rsidRPr="00624A90">
              <w:rPr>
                <w:spacing w:val="-1"/>
                <w:sz w:val="20"/>
                <w:szCs w:val="20"/>
                <w:lang w:val="en-US"/>
              </w:rPr>
              <w:t>CareDocumentationBodyType</w:t>
            </w:r>
          </w:p>
        </w:tc>
        <w:tc>
          <w:tcPr>
            <w:tcW w:w="3969" w:type="dxa"/>
            <w:tcBorders>
              <w:top w:val="single" w:sz="5" w:space="0" w:color="000000"/>
              <w:left w:val="single" w:sz="5" w:space="0" w:color="000000"/>
              <w:bottom w:val="single" w:sz="5" w:space="0" w:color="000000"/>
              <w:right w:val="single" w:sz="5" w:space="0" w:color="000000"/>
            </w:tcBorders>
          </w:tcPr>
          <w:p w14:paraId="2DD833FB" w14:textId="77777777" w:rsidR="00B6171C" w:rsidRPr="00624A90" w:rsidRDefault="00B6171C" w:rsidP="00AC334A">
            <w:pPr>
              <w:spacing w:line="226" w:lineRule="exact"/>
              <w:ind w:left="102"/>
              <w:rPr>
                <w:spacing w:val="-1"/>
                <w:sz w:val="20"/>
                <w:szCs w:val="20"/>
                <w:lang w:val="en-US"/>
              </w:rPr>
            </w:pPr>
          </w:p>
        </w:tc>
        <w:tc>
          <w:tcPr>
            <w:tcW w:w="851" w:type="dxa"/>
            <w:tcBorders>
              <w:top w:val="single" w:sz="5" w:space="0" w:color="000000"/>
              <w:left w:val="single" w:sz="5" w:space="0" w:color="000000"/>
              <w:bottom w:val="single" w:sz="5" w:space="0" w:color="000000"/>
              <w:right w:val="single" w:sz="5" w:space="0" w:color="000000"/>
            </w:tcBorders>
          </w:tcPr>
          <w:p w14:paraId="5A4EED03" w14:textId="77777777" w:rsidR="00B6171C" w:rsidRPr="00624A90" w:rsidRDefault="00B6171C" w:rsidP="00AC334A">
            <w:pPr>
              <w:spacing w:line="226" w:lineRule="exact"/>
              <w:ind w:left="102"/>
              <w:rPr>
                <w:spacing w:val="-1"/>
                <w:sz w:val="20"/>
                <w:szCs w:val="20"/>
                <w:lang w:val="en-US"/>
              </w:rPr>
            </w:pPr>
            <w:r w:rsidRPr="00624A90">
              <w:rPr>
                <w:spacing w:val="-1"/>
                <w:sz w:val="20"/>
                <w:szCs w:val="20"/>
                <w:lang w:val="en-US"/>
              </w:rPr>
              <w:t>1..1</w:t>
            </w:r>
          </w:p>
        </w:tc>
      </w:tr>
      <w:tr w:rsidR="00B6171C" w:rsidRPr="00907C9B" w14:paraId="1034D8A2" w14:textId="77777777" w:rsidTr="0031677B">
        <w:trPr>
          <w:gridAfter w:val="1"/>
          <w:wAfter w:w="445" w:type="dxa"/>
          <w:trHeight w:hRule="exact" w:val="689"/>
        </w:trPr>
        <w:tc>
          <w:tcPr>
            <w:tcW w:w="2922" w:type="dxa"/>
            <w:tcBorders>
              <w:top w:val="single" w:sz="5" w:space="0" w:color="000000"/>
              <w:left w:val="single" w:sz="5" w:space="0" w:color="000000"/>
              <w:bottom w:val="single" w:sz="5" w:space="0" w:color="000000"/>
              <w:right w:val="single" w:sz="5" w:space="0" w:color="000000"/>
            </w:tcBorders>
          </w:tcPr>
          <w:p w14:paraId="6B6E8867" w14:textId="79B31567" w:rsidR="00B6171C" w:rsidRPr="00624A90" w:rsidRDefault="00B6171C" w:rsidP="00AC334A">
            <w:pPr>
              <w:spacing w:line="229" w:lineRule="exact"/>
              <w:ind w:left="102"/>
              <w:rPr>
                <w:sz w:val="20"/>
                <w:szCs w:val="20"/>
                <w:lang w:val="en-US"/>
              </w:rPr>
            </w:pPr>
            <w:del w:id="1334" w:author="2.1RC1" w:date="2013-12-11T22:33:00Z">
              <w:r w:rsidRPr="00624A90">
                <w:rPr>
                  <w:sz w:val="20"/>
                  <w:szCs w:val="20"/>
                  <w:lang w:val="en-US"/>
                </w:rPr>
                <w:delText>..</w:delText>
              </w:r>
            </w:del>
            <w:ins w:id="1335" w:author="2.1RC1" w:date="2013-12-11T22:33:00Z">
              <w:r w:rsidR="005F3021">
                <w:rPr>
                  <w:sz w:val="20"/>
                  <w:szCs w:val="20"/>
                  <w:lang w:val="en-US"/>
                </w:rPr>
                <w:t>../../</w:t>
              </w:r>
            </w:ins>
            <w:r w:rsidRPr="00624A90">
              <w:rPr>
                <w:sz w:val="20"/>
                <w:szCs w:val="20"/>
                <w:lang w:val="en-US"/>
              </w:rPr>
              <w:t>clinicalDocumentNote</w:t>
            </w:r>
          </w:p>
        </w:tc>
        <w:tc>
          <w:tcPr>
            <w:tcW w:w="1559" w:type="dxa"/>
            <w:tcBorders>
              <w:top w:val="single" w:sz="5" w:space="0" w:color="000000"/>
              <w:left w:val="single" w:sz="5" w:space="0" w:color="000000"/>
              <w:bottom w:val="single" w:sz="5" w:space="0" w:color="000000"/>
              <w:right w:val="single" w:sz="5" w:space="0" w:color="000000"/>
            </w:tcBorders>
          </w:tcPr>
          <w:p w14:paraId="0A73C3B1" w14:textId="77777777" w:rsidR="00B6171C" w:rsidRPr="00DD6544" w:rsidRDefault="00B6171C" w:rsidP="00AC334A">
            <w:pPr>
              <w:spacing w:line="226" w:lineRule="exact"/>
              <w:ind w:left="102"/>
              <w:rPr>
                <w:sz w:val="20"/>
                <w:szCs w:val="20"/>
              </w:rPr>
            </w:pPr>
            <w:r w:rsidRPr="00624A90">
              <w:rPr>
                <w:sz w:val="20"/>
                <w:szCs w:val="20"/>
                <w:lang w:val="en-US"/>
              </w:rPr>
              <w:t>Clini</w:t>
            </w:r>
            <w:r w:rsidRPr="00907C9B">
              <w:rPr>
                <w:sz w:val="20"/>
                <w:szCs w:val="20"/>
              </w:rPr>
              <w:t>calDocumentNoteType</w:t>
            </w:r>
          </w:p>
        </w:tc>
        <w:tc>
          <w:tcPr>
            <w:tcW w:w="3969" w:type="dxa"/>
            <w:tcBorders>
              <w:top w:val="single" w:sz="5" w:space="0" w:color="000000"/>
              <w:left w:val="single" w:sz="5" w:space="0" w:color="000000"/>
              <w:bottom w:val="single" w:sz="5" w:space="0" w:color="000000"/>
              <w:right w:val="single" w:sz="5" w:space="0" w:color="000000"/>
            </w:tcBorders>
          </w:tcPr>
          <w:p w14:paraId="162722E9" w14:textId="77777777" w:rsidR="00B6171C" w:rsidRDefault="00B6171C" w:rsidP="00AC334A">
            <w:pPr>
              <w:spacing w:line="226" w:lineRule="exact"/>
              <w:ind w:left="102"/>
              <w:rPr>
                <w:spacing w:val="-1"/>
                <w:sz w:val="20"/>
                <w:szCs w:val="20"/>
              </w:rPr>
            </w:pPr>
            <w:r w:rsidRPr="00907C9B">
              <w:rPr>
                <w:spacing w:val="-1"/>
                <w:sz w:val="20"/>
                <w:szCs w:val="20"/>
              </w:rPr>
              <w:t>Dokument/anteckning</w:t>
            </w:r>
            <w:r>
              <w:rPr>
                <w:spacing w:val="-1"/>
                <w:sz w:val="20"/>
                <w:szCs w:val="20"/>
              </w:rPr>
              <w:t>.</w:t>
            </w:r>
          </w:p>
          <w:p w14:paraId="767314AA" w14:textId="77777777" w:rsidR="00B6171C" w:rsidRPr="00907C9B" w:rsidRDefault="00B6171C" w:rsidP="00F4632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7ECBDA9" w14:textId="77777777" w:rsidR="00B6171C" w:rsidRPr="00907C9B" w:rsidRDefault="00B6171C" w:rsidP="00AC334A">
            <w:pPr>
              <w:spacing w:line="226" w:lineRule="exact"/>
              <w:ind w:left="102"/>
              <w:rPr>
                <w:spacing w:val="-1"/>
                <w:sz w:val="20"/>
                <w:szCs w:val="20"/>
              </w:rPr>
            </w:pPr>
            <w:r w:rsidRPr="00907C9B">
              <w:rPr>
                <w:spacing w:val="-1"/>
                <w:sz w:val="20"/>
                <w:szCs w:val="20"/>
              </w:rPr>
              <w:t>1..1</w:t>
            </w:r>
          </w:p>
        </w:tc>
      </w:tr>
      <w:tr w:rsidR="00B6171C" w:rsidRPr="00907C9B" w14:paraId="0379AF4A" w14:textId="77777777" w:rsidTr="003D5506">
        <w:trPr>
          <w:gridAfter w:val="1"/>
          <w:wAfter w:w="445" w:type="dxa"/>
          <w:trHeight w:hRule="exact" w:val="3699"/>
        </w:trPr>
        <w:tc>
          <w:tcPr>
            <w:tcW w:w="2922" w:type="dxa"/>
            <w:tcBorders>
              <w:top w:val="single" w:sz="5" w:space="0" w:color="000000"/>
              <w:left w:val="single" w:sz="5" w:space="0" w:color="000000"/>
              <w:bottom w:val="single" w:sz="5" w:space="0" w:color="000000"/>
              <w:right w:val="single" w:sz="5" w:space="0" w:color="000000"/>
            </w:tcBorders>
          </w:tcPr>
          <w:p w14:paraId="56678954" w14:textId="66491078" w:rsidR="00B6171C" w:rsidRPr="00907C9B" w:rsidRDefault="00B6171C" w:rsidP="00AC334A">
            <w:pPr>
              <w:spacing w:line="229" w:lineRule="exact"/>
              <w:ind w:left="102"/>
              <w:rPr>
                <w:sz w:val="20"/>
                <w:szCs w:val="20"/>
              </w:rPr>
            </w:pPr>
            <w:del w:id="1336" w:author="2.1RC1" w:date="2013-12-11T22:33:00Z">
              <w:r>
                <w:rPr>
                  <w:sz w:val="20"/>
                  <w:szCs w:val="20"/>
                </w:rPr>
                <w:lastRenderedPageBreak/>
                <w:delText>...</w:delText>
              </w:r>
            </w:del>
            <w:ins w:id="1337" w:author="2.1RC1" w:date="2013-12-11T22:33:00Z">
              <w:r w:rsidR="005F3021">
                <w:rPr>
                  <w:sz w:val="20"/>
                  <w:szCs w:val="20"/>
                </w:rPr>
                <w:t>../../../</w:t>
              </w:r>
            </w:ins>
            <w:r w:rsidRPr="00907C9B">
              <w:rPr>
                <w:sz w:val="20"/>
                <w:szCs w:val="20"/>
              </w:rPr>
              <w:t>clinicalDocumentNoteCode</w:t>
            </w:r>
          </w:p>
        </w:tc>
        <w:tc>
          <w:tcPr>
            <w:tcW w:w="1559" w:type="dxa"/>
            <w:tcBorders>
              <w:top w:val="single" w:sz="5" w:space="0" w:color="000000"/>
              <w:left w:val="single" w:sz="5" w:space="0" w:color="000000"/>
              <w:bottom w:val="single" w:sz="5" w:space="0" w:color="000000"/>
              <w:right w:val="single" w:sz="5" w:space="0" w:color="000000"/>
            </w:tcBorders>
          </w:tcPr>
          <w:p w14:paraId="5D0C4A7C" w14:textId="77777777" w:rsidR="00B6171C" w:rsidRPr="000A6DF8" w:rsidRDefault="00B6171C" w:rsidP="00AC334A">
            <w:pPr>
              <w:spacing w:line="226" w:lineRule="exact"/>
              <w:ind w:left="102"/>
              <w:rPr>
                <w:sz w:val="20"/>
                <w:szCs w:val="20"/>
              </w:rPr>
            </w:pPr>
            <w:r>
              <w:rPr>
                <w:sz w:val="20"/>
                <w:szCs w:val="20"/>
              </w:rPr>
              <w:t>C</w:t>
            </w:r>
            <w:r w:rsidRPr="00907C9B">
              <w:rPr>
                <w:sz w:val="20"/>
                <w:szCs w:val="20"/>
              </w:rPr>
              <w:t>linicalDocumentNote</w:t>
            </w:r>
            <w:r>
              <w:rPr>
                <w:sz w:val="20"/>
                <w:szCs w:val="20"/>
              </w:rPr>
              <w:t>CodeEnum</w:t>
            </w:r>
          </w:p>
        </w:tc>
        <w:tc>
          <w:tcPr>
            <w:tcW w:w="3969" w:type="dxa"/>
            <w:tcBorders>
              <w:top w:val="single" w:sz="5" w:space="0" w:color="000000"/>
              <w:left w:val="single" w:sz="5" w:space="0" w:color="000000"/>
              <w:bottom w:val="single" w:sz="5" w:space="0" w:color="000000"/>
              <w:right w:val="single" w:sz="5" w:space="0" w:color="000000"/>
            </w:tcBorders>
          </w:tcPr>
          <w:p w14:paraId="642CC406" w14:textId="43DAE852" w:rsidR="00B6171C" w:rsidRPr="00AC334A" w:rsidRDefault="00B6171C" w:rsidP="00AC334A">
            <w:pPr>
              <w:spacing w:line="226" w:lineRule="exact"/>
              <w:ind w:left="102"/>
              <w:rPr>
                <w:spacing w:val="-1"/>
                <w:sz w:val="20"/>
                <w:szCs w:val="20"/>
              </w:rPr>
            </w:pPr>
            <w:r w:rsidRPr="00AC334A">
              <w:rPr>
                <w:spacing w:val="-1"/>
                <w:sz w:val="20"/>
                <w:szCs w:val="20"/>
              </w:rPr>
              <w:t>Obligatoriskt om clinicalDocumentTypeCode saknas. Får annars inte anges samtidigt med clinicalDocumentTypeCode.</w:t>
            </w:r>
          </w:p>
          <w:p w14:paraId="6EF51578" w14:textId="77777777" w:rsidR="00B6171C" w:rsidRDefault="00B6171C" w:rsidP="00AC334A">
            <w:pPr>
              <w:spacing w:line="226" w:lineRule="exact"/>
              <w:ind w:left="102"/>
              <w:rPr>
                <w:spacing w:val="-1"/>
                <w:sz w:val="20"/>
                <w:szCs w:val="20"/>
              </w:rPr>
            </w:pPr>
          </w:p>
          <w:p w14:paraId="3B925143" w14:textId="77777777" w:rsidR="00B6171C" w:rsidRDefault="00B6171C" w:rsidP="00AC334A">
            <w:pPr>
              <w:spacing w:line="226" w:lineRule="exact"/>
              <w:ind w:left="102"/>
              <w:rPr>
                <w:spacing w:val="-1"/>
                <w:sz w:val="20"/>
                <w:szCs w:val="20"/>
              </w:rPr>
            </w:pPr>
            <w:r w:rsidRPr="00C66849">
              <w:rPr>
                <w:spacing w:val="-1"/>
                <w:sz w:val="20"/>
                <w:szCs w:val="20"/>
              </w:rPr>
              <w:t>Typ av vård- och omsorgsdokument. Kod tas från KV Anteckningstyp (1.2.752.129.2.2.2.11).</w:t>
            </w:r>
            <w:r w:rsidRPr="00C66849">
              <w:rPr>
                <w:spacing w:val="-1"/>
                <w:sz w:val="20"/>
                <w:szCs w:val="20"/>
              </w:rPr>
              <w:br/>
              <w:t xml:space="preserve">Tillåtna värden är: </w:t>
            </w:r>
            <w:r w:rsidRPr="00C66849">
              <w:rPr>
                <w:spacing w:val="-1"/>
                <w:sz w:val="20"/>
                <w:szCs w:val="20"/>
              </w:rPr>
              <w:br/>
              <w:t xml:space="preserve">utr = Utredning, </w:t>
            </w:r>
          </w:p>
          <w:p w14:paraId="7744457D" w14:textId="77777777" w:rsidR="00B6171C" w:rsidRDefault="00B6171C" w:rsidP="00AC334A">
            <w:pPr>
              <w:spacing w:line="226" w:lineRule="exact"/>
              <w:ind w:left="102"/>
              <w:rPr>
                <w:spacing w:val="-1"/>
                <w:sz w:val="20"/>
                <w:szCs w:val="20"/>
              </w:rPr>
            </w:pPr>
            <w:r w:rsidRPr="00C66849">
              <w:rPr>
                <w:spacing w:val="-1"/>
                <w:sz w:val="20"/>
                <w:szCs w:val="20"/>
              </w:rPr>
              <w:t xml:space="preserve">atb = åtgärd/Behandling, </w:t>
            </w:r>
          </w:p>
          <w:p w14:paraId="112AB790" w14:textId="77777777" w:rsidR="00B6171C" w:rsidRDefault="00B6171C" w:rsidP="00AC334A">
            <w:pPr>
              <w:spacing w:line="226" w:lineRule="exact"/>
              <w:ind w:left="102"/>
              <w:rPr>
                <w:spacing w:val="-1"/>
                <w:sz w:val="20"/>
                <w:szCs w:val="20"/>
              </w:rPr>
            </w:pPr>
            <w:r w:rsidRPr="00C66849">
              <w:rPr>
                <w:spacing w:val="-1"/>
                <w:sz w:val="20"/>
                <w:szCs w:val="20"/>
              </w:rPr>
              <w:t xml:space="preserve">sam = Sammanfattning, </w:t>
            </w:r>
          </w:p>
          <w:p w14:paraId="2ED0B933" w14:textId="77777777" w:rsidR="00B6171C" w:rsidRDefault="00B6171C" w:rsidP="00AC334A">
            <w:pPr>
              <w:spacing w:line="226" w:lineRule="exact"/>
              <w:ind w:left="102"/>
              <w:rPr>
                <w:spacing w:val="-1"/>
                <w:sz w:val="20"/>
                <w:szCs w:val="20"/>
              </w:rPr>
            </w:pPr>
            <w:r w:rsidRPr="00C66849">
              <w:rPr>
                <w:spacing w:val="-1"/>
                <w:sz w:val="20"/>
                <w:szCs w:val="20"/>
              </w:rPr>
              <w:t xml:space="preserve">sao = Samordning, </w:t>
            </w:r>
          </w:p>
          <w:p w14:paraId="185DA19C" w14:textId="77777777" w:rsidR="00B6171C" w:rsidRDefault="00B6171C" w:rsidP="00AC334A">
            <w:pPr>
              <w:spacing w:line="226" w:lineRule="exact"/>
              <w:ind w:left="102"/>
              <w:rPr>
                <w:spacing w:val="-1"/>
                <w:sz w:val="20"/>
                <w:szCs w:val="20"/>
              </w:rPr>
            </w:pPr>
            <w:r w:rsidRPr="00C66849">
              <w:rPr>
                <w:spacing w:val="-1"/>
                <w:sz w:val="20"/>
                <w:szCs w:val="20"/>
              </w:rPr>
              <w:t xml:space="preserve">ins = Inskrivning, </w:t>
            </w:r>
          </w:p>
          <w:p w14:paraId="5B0DAD78" w14:textId="77777777" w:rsidR="00B6171C" w:rsidRDefault="00B6171C" w:rsidP="00AC334A">
            <w:pPr>
              <w:spacing w:line="226" w:lineRule="exact"/>
              <w:ind w:left="102"/>
              <w:rPr>
                <w:spacing w:val="-1"/>
                <w:sz w:val="20"/>
                <w:szCs w:val="20"/>
              </w:rPr>
            </w:pPr>
            <w:r w:rsidRPr="00C66849">
              <w:rPr>
                <w:spacing w:val="-1"/>
                <w:sz w:val="20"/>
                <w:szCs w:val="20"/>
              </w:rPr>
              <w:t xml:space="preserve">slu = Slutanteckning,  </w:t>
            </w:r>
          </w:p>
          <w:p w14:paraId="36C4BF98" w14:textId="77777777" w:rsidR="00B6171C" w:rsidRDefault="00B6171C" w:rsidP="00AC334A">
            <w:pPr>
              <w:spacing w:line="226" w:lineRule="exact"/>
              <w:ind w:left="102"/>
              <w:rPr>
                <w:spacing w:val="-1"/>
                <w:sz w:val="20"/>
                <w:szCs w:val="20"/>
              </w:rPr>
            </w:pPr>
            <w:r w:rsidRPr="00C66849">
              <w:rPr>
                <w:spacing w:val="-1"/>
                <w:sz w:val="20"/>
                <w:szCs w:val="20"/>
              </w:rPr>
              <w:t xml:space="preserve">auf = Anteckning utan fysiskt möte, </w:t>
            </w:r>
          </w:p>
          <w:p w14:paraId="34F6EC62" w14:textId="77777777" w:rsidR="00B6171C" w:rsidRDefault="00B6171C" w:rsidP="00AC334A">
            <w:pPr>
              <w:spacing w:line="226" w:lineRule="exact"/>
              <w:ind w:left="102"/>
              <w:rPr>
                <w:spacing w:val="-1"/>
                <w:sz w:val="20"/>
                <w:szCs w:val="20"/>
              </w:rPr>
            </w:pPr>
            <w:r w:rsidRPr="00C66849">
              <w:rPr>
                <w:spacing w:val="-1"/>
                <w:sz w:val="20"/>
                <w:szCs w:val="20"/>
              </w:rPr>
              <w:t xml:space="preserve">sva = Slutenvårdsanteckning, </w:t>
            </w:r>
          </w:p>
          <w:p w14:paraId="7FD72DFC" w14:textId="77777777" w:rsidR="00B6171C" w:rsidRPr="00C66849" w:rsidRDefault="00B6171C" w:rsidP="00AC334A">
            <w:pPr>
              <w:spacing w:line="226" w:lineRule="exact"/>
              <w:ind w:left="102"/>
              <w:rPr>
                <w:spacing w:val="-1"/>
                <w:sz w:val="20"/>
                <w:szCs w:val="20"/>
              </w:rPr>
            </w:pPr>
            <w:r w:rsidRPr="00C66849">
              <w:rPr>
                <w:spacing w:val="-1"/>
                <w:sz w:val="20"/>
                <w:szCs w:val="20"/>
              </w:rPr>
              <w:t>bes = Besöksanteckning.</w:t>
            </w:r>
          </w:p>
          <w:p w14:paraId="7D0C1A33" w14:textId="77777777" w:rsidR="00B6171C" w:rsidRPr="00907C9B" w:rsidRDefault="00B6171C"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5607E5" w14:textId="7AD6F8EB" w:rsidR="00B6171C" w:rsidRPr="00907C9B" w:rsidRDefault="00B6171C" w:rsidP="00AC334A">
            <w:pPr>
              <w:spacing w:line="226" w:lineRule="exact"/>
              <w:ind w:left="102"/>
              <w:rPr>
                <w:spacing w:val="-1"/>
                <w:sz w:val="20"/>
                <w:szCs w:val="20"/>
              </w:rPr>
            </w:pPr>
            <w:r>
              <w:rPr>
                <w:spacing w:val="-1"/>
                <w:sz w:val="20"/>
                <w:szCs w:val="20"/>
              </w:rPr>
              <w:t>0</w:t>
            </w:r>
            <w:r w:rsidRPr="00907C9B">
              <w:rPr>
                <w:spacing w:val="-1"/>
                <w:sz w:val="20"/>
                <w:szCs w:val="20"/>
              </w:rPr>
              <w:t>..1</w:t>
            </w:r>
          </w:p>
        </w:tc>
      </w:tr>
      <w:tr w:rsidR="00B6171C" w:rsidRPr="00907C9B" w14:paraId="21B10C0E" w14:textId="77777777" w:rsidTr="0031677B">
        <w:trPr>
          <w:gridAfter w:val="1"/>
          <w:wAfter w:w="445" w:type="dxa"/>
          <w:trHeight w:hRule="exact" w:val="3089"/>
        </w:trPr>
        <w:tc>
          <w:tcPr>
            <w:tcW w:w="2922" w:type="dxa"/>
            <w:tcBorders>
              <w:top w:val="single" w:sz="5" w:space="0" w:color="000000"/>
              <w:left w:val="single" w:sz="5" w:space="0" w:color="000000"/>
              <w:bottom w:val="single" w:sz="5" w:space="0" w:color="000000"/>
              <w:right w:val="single" w:sz="5" w:space="0" w:color="000000"/>
            </w:tcBorders>
          </w:tcPr>
          <w:p w14:paraId="42170A69" w14:textId="1C09B5C5" w:rsidR="00B6171C" w:rsidRPr="00612C43" w:rsidRDefault="00B6171C" w:rsidP="00612C43">
            <w:pPr>
              <w:spacing w:line="229" w:lineRule="exact"/>
              <w:ind w:left="102"/>
              <w:rPr>
                <w:sz w:val="20"/>
                <w:szCs w:val="20"/>
                <w:lang w:val="en-US"/>
              </w:rPr>
            </w:pPr>
            <w:del w:id="1338" w:author="2.1RC1" w:date="2013-12-11T22:33:00Z">
              <w:r w:rsidRPr="00612C43">
                <w:rPr>
                  <w:sz w:val="20"/>
                  <w:szCs w:val="20"/>
                  <w:lang w:val="en-US"/>
                </w:rPr>
                <w:delText>...</w:delText>
              </w:r>
            </w:del>
            <w:ins w:id="1339" w:author="2.1RC1" w:date="2013-12-11T22:33:00Z">
              <w:r w:rsidR="005F3021">
                <w:rPr>
                  <w:sz w:val="20"/>
                  <w:szCs w:val="20"/>
                  <w:lang w:val="en-US"/>
                </w:rPr>
                <w:t>../../../</w:t>
              </w:r>
            </w:ins>
            <w:r w:rsidRPr="00612C43">
              <w:rPr>
                <w:sz w:val="20"/>
                <w:szCs w:val="20"/>
                <w:lang w:val="en-US"/>
              </w:rPr>
              <w:t>clinicalDocumentTypeCode</w:t>
            </w:r>
          </w:p>
          <w:p w14:paraId="0834E78E" w14:textId="77777777" w:rsidR="00B6171C"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BF396FF" w14:textId="77777777" w:rsidR="00B6171C" w:rsidRPr="00612C43" w:rsidRDefault="00B6171C" w:rsidP="00612C43">
            <w:pPr>
              <w:spacing w:line="226" w:lineRule="exact"/>
              <w:ind w:left="102"/>
              <w:rPr>
                <w:sz w:val="20"/>
                <w:szCs w:val="20"/>
                <w:lang w:val="en-US"/>
              </w:rPr>
            </w:pPr>
            <w:r w:rsidRPr="00612C43">
              <w:rPr>
                <w:sz w:val="20"/>
                <w:szCs w:val="20"/>
                <w:lang w:val="en-US"/>
              </w:rPr>
              <w:t>ClinicalDocumentTypeCodeEnum</w:t>
            </w:r>
          </w:p>
          <w:p w14:paraId="70A3F2B9" w14:textId="77777777" w:rsidR="00B6171C" w:rsidRDefault="00B6171C" w:rsidP="00AC334A">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13610B" w14:textId="77777777" w:rsidR="00B6171C" w:rsidRPr="00AC334A" w:rsidRDefault="00B6171C" w:rsidP="00612C43">
            <w:pPr>
              <w:spacing w:line="226" w:lineRule="exact"/>
              <w:ind w:left="102"/>
              <w:rPr>
                <w:spacing w:val="-1"/>
                <w:sz w:val="20"/>
                <w:szCs w:val="20"/>
              </w:rPr>
            </w:pPr>
            <w:r w:rsidRPr="00AC334A">
              <w:rPr>
                <w:spacing w:val="-1"/>
                <w:sz w:val="20"/>
                <w:szCs w:val="20"/>
              </w:rPr>
              <w:t>Obligatoriskt om clinicalDocumentNoteCode saknas. Får annars inte anges samtidigt med clinicalDocumentNoteCode. Detta fält kommer att utgå i nästa huvudversion. Får endast användas vid anslutning mot befintlig NPÖ-anslutning där detta kodverk redan används.</w:t>
            </w:r>
          </w:p>
          <w:p w14:paraId="0AC3CDF0" w14:textId="77777777" w:rsidR="00B6171C" w:rsidRPr="00AC334A" w:rsidRDefault="00B6171C" w:rsidP="00612C43">
            <w:pPr>
              <w:spacing w:line="226" w:lineRule="exact"/>
              <w:ind w:left="102"/>
              <w:rPr>
                <w:spacing w:val="-1"/>
                <w:sz w:val="20"/>
                <w:szCs w:val="20"/>
              </w:rPr>
            </w:pPr>
          </w:p>
          <w:p w14:paraId="74546253" w14:textId="2B32BC80" w:rsidR="00B6171C" w:rsidRPr="00AC334A" w:rsidRDefault="00B6171C" w:rsidP="00290971">
            <w:pPr>
              <w:spacing w:line="226" w:lineRule="exact"/>
              <w:ind w:left="102"/>
              <w:rPr>
                <w:spacing w:val="-1"/>
                <w:sz w:val="20"/>
                <w:szCs w:val="20"/>
              </w:rPr>
            </w:pPr>
            <w:r w:rsidRPr="00AC334A">
              <w:rPr>
                <w:spacing w:val="-1"/>
                <w:sz w:val="20"/>
                <w:szCs w:val="20"/>
              </w:rPr>
              <w:t xml:space="preserve">Epikris </w:t>
            </w:r>
            <w:r>
              <w:rPr>
                <w:spacing w:val="-1"/>
                <w:sz w:val="20"/>
                <w:szCs w:val="20"/>
              </w:rPr>
              <w:t xml:space="preserve">= </w:t>
            </w:r>
            <w:r w:rsidRPr="00AC334A">
              <w:rPr>
                <w:spacing w:val="-1"/>
                <w:sz w:val="20"/>
                <w:szCs w:val="20"/>
              </w:rPr>
              <w:t>epi</w:t>
            </w:r>
          </w:p>
          <w:p w14:paraId="641F25E9" w14:textId="57E7FDCC" w:rsidR="00B6171C" w:rsidRPr="00AC334A" w:rsidRDefault="00B6171C" w:rsidP="00290971">
            <w:pPr>
              <w:spacing w:line="226" w:lineRule="exact"/>
              <w:ind w:left="102"/>
              <w:rPr>
                <w:spacing w:val="-1"/>
                <w:sz w:val="20"/>
                <w:szCs w:val="20"/>
              </w:rPr>
            </w:pPr>
            <w:r>
              <w:rPr>
                <w:spacing w:val="-1"/>
                <w:sz w:val="20"/>
                <w:szCs w:val="20"/>
              </w:rPr>
              <w:t xml:space="preserve">Intagninganteckning = </w:t>
            </w:r>
            <w:r w:rsidRPr="00AC334A">
              <w:rPr>
                <w:spacing w:val="-1"/>
                <w:sz w:val="20"/>
                <w:szCs w:val="20"/>
              </w:rPr>
              <w:t>int</w:t>
            </w:r>
          </w:p>
          <w:p w14:paraId="73C00DCF" w14:textId="7BBBE971" w:rsidR="00B6171C" w:rsidRPr="00AC334A" w:rsidRDefault="00B6171C" w:rsidP="00290971">
            <w:pPr>
              <w:spacing w:line="226" w:lineRule="exact"/>
              <w:ind w:left="102"/>
              <w:rPr>
                <w:spacing w:val="-1"/>
                <w:sz w:val="20"/>
                <w:szCs w:val="20"/>
              </w:rPr>
            </w:pPr>
            <w:r>
              <w:rPr>
                <w:spacing w:val="-1"/>
                <w:sz w:val="20"/>
                <w:szCs w:val="20"/>
              </w:rPr>
              <w:t xml:space="preserve">Daganteckning = </w:t>
            </w:r>
            <w:r w:rsidRPr="00AC334A">
              <w:rPr>
                <w:spacing w:val="-1"/>
                <w:sz w:val="20"/>
                <w:szCs w:val="20"/>
              </w:rPr>
              <w:t>dag</w:t>
            </w:r>
          </w:p>
          <w:p w14:paraId="47D0AA83" w14:textId="2201D174" w:rsidR="00B6171C" w:rsidRPr="00AC334A" w:rsidRDefault="00B6171C" w:rsidP="00290971">
            <w:pPr>
              <w:spacing w:line="226" w:lineRule="exact"/>
              <w:ind w:left="102"/>
              <w:rPr>
                <w:spacing w:val="-1"/>
                <w:sz w:val="20"/>
                <w:szCs w:val="20"/>
              </w:rPr>
            </w:pPr>
            <w:r>
              <w:rPr>
                <w:spacing w:val="-1"/>
                <w:sz w:val="20"/>
                <w:szCs w:val="20"/>
              </w:rPr>
              <w:t xml:space="preserve">Öppenvårdsanteckning = </w:t>
            </w:r>
            <w:r w:rsidRPr="00AC334A">
              <w:rPr>
                <w:spacing w:val="-1"/>
                <w:sz w:val="20"/>
                <w:szCs w:val="20"/>
              </w:rPr>
              <w:t>ova</w:t>
            </w:r>
            <w:r>
              <w:rPr>
                <w:spacing w:val="-1"/>
                <w:sz w:val="20"/>
                <w:szCs w:val="20"/>
              </w:rPr>
              <w:t xml:space="preserve"> Öppenvårdssammanfattning = </w:t>
            </w:r>
            <w:r w:rsidRPr="00AC334A">
              <w:rPr>
                <w:spacing w:val="-1"/>
                <w:sz w:val="20"/>
                <w:szCs w:val="20"/>
              </w:rPr>
              <w:t>ovs</w:t>
            </w:r>
          </w:p>
          <w:p w14:paraId="5CA38FA0" w14:textId="07814B67" w:rsidR="00B6171C" w:rsidRPr="006B34DA" w:rsidRDefault="00B6171C" w:rsidP="002B38A7">
            <w:pPr>
              <w:spacing w:line="226" w:lineRule="exact"/>
              <w:ind w:left="102"/>
              <w:rPr>
                <w:spacing w:val="-1"/>
                <w:sz w:val="20"/>
                <w:szCs w:val="20"/>
              </w:rPr>
            </w:pPr>
            <w:r w:rsidRPr="006B34DA">
              <w:rPr>
                <w:spacing w:val="-1"/>
                <w:sz w:val="20"/>
                <w:szCs w:val="20"/>
              </w:rPr>
              <w:t>Övrigt document = ovr</w:t>
            </w:r>
          </w:p>
        </w:tc>
        <w:tc>
          <w:tcPr>
            <w:tcW w:w="851" w:type="dxa"/>
            <w:tcBorders>
              <w:top w:val="single" w:sz="5" w:space="0" w:color="000000"/>
              <w:left w:val="single" w:sz="5" w:space="0" w:color="000000"/>
              <w:bottom w:val="single" w:sz="5" w:space="0" w:color="000000"/>
              <w:right w:val="single" w:sz="5" w:space="0" w:color="000000"/>
            </w:tcBorders>
          </w:tcPr>
          <w:p w14:paraId="09C9E709" w14:textId="1513DB72" w:rsidR="00B6171C" w:rsidRPr="00907C9B" w:rsidRDefault="00B6171C" w:rsidP="00AC334A">
            <w:pPr>
              <w:spacing w:line="226" w:lineRule="exact"/>
              <w:ind w:left="102"/>
              <w:rPr>
                <w:spacing w:val="-1"/>
                <w:sz w:val="20"/>
                <w:szCs w:val="20"/>
              </w:rPr>
            </w:pPr>
            <w:r>
              <w:rPr>
                <w:spacing w:val="-1"/>
                <w:sz w:val="20"/>
                <w:szCs w:val="20"/>
              </w:rPr>
              <w:t>0..1</w:t>
            </w:r>
          </w:p>
        </w:tc>
      </w:tr>
      <w:tr w:rsidR="00B6171C" w:rsidRPr="00907C9B" w14:paraId="16C51155" w14:textId="77777777" w:rsidTr="00AC334A">
        <w:trPr>
          <w:gridAfter w:val="1"/>
          <w:wAfter w:w="445" w:type="dxa"/>
          <w:trHeight w:hRule="exact" w:val="242"/>
        </w:trPr>
        <w:tc>
          <w:tcPr>
            <w:tcW w:w="2922" w:type="dxa"/>
            <w:tcBorders>
              <w:top w:val="single" w:sz="5" w:space="0" w:color="000000"/>
              <w:left w:val="single" w:sz="5" w:space="0" w:color="000000"/>
              <w:bottom w:val="single" w:sz="5" w:space="0" w:color="000000"/>
              <w:right w:val="single" w:sz="5" w:space="0" w:color="000000"/>
            </w:tcBorders>
          </w:tcPr>
          <w:p w14:paraId="6E466E37" w14:textId="3B8F08CE" w:rsidR="00B6171C" w:rsidRPr="00907C9B" w:rsidRDefault="00B6171C" w:rsidP="00AC334A">
            <w:pPr>
              <w:spacing w:line="229" w:lineRule="exact"/>
              <w:ind w:left="102"/>
              <w:rPr>
                <w:sz w:val="20"/>
                <w:szCs w:val="20"/>
              </w:rPr>
            </w:pPr>
            <w:del w:id="1340" w:author="2.1RC1" w:date="2013-12-11T22:33:00Z">
              <w:r>
                <w:rPr>
                  <w:sz w:val="20"/>
                  <w:szCs w:val="20"/>
                </w:rPr>
                <w:delText>...</w:delText>
              </w:r>
            </w:del>
            <w:ins w:id="1341" w:author="2.1RC1" w:date="2013-12-11T22:33:00Z">
              <w:r w:rsidR="005F3021">
                <w:rPr>
                  <w:sz w:val="20"/>
                  <w:szCs w:val="20"/>
                </w:rPr>
                <w:t>../../../</w:t>
              </w:r>
            </w:ins>
            <w:r w:rsidRPr="00907C9B">
              <w:rPr>
                <w:sz w:val="20"/>
                <w:szCs w:val="20"/>
              </w:rPr>
              <w:t>clinicalDocumentNoteTitle</w:t>
            </w:r>
          </w:p>
        </w:tc>
        <w:tc>
          <w:tcPr>
            <w:tcW w:w="1559" w:type="dxa"/>
            <w:tcBorders>
              <w:top w:val="single" w:sz="5" w:space="0" w:color="000000"/>
              <w:left w:val="single" w:sz="5" w:space="0" w:color="000000"/>
              <w:bottom w:val="single" w:sz="5" w:space="0" w:color="000000"/>
              <w:right w:val="single" w:sz="5" w:space="0" w:color="000000"/>
            </w:tcBorders>
          </w:tcPr>
          <w:p w14:paraId="1EFF26FF" w14:textId="77777777" w:rsidR="00B6171C" w:rsidRPr="00907C9B" w:rsidRDefault="00B6171C"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87D795" w14:textId="77777777" w:rsidR="00B6171C" w:rsidRPr="00907C9B" w:rsidRDefault="00B6171C" w:rsidP="00AC334A">
            <w:pPr>
              <w:spacing w:line="226" w:lineRule="exact"/>
              <w:ind w:left="102"/>
              <w:rPr>
                <w:spacing w:val="-1"/>
                <w:sz w:val="20"/>
                <w:szCs w:val="20"/>
              </w:rPr>
            </w:pPr>
            <w:r w:rsidRPr="00907C9B">
              <w:rPr>
                <w:spacing w:val="-1"/>
                <w:sz w:val="20"/>
                <w:szCs w:val="20"/>
              </w:rPr>
              <w:t>Titel på dokument</w:t>
            </w:r>
          </w:p>
          <w:p w14:paraId="1F664BE4" w14:textId="77777777" w:rsidR="00B6171C" w:rsidRPr="00907C9B" w:rsidRDefault="00B6171C"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7A3EB9" w14:textId="77777777" w:rsidR="00B6171C" w:rsidRPr="00907C9B" w:rsidRDefault="00B6171C" w:rsidP="00AC334A">
            <w:pPr>
              <w:spacing w:line="226" w:lineRule="exact"/>
              <w:ind w:left="102"/>
              <w:rPr>
                <w:spacing w:val="-1"/>
                <w:sz w:val="20"/>
                <w:szCs w:val="20"/>
              </w:rPr>
            </w:pPr>
            <w:r w:rsidRPr="00907C9B">
              <w:rPr>
                <w:spacing w:val="-1"/>
                <w:sz w:val="20"/>
                <w:szCs w:val="20"/>
              </w:rPr>
              <w:t>0..1</w:t>
            </w:r>
          </w:p>
        </w:tc>
      </w:tr>
      <w:tr w:rsidR="00B6171C" w:rsidRPr="00907C9B" w14:paraId="49875C4F" w14:textId="77777777" w:rsidTr="00C0424C">
        <w:trPr>
          <w:gridAfter w:val="1"/>
          <w:wAfter w:w="445" w:type="dxa"/>
          <w:trHeight w:hRule="exact" w:val="1674"/>
        </w:trPr>
        <w:tc>
          <w:tcPr>
            <w:tcW w:w="2922" w:type="dxa"/>
            <w:tcBorders>
              <w:top w:val="single" w:sz="5" w:space="0" w:color="000000"/>
              <w:left w:val="single" w:sz="5" w:space="0" w:color="000000"/>
              <w:bottom w:val="single" w:sz="5" w:space="0" w:color="000000"/>
              <w:right w:val="single" w:sz="5" w:space="0" w:color="000000"/>
            </w:tcBorders>
          </w:tcPr>
          <w:p w14:paraId="6C12B519" w14:textId="79519030" w:rsidR="00B6171C" w:rsidRPr="00907C9B" w:rsidRDefault="00B6171C" w:rsidP="00AC334A">
            <w:pPr>
              <w:spacing w:line="229" w:lineRule="exact"/>
              <w:ind w:left="102"/>
              <w:rPr>
                <w:sz w:val="20"/>
                <w:szCs w:val="20"/>
              </w:rPr>
            </w:pPr>
            <w:del w:id="1342" w:author="2.1RC1" w:date="2013-12-11T22:33:00Z">
              <w:r>
                <w:rPr>
                  <w:sz w:val="20"/>
                  <w:szCs w:val="20"/>
                </w:rPr>
                <w:delText>...</w:delText>
              </w:r>
            </w:del>
            <w:ins w:id="1343" w:author="2.1RC1" w:date="2013-12-11T22:33:00Z">
              <w:r w:rsidR="005F3021">
                <w:rPr>
                  <w:sz w:val="20"/>
                  <w:szCs w:val="20"/>
                </w:rPr>
                <w:t>../../../</w:t>
              </w:r>
            </w:ins>
            <w:r w:rsidRPr="00907C9B">
              <w:rPr>
                <w:sz w:val="20"/>
                <w:szCs w:val="20"/>
              </w:rPr>
              <w:t>clinicalDocumentNoteText</w:t>
            </w:r>
          </w:p>
          <w:p w14:paraId="47B2788F" w14:textId="77777777" w:rsidR="00B6171C" w:rsidRPr="00907C9B"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4C7D3F4" w14:textId="1E62EA1A" w:rsidR="00B6171C" w:rsidRPr="00907C9B" w:rsidRDefault="00B6171C"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7B6FC77" w14:textId="77777777" w:rsidR="00B6171C" w:rsidRDefault="00B6171C" w:rsidP="00AC334A">
            <w:pPr>
              <w:spacing w:line="226" w:lineRule="exact"/>
              <w:ind w:left="102"/>
              <w:rPr>
                <w:sz w:val="20"/>
                <w:szCs w:val="20"/>
              </w:rPr>
            </w:pPr>
            <w:r w:rsidRPr="00E94C29">
              <w:rPr>
                <w:sz w:val="20"/>
                <w:szCs w:val="20"/>
              </w:rPr>
              <w:t>Dokumentets innehåll i text</w:t>
            </w:r>
            <w:r>
              <w:rPr>
                <w:sz w:val="20"/>
                <w:szCs w:val="20"/>
              </w:rPr>
              <w:t>. Något av clinicalDocumentNoteText eller multimediaEntry ska vara ifyllt.</w:t>
            </w:r>
          </w:p>
          <w:p w14:paraId="52004795" w14:textId="77777777" w:rsidR="00B6171C" w:rsidRDefault="00B6171C" w:rsidP="00AC334A">
            <w:pPr>
              <w:spacing w:line="226" w:lineRule="exact"/>
              <w:ind w:left="102"/>
              <w:rPr>
                <w:sz w:val="20"/>
                <w:szCs w:val="20"/>
              </w:rPr>
            </w:pPr>
          </w:p>
          <w:p w14:paraId="213C09C1" w14:textId="1A501528" w:rsidR="00B6171C" w:rsidRPr="00907C9B" w:rsidRDefault="00C0424C" w:rsidP="00C0424C">
            <w:pPr>
              <w:spacing w:line="226" w:lineRule="exact"/>
              <w:ind w:left="102"/>
              <w:rPr>
                <w:spacing w:val="-1"/>
                <w:sz w:val="20"/>
                <w:szCs w:val="20"/>
              </w:rPr>
            </w:pPr>
            <w:r>
              <w:rPr>
                <w:spacing w:val="-1"/>
                <w:sz w:val="20"/>
                <w:szCs w:val="20"/>
              </w:rPr>
              <w:t xml:space="preserve">För formatteringsmöjlighet enligt DocBook-standarden, se §5.4 </w:t>
            </w:r>
            <w:r w:rsidRPr="00C0424C">
              <w:rPr>
                <w:spacing w:val="-1"/>
                <w:sz w:val="20"/>
                <w:szCs w:val="20"/>
              </w:rPr>
              <w:t>DocBook-format för clinicalDocumentNoteText-fältet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74EEA83" w14:textId="359D9BD9" w:rsidR="00B6171C" w:rsidRPr="00907C9B" w:rsidRDefault="00B6171C" w:rsidP="00AC334A">
            <w:pPr>
              <w:spacing w:line="226" w:lineRule="exact"/>
              <w:ind w:left="102"/>
              <w:rPr>
                <w:spacing w:val="-1"/>
                <w:sz w:val="20"/>
                <w:szCs w:val="20"/>
              </w:rPr>
            </w:pPr>
            <w:r>
              <w:rPr>
                <w:spacing w:val="-1"/>
                <w:sz w:val="20"/>
                <w:szCs w:val="20"/>
              </w:rPr>
              <w:t>0</w:t>
            </w:r>
            <w:r w:rsidRPr="00907C9B">
              <w:rPr>
                <w:spacing w:val="-1"/>
                <w:sz w:val="20"/>
                <w:szCs w:val="20"/>
              </w:rPr>
              <w:t>..1</w:t>
            </w:r>
          </w:p>
        </w:tc>
      </w:tr>
      <w:tr w:rsidR="00B6171C" w:rsidRPr="00907C9B" w14:paraId="59C31CCB" w14:textId="77777777" w:rsidTr="00AC334A">
        <w:trPr>
          <w:gridAfter w:val="1"/>
          <w:wAfter w:w="445" w:type="dxa"/>
          <w:trHeight w:hRule="exact" w:val="1193"/>
        </w:trPr>
        <w:tc>
          <w:tcPr>
            <w:tcW w:w="2922" w:type="dxa"/>
            <w:tcBorders>
              <w:top w:val="single" w:sz="5" w:space="0" w:color="000000"/>
              <w:left w:val="single" w:sz="5" w:space="0" w:color="000000"/>
              <w:bottom w:val="single" w:sz="5" w:space="0" w:color="000000"/>
              <w:right w:val="single" w:sz="5" w:space="0" w:color="000000"/>
            </w:tcBorders>
          </w:tcPr>
          <w:p w14:paraId="7A70ACC5" w14:textId="49157AF9" w:rsidR="00B6171C" w:rsidRPr="00907C9B" w:rsidRDefault="00B6171C" w:rsidP="00AC334A">
            <w:pPr>
              <w:spacing w:line="229" w:lineRule="exact"/>
              <w:ind w:left="102"/>
              <w:rPr>
                <w:sz w:val="20"/>
                <w:szCs w:val="20"/>
              </w:rPr>
            </w:pPr>
            <w:del w:id="1344" w:author="2.1RC1" w:date="2013-12-11T22:33:00Z">
              <w:r>
                <w:rPr>
                  <w:sz w:val="20"/>
                  <w:szCs w:val="20"/>
                </w:rPr>
                <w:delText>…</w:delText>
              </w:r>
            </w:del>
            <w:ins w:id="1345" w:author="2.1RC1" w:date="2013-12-11T22:33:00Z">
              <w:r w:rsidR="005F3021">
                <w:rPr>
                  <w:sz w:val="20"/>
                  <w:szCs w:val="20"/>
                </w:rPr>
                <w:t>../../../</w:t>
              </w:r>
            </w:ins>
            <w:r w:rsidRPr="00907C9B">
              <w:rPr>
                <w:sz w:val="20"/>
                <w:szCs w:val="20"/>
              </w:rPr>
              <w:t>multimediaEntry</w:t>
            </w:r>
          </w:p>
          <w:p w14:paraId="6E4F6A91" w14:textId="77777777" w:rsidR="00B6171C" w:rsidRPr="00907C9B"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FA0F2B5" w14:textId="77777777" w:rsidR="00B6171C" w:rsidRPr="00907C9B" w:rsidRDefault="00B6171C" w:rsidP="00AC334A">
            <w:pPr>
              <w:spacing w:line="229" w:lineRule="exact"/>
              <w:ind w:left="102"/>
              <w:rPr>
                <w:sz w:val="20"/>
                <w:szCs w:val="20"/>
              </w:rPr>
            </w:pPr>
            <w:r>
              <w:rPr>
                <w:sz w:val="20"/>
                <w:szCs w:val="20"/>
              </w:rPr>
              <w:t>Multimedia</w:t>
            </w:r>
            <w:r w:rsidRPr="00907C9B">
              <w:rPr>
                <w:sz w:val="20"/>
                <w:szCs w:val="20"/>
              </w:rPr>
              <w:t>Type</w:t>
            </w:r>
          </w:p>
          <w:p w14:paraId="6E751E8E" w14:textId="77777777" w:rsidR="00B6171C" w:rsidRPr="00907C9B" w:rsidRDefault="00B6171C"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C8BEE61" w14:textId="77777777" w:rsidR="00B6171C" w:rsidRDefault="00B6171C" w:rsidP="00AC334A">
            <w:pPr>
              <w:spacing w:line="229" w:lineRule="exact"/>
              <w:ind w:left="102"/>
              <w:rPr>
                <w:sz w:val="20"/>
                <w:szCs w:val="20"/>
              </w:rPr>
            </w:pPr>
            <w:r>
              <w:rPr>
                <w:sz w:val="20"/>
                <w:szCs w:val="20"/>
              </w:rPr>
              <w:t>D</w:t>
            </w:r>
            <w:r w:rsidRPr="00472D66">
              <w:rPr>
                <w:sz w:val="20"/>
                <w:szCs w:val="20"/>
              </w:rPr>
              <w:t>okumentets inn</w:t>
            </w:r>
            <w:r>
              <w:rPr>
                <w:sz w:val="20"/>
                <w:szCs w:val="20"/>
              </w:rPr>
              <w:t>ehåll i form av en multimediaobjekt, i form av antingen ett inbäddat objekt eller en länk till objektet. Något av clinicalDocumentNoteText eller multimediaEntry ska vara ifyllt.</w:t>
            </w:r>
          </w:p>
          <w:p w14:paraId="1CD99772" w14:textId="77777777" w:rsidR="00B6171C" w:rsidRPr="00907C9B" w:rsidRDefault="00B6171C"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293C395" w14:textId="24B507A0" w:rsidR="00B6171C" w:rsidRPr="00907C9B" w:rsidRDefault="00B6171C" w:rsidP="00AC334A">
            <w:pPr>
              <w:spacing w:line="226" w:lineRule="exact"/>
              <w:ind w:left="102"/>
              <w:rPr>
                <w:spacing w:val="-1"/>
                <w:sz w:val="20"/>
                <w:szCs w:val="20"/>
              </w:rPr>
            </w:pPr>
            <w:r>
              <w:rPr>
                <w:spacing w:val="-1"/>
                <w:sz w:val="20"/>
                <w:szCs w:val="20"/>
              </w:rPr>
              <w:t>0..1</w:t>
            </w:r>
          </w:p>
        </w:tc>
      </w:tr>
      <w:tr w:rsidR="00B6171C" w:rsidRPr="00907C9B" w14:paraId="56F0EB5F" w14:textId="77777777" w:rsidTr="00AC334A">
        <w:trPr>
          <w:gridAfter w:val="1"/>
          <w:wAfter w:w="445" w:type="dxa"/>
          <w:trHeight w:hRule="exact" w:val="613"/>
        </w:trPr>
        <w:tc>
          <w:tcPr>
            <w:tcW w:w="2922" w:type="dxa"/>
            <w:tcBorders>
              <w:top w:val="single" w:sz="5" w:space="0" w:color="000000"/>
              <w:left w:val="single" w:sz="5" w:space="0" w:color="000000"/>
              <w:bottom w:val="single" w:sz="5" w:space="0" w:color="000000"/>
              <w:right w:val="single" w:sz="5" w:space="0" w:color="000000"/>
            </w:tcBorders>
          </w:tcPr>
          <w:p w14:paraId="4FF24A82" w14:textId="581B6DE9" w:rsidR="00B6171C" w:rsidRPr="00356F55" w:rsidRDefault="00B6171C" w:rsidP="00AC334A">
            <w:pPr>
              <w:spacing w:line="226" w:lineRule="exact"/>
              <w:ind w:left="102"/>
              <w:rPr>
                <w:spacing w:val="-1"/>
                <w:sz w:val="20"/>
                <w:szCs w:val="20"/>
              </w:rPr>
            </w:pPr>
            <w:del w:id="1346" w:author="2.1RC1" w:date="2013-12-11T22:33:00Z">
              <w:r>
                <w:rPr>
                  <w:spacing w:val="-1"/>
                  <w:sz w:val="20"/>
                  <w:szCs w:val="20"/>
                </w:rPr>
                <w:delText>....</w:delText>
              </w:r>
            </w:del>
            <w:ins w:id="1347" w:author="2.1RC1" w:date="2013-12-11T22:33:00Z">
              <w:r w:rsidR="005F3021">
                <w:rPr>
                  <w:spacing w:val="-1"/>
                  <w:sz w:val="20"/>
                  <w:szCs w:val="20"/>
                </w:rPr>
                <w:t>../../../../</w:t>
              </w:r>
            </w:ins>
            <w:r>
              <w:rPr>
                <w:spacing w:val="-1"/>
                <w:sz w:val="20"/>
                <w:szCs w:val="20"/>
              </w:rPr>
              <w:t xml:space="preserve"> </w:t>
            </w:r>
            <w:r w:rsidRPr="00356F55">
              <w:rPr>
                <w:spacing w:val="-1"/>
                <w:sz w:val="20"/>
                <w:szCs w:val="20"/>
              </w:rPr>
              <w:t>mediaType</w:t>
            </w:r>
          </w:p>
          <w:p w14:paraId="531E14D3" w14:textId="77777777" w:rsidR="00B6171C" w:rsidRPr="00907C9B"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F6F8BA9" w14:textId="77777777" w:rsidR="00B6171C" w:rsidRPr="00356F55" w:rsidRDefault="00B6171C" w:rsidP="00AC334A">
            <w:pPr>
              <w:spacing w:line="226" w:lineRule="exact"/>
              <w:ind w:left="102"/>
              <w:rPr>
                <w:spacing w:val="-1"/>
                <w:sz w:val="20"/>
                <w:szCs w:val="20"/>
              </w:rPr>
            </w:pPr>
            <w:r>
              <w:rPr>
                <w:spacing w:val="-1"/>
                <w:sz w:val="20"/>
                <w:szCs w:val="20"/>
              </w:rPr>
              <w:t>MediaTypeEnum</w:t>
            </w:r>
          </w:p>
          <w:p w14:paraId="4411B4EC" w14:textId="1D213EB6" w:rsidR="00B6171C" w:rsidRPr="00907C9B" w:rsidRDefault="00B6171C"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624CAD8" w14:textId="4CE5070B" w:rsidR="00B6171C" w:rsidRPr="00907C9B" w:rsidRDefault="00067F63" w:rsidP="00067F63">
            <w:pPr>
              <w:spacing w:line="226" w:lineRule="exact"/>
              <w:ind w:left="102"/>
              <w:rPr>
                <w:spacing w:val="-1"/>
                <w:sz w:val="20"/>
                <w:szCs w:val="20"/>
              </w:rPr>
            </w:pPr>
            <w:r>
              <w:rPr>
                <w:spacing w:val="-1"/>
                <w:sz w:val="20"/>
                <w:szCs w:val="20"/>
              </w:rPr>
              <w:t>Typ av multimedia (enligt HL7).</w:t>
            </w:r>
          </w:p>
        </w:tc>
        <w:tc>
          <w:tcPr>
            <w:tcW w:w="851" w:type="dxa"/>
            <w:tcBorders>
              <w:top w:val="single" w:sz="5" w:space="0" w:color="000000"/>
              <w:left w:val="single" w:sz="5" w:space="0" w:color="000000"/>
              <w:bottom w:val="single" w:sz="5" w:space="0" w:color="000000"/>
              <w:right w:val="single" w:sz="5" w:space="0" w:color="000000"/>
            </w:tcBorders>
          </w:tcPr>
          <w:p w14:paraId="6C4FEA36" w14:textId="77777777" w:rsidR="00B6171C" w:rsidRDefault="00B6171C" w:rsidP="00AC334A">
            <w:pPr>
              <w:spacing w:line="226" w:lineRule="exact"/>
              <w:ind w:left="102"/>
              <w:rPr>
                <w:spacing w:val="-1"/>
                <w:sz w:val="20"/>
                <w:szCs w:val="20"/>
              </w:rPr>
            </w:pPr>
            <w:r>
              <w:rPr>
                <w:spacing w:val="-1"/>
                <w:sz w:val="20"/>
                <w:szCs w:val="20"/>
              </w:rPr>
              <w:t>1</w:t>
            </w:r>
            <w:r w:rsidRPr="00907C9B">
              <w:rPr>
                <w:spacing w:val="-1"/>
                <w:sz w:val="20"/>
                <w:szCs w:val="20"/>
              </w:rPr>
              <w:t>..1</w:t>
            </w:r>
          </w:p>
          <w:p w14:paraId="7C86B594" w14:textId="5A438B9D" w:rsidR="00B6171C" w:rsidRPr="00907C9B" w:rsidRDefault="00B6171C" w:rsidP="00AC334A">
            <w:pPr>
              <w:spacing w:line="226" w:lineRule="exact"/>
              <w:ind w:left="102"/>
              <w:rPr>
                <w:spacing w:val="-1"/>
                <w:sz w:val="20"/>
                <w:szCs w:val="20"/>
              </w:rPr>
            </w:pPr>
          </w:p>
        </w:tc>
      </w:tr>
      <w:tr w:rsidR="00B6171C" w:rsidRPr="00356F55" w14:paraId="78E3A042" w14:textId="77777777" w:rsidTr="00AC334A">
        <w:trPr>
          <w:gridAfter w:val="1"/>
          <w:wAfter w:w="445" w:type="dxa"/>
          <w:trHeight w:hRule="exact" w:val="786"/>
        </w:trPr>
        <w:tc>
          <w:tcPr>
            <w:tcW w:w="2922" w:type="dxa"/>
            <w:tcBorders>
              <w:top w:val="single" w:sz="5" w:space="0" w:color="000000"/>
              <w:left w:val="single" w:sz="5" w:space="0" w:color="000000"/>
              <w:bottom w:val="single" w:sz="5" w:space="0" w:color="000000"/>
              <w:right w:val="single" w:sz="5" w:space="0" w:color="000000"/>
            </w:tcBorders>
          </w:tcPr>
          <w:p w14:paraId="6F444AB5" w14:textId="2F545A1D" w:rsidR="00B6171C" w:rsidRPr="00356F55" w:rsidRDefault="00B6171C" w:rsidP="00AC334A">
            <w:pPr>
              <w:spacing w:line="229" w:lineRule="exact"/>
              <w:ind w:left="102"/>
              <w:rPr>
                <w:sz w:val="20"/>
                <w:szCs w:val="20"/>
              </w:rPr>
            </w:pPr>
            <w:del w:id="1348" w:author="2.1RC1" w:date="2013-12-11T22:33:00Z">
              <w:r>
                <w:rPr>
                  <w:spacing w:val="-1"/>
                  <w:sz w:val="20"/>
                  <w:szCs w:val="20"/>
                </w:rPr>
                <w:delText>....</w:delText>
              </w:r>
            </w:del>
            <w:ins w:id="1349" w:author="2.1RC1" w:date="2013-12-11T22:33:00Z">
              <w:r w:rsidR="005F3021">
                <w:rPr>
                  <w:spacing w:val="-1"/>
                  <w:sz w:val="20"/>
                  <w:szCs w:val="20"/>
                </w:rPr>
                <w:t>../../../../</w:t>
              </w:r>
            </w:ins>
            <w:r>
              <w:rPr>
                <w:spacing w:val="-1"/>
                <w:sz w:val="20"/>
                <w:szCs w:val="20"/>
              </w:rPr>
              <w:t>value</w:t>
            </w:r>
          </w:p>
        </w:tc>
        <w:tc>
          <w:tcPr>
            <w:tcW w:w="1559" w:type="dxa"/>
            <w:tcBorders>
              <w:top w:val="single" w:sz="5" w:space="0" w:color="000000"/>
              <w:left w:val="single" w:sz="5" w:space="0" w:color="000000"/>
              <w:bottom w:val="single" w:sz="5" w:space="0" w:color="000000"/>
              <w:right w:val="single" w:sz="5" w:space="0" w:color="000000"/>
            </w:tcBorders>
          </w:tcPr>
          <w:p w14:paraId="6B56DD79" w14:textId="32E8C8A9" w:rsidR="00B6171C" w:rsidRPr="00356F55" w:rsidRDefault="00B6171C" w:rsidP="00AC334A">
            <w:pPr>
              <w:spacing w:line="226" w:lineRule="exact"/>
              <w:ind w:left="102"/>
              <w:rPr>
                <w:spacing w:val="-1"/>
                <w:sz w:val="20"/>
                <w:szCs w:val="20"/>
              </w:rPr>
            </w:pPr>
            <w:r>
              <w:rPr>
                <w:spacing w:val="-1"/>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5BBD2467" w14:textId="2766D6F5" w:rsidR="00B6171C" w:rsidRPr="00356F55" w:rsidRDefault="00B6171C" w:rsidP="00AC334A">
            <w:pPr>
              <w:spacing w:line="226" w:lineRule="exact"/>
              <w:ind w:left="102"/>
              <w:rPr>
                <w:spacing w:val="-1"/>
                <w:sz w:val="20"/>
                <w:szCs w:val="20"/>
              </w:rPr>
            </w:pPr>
            <w:r w:rsidRPr="00680547">
              <w:rPr>
                <w:spacing w:val="-1"/>
                <w:sz w:val="20"/>
                <w:szCs w:val="20"/>
              </w:rPr>
              <w:t>Value är binärdata som representerar objektet. Ett och endast ett av</w:t>
            </w:r>
            <w:r>
              <w:rPr>
                <w:spacing w:val="-1"/>
                <w:sz w:val="20"/>
                <w:szCs w:val="20"/>
              </w:rPr>
              <w:t xml:space="preserve"> attributen</w:t>
            </w:r>
            <w:r w:rsidRPr="00680547">
              <w:rPr>
                <w:spacing w:val="-1"/>
                <w:sz w:val="20"/>
                <w:szCs w:val="20"/>
              </w:rPr>
              <w:t xml:space="preserve">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2F514D7F" w14:textId="77777777" w:rsidR="00B6171C" w:rsidRDefault="00B6171C" w:rsidP="00AC334A">
            <w:pPr>
              <w:spacing w:line="226" w:lineRule="exact"/>
              <w:ind w:left="102"/>
              <w:rPr>
                <w:spacing w:val="-1"/>
                <w:sz w:val="20"/>
                <w:szCs w:val="20"/>
              </w:rPr>
            </w:pPr>
            <w:r w:rsidRPr="00907C9B">
              <w:rPr>
                <w:spacing w:val="-1"/>
                <w:sz w:val="20"/>
                <w:szCs w:val="20"/>
              </w:rPr>
              <w:t>0..1</w:t>
            </w:r>
          </w:p>
          <w:p w14:paraId="2F0BF5DB" w14:textId="77777777" w:rsidR="00B6171C" w:rsidRPr="004D6976" w:rsidRDefault="00B6171C" w:rsidP="00AC334A">
            <w:pPr>
              <w:spacing w:line="226" w:lineRule="exact"/>
              <w:ind w:left="102"/>
              <w:rPr>
                <w:color w:val="FF0000"/>
                <w:spacing w:val="-1"/>
                <w:sz w:val="20"/>
                <w:szCs w:val="20"/>
              </w:rPr>
            </w:pPr>
          </w:p>
        </w:tc>
      </w:tr>
      <w:tr w:rsidR="00B6171C" w:rsidRPr="00356F55" w14:paraId="454138D5"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4E157A6F" w14:textId="5211D58A" w:rsidR="00B6171C" w:rsidRPr="00356F55" w:rsidRDefault="00B6171C" w:rsidP="00AC334A">
            <w:pPr>
              <w:spacing w:line="229" w:lineRule="exact"/>
              <w:ind w:left="102"/>
              <w:rPr>
                <w:sz w:val="20"/>
                <w:szCs w:val="20"/>
              </w:rPr>
            </w:pPr>
            <w:del w:id="1350" w:author="2.1RC1" w:date="2013-12-11T22:33:00Z">
              <w:r>
                <w:rPr>
                  <w:sz w:val="20"/>
                  <w:szCs w:val="20"/>
                </w:rPr>
                <w:delText>….</w:delText>
              </w:r>
            </w:del>
            <w:ins w:id="1351" w:author="2.1RC1" w:date="2013-12-11T22:33:00Z">
              <w:r w:rsidR="005F3021">
                <w:rPr>
                  <w:sz w:val="20"/>
                  <w:szCs w:val="20"/>
                </w:rPr>
                <w:t>../../../../</w:t>
              </w:r>
            </w:ins>
            <w:r>
              <w:rPr>
                <w:sz w:val="20"/>
                <w:szCs w:val="20"/>
              </w:rPr>
              <w:t>reference</w:t>
            </w:r>
          </w:p>
          <w:p w14:paraId="4F8802AE" w14:textId="5D16C878" w:rsidR="00B6171C" w:rsidRPr="00356F55" w:rsidRDefault="00B6171C" w:rsidP="00AC334A">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FDBAD0C" w14:textId="081F7067" w:rsidR="00B6171C" w:rsidRPr="00356F55" w:rsidRDefault="00B6171C" w:rsidP="00AC334A">
            <w:pPr>
              <w:spacing w:line="226" w:lineRule="exact"/>
              <w:ind w:left="102"/>
              <w:rPr>
                <w:spacing w:val="-1"/>
                <w:sz w:val="20"/>
                <w:szCs w:val="20"/>
              </w:rPr>
            </w:pPr>
            <w:r>
              <w:rPr>
                <w:spacing w:val="-1"/>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198A650D" w14:textId="4995B88F" w:rsidR="00B6171C" w:rsidRPr="00356F55" w:rsidRDefault="00B6171C" w:rsidP="00AC334A">
            <w:pPr>
              <w:spacing w:line="229" w:lineRule="exact"/>
              <w:ind w:left="102"/>
              <w:rPr>
                <w:sz w:val="20"/>
                <w:szCs w:val="20"/>
              </w:rPr>
            </w:pPr>
            <w:r w:rsidRPr="00680547">
              <w:rPr>
                <w:spacing w:val="-1"/>
                <w:sz w:val="20"/>
                <w:szCs w:val="20"/>
              </w:rPr>
              <w:t xml:space="preserve">Referens till extern bild i form av en URL. Ett och endast ett av </w:t>
            </w:r>
            <w:r>
              <w:rPr>
                <w:spacing w:val="-1"/>
                <w:sz w:val="20"/>
                <w:szCs w:val="20"/>
              </w:rPr>
              <w:t xml:space="preserve">attributen </w:t>
            </w:r>
            <w:r w:rsidRPr="00680547">
              <w:rPr>
                <w:spacing w:val="-1"/>
                <w:sz w:val="20"/>
                <w:szCs w:val="20"/>
              </w:rPr>
              <w:t>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3389B714" w14:textId="0FD62483" w:rsidR="00B6171C" w:rsidRPr="004D6976" w:rsidRDefault="00B6171C" w:rsidP="00AC334A">
            <w:pPr>
              <w:spacing w:line="226" w:lineRule="exact"/>
              <w:rPr>
                <w:color w:val="FF0000"/>
                <w:spacing w:val="-1"/>
                <w:sz w:val="20"/>
                <w:szCs w:val="20"/>
              </w:rPr>
            </w:pPr>
            <w:r>
              <w:rPr>
                <w:spacing w:val="-1"/>
                <w:sz w:val="20"/>
                <w:szCs w:val="20"/>
              </w:rPr>
              <w:t>0</w:t>
            </w:r>
            <w:r w:rsidRPr="00907C9B">
              <w:rPr>
                <w:spacing w:val="-1"/>
                <w:sz w:val="20"/>
                <w:szCs w:val="20"/>
              </w:rPr>
              <w:t>..1</w:t>
            </w:r>
          </w:p>
        </w:tc>
      </w:tr>
      <w:tr w:rsidR="00C0424C" w:rsidRPr="00C0424C" w14:paraId="2D939B5D"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4C877DCC" w14:textId="1139E228" w:rsidR="00C0424C" w:rsidRPr="00C0424C" w:rsidRDefault="00C0424C" w:rsidP="00C0424C">
            <w:pPr>
              <w:rPr>
                <w:sz w:val="20"/>
                <w:szCs w:val="20"/>
                <w:lang w:val="en-US"/>
              </w:rPr>
            </w:pPr>
            <w:del w:id="1352" w:author="2.1RC1" w:date="2013-12-11T22:33:00Z">
              <w:r>
                <w:rPr>
                  <w:sz w:val="20"/>
                  <w:szCs w:val="20"/>
                  <w:lang w:val="en-US"/>
                </w:rPr>
                <w:delText>…</w:delText>
              </w:r>
            </w:del>
            <w:ins w:id="1353" w:author="2.1RC1" w:date="2013-12-11T22:33:00Z">
              <w:r w:rsidR="005F3021">
                <w:rPr>
                  <w:sz w:val="20"/>
                  <w:szCs w:val="20"/>
                  <w:lang w:val="en-US"/>
                </w:rPr>
                <w:t>../../../</w:t>
              </w:r>
            </w:ins>
            <w:r w:rsidR="00804E0B">
              <w:rPr>
                <w:sz w:val="20"/>
                <w:szCs w:val="20"/>
                <w:lang w:val="en-US"/>
              </w:rPr>
              <w:t>dissentingOpinion</w:t>
            </w:r>
          </w:p>
          <w:p w14:paraId="26D912EE" w14:textId="77777777" w:rsidR="00C0424C" w:rsidRPr="00C0424C" w:rsidRDefault="00C0424C" w:rsidP="00AC334A">
            <w:pPr>
              <w:spacing w:line="229" w:lineRule="exact"/>
              <w:ind w:left="102"/>
              <w:rPr>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70B7F0ED" w14:textId="5CF48D8C" w:rsidR="00C0424C" w:rsidRPr="00C0424C" w:rsidRDefault="00C0424C" w:rsidP="00AC334A">
            <w:pPr>
              <w:spacing w:line="226" w:lineRule="exact"/>
              <w:ind w:left="102"/>
              <w:rPr>
                <w:spacing w:val="-1"/>
                <w:sz w:val="20"/>
                <w:szCs w:val="20"/>
                <w:lang w:val="en-US"/>
              </w:rPr>
            </w:pPr>
            <w:r w:rsidRPr="00BC1E16">
              <w:rPr>
                <w:spacing w:val="-1"/>
                <w:sz w:val="20"/>
                <w:szCs w:val="20"/>
                <w:lang w:val="en-US"/>
              </w:rPr>
              <w:t>DissentingOpinionType</w:t>
            </w:r>
          </w:p>
        </w:tc>
        <w:tc>
          <w:tcPr>
            <w:tcW w:w="3969" w:type="dxa"/>
            <w:tcBorders>
              <w:top w:val="single" w:sz="5" w:space="0" w:color="000000"/>
              <w:left w:val="single" w:sz="5" w:space="0" w:color="000000"/>
              <w:bottom w:val="single" w:sz="5" w:space="0" w:color="000000"/>
              <w:right w:val="single" w:sz="5" w:space="0" w:color="000000"/>
            </w:tcBorders>
          </w:tcPr>
          <w:p w14:paraId="5BA2A457" w14:textId="5DF42CD3" w:rsidR="00C0424C" w:rsidRPr="00804E0B" w:rsidRDefault="00804E0B" w:rsidP="00804E0B">
            <w:pPr>
              <w:spacing w:line="229" w:lineRule="exact"/>
              <w:ind w:left="102"/>
              <w:rPr>
                <w:spacing w:val="-1"/>
                <w:sz w:val="20"/>
                <w:szCs w:val="20"/>
              </w:rPr>
            </w:pPr>
            <w:r w:rsidRPr="00804E0B">
              <w:rPr>
                <w:spacing w:val="-1"/>
                <w:sz w:val="20"/>
                <w:szCs w:val="20"/>
              </w:rPr>
              <w:t xml:space="preserve">Om patienten eller någon </w:t>
            </w:r>
            <w:r>
              <w:rPr>
                <w:spacing w:val="-1"/>
                <w:sz w:val="20"/>
                <w:szCs w:val="20"/>
              </w:rPr>
              <w:t xml:space="preserve">för denna ansvarig person (exempelvis förälder eller god man) har lämnat en avvikande åsikt till journalnotatet, skalldessa </w:t>
            </w:r>
          </w:p>
        </w:tc>
        <w:tc>
          <w:tcPr>
            <w:tcW w:w="851" w:type="dxa"/>
            <w:tcBorders>
              <w:top w:val="single" w:sz="5" w:space="0" w:color="000000"/>
              <w:left w:val="single" w:sz="5" w:space="0" w:color="000000"/>
              <w:bottom w:val="single" w:sz="5" w:space="0" w:color="000000"/>
              <w:right w:val="single" w:sz="5" w:space="0" w:color="000000"/>
            </w:tcBorders>
          </w:tcPr>
          <w:p w14:paraId="09877B58" w14:textId="062C3501" w:rsidR="00C0424C" w:rsidRPr="00C0424C" w:rsidRDefault="00C0424C" w:rsidP="00AC334A">
            <w:pPr>
              <w:spacing w:line="226" w:lineRule="exact"/>
              <w:rPr>
                <w:spacing w:val="-1"/>
                <w:sz w:val="20"/>
                <w:szCs w:val="20"/>
                <w:lang w:val="en-US"/>
              </w:rPr>
            </w:pPr>
            <w:r w:rsidRPr="00C0424C">
              <w:rPr>
                <w:spacing w:val="-1"/>
                <w:sz w:val="20"/>
                <w:szCs w:val="20"/>
                <w:lang w:val="en-US"/>
              </w:rPr>
              <w:t>0..*</w:t>
            </w:r>
          </w:p>
        </w:tc>
      </w:tr>
      <w:tr w:rsidR="00C0424C" w:rsidRPr="00C0424C" w14:paraId="118B5A6A" w14:textId="77777777" w:rsidTr="0018164F">
        <w:trPr>
          <w:gridAfter w:val="1"/>
          <w:wAfter w:w="445" w:type="dxa"/>
          <w:trHeight w:hRule="exact" w:val="1234"/>
        </w:trPr>
        <w:tc>
          <w:tcPr>
            <w:tcW w:w="2922" w:type="dxa"/>
            <w:tcBorders>
              <w:top w:val="single" w:sz="5" w:space="0" w:color="000000"/>
              <w:left w:val="single" w:sz="5" w:space="0" w:color="000000"/>
              <w:bottom w:val="single" w:sz="5" w:space="0" w:color="000000"/>
              <w:right w:val="single" w:sz="5" w:space="0" w:color="000000"/>
            </w:tcBorders>
          </w:tcPr>
          <w:p w14:paraId="12BC01B3" w14:textId="74A5D5E5" w:rsidR="00C0424C" w:rsidRPr="00C0424C" w:rsidRDefault="00C0424C" w:rsidP="00C0424C">
            <w:pPr>
              <w:spacing w:line="229" w:lineRule="exact"/>
              <w:ind w:left="102"/>
              <w:rPr>
                <w:sz w:val="20"/>
                <w:szCs w:val="20"/>
                <w:lang w:val="en-US"/>
              </w:rPr>
            </w:pPr>
            <w:del w:id="1354" w:author="2.1RC1" w:date="2013-12-11T22:33:00Z">
              <w:r>
                <w:rPr>
                  <w:sz w:val="20"/>
                  <w:szCs w:val="20"/>
                  <w:lang w:val="en-US"/>
                </w:rPr>
                <w:lastRenderedPageBreak/>
                <w:delText>….</w:delText>
              </w:r>
            </w:del>
            <w:ins w:id="1355" w:author="2.1RC1" w:date="2013-12-11T22:33:00Z">
              <w:r w:rsidR="005F3021">
                <w:rPr>
                  <w:sz w:val="20"/>
                  <w:szCs w:val="20"/>
                  <w:lang w:val="en-US"/>
                </w:rPr>
                <w:t>../../../../</w:t>
              </w:r>
            </w:ins>
            <w:r w:rsidRPr="00C0424C">
              <w:rPr>
                <w:sz w:val="20"/>
                <w:szCs w:val="20"/>
                <w:lang w:val="en-US"/>
              </w:rPr>
              <w:t xml:space="preserve">opinionId </w:t>
            </w:r>
          </w:p>
        </w:tc>
        <w:tc>
          <w:tcPr>
            <w:tcW w:w="1559" w:type="dxa"/>
            <w:tcBorders>
              <w:top w:val="single" w:sz="5" w:space="0" w:color="000000"/>
              <w:left w:val="single" w:sz="5" w:space="0" w:color="000000"/>
              <w:bottom w:val="single" w:sz="5" w:space="0" w:color="000000"/>
              <w:right w:val="single" w:sz="5" w:space="0" w:color="000000"/>
            </w:tcBorders>
          </w:tcPr>
          <w:p w14:paraId="5199EB5F" w14:textId="0492FEFF" w:rsidR="00C0424C" w:rsidRPr="00C0424C" w:rsidRDefault="00C0424C" w:rsidP="00AC334A">
            <w:pPr>
              <w:spacing w:line="226" w:lineRule="exact"/>
              <w:ind w:left="102"/>
              <w:rPr>
                <w:spacing w:val="-1"/>
                <w:sz w:val="20"/>
                <w:szCs w:val="20"/>
                <w:lang w:val="en-US"/>
              </w:rPr>
            </w:pPr>
            <w:r>
              <w:rPr>
                <w:spacing w:val="-1"/>
                <w:sz w:val="20"/>
                <w:szCs w:val="20"/>
                <w:lang w:val="en-US"/>
              </w:rPr>
              <w:t>IIType</w:t>
            </w:r>
          </w:p>
        </w:tc>
        <w:tc>
          <w:tcPr>
            <w:tcW w:w="3969" w:type="dxa"/>
            <w:tcBorders>
              <w:top w:val="single" w:sz="5" w:space="0" w:color="000000"/>
              <w:left w:val="single" w:sz="5" w:space="0" w:color="000000"/>
              <w:bottom w:val="single" w:sz="5" w:space="0" w:color="000000"/>
              <w:right w:val="single" w:sz="5" w:space="0" w:color="000000"/>
            </w:tcBorders>
          </w:tcPr>
          <w:p w14:paraId="18E76FF5" w14:textId="5437D25B" w:rsidR="00C0424C" w:rsidRPr="00804E0B" w:rsidRDefault="00804E0B" w:rsidP="0018164F">
            <w:pPr>
              <w:spacing w:line="229" w:lineRule="exact"/>
              <w:ind w:left="102"/>
              <w:rPr>
                <w:spacing w:val="-1"/>
                <w:sz w:val="20"/>
                <w:szCs w:val="20"/>
              </w:rPr>
            </w:pPr>
            <w:r>
              <w:rPr>
                <w:spacing w:val="-1"/>
                <w:sz w:val="20"/>
                <w:szCs w:val="20"/>
              </w:rPr>
              <w:t xml:space="preserve">En </w:t>
            </w:r>
            <w:r w:rsidR="0018164F">
              <w:rPr>
                <w:spacing w:val="-1"/>
                <w:sz w:val="20"/>
                <w:szCs w:val="20"/>
              </w:rPr>
              <w:t xml:space="preserve">universellt </w:t>
            </w:r>
            <w:r>
              <w:rPr>
                <w:spacing w:val="-1"/>
                <w:sz w:val="20"/>
                <w:szCs w:val="20"/>
              </w:rPr>
              <w:t>unik identifierare för den avvikande åsikten</w:t>
            </w:r>
            <w:r w:rsidR="0018164F">
              <w:rPr>
                <w:spacing w:val="-1"/>
                <w:sz w:val="20"/>
                <w:szCs w:val="20"/>
              </w:rPr>
              <w:t>. Identifieraren ska vara beständig, i betydelsen att upprepade frågemeddelanden ger samma värde i svarsmeddelanden som rör samma journalnotat.</w:t>
            </w:r>
          </w:p>
        </w:tc>
        <w:tc>
          <w:tcPr>
            <w:tcW w:w="851" w:type="dxa"/>
            <w:tcBorders>
              <w:top w:val="single" w:sz="5" w:space="0" w:color="000000"/>
              <w:left w:val="single" w:sz="5" w:space="0" w:color="000000"/>
              <w:bottom w:val="single" w:sz="5" w:space="0" w:color="000000"/>
              <w:right w:val="single" w:sz="5" w:space="0" w:color="000000"/>
            </w:tcBorders>
          </w:tcPr>
          <w:p w14:paraId="01BED8AF" w14:textId="54ABDCE1" w:rsidR="00C0424C" w:rsidRPr="00C0424C" w:rsidRDefault="00C0424C" w:rsidP="00AC334A">
            <w:pPr>
              <w:spacing w:line="226" w:lineRule="exact"/>
              <w:rPr>
                <w:spacing w:val="-1"/>
                <w:sz w:val="20"/>
                <w:szCs w:val="20"/>
                <w:lang w:val="en-US"/>
              </w:rPr>
            </w:pPr>
            <w:r>
              <w:rPr>
                <w:spacing w:val="-1"/>
                <w:sz w:val="20"/>
                <w:szCs w:val="20"/>
                <w:lang w:val="en-US"/>
              </w:rPr>
              <w:t>0..1</w:t>
            </w:r>
          </w:p>
        </w:tc>
      </w:tr>
      <w:tr w:rsidR="00804E0B" w:rsidRPr="00C0424C" w14:paraId="6382DEEC" w14:textId="77777777" w:rsidTr="00804E0B">
        <w:trPr>
          <w:gridAfter w:val="1"/>
          <w:wAfter w:w="445" w:type="dxa"/>
          <w:trHeight w:hRule="exact" w:val="1289"/>
        </w:trPr>
        <w:tc>
          <w:tcPr>
            <w:tcW w:w="2922" w:type="dxa"/>
            <w:tcBorders>
              <w:top w:val="single" w:sz="5" w:space="0" w:color="000000"/>
              <w:left w:val="single" w:sz="5" w:space="0" w:color="000000"/>
              <w:bottom w:val="single" w:sz="5" w:space="0" w:color="000000"/>
              <w:right w:val="single" w:sz="5" w:space="0" w:color="000000"/>
            </w:tcBorders>
          </w:tcPr>
          <w:p w14:paraId="128AA1E2" w14:textId="190BA955" w:rsidR="00804E0B" w:rsidRDefault="00804E0B" w:rsidP="00C0424C">
            <w:pPr>
              <w:spacing w:line="229" w:lineRule="exact"/>
              <w:ind w:left="102"/>
              <w:rPr>
                <w:sz w:val="20"/>
                <w:szCs w:val="20"/>
                <w:lang w:val="en-US"/>
              </w:rPr>
            </w:pPr>
            <w:del w:id="1356" w:author="2.1RC1" w:date="2013-12-11T22:33:00Z">
              <w:r>
                <w:rPr>
                  <w:sz w:val="20"/>
                  <w:szCs w:val="20"/>
                  <w:lang w:val="en-US"/>
                </w:rPr>
                <w:delText>…..</w:delText>
              </w:r>
            </w:del>
            <w:ins w:id="1357" w:author="2.1RC1" w:date="2013-12-11T22:33:00Z">
              <w:r w:rsidR="005F3021">
                <w:rPr>
                  <w:sz w:val="20"/>
                  <w:szCs w:val="20"/>
                  <w:lang w:val="en-US"/>
                </w:rPr>
                <w:t>../../../../../</w:t>
              </w:r>
            </w:ins>
            <w:r>
              <w:rPr>
                <w:sz w:val="20"/>
                <w:szCs w:val="20"/>
                <w:lang w:val="en-US"/>
              </w:rPr>
              <w:t>root</w:t>
            </w:r>
          </w:p>
        </w:tc>
        <w:tc>
          <w:tcPr>
            <w:tcW w:w="1559" w:type="dxa"/>
            <w:tcBorders>
              <w:top w:val="single" w:sz="5" w:space="0" w:color="000000"/>
              <w:left w:val="single" w:sz="5" w:space="0" w:color="000000"/>
              <w:bottom w:val="single" w:sz="5" w:space="0" w:color="000000"/>
              <w:right w:val="single" w:sz="5" w:space="0" w:color="000000"/>
            </w:tcBorders>
          </w:tcPr>
          <w:p w14:paraId="6B711851" w14:textId="010BB00D" w:rsidR="00804E0B" w:rsidRDefault="00804E0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6CBEC49F" w14:textId="3A779D47" w:rsidR="00804E0B" w:rsidRPr="002D3CE1" w:rsidRDefault="0018164F" w:rsidP="0018164F">
            <w:pPr>
              <w:spacing w:line="229" w:lineRule="exact"/>
              <w:ind w:left="102"/>
              <w:rPr>
                <w:spacing w:val="-1"/>
                <w:sz w:val="20"/>
                <w:szCs w:val="20"/>
              </w:rPr>
            </w:pPr>
            <w:r>
              <w:rPr>
                <w:spacing w:val="-1"/>
                <w:sz w:val="20"/>
                <w:szCs w:val="20"/>
              </w:rPr>
              <w:t>En universellt unik identifierare för den avvikande åsikten eller en identifierare som tillsammans med värdet för ”extention” ger en universellt unik identifierare.</w:t>
            </w:r>
          </w:p>
        </w:tc>
        <w:tc>
          <w:tcPr>
            <w:tcW w:w="851" w:type="dxa"/>
            <w:tcBorders>
              <w:top w:val="single" w:sz="5" w:space="0" w:color="000000"/>
              <w:left w:val="single" w:sz="5" w:space="0" w:color="000000"/>
              <w:bottom w:val="single" w:sz="5" w:space="0" w:color="000000"/>
              <w:right w:val="single" w:sz="5" w:space="0" w:color="000000"/>
            </w:tcBorders>
          </w:tcPr>
          <w:p w14:paraId="6D8A08DC" w14:textId="5C6C38CA" w:rsidR="00804E0B" w:rsidRDefault="00804E0B" w:rsidP="00AC334A">
            <w:pPr>
              <w:spacing w:line="226" w:lineRule="exact"/>
              <w:rPr>
                <w:spacing w:val="-1"/>
                <w:sz w:val="20"/>
                <w:szCs w:val="20"/>
                <w:lang w:val="en-US"/>
              </w:rPr>
            </w:pPr>
            <w:r>
              <w:rPr>
                <w:spacing w:val="-1"/>
                <w:sz w:val="20"/>
                <w:szCs w:val="20"/>
                <w:lang w:val="en-US"/>
              </w:rPr>
              <w:t>1..1</w:t>
            </w:r>
          </w:p>
        </w:tc>
      </w:tr>
      <w:tr w:rsidR="00804E0B" w:rsidRPr="00C0424C" w14:paraId="10199B80" w14:textId="77777777" w:rsidTr="008E4597">
        <w:trPr>
          <w:gridAfter w:val="1"/>
          <w:wAfter w:w="445" w:type="dxa"/>
          <w:trHeight w:hRule="exact" w:val="1127"/>
        </w:trPr>
        <w:tc>
          <w:tcPr>
            <w:tcW w:w="2922" w:type="dxa"/>
            <w:tcBorders>
              <w:top w:val="single" w:sz="5" w:space="0" w:color="000000"/>
              <w:left w:val="single" w:sz="5" w:space="0" w:color="000000"/>
              <w:bottom w:val="single" w:sz="5" w:space="0" w:color="000000"/>
              <w:right w:val="single" w:sz="5" w:space="0" w:color="000000"/>
            </w:tcBorders>
          </w:tcPr>
          <w:p w14:paraId="2EAEFF71" w14:textId="6F6BCE29" w:rsidR="00804E0B" w:rsidRDefault="00804E0B" w:rsidP="00C0424C">
            <w:pPr>
              <w:spacing w:line="229" w:lineRule="exact"/>
              <w:ind w:left="102"/>
              <w:rPr>
                <w:sz w:val="20"/>
                <w:szCs w:val="20"/>
                <w:lang w:val="en-US"/>
              </w:rPr>
            </w:pPr>
            <w:del w:id="1358" w:author="2.1RC1" w:date="2013-12-11T22:33:00Z">
              <w:r>
                <w:rPr>
                  <w:sz w:val="20"/>
                  <w:szCs w:val="20"/>
                  <w:lang w:val="en-US"/>
                </w:rPr>
                <w:delText>….</w:delText>
              </w:r>
            </w:del>
            <w:ins w:id="1359" w:author="2.1RC1" w:date="2013-12-11T22:33:00Z">
              <w:r w:rsidR="005F3021">
                <w:rPr>
                  <w:sz w:val="20"/>
                  <w:szCs w:val="20"/>
                  <w:lang w:val="en-US"/>
                </w:rPr>
                <w:t>../../../../</w:t>
              </w:r>
            </w:ins>
            <w:r>
              <w:rPr>
                <w:sz w:val="20"/>
                <w:szCs w:val="20"/>
                <w:lang w:val="en-US"/>
              </w:rPr>
              <w:t>extension</w:t>
            </w:r>
          </w:p>
        </w:tc>
        <w:tc>
          <w:tcPr>
            <w:tcW w:w="1559" w:type="dxa"/>
            <w:tcBorders>
              <w:top w:val="single" w:sz="5" w:space="0" w:color="000000"/>
              <w:left w:val="single" w:sz="5" w:space="0" w:color="000000"/>
              <w:bottom w:val="single" w:sz="5" w:space="0" w:color="000000"/>
              <w:right w:val="single" w:sz="5" w:space="0" w:color="000000"/>
            </w:tcBorders>
          </w:tcPr>
          <w:p w14:paraId="0A8A679F" w14:textId="386D8783" w:rsidR="00804E0B" w:rsidRDefault="00804E0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7AB602DE" w14:textId="1A6C223B" w:rsidR="00804E0B" w:rsidRPr="0031677B" w:rsidRDefault="0018164F" w:rsidP="008E4597">
            <w:pPr>
              <w:spacing w:line="229" w:lineRule="exact"/>
              <w:ind w:left="102"/>
              <w:rPr>
                <w:spacing w:val="-1"/>
                <w:sz w:val="20"/>
                <w:szCs w:val="20"/>
              </w:rPr>
            </w:pPr>
            <w:r>
              <w:rPr>
                <w:spacing w:val="-1"/>
                <w:sz w:val="20"/>
                <w:szCs w:val="20"/>
              </w:rPr>
              <w:t xml:space="preserve">Om värdet på root inte universellt unikt </w:t>
            </w:r>
            <w:r w:rsidR="008E4597">
              <w:rPr>
                <w:spacing w:val="-1"/>
                <w:sz w:val="20"/>
                <w:szCs w:val="20"/>
              </w:rPr>
              <w:t>ska detta fält innehålla ett kompletterande värde som tillsammans med värdet för root ger en universellt unik identifierare.</w:t>
            </w:r>
          </w:p>
        </w:tc>
        <w:tc>
          <w:tcPr>
            <w:tcW w:w="851" w:type="dxa"/>
            <w:tcBorders>
              <w:top w:val="single" w:sz="5" w:space="0" w:color="000000"/>
              <w:left w:val="single" w:sz="5" w:space="0" w:color="000000"/>
              <w:bottom w:val="single" w:sz="5" w:space="0" w:color="000000"/>
              <w:right w:val="single" w:sz="5" w:space="0" w:color="000000"/>
            </w:tcBorders>
          </w:tcPr>
          <w:p w14:paraId="3399031F" w14:textId="3ECB8037" w:rsidR="00804E0B" w:rsidRDefault="00804E0B" w:rsidP="00AC334A">
            <w:pPr>
              <w:spacing w:line="226" w:lineRule="exact"/>
              <w:rPr>
                <w:spacing w:val="-1"/>
                <w:sz w:val="20"/>
                <w:szCs w:val="20"/>
                <w:lang w:val="en-US"/>
              </w:rPr>
            </w:pPr>
            <w:r>
              <w:rPr>
                <w:spacing w:val="-1"/>
                <w:sz w:val="20"/>
                <w:szCs w:val="20"/>
                <w:lang w:val="en-US"/>
              </w:rPr>
              <w:t>0..1</w:t>
            </w:r>
          </w:p>
        </w:tc>
      </w:tr>
      <w:tr w:rsidR="00804E0B" w:rsidRPr="00C0424C" w14:paraId="413F2B14" w14:textId="77777777" w:rsidTr="0031677B">
        <w:trPr>
          <w:gridAfter w:val="1"/>
          <w:wAfter w:w="445" w:type="dxa"/>
          <w:trHeight w:hRule="exact" w:val="566"/>
        </w:trPr>
        <w:tc>
          <w:tcPr>
            <w:tcW w:w="2922" w:type="dxa"/>
            <w:tcBorders>
              <w:top w:val="single" w:sz="5" w:space="0" w:color="000000"/>
              <w:left w:val="single" w:sz="5" w:space="0" w:color="000000"/>
              <w:bottom w:val="single" w:sz="5" w:space="0" w:color="000000"/>
              <w:right w:val="single" w:sz="5" w:space="0" w:color="000000"/>
            </w:tcBorders>
          </w:tcPr>
          <w:p w14:paraId="2A1847C3" w14:textId="15D0E226" w:rsidR="00804E0B" w:rsidRPr="00C0424C" w:rsidRDefault="00804E0B" w:rsidP="001E2A5B">
            <w:pPr>
              <w:spacing w:line="229" w:lineRule="exact"/>
              <w:ind w:left="102"/>
              <w:rPr>
                <w:sz w:val="20"/>
                <w:szCs w:val="20"/>
                <w:lang w:val="en-US"/>
              </w:rPr>
            </w:pPr>
            <w:del w:id="1360" w:author="2.1RC1" w:date="2013-12-11T22:33:00Z">
              <w:r>
                <w:rPr>
                  <w:sz w:val="20"/>
                  <w:szCs w:val="20"/>
                  <w:lang w:val="en-US"/>
                </w:rPr>
                <w:delText>….</w:delText>
              </w:r>
            </w:del>
            <w:ins w:id="1361" w:author="2.1RC1" w:date="2013-12-11T22:33:00Z">
              <w:r w:rsidR="005F3021">
                <w:rPr>
                  <w:sz w:val="20"/>
                  <w:szCs w:val="20"/>
                  <w:lang w:val="en-US"/>
                </w:rPr>
                <w:t>../../../../</w:t>
              </w:r>
            </w:ins>
            <w:r>
              <w:rPr>
                <w:sz w:val="20"/>
                <w:szCs w:val="20"/>
                <w:lang w:val="en-US"/>
              </w:rPr>
              <w:t>authorTime</w:t>
            </w:r>
          </w:p>
        </w:tc>
        <w:tc>
          <w:tcPr>
            <w:tcW w:w="1559" w:type="dxa"/>
            <w:tcBorders>
              <w:top w:val="single" w:sz="5" w:space="0" w:color="000000"/>
              <w:left w:val="single" w:sz="5" w:space="0" w:color="000000"/>
              <w:bottom w:val="single" w:sz="5" w:space="0" w:color="000000"/>
              <w:right w:val="single" w:sz="5" w:space="0" w:color="000000"/>
            </w:tcBorders>
          </w:tcPr>
          <w:p w14:paraId="0085D79D" w14:textId="6B7363EE" w:rsidR="00804E0B" w:rsidRPr="00C0424C" w:rsidRDefault="00804E0B" w:rsidP="00AC334A">
            <w:pPr>
              <w:spacing w:line="226" w:lineRule="exact"/>
              <w:ind w:left="102"/>
              <w:rPr>
                <w:spacing w:val="-1"/>
                <w:sz w:val="20"/>
                <w:szCs w:val="20"/>
                <w:lang w:val="en-US"/>
              </w:rPr>
            </w:pPr>
            <w:r>
              <w:rPr>
                <w:spacing w:val="-1"/>
                <w:sz w:val="20"/>
                <w:szCs w:val="20"/>
                <w:lang w:val="en-US"/>
              </w:rPr>
              <w:t>TimeStampType</w:t>
            </w:r>
          </w:p>
        </w:tc>
        <w:tc>
          <w:tcPr>
            <w:tcW w:w="3969" w:type="dxa"/>
            <w:tcBorders>
              <w:top w:val="single" w:sz="5" w:space="0" w:color="000000"/>
              <w:left w:val="single" w:sz="5" w:space="0" w:color="000000"/>
              <w:bottom w:val="single" w:sz="5" w:space="0" w:color="000000"/>
              <w:right w:val="single" w:sz="5" w:space="0" w:color="000000"/>
            </w:tcBorders>
          </w:tcPr>
          <w:p w14:paraId="29AD585C" w14:textId="38E87111" w:rsidR="00804E0B" w:rsidRPr="00804E0B" w:rsidRDefault="00804E0B" w:rsidP="00AC334A">
            <w:pPr>
              <w:spacing w:line="229" w:lineRule="exact"/>
              <w:ind w:left="102"/>
              <w:rPr>
                <w:spacing w:val="-1"/>
                <w:sz w:val="20"/>
                <w:szCs w:val="20"/>
              </w:rPr>
            </w:pPr>
            <w:r w:rsidRPr="00804E0B">
              <w:rPr>
                <w:spacing w:val="-1"/>
                <w:sz w:val="20"/>
                <w:szCs w:val="20"/>
              </w:rPr>
              <w:t>Tidpunkten då den avvikande åsikten författades.</w:t>
            </w:r>
          </w:p>
        </w:tc>
        <w:tc>
          <w:tcPr>
            <w:tcW w:w="851" w:type="dxa"/>
            <w:tcBorders>
              <w:top w:val="single" w:sz="5" w:space="0" w:color="000000"/>
              <w:left w:val="single" w:sz="5" w:space="0" w:color="000000"/>
              <w:bottom w:val="single" w:sz="5" w:space="0" w:color="000000"/>
              <w:right w:val="single" w:sz="5" w:space="0" w:color="000000"/>
            </w:tcBorders>
          </w:tcPr>
          <w:p w14:paraId="7A238F58" w14:textId="60458A04" w:rsidR="00804E0B" w:rsidRPr="00C0424C" w:rsidRDefault="00804E0B" w:rsidP="00AC334A">
            <w:pPr>
              <w:spacing w:line="226" w:lineRule="exact"/>
              <w:rPr>
                <w:spacing w:val="-1"/>
                <w:sz w:val="20"/>
                <w:szCs w:val="20"/>
                <w:lang w:val="en-US"/>
              </w:rPr>
            </w:pPr>
            <w:r>
              <w:rPr>
                <w:spacing w:val="-1"/>
                <w:sz w:val="20"/>
                <w:szCs w:val="20"/>
                <w:lang w:val="en-US"/>
              </w:rPr>
              <w:t>1..1</w:t>
            </w:r>
          </w:p>
        </w:tc>
      </w:tr>
      <w:tr w:rsidR="00804E0B" w:rsidRPr="00C0424C" w14:paraId="16A1AA6D" w14:textId="77777777" w:rsidTr="00D60CB9">
        <w:trPr>
          <w:gridAfter w:val="1"/>
          <w:wAfter w:w="445" w:type="dxa"/>
          <w:trHeight w:hRule="exact" w:val="501"/>
        </w:trPr>
        <w:tc>
          <w:tcPr>
            <w:tcW w:w="2922" w:type="dxa"/>
            <w:tcBorders>
              <w:top w:val="single" w:sz="5" w:space="0" w:color="000000"/>
              <w:left w:val="single" w:sz="5" w:space="0" w:color="000000"/>
              <w:bottom w:val="single" w:sz="5" w:space="0" w:color="000000"/>
              <w:right w:val="single" w:sz="5" w:space="0" w:color="000000"/>
            </w:tcBorders>
          </w:tcPr>
          <w:p w14:paraId="2F646320" w14:textId="09808AF9" w:rsidR="00804E0B" w:rsidRPr="00C0424C" w:rsidRDefault="00804E0B" w:rsidP="00C0424C">
            <w:pPr>
              <w:spacing w:line="229" w:lineRule="exact"/>
              <w:ind w:left="102"/>
              <w:rPr>
                <w:sz w:val="20"/>
                <w:szCs w:val="20"/>
                <w:lang w:val="en-US"/>
              </w:rPr>
            </w:pPr>
            <w:del w:id="1362" w:author="2.1RC1" w:date="2013-12-11T22:33:00Z">
              <w:r>
                <w:rPr>
                  <w:sz w:val="20"/>
                  <w:szCs w:val="20"/>
                  <w:lang w:val="en-US"/>
                </w:rPr>
                <w:delText>….</w:delText>
              </w:r>
            </w:del>
            <w:ins w:id="1363" w:author="2.1RC1" w:date="2013-12-11T22:33:00Z">
              <w:r w:rsidR="005F3021">
                <w:rPr>
                  <w:sz w:val="20"/>
                  <w:szCs w:val="20"/>
                  <w:lang w:val="en-US"/>
                </w:rPr>
                <w:t>../../../../</w:t>
              </w:r>
            </w:ins>
            <w:r>
              <w:rPr>
                <w:sz w:val="20"/>
                <w:szCs w:val="20"/>
                <w:lang w:val="en-US"/>
              </w:rPr>
              <w:t>opinion</w:t>
            </w:r>
          </w:p>
        </w:tc>
        <w:tc>
          <w:tcPr>
            <w:tcW w:w="1559" w:type="dxa"/>
            <w:tcBorders>
              <w:top w:val="single" w:sz="5" w:space="0" w:color="000000"/>
              <w:left w:val="single" w:sz="5" w:space="0" w:color="000000"/>
              <w:bottom w:val="single" w:sz="5" w:space="0" w:color="000000"/>
              <w:right w:val="single" w:sz="5" w:space="0" w:color="000000"/>
            </w:tcBorders>
          </w:tcPr>
          <w:p w14:paraId="393B99B1" w14:textId="2527A4FA" w:rsidR="00804E0B" w:rsidRPr="00C0424C" w:rsidRDefault="00804E0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3E83F7B0" w14:textId="78AD37B5" w:rsidR="00804E0B" w:rsidRPr="00CF16C1" w:rsidRDefault="00CE4852" w:rsidP="00CE4852">
            <w:pPr>
              <w:spacing w:line="229" w:lineRule="exact"/>
              <w:ind w:left="102"/>
              <w:rPr>
                <w:spacing w:val="-1"/>
                <w:sz w:val="20"/>
                <w:szCs w:val="20"/>
              </w:rPr>
            </w:pPr>
            <w:r w:rsidRPr="00CF16C1">
              <w:rPr>
                <w:spacing w:val="-1"/>
                <w:sz w:val="20"/>
                <w:szCs w:val="20"/>
              </w:rPr>
              <w:t>Text som innehåller s</w:t>
            </w:r>
            <w:r w:rsidR="0031677B" w:rsidRPr="00CF16C1">
              <w:rPr>
                <w:spacing w:val="-1"/>
                <w:sz w:val="20"/>
                <w:szCs w:val="20"/>
              </w:rPr>
              <w:t>jälva den avvikande åsikten.</w:t>
            </w:r>
          </w:p>
        </w:tc>
        <w:tc>
          <w:tcPr>
            <w:tcW w:w="851" w:type="dxa"/>
            <w:tcBorders>
              <w:top w:val="single" w:sz="5" w:space="0" w:color="000000"/>
              <w:left w:val="single" w:sz="5" w:space="0" w:color="000000"/>
              <w:bottom w:val="single" w:sz="5" w:space="0" w:color="000000"/>
              <w:right w:val="single" w:sz="5" w:space="0" w:color="000000"/>
            </w:tcBorders>
          </w:tcPr>
          <w:p w14:paraId="67C1F35A" w14:textId="66CC92F8" w:rsidR="00804E0B" w:rsidRPr="00C0424C" w:rsidRDefault="00804E0B" w:rsidP="00AC334A">
            <w:pPr>
              <w:spacing w:line="226" w:lineRule="exact"/>
              <w:rPr>
                <w:spacing w:val="-1"/>
                <w:sz w:val="20"/>
                <w:szCs w:val="20"/>
                <w:lang w:val="en-US"/>
              </w:rPr>
            </w:pPr>
            <w:r>
              <w:rPr>
                <w:spacing w:val="-1"/>
                <w:sz w:val="20"/>
                <w:szCs w:val="20"/>
                <w:lang w:val="en-US"/>
              </w:rPr>
              <w:t>1..1</w:t>
            </w:r>
          </w:p>
        </w:tc>
      </w:tr>
      <w:tr w:rsidR="00804E0B" w:rsidRPr="00C0424C" w14:paraId="017E5CC0" w14:textId="77777777" w:rsidTr="0031677B">
        <w:trPr>
          <w:gridAfter w:val="1"/>
          <w:wAfter w:w="445" w:type="dxa"/>
          <w:trHeight w:hRule="exact" w:val="412"/>
        </w:trPr>
        <w:tc>
          <w:tcPr>
            <w:tcW w:w="2922" w:type="dxa"/>
            <w:tcBorders>
              <w:top w:val="single" w:sz="5" w:space="0" w:color="000000"/>
              <w:left w:val="single" w:sz="5" w:space="0" w:color="000000"/>
              <w:bottom w:val="single" w:sz="5" w:space="0" w:color="000000"/>
              <w:right w:val="single" w:sz="5" w:space="0" w:color="000000"/>
            </w:tcBorders>
          </w:tcPr>
          <w:p w14:paraId="5313CC32" w14:textId="23602AA8" w:rsidR="00804E0B" w:rsidRPr="00C0424C" w:rsidRDefault="00804E0B" w:rsidP="00C0424C">
            <w:pPr>
              <w:spacing w:line="229" w:lineRule="exact"/>
              <w:ind w:left="102"/>
              <w:rPr>
                <w:sz w:val="20"/>
                <w:szCs w:val="20"/>
                <w:lang w:val="en-US"/>
              </w:rPr>
            </w:pPr>
            <w:del w:id="1364" w:author="2.1RC1" w:date="2013-12-11T22:33:00Z">
              <w:r>
                <w:rPr>
                  <w:sz w:val="20"/>
                  <w:szCs w:val="20"/>
                  <w:lang w:val="en-US"/>
                </w:rPr>
                <w:delText>….</w:delText>
              </w:r>
            </w:del>
            <w:ins w:id="1365" w:author="2.1RC1" w:date="2013-12-11T22:33:00Z">
              <w:r w:rsidR="005F3021">
                <w:rPr>
                  <w:sz w:val="20"/>
                  <w:szCs w:val="20"/>
                  <w:lang w:val="en-US"/>
                </w:rPr>
                <w:t>../../../../</w:t>
              </w:r>
            </w:ins>
            <w:r w:rsidRPr="00C0424C">
              <w:rPr>
                <w:sz w:val="20"/>
                <w:szCs w:val="20"/>
                <w:lang w:val="en-US"/>
              </w:rPr>
              <w:t xml:space="preserve">personId </w:t>
            </w:r>
          </w:p>
        </w:tc>
        <w:tc>
          <w:tcPr>
            <w:tcW w:w="1559" w:type="dxa"/>
            <w:tcBorders>
              <w:top w:val="single" w:sz="5" w:space="0" w:color="000000"/>
              <w:left w:val="single" w:sz="5" w:space="0" w:color="000000"/>
              <w:bottom w:val="single" w:sz="5" w:space="0" w:color="000000"/>
              <w:right w:val="single" w:sz="5" w:space="0" w:color="000000"/>
            </w:tcBorders>
          </w:tcPr>
          <w:p w14:paraId="398D87A3" w14:textId="00CDA75E" w:rsidR="00804E0B" w:rsidRPr="00C0424C" w:rsidRDefault="00804E0B" w:rsidP="00AC334A">
            <w:pPr>
              <w:spacing w:line="226" w:lineRule="exact"/>
              <w:ind w:left="102"/>
              <w:rPr>
                <w:spacing w:val="-1"/>
                <w:sz w:val="20"/>
                <w:szCs w:val="20"/>
                <w:lang w:val="en-US"/>
              </w:rPr>
            </w:pPr>
            <w:r>
              <w:rPr>
                <w:spacing w:val="-1"/>
                <w:sz w:val="20"/>
                <w:szCs w:val="20"/>
                <w:lang w:val="en-US"/>
              </w:rPr>
              <w:t>PersonIdType</w:t>
            </w:r>
          </w:p>
        </w:tc>
        <w:tc>
          <w:tcPr>
            <w:tcW w:w="3969" w:type="dxa"/>
            <w:tcBorders>
              <w:top w:val="single" w:sz="5" w:space="0" w:color="000000"/>
              <w:left w:val="single" w:sz="5" w:space="0" w:color="000000"/>
              <w:bottom w:val="single" w:sz="5" w:space="0" w:color="000000"/>
              <w:right w:val="single" w:sz="5" w:space="0" w:color="000000"/>
            </w:tcBorders>
          </w:tcPr>
          <w:p w14:paraId="05993A28" w14:textId="382EB918" w:rsidR="00804E0B" w:rsidRPr="0031677B" w:rsidRDefault="0031677B" w:rsidP="00AC334A">
            <w:pPr>
              <w:spacing w:line="229" w:lineRule="exact"/>
              <w:ind w:left="102"/>
              <w:rPr>
                <w:spacing w:val="-1"/>
                <w:sz w:val="20"/>
                <w:szCs w:val="20"/>
              </w:rPr>
            </w:pPr>
            <w:r w:rsidRPr="0031677B">
              <w:rPr>
                <w:spacing w:val="-1"/>
                <w:sz w:val="20"/>
                <w:szCs w:val="20"/>
              </w:rPr>
              <w:t>Id för författaren av den avvikande åsikten</w:t>
            </w:r>
          </w:p>
        </w:tc>
        <w:tc>
          <w:tcPr>
            <w:tcW w:w="851" w:type="dxa"/>
            <w:tcBorders>
              <w:top w:val="single" w:sz="5" w:space="0" w:color="000000"/>
              <w:left w:val="single" w:sz="5" w:space="0" w:color="000000"/>
              <w:bottom w:val="single" w:sz="5" w:space="0" w:color="000000"/>
              <w:right w:val="single" w:sz="5" w:space="0" w:color="000000"/>
            </w:tcBorders>
          </w:tcPr>
          <w:p w14:paraId="6258BE03" w14:textId="512F13ED" w:rsidR="00804E0B" w:rsidRPr="00C0424C" w:rsidRDefault="00804E0B" w:rsidP="00AC334A">
            <w:pPr>
              <w:spacing w:line="226" w:lineRule="exact"/>
              <w:rPr>
                <w:spacing w:val="-1"/>
                <w:sz w:val="20"/>
                <w:szCs w:val="20"/>
                <w:lang w:val="en-US"/>
              </w:rPr>
            </w:pPr>
            <w:r>
              <w:rPr>
                <w:spacing w:val="-1"/>
                <w:sz w:val="20"/>
                <w:szCs w:val="20"/>
                <w:lang w:val="en-US"/>
              </w:rPr>
              <w:t>1..1</w:t>
            </w:r>
          </w:p>
        </w:tc>
      </w:tr>
      <w:tr w:rsidR="0031677B" w:rsidRPr="00C0424C" w14:paraId="03A4B46F"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382CB238" w14:textId="3B512B59" w:rsidR="0031677B" w:rsidRDefault="0031677B" w:rsidP="00C0424C">
            <w:pPr>
              <w:spacing w:line="229" w:lineRule="exact"/>
              <w:ind w:left="102"/>
              <w:rPr>
                <w:sz w:val="20"/>
                <w:szCs w:val="20"/>
                <w:lang w:val="en-US"/>
              </w:rPr>
            </w:pPr>
            <w:del w:id="1366" w:author="2.1RC1" w:date="2013-12-11T22:33:00Z">
              <w:r>
                <w:rPr>
                  <w:sz w:val="20"/>
                  <w:szCs w:val="20"/>
                  <w:lang w:val="en-US"/>
                </w:rPr>
                <w:delText>…..</w:delText>
              </w:r>
            </w:del>
            <w:ins w:id="1367" w:author="2.1RC1" w:date="2013-12-11T22:33:00Z">
              <w:r w:rsidR="005F3021">
                <w:rPr>
                  <w:sz w:val="20"/>
                  <w:szCs w:val="20"/>
                  <w:lang w:val="en-US"/>
                </w:rPr>
                <w:t>../../../../../</w:t>
              </w:r>
            </w:ins>
            <w:r>
              <w:rPr>
                <w:sz w:val="20"/>
                <w:szCs w:val="20"/>
                <w:lang w:val="en-US"/>
              </w:rPr>
              <w:t>id</w:t>
            </w:r>
          </w:p>
        </w:tc>
        <w:tc>
          <w:tcPr>
            <w:tcW w:w="1559" w:type="dxa"/>
            <w:tcBorders>
              <w:top w:val="single" w:sz="5" w:space="0" w:color="000000"/>
              <w:left w:val="single" w:sz="5" w:space="0" w:color="000000"/>
              <w:bottom w:val="single" w:sz="5" w:space="0" w:color="000000"/>
              <w:right w:val="single" w:sz="5" w:space="0" w:color="000000"/>
            </w:tcBorders>
          </w:tcPr>
          <w:p w14:paraId="25BDEB1B" w14:textId="70B25CAA" w:rsidR="0031677B" w:rsidRDefault="0031677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01F13FB5" w14:textId="4FD22476" w:rsidR="0031677B" w:rsidRPr="0031677B" w:rsidRDefault="0031677B" w:rsidP="0031677B">
            <w:pPr>
              <w:spacing w:line="229" w:lineRule="exact"/>
              <w:ind w:left="102"/>
              <w:rPr>
                <w:spacing w:val="-1"/>
                <w:sz w:val="20"/>
                <w:szCs w:val="20"/>
              </w:rPr>
            </w:pPr>
            <w:r>
              <w:rPr>
                <w:sz w:val="20"/>
                <w:szCs w:val="20"/>
              </w:rPr>
              <w:t>S</w:t>
            </w:r>
            <w:r w:rsidRPr="00041CC6">
              <w:rPr>
                <w:sz w:val="20"/>
                <w:szCs w:val="20"/>
              </w:rPr>
              <w:t xml:space="preserve">ätts till </w:t>
            </w:r>
            <w:r>
              <w:rPr>
                <w:sz w:val="20"/>
                <w:szCs w:val="20"/>
              </w:rPr>
              <w:t>personens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1F25AE84" w14:textId="200287DD" w:rsidR="0031677B" w:rsidRDefault="0031677B" w:rsidP="00AC334A">
            <w:pPr>
              <w:spacing w:line="226" w:lineRule="exact"/>
              <w:rPr>
                <w:spacing w:val="-1"/>
                <w:sz w:val="20"/>
                <w:szCs w:val="20"/>
                <w:lang w:val="en-US"/>
              </w:rPr>
            </w:pPr>
            <w:r>
              <w:rPr>
                <w:spacing w:val="-1"/>
                <w:sz w:val="20"/>
                <w:szCs w:val="20"/>
                <w:lang w:val="en-US"/>
              </w:rPr>
              <w:t>1..1</w:t>
            </w:r>
          </w:p>
        </w:tc>
      </w:tr>
      <w:tr w:rsidR="0031677B" w:rsidRPr="00C0424C" w14:paraId="78C1BA60" w14:textId="77777777" w:rsidTr="0031677B">
        <w:trPr>
          <w:gridAfter w:val="1"/>
          <w:wAfter w:w="445" w:type="dxa"/>
          <w:trHeight w:hRule="exact" w:val="1968"/>
        </w:trPr>
        <w:tc>
          <w:tcPr>
            <w:tcW w:w="2922" w:type="dxa"/>
            <w:tcBorders>
              <w:top w:val="single" w:sz="5" w:space="0" w:color="000000"/>
              <w:left w:val="single" w:sz="5" w:space="0" w:color="000000"/>
              <w:bottom w:val="single" w:sz="5" w:space="0" w:color="000000"/>
              <w:right w:val="single" w:sz="5" w:space="0" w:color="000000"/>
            </w:tcBorders>
          </w:tcPr>
          <w:p w14:paraId="60AAAC76" w14:textId="33F8D7A4" w:rsidR="0031677B" w:rsidRDefault="0031677B" w:rsidP="00C0424C">
            <w:pPr>
              <w:spacing w:line="229" w:lineRule="exact"/>
              <w:ind w:left="102"/>
              <w:rPr>
                <w:sz w:val="20"/>
                <w:szCs w:val="20"/>
                <w:lang w:val="en-US"/>
              </w:rPr>
            </w:pPr>
            <w:del w:id="1368" w:author="2.1RC1" w:date="2013-12-11T22:33:00Z">
              <w:r>
                <w:rPr>
                  <w:sz w:val="20"/>
                  <w:szCs w:val="20"/>
                  <w:lang w:val="en-US"/>
                </w:rPr>
                <w:delText>…..</w:delText>
              </w:r>
            </w:del>
            <w:ins w:id="1369" w:author="2.1RC1" w:date="2013-12-11T22:33:00Z">
              <w:r w:rsidR="005F3021">
                <w:rPr>
                  <w:sz w:val="20"/>
                  <w:szCs w:val="20"/>
                  <w:lang w:val="en-US"/>
                </w:rPr>
                <w:t>../../../../../</w:t>
              </w:r>
            </w:ins>
            <w:r>
              <w:rPr>
                <w:sz w:val="20"/>
                <w:szCs w:val="20"/>
                <w:lang w:val="en-US"/>
              </w:rPr>
              <w:t>type</w:t>
            </w:r>
          </w:p>
        </w:tc>
        <w:tc>
          <w:tcPr>
            <w:tcW w:w="1559" w:type="dxa"/>
            <w:tcBorders>
              <w:top w:val="single" w:sz="5" w:space="0" w:color="000000"/>
              <w:left w:val="single" w:sz="5" w:space="0" w:color="000000"/>
              <w:bottom w:val="single" w:sz="5" w:space="0" w:color="000000"/>
              <w:right w:val="single" w:sz="5" w:space="0" w:color="000000"/>
            </w:tcBorders>
          </w:tcPr>
          <w:p w14:paraId="0EA7162B" w14:textId="23CADF53" w:rsidR="0031677B" w:rsidRDefault="0031677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420EB38F" w14:textId="77777777" w:rsidR="0031677B" w:rsidRDefault="0031677B" w:rsidP="00060E39">
            <w:pPr>
              <w:spacing w:line="226" w:lineRule="exact"/>
              <w:ind w:left="102"/>
              <w:rPr>
                <w:sz w:val="20"/>
                <w:szCs w:val="20"/>
              </w:rPr>
            </w:pPr>
            <w:r>
              <w:rPr>
                <w:sz w:val="20"/>
                <w:szCs w:val="20"/>
              </w:rPr>
              <w:t>S</w:t>
            </w:r>
            <w:r w:rsidRPr="00041CC6">
              <w:rPr>
                <w:sz w:val="20"/>
                <w:szCs w:val="20"/>
              </w:rPr>
              <w:t xml:space="preserve">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(1.2.752.97.3.1.3)</w:t>
            </w:r>
          </w:p>
          <w:p w14:paraId="3B0A274B" w14:textId="77777777" w:rsidR="0031677B" w:rsidRPr="0031677B" w:rsidRDefault="0031677B" w:rsidP="00AC334A">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924084" w14:textId="1C22E083" w:rsidR="0031677B" w:rsidRDefault="0031677B" w:rsidP="00AC334A">
            <w:pPr>
              <w:spacing w:line="226" w:lineRule="exact"/>
              <w:rPr>
                <w:spacing w:val="-1"/>
                <w:sz w:val="20"/>
                <w:szCs w:val="20"/>
                <w:lang w:val="en-US"/>
              </w:rPr>
            </w:pPr>
            <w:r>
              <w:rPr>
                <w:spacing w:val="-1"/>
                <w:sz w:val="20"/>
                <w:szCs w:val="20"/>
                <w:lang w:val="en-US"/>
              </w:rPr>
              <w:t>1..1</w:t>
            </w:r>
          </w:p>
        </w:tc>
      </w:tr>
      <w:tr w:rsidR="0031677B" w:rsidRPr="00C0424C" w14:paraId="4463095B"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67B8D530" w14:textId="6C756E0A" w:rsidR="0031677B" w:rsidRPr="00C0424C" w:rsidRDefault="0031677B" w:rsidP="00C0424C">
            <w:pPr>
              <w:spacing w:line="229" w:lineRule="exact"/>
              <w:ind w:left="102"/>
              <w:rPr>
                <w:sz w:val="20"/>
                <w:szCs w:val="20"/>
                <w:lang w:val="en-US"/>
              </w:rPr>
            </w:pPr>
            <w:del w:id="1370" w:author="2.1RC1" w:date="2013-12-11T22:33:00Z">
              <w:r>
                <w:rPr>
                  <w:sz w:val="20"/>
                  <w:szCs w:val="20"/>
                  <w:lang w:val="en-US"/>
                </w:rPr>
                <w:delText>….</w:delText>
              </w:r>
            </w:del>
            <w:ins w:id="1371" w:author="2.1RC1" w:date="2013-12-11T22:33:00Z">
              <w:r w:rsidR="005F3021">
                <w:rPr>
                  <w:sz w:val="20"/>
                  <w:szCs w:val="20"/>
                  <w:lang w:val="en-US"/>
                </w:rPr>
                <w:t>../../../../</w:t>
              </w:r>
            </w:ins>
            <w:r>
              <w:rPr>
                <w:sz w:val="20"/>
                <w:szCs w:val="20"/>
                <w:lang w:val="en-US"/>
              </w:rPr>
              <w:t>personName</w:t>
            </w:r>
          </w:p>
        </w:tc>
        <w:tc>
          <w:tcPr>
            <w:tcW w:w="1559" w:type="dxa"/>
            <w:tcBorders>
              <w:top w:val="single" w:sz="5" w:space="0" w:color="000000"/>
              <w:left w:val="single" w:sz="5" w:space="0" w:color="000000"/>
              <w:bottom w:val="single" w:sz="5" w:space="0" w:color="000000"/>
              <w:right w:val="single" w:sz="5" w:space="0" w:color="000000"/>
            </w:tcBorders>
          </w:tcPr>
          <w:p w14:paraId="38D78F6B" w14:textId="7E223163" w:rsidR="0031677B" w:rsidRPr="00C0424C" w:rsidRDefault="0031677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40A5E046" w14:textId="4BCDAD44" w:rsidR="0031677B" w:rsidRPr="0031677B" w:rsidRDefault="0031677B" w:rsidP="00AC334A">
            <w:pPr>
              <w:spacing w:line="229" w:lineRule="exact"/>
              <w:ind w:left="102"/>
              <w:rPr>
                <w:spacing w:val="-1"/>
                <w:sz w:val="20"/>
                <w:szCs w:val="20"/>
              </w:rPr>
            </w:pPr>
            <w:r w:rsidRPr="0031677B">
              <w:rPr>
                <w:spacing w:val="-1"/>
                <w:sz w:val="20"/>
                <w:szCs w:val="20"/>
              </w:rPr>
              <w:t>Namnet på författaren av den avvikande åsikten.</w:t>
            </w:r>
          </w:p>
        </w:tc>
        <w:tc>
          <w:tcPr>
            <w:tcW w:w="851" w:type="dxa"/>
            <w:tcBorders>
              <w:top w:val="single" w:sz="5" w:space="0" w:color="000000"/>
              <w:left w:val="single" w:sz="5" w:space="0" w:color="000000"/>
              <w:bottom w:val="single" w:sz="5" w:space="0" w:color="000000"/>
              <w:right w:val="single" w:sz="5" w:space="0" w:color="000000"/>
            </w:tcBorders>
          </w:tcPr>
          <w:p w14:paraId="3699C68E" w14:textId="161C5127" w:rsidR="0031677B" w:rsidRPr="00C0424C" w:rsidRDefault="0031677B" w:rsidP="00AC334A">
            <w:pPr>
              <w:spacing w:line="226" w:lineRule="exact"/>
              <w:rPr>
                <w:spacing w:val="-1"/>
                <w:sz w:val="20"/>
                <w:szCs w:val="20"/>
                <w:lang w:val="en-US"/>
              </w:rPr>
            </w:pPr>
            <w:r>
              <w:rPr>
                <w:spacing w:val="-1"/>
                <w:sz w:val="20"/>
                <w:szCs w:val="20"/>
                <w:lang w:val="en-US"/>
              </w:rPr>
              <w:t>1..1</w:t>
            </w:r>
          </w:p>
        </w:tc>
      </w:tr>
    </w:tbl>
    <w:p w14:paraId="6163B042" w14:textId="77777777" w:rsidR="00F64B9B" w:rsidRPr="00C0424C" w:rsidRDefault="00F64B9B" w:rsidP="005E6ED8">
      <w:pPr>
        <w:pStyle w:val="Brdtext"/>
        <w:rPr>
          <w:lang w:val="en-US"/>
        </w:rPr>
      </w:pPr>
    </w:p>
    <w:p w14:paraId="470A816E" w14:textId="4CCCD09F" w:rsidR="00507A1C" w:rsidRDefault="00507A1C">
      <w:pPr>
        <w:widowControl w:val="0"/>
        <w:rPr>
          <w:ins w:id="1372" w:author="2.1RC1" w:date="2013-12-11T22:33:00Z"/>
          <w:sz w:val="28"/>
          <w:szCs w:val="28"/>
          <w:lang w:val="en-US"/>
        </w:rPr>
      </w:pPr>
      <w:ins w:id="1373" w:author="2.1RC1" w:date="2013-12-11T22:33:00Z">
        <w:r>
          <w:rPr>
            <w:sz w:val="28"/>
            <w:szCs w:val="28"/>
            <w:lang w:val="en-US"/>
          </w:rPr>
          <w:br w:type="page"/>
        </w:r>
      </w:ins>
    </w:p>
    <w:p w14:paraId="4B51EBD4" w14:textId="5D5B9BEE" w:rsidR="00DB1A1C" w:rsidRPr="00BC5B0B" w:rsidRDefault="00DB1A1C" w:rsidP="00DB1A1C">
      <w:pPr>
        <w:pStyle w:val="Rubrik1"/>
        <w:rPr>
          <w:ins w:id="1374" w:author="2.1RC1" w:date="2013-12-11T22:33:00Z"/>
        </w:rPr>
      </w:pPr>
      <w:bookmarkStart w:id="1375" w:name="_Toc248418475"/>
      <w:ins w:id="1376" w:author="2.1RC1" w:date="2013-12-11T22:33:00Z">
        <w:r w:rsidRPr="00907C9B">
          <w:rPr>
            <w:spacing w:val="1"/>
          </w:rPr>
          <w:lastRenderedPageBreak/>
          <w:t>Get</w:t>
        </w:r>
        <w:r>
          <w:rPr>
            <w:spacing w:val="1"/>
          </w:rPr>
          <w:t>Diagnosis</w:t>
        </w:r>
        <w:r w:rsidRPr="00907C9B">
          <w:rPr>
            <w:spacing w:val="1"/>
          </w:rPr>
          <w:t xml:space="preserve"> (</w:t>
        </w:r>
        <w:r>
          <w:rPr>
            <w:spacing w:val="1"/>
          </w:rPr>
          <w:t>Diagnos</w:t>
        </w:r>
        <w:r w:rsidRPr="00907C9B">
          <w:rPr>
            <w:spacing w:val="1"/>
          </w:rPr>
          <w:t>dokument)</w:t>
        </w:r>
        <w:bookmarkEnd w:id="1375"/>
        <w:r w:rsidRPr="00BC5B0B">
          <w:br/>
        </w:r>
      </w:ins>
    </w:p>
    <w:p w14:paraId="4CEDE3CB" w14:textId="38526A82" w:rsidR="00A77515" w:rsidRPr="00DB1A1C" w:rsidRDefault="00DB1A1C" w:rsidP="00DB1A1C">
      <w:pPr>
        <w:spacing w:line="239" w:lineRule="auto"/>
        <w:ind w:left="867" w:right="145"/>
        <w:rPr>
          <w:ins w:id="1377" w:author="2.1RC1" w:date="2013-12-11T22:33:00Z"/>
          <w:spacing w:val="-1"/>
        </w:rPr>
      </w:pPr>
      <w:ins w:id="1378" w:author="2.1RC1" w:date="2013-12-11T22:33:00Z">
        <w:r w:rsidRPr="00907C9B">
          <w:rPr>
            <w:spacing w:val="-1"/>
          </w:rPr>
          <w:t>Get</w:t>
        </w:r>
        <w:r>
          <w:rPr>
            <w:spacing w:val="-1"/>
          </w:rPr>
          <w:t>Diagnosis</w:t>
        </w:r>
        <w:r w:rsidRPr="00907C9B">
          <w:rPr>
            <w:spacing w:val="-1"/>
          </w:rPr>
          <w:t xml:space="preserve"> returnerar</w:t>
        </w:r>
        <w:r>
          <w:rPr>
            <w:spacing w:val="-1"/>
          </w:rPr>
          <w:t xml:space="preserve"> journalförda</w:t>
        </w:r>
        <w:r w:rsidRPr="00907C9B">
          <w:rPr>
            <w:spacing w:val="-1"/>
          </w:rPr>
          <w:t xml:space="preserve"> </w:t>
        </w:r>
        <w:r>
          <w:rPr>
            <w:spacing w:val="-1"/>
          </w:rPr>
          <w:t>ställda diagnoser för patienter.</w:t>
        </w:r>
        <w:r w:rsidR="00507A1C">
          <w:rPr>
            <w:spacing w:val="-1"/>
          </w:rPr>
          <w:t xml:space="preserve"> </w:t>
        </w:r>
        <w:r w:rsidR="00507A1C" w:rsidRPr="00BB7C17">
          <w:rPr>
            <w:spacing w:val="-1"/>
          </w:rPr>
          <w:t>Informationsspecifikationen baseras på NPÖ RIV 2.2.0.</w:t>
        </w:r>
      </w:ins>
    </w:p>
    <w:p w14:paraId="2F712496" w14:textId="77777777" w:rsidR="00DB1A1C" w:rsidRDefault="00DB1A1C" w:rsidP="00DB1A1C">
      <w:pPr>
        <w:rPr>
          <w:ins w:id="1379" w:author="2.1RC1" w:date="2013-12-11T22:33:00Z"/>
        </w:rPr>
      </w:pPr>
    </w:p>
    <w:p w14:paraId="56A58F82" w14:textId="77777777" w:rsidR="00DB1A1C" w:rsidRPr="002E1905" w:rsidRDefault="00DB1A1C" w:rsidP="00DB1A1C">
      <w:pPr>
        <w:pStyle w:val="Rubrik2b"/>
        <w:rPr>
          <w:ins w:id="1380" w:author="2.1RC1" w:date="2013-12-11T22:33:00Z"/>
        </w:rPr>
      </w:pPr>
      <w:bookmarkStart w:id="1381" w:name="_Toc248418476"/>
      <w:ins w:id="1382" w:author="2.1RC1" w:date="2013-12-11T22:33:00Z">
        <w:r w:rsidRPr="002E1905">
          <w:t>Frivillighet</w:t>
        </w:r>
        <w:bookmarkEnd w:id="1381"/>
      </w:ins>
    </w:p>
    <w:p w14:paraId="287F63B7" w14:textId="77777777" w:rsidR="00DB1A1C" w:rsidRPr="002E1905" w:rsidRDefault="00DB1A1C" w:rsidP="00DB1A1C">
      <w:pPr>
        <w:spacing w:before="9" w:line="110" w:lineRule="exact"/>
        <w:rPr>
          <w:ins w:id="1383" w:author="2.1RC1" w:date="2013-12-11T22:33:00Z"/>
          <w:color w:val="000000" w:themeColor="text1"/>
          <w:sz w:val="11"/>
          <w:szCs w:val="11"/>
        </w:rPr>
      </w:pPr>
    </w:p>
    <w:p w14:paraId="3A213621" w14:textId="77777777" w:rsidR="00DB1A1C" w:rsidRPr="002E1905" w:rsidRDefault="00DB1A1C" w:rsidP="00DB1A1C">
      <w:pPr>
        <w:pStyle w:val="Brdtext"/>
        <w:spacing w:line="239" w:lineRule="auto"/>
        <w:ind w:right="198"/>
        <w:rPr>
          <w:ins w:id="1384" w:author="2.1RC1" w:date="2013-12-11T22:33:00Z"/>
          <w:rFonts w:cs="Times New Roman"/>
          <w:color w:val="000000" w:themeColor="text1"/>
        </w:rPr>
      </w:pPr>
      <w:ins w:id="1385" w:author="2.1RC1" w:date="2013-12-11T22:33:00Z">
        <w:r w:rsidRPr="002E1905">
          <w:rPr>
            <w:color w:val="000000" w:themeColor="text1"/>
            <w:spacing w:val="-1"/>
          </w:rPr>
          <w:t>Tjänstekontraktet är frivilligt</w:t>
        </w:r>
      </w:ins>
    </w:p>
    <w:p w14:paraId="272650E1" w14:textId="77777777" w:rsidR="00DB1A1C" w:rsidRPr="00BC5B0B" w:rsidRDefault="00DB1A1C" w:rsidP="00DB1A1C">
      <w:pPr>
        <w:spacing w:before="2" w:line="160" w:lineRule="exact"/>
        <w:rPr>
          <w:ins w:id="1386" w:author="2.1RC1" w:date="2013-12-11T22:33:00Z"/>
          <w:color w:val="FF0000"/>
          <w:sz w:val="16"/>
          <w:szCs w:val="16"/>
        </w:rPr>
      </w:pPr>
    </w:p>
    <w:p w14:paraId="03F986C2" w14:textId="77777777" w:rsidR="00DB1A1C" w:rsidRPr="00BC5B0B" w:rsidRDefault="00DB1A1C" w:rsidP="00DB1A1C">
      <w:pPr>
        <w:spacing w:line="200" w:lineRule="exact"/>
        <w:rPr>
          <w:ins w:id="1387" w:author="2.1RC1" w:date="2013-12-11T22:33:00Z"/>
          <w:color w:val="FF0000"/>
          <w:sz w:val="20"/>
          <w:szCs w:val="20"/>
        </w:rPr>
      </w:pPr>
    </w:p>
    <w:p w14:paraId="16B36ABD" w14:textId="77777777" w:rsidR="00DB1A1C" w:rsidRPr="00866C77" w:rsidRDefault="00DB1A1C" w:rsidP="00DB1A1C">
      <w:pPr>
        <w:pStyle w:val="Rubrik2b"/>
        <w:rPr>
          <w:ins w:id="1388" w:author="2.1RC1" w:date="2013-12-11T22:33:00Z"/>
        </w:rPr>
      </w:pPr>
      <w:bookmarkStart w:id="1389" w:name="_Toc248418477"/>
      <w:ins w:id="1390" w:author="2.1RC1" w:date="2013-12-11T22:33:00Z">
        <w:r w:rsidRPr="00866C77">
          <w:t>Version</w:t>
        </w:r>
        <w:bookmarkEnd w:id="1389"/>
      </w:ins>
    </w:p>
    <w:p w14:paraId="7C129937" w14:textId="77777777" w:rsidR="00DB1A1C" w:rsidRPr="00866C77" w:rsidRDefault="00DB1A1C" w:rsidP="00DB1A1C">
      <w:pPr>
        <w:spacing w:before="9" w:line="110" w:lineRule="exact"/>
        <w:rPr>
          <w:ins w:id="1391" w:author="2.1RC1" w:date="2013-12-11T22:33:00Z"/>
          <w:color w:val="000000" w:themeColor="text1"/>
          <w:sz w:val="11"/>
          <w:szCs w:val="11"/>
        </w:rPr>
      </w:pPr>
    </w:p>
    <w:p w14:paraId="708CDAE6" w14:textId="77777777" w:rsidR="00DB1A1C" w:rsidRPr="00866C77" w:rsidRDefault="00DB1A1C" w:rsidP="00DB1A1C">
      <w:pPr>
        <w:pStyle w:val="Brdtext"/>
        <w:ind w:right="689"/>
        <w:rPr>
          <w:ins w:id="1392" w:author="2.1RC1" w:date="2013-12-11T22:33:00Z"/>
          <w:color w:val="000000" w:themeColor="text1"/>
        </w:rPr>
      </w:pPr>
      <w:ins w:id="1393" w:author="2.1RC1" w:date="2013-12-11T22:33:00Z">
        <w:r w:rsidRPr="00866C77">
          <w:rPr>
            <w:color w:val="000000" w:themeColor="text1"/>
          </w:rPr>
          <w:t>2.0</w:t>
        </w:r>
      </w:ins>
    </w:p>
    <w:p w14:paraId="66B69693" w14:textId="77777777" w:rsidR="00DB1A1C" w:rsidRPr="00BC5B0B" w:rsidRDefault="00DB1A1C" w:rsidP="00DB1A1C">
      <w:pPr>
        <w:spacing w:before="10" w:line="150" w:lineRule="exact"/>
        <w:rPr>
          <w:ins w:id="1394" w:author="2.1RC1" w:date="2013-12-11T22:33:00Z"/>
          <w:color w:val="FF0000"/>
          <w:sz w:val="15"/>
          <w:szCs w:val="15"/>
        </w:rPr>
      </w:pPr>
    </w:p>
    <w:p w14:paraId="05BB6A56" w14:textId="77777777" w:rsidR="00DB1A1C" w:rsidRPr="00BC5B0B" w:rsidRDefault="00DB1A1C" w:rsidP="00DB1A1C">
      <w:pPr>
        <w:spacing w:line="200" w:lineRule="exact"/>
        <w:rPr>
          <w:ins w:id="1395" w:author="2.1RC1" w:date="2013-12-11T22:33:00Z"/>
          <w:color w:val="FF0000"/>
          <w:sz w:val="20"/>
          <w:szCs w:val="20"/>
        </w:rPr>
      </w:pPr>
    </w:p>
    <w:p w14:paraId="01EB0C0F" w14:textId="77777777" w:rsidR="00DB1A1C" w:rsidRDefault="00DB1A1C" w:rsidP="00DB1A1C">
      <w:pPr>
        <w:pStyle w:val="Rubrik2b"/>
        <w:rPr>
          <w:ins w:id="1396" w:author="2.1RC1" w:date="2013-12-11T22:33:00Z"/>
        </w:rPr>
      </w:pPr>
      <w:bookmarkStart w:id="1397" w:name="_Toc248418478"/>
      <w:ins w:id="1398" w:author="2.1RC1" w:date="2013-12-11T22:33:00Z">
        <w:r w:rsidRPr="001C06B7">
          <w:t>SLA-krav</w:t>
        </w:r>
        <w:bookmarkEnd w:id="1397"/>
      </w:ins>
    </w:p>
    <w:p w14:paraId="313A525F" w14:textId="77777777" w:rsidR="00DB1A1C" w:rsidRDefault="00DB1A1C" w:rsidP="00DB1A1C">
      <w:pPr>
        <w:pStyle w:val="Brdtext"/>
        <w:rPr>
          <w:ins w:id="1399" w:author="2.1RC1" w:date="2013-12-11T22:33:00Z"/>
        </w:rPr>
      </w:pPr>
      <w:ins w:id="1400" w:author="2.1RC1" w:date="2013-12-11T22:33:00Z">
        <w:r w:rsidRPr="001C06B7">
          <w:t>Inga specifika. Se generella SLA-krav.</w:t>
        </w:r>
      </w:ins>
    </w:p>
    <w:p w14:paraId="1D071897" w14:textId="77777777" w:rsidR="00DB1A1C" w:rsidRDefault="00DB1A1C" w:rsidP="00DB1A1C">
      <w:pPr>
        <w:pStyle w:val="Brdtext"/>
        <w:rPr>
          <w:ins w:id="1401" w:author="2.1RC1" w:date="2013-12-11T22:33:00Z"/>
        </w:rPr>
      </w:pPr>
    </w:p>
    <w:p w14:paraId="4B055526" w14:textId="348CD756" w:rsidR="00DB1A1C" w:rsidRDefault="00DB1A1C" w:rsidP="00DB1A1C">
      <w:pPr>
        <w:pStyle w:val="Rubrik2b"/>
        <w:rPr>
          <w:ins w:id="1402" w:author="2.1RC1" w:date="2013-12-11T22:33:00Z"/>
        </w:rPr>
      </w:pPr>
      <w:bookmarkStart w:id="1403" w:name="_Toc248418479"/>
      <w:ins w:id="1404" w:author="2.1RC1" w:date="2013-12-11T22:33:00Z">
        <w:r>
          <w:t>MIM</w:t>
        </w:r>
        <w:bookmarkEnd w:id="1403"/>
      </w:ins>
    </w:p>
    <w:p w14:paraId="34471998" w14:textId="7FF071B4" w:rsidR="00DB1A1C" w:rsidRDefault="00DB1A1C" w:rsidP="00DB1A1C">
      <w:pPr>
        <w:pStyle w:val="Brdtext"/>
        <w:rPr>
          <w:ins w:id="1405" w:author="2.1RC1" w:date="2013-12-11T22:33:00Z"/>
        </w:rPr>
      </w:pPr>
      <w:ins w:id="1406" w:author="2.1RC1" w:date="2013-12-11T22:33:00Z">
        <w:r>
          <w:t>Se bilaga</w:t>
        </w:r>
      </w:ins>
    </w:p>
    <w:p w14:paraId="75374F24" w14:textId="77777777" w:rsidR="00DB1A1C" w:rsidRDefault="00DB1A1C" w:rsidP="00DB1A1C">
      <w:pPr>
        <w:pStyle w:val="Brdtext"/>
        <w:rPr>
          <w:ins w:id="1407" w:author="2.1RC1" w:date="2013-12-11T22:33:00Z"/>
        </w:rPr>
      </w:pPr>
    </w:p>
    <w:p w14:paraId="6CD5A324" w14:textId="440CA671" w:rsidR="00DB1A1C" w:rsidRDefault="00DB1A1C" w:rsidP="00DB1A1C">
      <w:pPr>
        <w:pStyle w:val="Rubrik2b"/>
        <w:rPr>
          <w:ins w:id="1408" w:author="2.1RC1" w:date="2013-12-11T22:33:00Z"/>
        </w:rPr>
      </w:pPr>
      <w:bookmarkStart w:id="1409" w:name="_Toc248418480"/>
      <w:ins w:id="1410" w:author="2.1RC1" w:date="2013-12-11T22:33:00Z">
        <w:r>
          <w:t>Fältregler</w:t>
        </w:r>
        <w:bookmarkEnd w:id="1409"/>
      </w:ins>
    </w:p>
    <w:p w14:paraId="229559DF" w14:textId="77777777" w:rsidR="00DB1A1C" w:rsidRDefault="00DB1A1C" w:rsidP="00DB1A1C">
      <w:pPr>
        <w:rPr>
          <w:ins w:id="1411" w:author="2.1RC1" w:date="2013-12-11T22:33:00Z"/>
        </w:rPr>
      </w:pP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DB1A1C" w:rsidRPr="00907C9B" w14:paraId="34CA17C2" w14:textId="77777777" w:rsidTr="00AF3497">
        <w:trPr>
          <w:trHeight w:hRule="exact" w:val="1210"/>
          <w:tblHeader/>
          <w:ins w:id="1412" w:author="2.1RC1" w:date="2013-12-11T22:33:00Z"/>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AF76E9E" w14:textId="77777777" w:rsidR="00DB1A1C" w:rsidRPr="00907C9B" w:rsidRDefault="00DB1A1C" w:rsidP="00060E39">
            <w:pPr>
              <w:spacing w:line="226" w:lineRule="exact"/>
              <w:ind w:left="102"/>
              <w:rPr>
                <w:ins w:id="1413" w:author="2.1RC1" w:date="2013-12-11T22:33:00Z"/>
                <w:b/>
                <w:sz w:val="20"/>
                <w:szCs w:val="20"/>
              </w:rPr>
            </w:pPr>
            <w:ins w:id="1414" w:author="2.1RC1" w:date="2013-12-11T22:33:00Z">
              <w:r w:rsidRPr="00907C9B">
                <w:rPr>
                  <w:b/>
                  <w:sz w:val="20"/>
                  <w:szCs w:val="20"/>
                </w:rPr>
                <w:t>Na</w:t>
              </w:r>
              <w:r w:rsidRPr="00907C9B">
                <w:rPr>
                  <w:b/>
                  <w:spacing w:val="-3"/>
                  <w:sz w:val="20"/>
                  <w:szCs w:val="20"/>
                </w:rPr>
                <w:t>m</w:t>
              </w:r>
              <w:r w:rsidRPr="00907C9B">
                <w:rPr>
                  <w:b/>
                  <w:sz w:val="20"/>
                  <w:szCs w:val="20"/>
                </w:rPr>
                <w:t>n</w:t>
              </w:r>
            </w:ins>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15B6F14" w14:textId="77777777" w:rsidR="00DB1A1C" w:rsidRPr="00907C9B" w:rsidRDefault="00DB1A1C" w:rsidP="00060E39">
            <w:pPr>
              <w:spacing w:line="226" w:lineRule="exact"/>
              <w:ind w:left="102"/>
              <w:rPr>
                <w:ins w:id="1415" w:author="2.1RC1" w:date="2013-12-11T22:33:00Z"/>
                <w:b/>
                <w:sz w:val="20"/>
                <w:szCs w:val="20"/>
              </w:rPr>
            </w:pPr>
            <w:ins w:id="1416" w:author="2.1RC1" w:date="2013-12-11T22:33:00Z">
              <w:r w:rsidRPr="00907C9B">
                <w:rPr>
                  <w:b/>
                  <w:sz w:val="20"/>
                  <w:szCs w:val="20"/>
                </w:rPr>
                <w:t>T</w:t>
              </w:r>
              <w:r w:rsidRPr="00907C9B">
                <w:rPr>
                  <w:b/>
                  <w:spacing w:val="-1"/>
                  <w:sz w:val="20"/>
                  <w:szCs w:val="20"/>
                </w:rPr>
                <w:t>y</w:t>
              </w:r>
              <w:r w:rsidRPr="00907C9B">
                <w:rPr>
                  <w:b/>
                  <w:sz w:val="20"/>
                  <w:szCs w:val="20"/>
                </w:rPr>
                <w:t>p</w:t>
              </w:r>
            </w:ins>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BC11745" w14:textId="77777777" w:rsidR="00DB1A1C" w:rsidRPr="00907C9B" w:rsidRDefault="00DB1A1C" w:rsidP="00060E39">
            <w:pPr>
              <w:spacing w:line="226" w:lineRule="exact"/>
              <w:ind w:left="102"/>
              <w:rPr>
                <w:ins w:id="1417" w:author="2.1RC1" w:date="2013-12-11T22:33:00Z"/>
                <w:b/>
                <w:sz w:val="20"/>
                <w:szCs w:val="20"/>
              </w:rPr>
            </w:pPr>
            <w:ins w:id="1418" w:author="2.1RC1" w:date="2013-12-11T22:33:00Z">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ins>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9A6BD6F" w14:textId="77777777" w:rsidR="00DB1A1C" w:rsidRPr="00907C9B" w:rsidRDefault="00DB1A1C" w:rsidP="00060E39">
            <w:pPr>
              <w:spacing w:line="226" w:lineRule="exact"/>
              <w:ind w:left="101"/>
              <w:rPr>
                <w:ins w:id="1419" w:author="2.1RC1" w:date="2013-12-11T22:33:00Z"/>
                <w:b/>
                <w:sz w:val="20"/>
                <w:szCs w:val="20"/>
              </w:rPr>
            </w:pPr>
            <w:ins w:id="1420" w:author="2.1RC1" w:date="2013-12-11T22:33:00Z">
              <w:r w:rsidRPr="00907C9B">
                <w:rPr>
                  <w:b/>
                  <w:sz w:val="20"/>
                  <w:szCs w:val="20"/>
                </w:rPr>
                <w:t>Ka</w:t>
              </w:r>
              <w:r w:rsidRPr="00907C9B">
                <w:rPr>
                  <w:b/>
                  <w:spacing w:val="-1"/>
                  <w:sz w:val="20"/>
                  <w:szCs w:val="20"/>
                </w:rPr>
                <w:t>r</w:t>
              </w:r>
              <w:r w:rsidRPr="00907C9B">
                <w:rPr>
                  <w:b/>
                  <w:sz w:val="20"/>
                  <w:szCs w:val="20"/>
                </w:rPr>
                <w:t>di-</w:t>
              </w:r>
            </w:ins>
          </w:p>
          <w:p w14:paraId="4CBE1F78" w14:textId="77777777" w:rsidR="00DB1A1C" w:rsidRPr="00907C9B" w:rsidRDefault="00DB1A1C" w:rsidP="00060E39">
            <w:pPr>
              <w:ind w:left="102"/>
              <w:rPr>
                <w:ins w:id="1421" w:author="2.1RC1" w:date="2013-12-11T22:33:00Z"/>
                <w:sz w:val="20"/>
                <w:szCs w:val="20"/>
              </w:rPr>
            </w:pPr>
            <w:ins w:id="1422" w:author="2.1RC1" w:date="2013-12-11T22:33:00Z">
              <w:r w:rsidRPr="00907C9B">
                <w:rPr>
                  <w:b/>
                  <w:sz w:val="20"/>
                  <w:szCs w:val="20"/>
                </w:rPr>
                <w:t>n</w:t>
              </w:r>
              <w:r w:rsidRPr="00907C9B">
                <w:rPr>
                  <w:b/>
                  <w:spacing w:val="-1"/>
                  <w:sz w:val="20"/>
                  <w:szCs w:val="20"/>
                </w:rPr>
                <w:t>alitet</w:t>
              </w:r>
            </w:ins>
          </w:p>
        </w:tc>
      </w:tr>
      <w:tr w:rsidR="00DB1A1C" w:rsidRPr="00907C9B" w14:paraId="653FD4AF" w14:textId="77777777" w:rsidTr="00AF3497">
        <w:trPr>
          <w:trHeight w:hRule="exact" w:val="240"/>
          <w:tblHeader/>
          <w:ins w:id="1423"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47FE4D29" w14:textId="77777777" w:rsidR="00DB1A1C" w:rsidRPr="00907C9B" w:rsidRDefault="00DB1A1C" w:rsidP="00060E39">
            <w:pPr>
              <w:spacing w:line="227" w:lineRule="exact"/>
              <w:ind w:left="102"/>
              <w:rPr>
                <w:ins w:id="1424" w:author="2.1RC1" w:date="2013-12-11T22:33:00Z"/>
                <w:b/>
                <w:sz w:val="20"/>
                <w:szCs w:val="20"/>
              </w:rPr>
            </w:pPr>
            <w:ins w:id="1425" w:author="2.1RC1" w:date="2013-12-11T22:33:00Z">
              <w:r w:rsidRPr="00907C9B">
                <w:rPr>
                  <w:b/>
                  <w:spacing w:val="-1"/>
                  <w:sz w:val="20"/>
                  <w:szCs w:val="20"/>
                </w:rPr>
                <w:t>Beg</w:t>
              </w:r>
              <w:r w:rsidRPr="00907C9B">
                <w:rPr>
                  <w:b/>
                  <w:sz w:val="20"/>
                  <w:szCs w:val="20"/>
                </w:rPr>
                <w:t>ä</w:t>
              </w:r>
              <w:r w:rsidRPr="00907C9B">
                <w:rPr>
                  <w:b/>
                  <w:spacing w:val="-1"/>
                  <w:sz w:val="20"/>
                  <w:szCs w:val="20"/>
                </w:rPr>
                <w:t>ran</w:t>
              </w:r>
            </w:ins>
          </w:p>
        </w:tc>
        <w:tc>
          <w:tcPr>
            <w:tcW w:w="1559" w:type="dxa"/>
            <w:tcBorders>
              <w:top w:val="single" w:sz="5" w:space="0" w:color="000000"/>
              <w:left w:val="single" w:sz="5" w:space="0" w:color="000000"/>
              <w:bottom w:val="single" w:sz="5" w:space="0" w:color="000000"/>
              <w:right w:val="single" w:sz="5" w:space="0" w:color="000000"/>
            </w:tcBorders>
          </w:tcPr>
          <w:p w14:paraId="01E2F604" w14:textId="77777777" w:rsidR="00DB1A1C" w:rsidRPr="00907C9B" w:rsidRDefault="00DB1A1C" w:rsidP="00060E39">
            <w:pPr>
              <w:rPr>
                <w:ins w:id="1426" w:author="2.1RC1" w:date="2013-12-11T22:33:00Z"/>
              </w:rPr>
            </w:pPr>
          </w:p>
        </w:tc>
        <w:tc>
          <w:tcPr>
            <w:tcW w:w="3969" w:type="dxa"/>
            <w:tcBorders>
              <w:top w:val="single" w:sz="5" w:space="0" w:color="000000"/>
              <w:left w:val="single" w:sz="5" w:space="0" w:color="000000"/>
              <w:bottom w:val="single" w:sz="5" w:space="0" w:color="000000"/>
              <w:right w:val="single" w:sz="5" w:space="0" w:color="000000"/>
            </w:tcBorders>
          </w:tcPr>
          <w:p w14:paraId="7B049BF1" w14:textId="77777777" w:rsidR="00DB1A1C" w:rsidRPr="00907C9B" w:rsidRDefault="00DB1A1C" w:rsidP="00060E39">
            <w:pPr>
              <w:rPr>
                <w:ins w:id="1427" w:author="2.1RC1" w:date="2013-12-11T22:33:00Z"/>
              </w:rPr>
            </w:pPr>
          </w:p>
        </w:tc>
        <w:tc>
          <w:tcPr>
            <w:tcW w:w="851" w:type="dxa"/>
            <w:tcBorders>
              <w:top w:val="single" w:sz="5" w:space="0" w:color="000000"/>
              <w:left w:val="single" w:sz="5" w:space="0" w:color="000000"/>
              <w:bottom w:val="single" w:sz="5" w:space="0" w:color="000000"/>
              <w:right w:val="single" w:sz="5" w:space="0" w:color="000000"/>
            </w:tcBorders>
          </w:tcPr>
          <w:p w14:paraId="7ADF57FF" w14:textId="77777777" w:rsidR="00DB1A1C" w:rsidRPr="00907C9B" w:rsidRDefault="00DB1A1C" w:rsidP="00060E39">
            <w:pPr>
              <w:rPr>
                <w:ins w:id="1428" w:author="2.1RC1" w:date="2013-12-11T22:33:00Z"/>
              </w:rPr>
            </w:pPr>
          </w:p>
        </w:tc>
      </w:tr>
      <w:tr w:rsidR="00DB1A1C" w:rsidRPr="00907C9B" w14:paraId="4FBAFF04" w14:textId="77777777" w:rsidTr="00AF3497">
        <w:trPr>
          <w:trHeight w:hRule="exact" w:val="506"/>
          <w:tblHeader/>
          <w:ins w:id="1429"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5CCF31F0" w14:textId="77777777" w:rsidR="00DB1A1C" w:rsidRPr="00907C9B" w:rsidRDefault="00DB1A1C" w:rsidP="00060E39">
            <w:pPr>
              <w:spacing w:line="227" w:lineRule="exact"/>
              <w:ind w:left="102"/>
              <w:rPr>
                <w:ins w:id="1430" w:author="2.1RC1" w:date="2013-12-11T22:33:00Z"/>
                <w:sz w:val="20"/>
                <w:szCs w:val="20"/>
              </w:rPr>
            </w:pPr>
            <w:ins w:id="1431" w:author="2.1RC1" w:date="2013-12-11T22:33:00Z">
              <w:r>
                <w:rPr>
                  <w:sz w:val="20"/>
                  <w:szCs w:val="20"/>
                </w:rPr>
                <w:t>careUnitHSAId</w:t>
              </w:r>
              <w:r w:rsidRPr="00907C9B">
                <w:rPr>
                  <w:sz w:val="20"/>
                  <w:szCs w:val="20"/>
                </w:rPr>
                <w:t xml:space="preserve"> </w:t>
              </w:r>
            </w:ins>
          </w:p>
        </w:tc>
        <w:tc>
          <w:tcPr>
            <w:tcW w:w="1559" w:type="dxa"/>
            <w:tcBorders>
              <w:top w:val="single" w:sz="5" w:space="0" w:color="000000"/>
              <w:left w:val="single" w:sz="5" w:space="0" w:color="000000"/>
              <w:bottom w:val="single" w:sz="5" w:space="0" w:color="000000"/>
              <w:right w:val="single" w:sz="5" w:space="0" w:color="000000"/>
            </w:tcBorders>
          </w:tcPr>
          <w:p w14:paraId="13BBA167" w14:textId="77777777" w:rsidR="00DB1A1C" w:rsidRPr="00907C9B" w:rsidRDefault="00DB1A1C" w:rsidP="00060E39">
            <w:pPr>
              <w:spacing w:line="226" w:lineRule="exact"/>
              <w:ind w:left="102"/>
              <w:rPr>
                <w:ins w:id="1432" w:author="2.1RC1" w:date="2013-12-11T22:33:00Z"/>
                <w:spacing w:val="-1"/>
                <w:sz w:val="20"/>
                <w:szCs w:val="20"/>
              </w:rPr>
            </w:pPr>
            <w:ins w:id="1433" w:author="2.1RC1" w:date="2013-12-11T22:33:00Z">
              <w:r>
                <w:rPr>
                  <w:spacing w:val="-1"/>
                  <w:sz w:val="20"/>
                  <w:szCs w:val="20"/>
                </w:rPr>
                <w:t>HSAIdType</w:t>
              </w:r>
            </w:ins>
          </w:p>
        </w:tc>
        <w:tc>
          <w:tcPr>
            <w:tcW w:w="3969" w:type="dxa"/>
            <w:tcBorders>
              <w:top w:val="single" w:sz="5" w:space="0" w:color="000000"/>
              <w:left w:val="single" w:sz="5" w:space="0" w:color="000000"/>
              <w:bottom w:val="single" w:sz="5" w:space="0" w:color="000000"/>
              <w:right w:val="single" w:sz="5" w:space="0" w:color="000000"/>
            </w:tcBorders>
          </w:tcPr>
          <w:p w14:paraId="202B9E66" w14:textId="77777777" w:rsidR="00DB1A1C" w:rsidRPr="00F92CFC" w:rsidRDefault="00DB1A1C" w:rsidP="00060E39">
            <w:pPr>
              <w:spacing w:line="226" w:lineRule="exact"/>
              <w:ind w:left="102"/>
              <w:rPr>
                <w:ins w:id="1434" w:author="2.1RC1" w:date="2013-12-11T22:33:00Z"/>
                <w:spacing w:val="-1"/>
                <w:sz w:val="20"/>
                <w:szCs w:val="20"/>
              </w:rPr>
            </w:pPr>
            <w:ins w:id="1435" w:author="2.1RC1" w:date="2013-12-11T22:33:00Z">
              <w:r w:rsidRPr="00F92CFC">
                <w:rPr>
                  <w:spacing w:val="-1"/>
                  <w:sz w:val="20"/>
                  <w:szCs w:val="20"/>
                </w:rPr>
                <w:t>Filtrering på PDL-enhet vilket motsvarar careUnitHSA</w:t>
              </w:r>
              <w:r>
                <w:rPr>
                  <w:spacing w:val="-1"/>
                  <w:sz w:val="20"/>
                  <w:szCs w:val="20"/>
                </w:rPr>
                <w:t>I</w:t>
              </w:r>
              <w:r w:rsidRPr="00F92CFC">
                <w:rPr>
                  <w:spacing w:val="-1"/>
                  <w:sz w:val="20"/>
                  <w:szCs w:val="20"/>
                </w:rPr>
                <w:t xml:space="preserve">d i </w:t>
              </w:r>
              <w:r>
                <w:rPr>
                  <w:spacing w:val="-1"/>
                  <w:sz w:val="20"/>
                  <w:szCs w:val="20"/>
                </w:rPr>
                <w:t>healthcareProfessional</w:t>
              </w:r>
              <w:r w:rsidRPr="00F92CFC">
                <w:rPr>
                  <w:spacing w:val="-1"/>
                  <w:sz w:val="20"/>
                  <w:szCs w:val="20"/>
                </w:rPr>
                <w:t>Type.</w:t>
              </w:r>
            </w:ins>
          </w:p>
        </w:tc>
        <w:tc>
          <w:tcPr>
            <w:tcW w:w="851" w:type="dxa"/>
            <w:tcBorders>
              <w:top w:val="single" w:sz="5" w:space="0" w:color="000000"/>
              <w:left w:val="single" w:sz="5" w:space="0" w:color="000000"/>
              <w:bottom w:val="single" w:sz="5" w:space="0" w:color="000000"/>
              <w:right w:val="single" w:sz="5" w:space="0" w:color="000000"/>
            </w:tcBorders>
          </w:tcPr>
          <w:p w14:paraId="747BE2DC" w14:textId="7DDAE91A" w:rsidR="00DB1A1C" w:rsidRPr="00907C9B" w:rsidRDefault="00DB1A1C" w:rsidP="00DB1A1C">
            <w:pPr>
              <w:spacing w:line="229" w:lineRule="exact"/>
              <w:ind w:left="102"/>
              <w:rPr>
                <w:ins w:id="1436" w:author="2.1RC1" w:date="2013-12-11T22:33:00Z"/>
                <w:sz w:val="20"/>
                <w:szCs w:val="20"/>
              </w:rPr>
            </w:pPr>
            <w:ins w:id="1437" w:author="2.1RC1" w:date="2013-12-11T22:33:00Z">
              <w:r>
                <w:rPr>
                  <w:sz w:val="20"/>
                  <w:szCs w:val="20"/>
                </w:rPr>
                <w:t>0</w:t>
              </w:r>
              <w:r w:rsidRPr="00907C9B">
                <w:rPr>
                  <w:sz w:val="20"/>
                  <w:szCs w:val="20"/>
                </w:rPr>
                <w:t>.</w:t>
              </w:r>
              <w:r w:rsidRPr="00907C9B">
                <w:rPr>
                  <w:spacing w:val="-1"/>
                  <w:sz w:val="20"/>
                  <w:szCs w:val="20"/>
                </w:rPr>
                <w:t>.</w:t>
              </w:r>
              <w:r>
                <w:rPr>
                  <w:sz w:val="20"/>
                  <w:szCs w:val="20"/>
                </w:rPr>
                <w:t>*</w:t>
              </w:r>
            </w:ins>
          </w:p>
        </w:tc>
      </w:tr>
      <w:tr w:rsidR="00DB1A1C" w:rsidRPr="00907C9B" w14:paraId="62BE977C" w14:textId="77777777" w:rsidTr="00AF3497">
        <w:trPr>
          <w:trHeight w:hRule="exact" w:val="2571"/>
          <w:tblHeader/>
          <w:ins w:id="1438"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53D62846" w14:textId="77777777" w:rsidR="00DB1A1C" w:rsidRPr="00907C9B" w:rsidRDefault="00DB1A1C" w:rsidP="00060E39">
            <w:pPr>
              <w:spacing w:line="226" w:lineRule="exact"/>
              <w:ind w:left="102"/>
              <w:rPr>
                <w:ins w:id="1439" w:author="2.1RC1" w:date="2013-12-11T22:33:00Z"/>
                <w:spacing w:val="-1"/>
                <w:sz w:val="20"/>
                <w:szCs w:val="20"/>
              </w:rPr>
            </w:pPr>
            <w:ins w:id="1440" w:author="2.1RC1" w:date="2013-12-11T22:33:00Z">
              <w:r w:rsidRPr="00907C9B">
                <w:rPr>
                  <w:sz w:val="20"/>
                  <w:szCs w:val="20"/>
                </w:rPr>
                <w:t>patient</w:t>
              </w:r>
              <w:r>
                <w:rPr>
                  <w:sz w:val="20"/>
                  <w:szCs w:val="20"/>
                </w:rPr>
                <w:t>Id</w:t>
              </w:r>
            </w:ins>
          </w:p>
        </w:tc>
        <w:tc>
          <w:tcPr>
            <w:tcW w:w="1559" w:type="dxa"/>
            <w:tcBorders>
              <w:top w:val="single" w:sz="5" w:space="0" w:color="000000"/>
              <w:left w:val="single" w:sz="5" w:space="0" w:color="000000"/>
              <w:bottom w:val="single" w:sz="5" w:space="0" w:color="000000"/>
              <w:right w:val="single" w:sz="5" w:space="0" w:color="000000"/>
            </w:tcBorders>
          </w:tcPr>
          <w:p w14:paraId="59D3EDE1" w14:textId="77777777" w:rsidR="00DB1A1C" w:rsidRPr="00907C9B" w:rsidRDefault="00DB1A1C" w:rsidP="00060E39">
            <w:pPr>
              <w:spacing w:line="226" w:lineRule="exact"/>
              <w:ind w:left="102"/>
              <w:rPr>
                <w:ins w:id="1441" w:author="2.1RC1" w:date="2013-12-11T22:33:00Z"/>
                <w:spacing w:val="-1"/>
                <w:sz w:val="20"/>
                <w:szCs w:val="20"/>
              </w:rPr>
            </w:pPr>
            <w:ins w:id="1442" w:author="2.1RC1" w:date="2013-12-11T22:33:00Z">
              <w:r>
                <w:rPr>
                  <w:spacing w:val="-1"/>
                  <w:sz w:val="20"/>
                  <w:szCs w:val="20"/>
                </w:rPr>
                <w:t>PersonIdType</w:t>
              </w:r>
            </w:ins>
          </w:p>
        </w:tc>
        <w:tc>
          <w:tcPr>
            <w:tcW w:w="3969" w:type="dxa"/>
            <w:tcBorders>
              <w:top w:val="single" w:sz="5" w:space="0" w:color="000000"/>
              <w:left w:val="single" w:sz="5" w:space="0" w:color="000000"/>
              <w:bottom w:val="single" w:sz="5" w:space="0" w:color="000000"/>
              <w:right w:val="single" w:sz="5" w:space="0" w:color="000000"/>
            </w:tcBorders>
          </w:tcPr>
          <w:p w14:paraId="3259B285" w14:textId="77777777" w:rsidR="00DB1A1C" w:rsidRPr="00F92CFC" w:rsidRDefault="00DB1A1C" w:rsidP="00060E39">
            <w:pPr>
              <w:spacing w:line="226" w:lineRule="exact"/>
              <w:ind w:left="102"/>
              <w:rPr>
                <w:ins w:id="1443" w:author="2.1RC1" w:date="2013-12-11T22:33:00Z"/>
                <w:spacing w:val="-1"/>
                <w:sz w:val="20"/>
                <w:szCs w:val="20"/>
              </w:rPr>
            </w:pPr>
            <w:ins w:id="1444" w:author="2.1RC1" w:date="2013-12-11T22:33:00Z">
              <w:r w:rsidRPr="00F92CFC">
                <w:rPr>
                  <w:spacing w:val="-1"/>
                  <w:sz w:val="20"/>
                  <w:szCs w:val="20"/>
                </w:rPr>
                <w:t xml:space="preserve">Id för patienten. </w:t>
              </w:r>
              <w:r w:rsidRPr="00F92CFC">
                <w:rPr>
                  <w:spacing w:val="-1"/>
                  <w:sz w:val="20"/>
                  <w:szCs w:val="20"/>
                </w:rPr>
                <w:br/>
                <w:t>value sätts till patientens identifierare. Anges med 12 tecken utan avskiljare.</w:t>
              </w:r>
              <w:r w:rsidRPr="00F92CFC">
                <w:rPr>
                  <w:spacing w:val="-1"/>
                  <w:sz w:val="20"/>
                  <w:szCs w:val="20"/>
                </w:rPr>
                <w:br/>
                <w:t xml:space="preserve">Type sätts till OID för typ av identifierare. </w:t>
              </w:r>
              <w:r w:rsidRPr="00F92CFC">
                <w:rPr>
                  <w:spacing w:val="-1"/>
                  <w:sz w:val="20"/>
                  <w:szCs w:val="20"/>
                </w:rPr>
                <w:br/>
                <w:t>För personnummer ska Skatteverkets personnummer (1.2.752.129.2.1.3.1).</w:t>
              </w:r>
              <w:r w:rsidRPr="00F92CFC">
                <w:rPr>
                  <w:spacing w:val="-1"/>
                  <w:sz w:val="20"/>
                  <w:szCs w:val="20"/>
                </w:rPr>
                <w:br/>
                <w:t>För samordningsnummer ska Skatteverkets samordningsnummer (1.2.752.129.2.1.3.3).</w:t>
              </w:r>
              <w:r w:rsidRPr="00F92CFC">
                <w:rPr>
                  <w:spacing w:val="-1"/>
                  <w:sz w:val="20"/>
                  <w:szCs w:val="20"/>
                </w:rPr>
                <w:br/>
                <w:t>För reservnummer används lokalt definierade reservnummet, exempelvis SLL reservnummer (1.2.752.97.3.1.3)</w:t>
              </w:r>
            </w:ins>
          </w:p>
        </w:tc>
        <w:tc>
          <w:tcPr>
            <w:tcW w:w="851" w:type="dxa"/>
            <w:tcBorders>
              <w:top w:val="single" w:sz="5" w:space="0" w:color="000000"/>
              <w:left w:val="single" w:sz="5" w:space="0" w:color="000000"/>
              <w:bottom w:val="single" w:sz="5" w:space="0" w:color="000000"/>
              <w:right w:val="single" w:sz="5" w:space="0" w:color="000000"/>
            </w:tcBorders>
          </w:tcPr>
          <w:p w14:paraId="362273BB" w14:textId="77777777" w:rsidR="00DB1A1C" w:rsidRPr="00907C9B" w:rsidRDefault="00DB1A1C" w:rsidP="00060E39">
            <w:pPr>
              <w:spacing w:line="229" w:lineRule="exact"/>
              <w:ind w:left="102"/>
              <w:rPr>
                <w:ins w:id="1445" w:author="2.1RC1" w:date="2013-12-11T22:33:00Z"/>
                <w:sz w:val="20"/>
                <w:szCs w:val="20"/>
              </w:rPr>
            </w:pPr>
            <w:ins w:id="1446" w:author="2.1RC1" w:date="2013-12-11T22:33:00Z">
              <w:r w:rsidRPr="00907C9B">
                <w:rPr>
                  <w:sz w:val="20"/>
                  <w:szCs w:val="20"/>
                </w:rPr>
                <w:t>1..1</w:t>
              </w:r>
            </w:ins>
          </w:p>
        </w:tc>
      </w:tr>
      <w:tr w:rsidR="00DB1A1C" w:rsidRPr="00907C9B" w14:paraId="396C7165" w14:textId="77777777" w:rsidTr="00AF3497">
        <w:trPr>
          <w:trHeight w:hRule="exact" w:val="1062"/>
          <w:tblHeader/>
          <w:ins w:id="1447"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44C665FC" w14:textId="77777777" w:rsidR="00DB1A1C" w:rsidRPr="00907C9B" w:rsidRDefault="00DB1A1C" w:rsidP="00060E39">
            <w:pPr>
              <w:spacing w:line="226" w:lineRule="exact"/>
              <w:ind w:left="102"/>
              <w:rPr>
                <w:ins w:id="1448" w:author="2.1RC1" w:date="2013-12-11T22:33:00Z"/>
                <w:sz w:val="20"/>
                <w:szCs w:val="20"/>
              </w:rPr>
            </w:pPr>
            <w:ins w:id="1449" w:author="2.1RC1" w:date="2013-12-11T22:33:00Z">
              <w:r w:rsidRPr="00907C9B">
                <w:rPr>
                  <w:sz w:val="20"/>
                  <w:szCs w:val="20"/>
                </w:rPr>
                <w:t>timePeriod</w:t>
              </w:r>
            </w:ins>
          </w:p>
        </w:tc>
        <w:tc>
          <w:tcPr>
            <w:tcW w:w="1559" w:type="dxa"/>
            <w:tcBorders>
              <w:top w:val="single" w:sz="5" w:space="0" w:color="000000"/>
              <w:left w:val="single" w:sz="5" w:space="0" w:color="000000"/>
              <w:bottom w:val="single" w:sz="5" w:space="0" w:color="000000"/>
              <w:right w:val="single" w:sz="5" w:space="0" w:color="000000"/>
            </w:tcBorders>
          </w:tcPr>
          <w:p w14:paraId="0A434AA5" w14:textId="77777777" w:rsidR="00DB1A1C" w:rsidRPr="00907C9B" w:rsidRDefault="00DB1A1C" w:rsidP="00060E39">
            <w:pPr>
              <w:spacing w:line="226" w:lineRule="exact"/>
              <w:ind w:left="102"/>
              <w:rPr>
                <w:ins w:id="1450" w:author="2.1RC1" w:date="2013-12-11T22:33:00Z"/>
                <w:spacing w:val="-1"/>
                <w:sz w:val="20"/>
                <w:szCs w:val="20"/>
              </w:rPr>
            </w:pPr>
            <w:ins w:id="1451" w:author="2.1RC1" w:date="2013-12-11T22:33:00Z">
              <w:r>
                <w:rPr>
                  <w:spacing w:val="-1"/>
                  <w:sz w:val="20"/>
                  <w:szCs w:val="20"/>
                </w:rPr>
                <w:t>DatePeriodType</w:t>
              </w:r>
            </w:ins>
          </w:p>
        </w:tc>
        <w:tc>
          <w:tcPr>
            <w:tcW w:w="3969" w:type="dxa"/>
            <w:tcBorders>
              <w:top w:val="single" w:sz="5" w:space="0" w:color="000000"/>
              <w:left w:val="single" w:sz="5" w:space="0" w:color="000000"/>
              <w:bottom w:val="single" w:sz="5" w:space="0" w:color="000000"/>
              <w:right w:val="single" w:sz="5" w:space="0" w:color="000000"/>
            </w:tcBorders>
          </w:tcPr>
          <w:p w14:paraId="5293441A" w14:textId="77777777" w:rsidR="00DB1A1C" w:rsidRPr="00F92CFC" w:rsidRDefault="00DB1A1C" w:rsidP="00060E39">
            <w:pPr>
              <w:spacing w:line="229" w:lineRule="exact"/>
              <w:ind w:left="102"/>
              <w:rPr>
                <w:ins w:id="1452" w:author="2.1RC1" w:date="2013-12-11T22:33:00Z"/>
                <w:sz w:val="20"/>
                <w:szCs w:val="20"/>
              </w:rPr>
            </w:pPr>
            <w:ins w:id="1453" w:author="2.1RC1" w:date="2013-12-11T22:33:00Z">
              <w:r w:rsidRPr="00F92CFC">
                <w:rPr>
                  <w:spacing w:val="-1"/>
                  <w:sz w:val="20"/>
                  <w:szCs w:val="20"/>
                </w:rPr>
                <w:t xml:space="preserve">Begränsning av sökningen i tid, vilket innebär att endast svar returneras där </w:t>
              </w:r>
              <w:r w:rsidRPr="00ED7FB8">
                <w:rPr>
                  <w:sz w:val="20"/>
                  <w:szCs w:val="20"/>
                </w:rPr>
                <w:t>a</w:t>
              </w:r>
              <w:r w:rsidRPr="00ED7FB8">
                <w:rPr>
                  <w:spacing w:val="-1"/>
                  <w:sz w:val="20"/>
                  <w:szCs w:val="20"/>
                </w:rPr>
                <w:t>uthorTime</w:t>
              </w:r>
              <w:r>
                <w:rPr>
                  <w:spacing w:val="-1"/>
                  <w:sz w:val="20"/>
                  <w:szCs w:val="20"/>
                </w:rPr>
                <w:t xml:space="preserve">, </w:t>
              </w:r>
              <w:r w:rsidRPr="00ED7FB8">
                <w:rPr>
                  <w:sz w:val="20"/>
                  <w:szCs w:val="20"/>
                </w:rPr>
                <w:t>signatureTime</w:t>
              </w:r>
              <w:r>
                <w:rPr>
                  <w:sz w:val="20"/>
                  <w:szCs w:val="20"/>
                </w:rPr>
                <w:t xml:space="preserve"> eller diagnosisTime</w:t>
              </w:r>
              <w:r w:rsidRPr="00F92CFC">
                <w:rPr>
                  <w:spacing w:val="-1"/>
                  <w:sz w:val="20"/>
                  <w:szCs w:val="20"/>
                </w:rPr>
                <w:t xml:space="preserve"> li</w:t>
              </w:r>
              <w:r>
                <w:rPr>
                  <w:spacing w:val="-1"/>
                  <w:sz w:val="20"/>
                  <w:szCs w:val="20"/>
                </w:rPr>
                <w:t>g</w:t>
              </w:r>
              <w:r w:rsidRPr="00F92CFC">
                <w:rPr>
                  <w:spacing w:val="-1"/>
                  <w:sz w:val="20"/>
                  <w:szCs w:val="20"/>
                </w:rPr>
                <w:t>ger helt eller delvis inom det sökta tidsintervallet.</w:t>
              </w:r>
            </w:ins>
          </w:p>
        </w:tc>
        <w:tc>
          <w:tcPr>
            <w:tcW w:w="851" w:type="dxa"/>
            <w:tcBorders>
              <w:top w:val="single" w:sz="5" w:space="0" w:color="000000"/>
              <w:left w:val="single" w:sz="5" w:space="0" w:color="000000"/>
              <w:bottom w:val="single" w:sz="5" w:space="0" w:color="000000"/>
              <w:right w:val="single" w:sz="5" w:space="0" w:color="000000"/>
            </w:tcBorders>
          </w:tcPr>
          <w:p w14:paraId="76A88111" w14:textId="77777777" w:rsidR="00DB1A1C" w:rsidRPr="00907C9B" w:rsidRDefault="00DB1A1C" w:rsidP="00060E39">
            <w:pPr>
              <w:spacing w:line="229" w:lineRule="exact"/>
              <w:ind w:left="102"/>
              <w:rPr>
                <w:ins w:id="1454" w:author="2.1RC1" w:date="2013-12-11T22:33:00Z"/>
                <w:sz w:val="20"/>
                <w:szCs w:val="20"/>
              </w:rPr>
            </w:pPr>
            <w:ins w:id="1455" w:author="2.1RC1" w:date="2013-12-11T22:33:00Z">
              <w:r w:rsidRPr="00907C9B">
                <w:rPr>
                  <w:sz w:val="20"/>
                  <w:szCs w:val="20"/>
                </w:rPr>
                <w:t>0..1</w:t>
              </w:r>
            </w:ins>
          </w:p>
        </w:tc>
      </w:tr>
      <w:tr w:rsidR="00DB1A1C" w:rsidRPr="000A2790" w14:paraId="350A6589" w14:textId="77777777" w:rsidTr="00AF3497">
        <w:trPr>
          <w:trHeight w:hRule="exact" w:val="287"/>
          <w:tblHeader/>
          <w:ins w:id="1456"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1047123A" w14:textId="77777777" w:rsidR="00DB1A1C" w:rsidRPr="000A2790" w:rsidRDefault="00DB1A1C" w:rsidP="00060E39">
            <w:pPr>
              <w:spacing w:line="226" w:lineRule="exact"/>
              <w:ind w:left="102"/>
              <w:rPr>
                <w:ins w:id="1457" w:author="2.1RC1" w:date="2013-12-11T22:33:00Z"/>
                <w:sz w:val="20"/>
                <w:szCs w:val="20"/>
              </w:rPr>
            </w:pPr>
            <w:ins w:id="1458" w:author="2.1RC1" w:date="2013-12-11T22:33:00Z">
              <w:r w:rsidRPr="000A2790">
                <w:rPr>
                  <w:sz w:val="20"/>
                  <w:szCs w:val="20"/>
                </w:rPr>
                <w:t>..</w:t>
              </w:r>
              <w:r>
                <w:rPr>
                  <w:sz w:val="20"/>
                  <w:szCs w:val="20"/>
                </w:rPr>
                <w:t>/</w:t>
              </w:r>
              <w:r w:rsidRPr="000A2790">
                <w:rPr>
                  <w:sz w:val="20"/>
                  <w:szCs w:val="20"/>
                </w:rPr>
                <w:t>start</w:t>
              </w:r>
            </w:ins>
          </w:p>
        </w:tc>
        <w:tc>
          <w:tcPr>
            <w:tcW w:w="1559" w:type="dxa"/>
            <w:tcBorders>
              <w:top w:val="single" w:sz="5" w:space="0" w:color="000000"/>
              <w:left w:val="single" w:sz="5" w:space="0" w:color="000000"/>
              <w:bottom w:val="single" w:sz="5" w:space="0" w:color="000000"/>
              <w:right w:val="single" w:sz="5" w:space="0" w:color="000000"/>
            </w:tcBorders>
          </w:tcPr>
          <w:p w14:paraId="1192E914" w14:textId="77777777" w:rsidR="00DB1A1C" w:rsidRPr="000A2790" w:rsidRDefault="00DB1A1C" w:rsidP="00060E39">
            <w:pPr>
              <w:spacing w:line="226" w:lineRule="exact"/>
              <w:ind w:left="102"/>
              <w:rPr>
                <w:ins w:id="1459" w:author="2.1RC1" w:date="2013-12-11T22:33:00Z"/>
                <w:spacing w:val="-1"/>
                <w:sz w:val="20"/>
                <w:szCs w:val="20"/>
              </w:rPr>
            </w:pPr>
            <w:ins w:id="1460" w:author="2.1RC1" w:date="2013-12-11T22:33:00Z">
              <w:r w:rsidRPr="000A2790">
                <w:rPr>
                  <w:spacing w:val="-1"/>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4C046BF9" w14:textId="77777777" w:rsidR="00DB1A1C" w:rsidRPr="000A2790" w:rsidRDefault="00DB1A1C" w:rsidP="00060E39">
            <w:pPr>
              <w:spacing w:line="226" w:lineRule="exact"/>
              <w:ind w:left="102"/>
              <w:rPr>
                <w:ins w:id="1461" w:author="2.1RC1" w:date="2013-12-11T22:33:00Z"/>
                <w:sz w:val="20"/>
                <w:szCs w:val="20"/>
              </w:rPr>
            </w:pPr>
            <w:ins w:id="1462" w:author="2.1RC1" w:date="2013-12-11T22:33:00Z">
              <w:r w:rsidRPr="000A2790">
                <w:rPr>
                  <w:spacing w:val="-1"/>
                  <w:sz w:val="20"/>
                  <w:szCs w:val="20"/>
                </w:rPr>
                <w:t xml:space="preserve">Startdatum. Format </w:t>
              </w:r>
              <w:r>
                <w:rPr>
                  <w:spacing w:val="-1"/>
                  <w:sz w:val="20"/>
                  <w:szCs w:val="20"/>
                </w:rPr>
                <w:t>ÅÅÅÅ</w:t>
              </w:r>
              <w:r w:rsidRPr="000A2790">
                <w:rPr>
                  <w:spacing w:val="-1"/>
                  <w:sz w:val="20"/>
                  <w:szCs w:val="20"/>
                </w:rPr>
                <w:t>MMDD.</w:t>
              </w:r>
            </w:ins>
          </w:p>
        </w:tc>
        <w:tc>
          <w:tcPr>
            <w:tcW w:w="851" w:type="dxa"/>
            <w:tcBorders>
              <w:top w:val="single" w:sz="5" w:space="0" w:color="000000"/>
              <w:left w:val="single" w:sz="5" w:space="0" w:color="000000"/>
              <w:bottom w:val="single" w:sz="5" w:space="0" w:color="000000"/>
              <w:right w:val="single" w:sz="5" w:space="0" w:color="000000"/>
            </w:tcBorders>
          </w:tcPr>
          <w:p w14:paraId="60AF02C7" w14:textId="77777777" w:rsidR="00DB1A1C" w:rsidRPr="000A2790" w:rsidRDefault="00DB1A1C" w:rsidP="00060E39">
            <w:pPr>
              <w:spacing w:line="229" w:lineRule="exact"/>
              <w:ind w:left="102"/>
              <w:rPr>
                <w:ins w:id="1463" w:author="2.1RC1" w:date="2013-12-11T22:33:00Z"/>
                <w:sz w:val="20"/>
                <w:szCs w:val="20"/>
              </w:rPr>
            </w:pPr>
            <w:ins w:id="1464" w:author="2.1RC1" w:date="2013-12-11T22:33:00Z">
              <w:r w:rsidRPr="000A2790">
                <w:rPr>
                  <w:sz w:val="20"/>
                  <w:szCs w:val="20"/>
                </w:rPr>
                <w:t>1..1</w:t>
              </w:r>
            </w:ins>
          </w:p>
        </w:tc>
      </w:tr>
      <w:tr w:rsidR="00DB1A1C" w:rsidRPr="000A2790" w14:paraId="532DCD1F" w14:textId="77777777" w:rsidTr="00AF3497">
        <w:trPr>
          <w:trHeight w:hRule="exact" w:val="287"/>
          <w:tblHeader/>
          <w:ins w:id="1465"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6AE5F90E" w14:textId="77777777" w:rsidR="00DB1A1C" w:rsidRPr="000A2790" w:rsidRDefault="00DB1A1C" w:rsidP="00060E39">
            <w:pPr>
              <w:spacing w:line="226" w:lineRule="exact"/>
              <w:ind w:left="102"/>
              <w:rPr>
                <w:ins w:id="1466" w:author="2.1RC1" w:date="2013-12-11T22:33:00Z"/>
                <w:sz w:val="20"/>
                <w:szCs w:val="20"/>
              </w:rPr>
            </w:pPr>
            <w:ins w:id="1467" w:author="2.1RC1" w:date="2013-12-11T22:33:00Z">
              <w:r w:rsidRPr="000A2790">
                <w:rPr>
                  <w:sz w:val="20"/>
                  <w:szCs w:val="20"/>
                </w:rPr>
                <w:t>.</w:t>
              </w:r>
              <w:r>
                <w:rPr>
                  <w:sz w:val="20"/>
                  <w:szCs w:val="20"/>
                </w:rPr>
                <w:t>./</w:t>
              </w:r>
              <w:r w:rsidRPr="000A2790">
                <w:rPr>
                  <w:sz w:val="20"/>
                  <w:szCs w:val="20"/>
                </w:rPr>
                <w:t>end</w:t>
              </w:r>
            </w:ins>
          </w:p>
        </w:tc>
        <w:tc>
          <w:tcPr>
            <w:tcW w:w="1559" w:type="dxa"/>
            <w:tcBorders>
              <w:top w:val="single" w:sz="5" w:space="0" w:color="000000"/>
              <w:left w:val="single" w:sz="5" w:space="0" w:color="000000"/>
              <w:bottom w:val="single" w:sz="5" w:space="0" w:color="000000"/>
              <w:right w:val="single" w:sz="5" w:space="0" w:color="000000"/>
            </w:tcBorders>
          </w:tcPr>
          <w:p w14:paraId="13908872" w14:textId="77777777" w:rsidR="00DB1A1C" w:rsidRPr="000A2790" w:rsidRDefault="00DB1A1C" w:rsidP="00060E39">
            <w:pPr>
              <w:spacing w:line="226" w:lineRule="exact"/>
              <w:ind w:left="102"/>
              <w:rPr>
                <w:ins w:id="1468" w:author="2.1RC1" w:date="2013-12-11T22:33:00Z"/>
                <w:spacing w:val="-1"/>
                <w:sz w:val="20"/>
                <w:szCs w:val="20"/>
              </w:rPr>
            </w:pPr>
            <w:ins w:id="1469" w:author="2.1RC1" w:date="2013-12-11T22:33:00Z">
              <w:r w:rsidRPr="000A2790">
                <w:rPr>
                  <w:spacing w:val="-1"/>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2ACF48B8" w14:textId="77777777" w:rsidR="00DB1A1C" w:rsidRPr="000A2790" w:rsidRDefault="00DB1A1C" w:rsidP="00060E39">
            <w:pPr>
              <w:spacing w:line="226" w:lineRule="exact"/>
              <w:ind w:left="102"/>
              <w:rPr>
                <w:ins w:id="1470" w:author="2.1RC1" w:date="2013-12-11T22:33:00Z"/>
                <w:sz w:val="20"/>
                <w:szCs w:val="20"/>
              </w:rPr>
            </w:pPr>
            <w:ins w:id="1471" w:author="2.1RC1" w:date="2013-12-11T22:33:00Z">
              <w:r w:rsidRPr="000A2790">
                <w:rPr>
                  <w:spacing w:val="-1"/>
                  <w:sz w:val="20"/>
                  <w:szCs w:val="20"/>
                </w:rPr>
                <w:t xml:space="preserve">Slutdatum. Format </w:t>
              </w:r>
              <w:r>
                <w:rPr>
                  <w:spacing w:val="-1"/>
                  <w:sz w:val="20"/>
                  <w:szCs w:val="20"/>
                </w:rPr>
                <w:t>ÅÅÅÅ</w:t>
              </w:r>
              <w:r w:rsidRPr="000A2790">
                <w:rPr>
                  <w:spacing w:val="-1"/>
                  <w:sz w:val="20"/>
                  <w:szCs w:val="20"/>
                </w:rPr>
                <w:t>MMDD.</w:t>
              </w:r>
            </w:ins>
          </w:p>
        </w:tc>
        <w:tc>
          <w:tcPr>
            <w:tcW w:w="851" w:type="dxa"/>
            <w:tcBorders>
              <w:top w:val="single" w:sz="5" w:space="0" w:color="000000"/>
              <w:left w:val="single" w:sz="5" w:space="0" w:color="000000"/>
              <w:bottom w:val="single" w:sz="5" w:space="0" w:color="000000"/>
              <w:right w:val="single" w:sz="5" w:space="0" w:color="000000"/>
            </w:tcBorders>
          </w:tcPr>
          <w:p w14:paraId="6D25835F" w14:textId="77777777" w:rsidR="00DB1A1C" w:rsidRPr="000A2790" w:rsidRDefault="00DB1A1C" w:rsidP="00060E39">
            <w:pPr>
              <w:spacing w:line="229" w:lineRule="exact"/>
              <w:ind w:left="102"/>
              <w:rPr>
                <w:ins w:id="1472" w:author="2.1RC1" w:date="2013-12-11T22:33:00Z"/>
                <w:sz w:val="20"/>
                <w:szCs w:val="20"/>
              </w:rPr>
            </w:pPr>
            <w:ins w:id="1473" w:author="2.1RC1" w:date="2013-12-11T22:33:00Z">
              <w:r w:rsidRPr="000A2790">
                <w:rPr>
                  <w:sz w:val="20"/>
                  <w:szCs w:val="20"/>
                </w:rPr>
                <w:t>1..1</w:t>
              </w:r>
            </w:ins>
          </w:p>
        </w:tc>
      </w:tr>
      <w:tr w:rsidR="00DB1A1C" w:rsidRPr="00907C9B" w14:paraId="4BB95A74" w14:textId="77777777" w:rsidTr="00AF3497">
        <w:trPr>
          <w:trHeight w:hRule="exact" w:val="710"/>
          <w:tblHeader/>
          <w:ins w:id="1474"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1F22F09C" w14:textId="77777777" w:rsidR="00DB1A1C" w:rsidRPr="000A2790" w:rsidRDefault="00DB1A1C" w:rsidP="00060E39">
            <w:pPr>
              <w:spacing w:line="226" w:lineRule="exact"/>
              <w:ind w:left="102"/>
              <w:rPr>
                <w:ins w:id="1475" w:author="2.1RC1" w:date="2013-12-11T22:33:00Z"/>
                <w:sz w:val="20"/>
                <w:szCs w:val="20"/>
              </w:rPr>
            </w:pPr>
            <w:ins w:id="1476" w:author="2.1RC1" w:date="2013-12-11T22:33:00Z">
              <w:r w:rsidRPr="000A2790">
                <w:rPr>
                  <w:sz w:val="20"/>
                  <w:szCs w:val="20"/>
                </w:rPr>
                <w:t>sourceSystemHSAId</w:t>
              </w:r>
            </w:ins>
          </w:p>
        </w:tc>
        <w:tc>
          <w:tcPr>
            <w:tcW w:w="1559" w:type="dxa"/>
            <w:tcBorders>
              <w:top w:val="single" w:sz="5" w:space="0" w:color="000000"/>
              <w:left w:val="single" w:sz="5" w:space="0" w:color="000000"/>
              <w:bottom w:val="single" w:sz="5" w:space="0" w:color="000000"/>
              <w:right w:val="single" w:sz="5" w:space="0" w:color="000000"/>
            </w:tcBorders>
          </w:tcPr>
          <w:p w14:paraId="1A755C0D" w14:textId="77777777" w:rsidR="00DB1A1C" w:rsidRPr="000A2790" w:rsidRDefault="00DB1A1C" w:rsidP="00060E39">
            <w:pPr>
              <w:spacing w:line="226" w:lineRule="exact"/>
              <w:ind w:left="102"/>
              <w:rPr>
                <w:ins w:id="1477" w:author="2.1RC1" w:date="2013-12-11T22:33:00Z"/>
                <w:spacing w:val="-1"/>
                <w:sz w:val="20"/>
                <w:szCs w:val="20"/>
              </w:rPr>
            </w:pPr>
            <w:ins w:id="1478" w:author="2.1RC1" w:date="2013-12-11T22:33:00Z">
              <w:r w:rsidRPr="000A2790">
                <w:rPr>
                  <w:spacing w:val="-1"/>
                  <w:sz w:val="20"/>
                  <w:szCs w:val="20"/>
                </w:rPr>
                <w:t>HSAIdType</w:t>
              </w:r>
            </w:ins>
          </w:p>
        </w:tc>
        <w:tc>
          <w:tcPr>
            <w:tcW w:w="3969" w:type="dxa"/>
            <w:tcBorders>
              <w:top w:val="single" w:sz="5" w:space="0" w:color="000000"/>
              <w:left w:val="single" w:sz="5" w:space="0" w:color="000000"/>
              <w:bottom w:val="single" w:sz="5" w:space="0" w:color="000000"/>
              <w:right w:val="single" w:sz="5" w:space="0" w:color="000000"/>
            </w:tcBorders>
          </w:tcPr>
          <w:p w14:paraId="23592E39" w14:textId="77777777" w:rsidR="00DB1A1C" w:rsidRPr="00F92CFC" w:rsidRDefault="00DB1A1C" w:rsidP="00060E39">
            <w:pPr>
              <w:spacing w:line="226" w:lineRule="exact"/>
              <w:ind w:left="102"/>
              <w:rPr>
                <w:ins w:id="1479" w:author="2.1RC1" w:date="2013-12-11T22:33:00Z"/>
                <w:sz w:val="20"/>
                <w:szCs w:val="20"/>
              </w:rPr>
            </w:pPr>
            <w:ins w:id="1480" w:author="2.1RC1" w:date="2013-12-11T22:33:00Z">
              <w:r w:rsidRPr="00F92CFC">
                <w:rPr>
                  <w:sz w:val="20"/>
                  <w:szCs w:val="20"/>
                </w:rPr>
                <w:t xml:space="preserve">Begränsar sökningen till dokument som är skapade i angivet system. </w:t>
              </w:r>
            </w:ins>
          </w:p>
          <w:p w14:paraId="2F4F0FD5" w14:textId="77777777" w:rsidR="00DB1A1C" w:rsidRPr="00F92CFC" w:rsidRDefault="00DB1A1C" w:rsidP="00060E39">
            <w:pPr>
              <w:spacing w:line="226" w:lineRule="exact"/>
              <w:ind w:left="102"/>
              <w:rPr>
                <w:ins w:id="1481" w:author="2.1RC1" w:date="2013-12-11T22:33:00Z"/>
                <w:sz w:val="20"/>
                <w:szCs w:val="20"/>
              </w:rPr>
            </w:pPr>
          </w:p>
          <w:p w14:paraId="071F3107" w14:textId="77777777" w:rsidR="00DB1A1C" w:rsidRPr="00F92CFC" w:rsidRDefault="00DB1A1C" w:rsidP="00060E39">
            <w:pPr>
              <w:spacing w:line="226" w:lineRule="exact"/>
              <w:ind w:left="102"/>
              <w:rPr>
                <w:ins w:id="1482" w:author="2.1RC1" w:date="2013-12-11T22:33:00Z"/>
                <w:sz w:val="20"/>
                <w:szCs w:val="20"/>
              </w:rPr>
            </w:pPr>
            <w:ins w:id="1483" w:author="2.1RC1" w:date="2013-12-11T22:33:00Z">
              <w:r w:rsidRPr="00F92CFC">
                <w:rPr>
                  <w:sz w:val="20"/>
                  <w:szCs w:val="20"/>
                </w:rPr>
                <w:t>Värdet på detta fält måste överensstämma med värdet på logicalAddress i anropets tekniska kuvertering (ex. SOAP-header).</w:t>
              </w:r>
            </w:ins>
          </w:p>
          <w:p w14:paraId="52A89A6E" w14:textId="77777777" w:rsidR="00DB1A1C" w:rsidRPr="00F92CFC" w:rsidRDefault="00DB1A1C" w:rsidP="00060E39">
            <w:pPr>
              <w:spacing w:line="226" w:lineRule="exact"/>
              <w:ind w:left="102"/>
              <w:rPr>
                <w:ins w:id="1484" w:author="2.1RC1" w:date="2013-12-11T22:33:00Z"/>
                <w:spacing w:val="-1"/>
                <w:sz w:val="20"/>
                <w:szCs w:val="20"/>
              </w:rPr>
            </w:pPr>
          </w:p>
          <w:p w14:paraId="29395357" w14:textId="77777777" w:rsidR="00DB1A1C" w:rsidRPr="00F92CFC" w:rsidRDefault="00DB1A1C" w:rsidP="00060E39">
            <w:pPr>
              <w:spacing w:line="226" w:lineRule="exact"/>
              <w:ind w:left="102"/>
              <w:rPr>
                <w:ins w:id="1485" w:author="2.1RC1" w:date="2013-12-11T22:33:00Z"/>
                <w:sz w:val="20"/>
                <w:szCs w:val="20"/>
              </w:rPr>
            </w:pPr>
            <w:ins w:id="1486" w:author="2.1RC1" w:date="2013-12-11T22:33:00Z">
              <w:r w:rsidRPr="00F92CFC">
                <w:rPr>
                  <w:sz w:val="20"/>
                  <w:szCs w:val="20"/>
                </w:rPr>
                <w:t>Det innebär i praktiken att aggregerande tjänster inte används när detta fält anges.</w:t>
              </w:r>
            </w:ins>
          </w:p>
          <w:p w14:paraId="173F013B" w14:textId="77777777" w:rsidR="00DB1A1C" w:rsidRPr="00F92CFC" w:rsidRDefault="00DB1A1C" w:rsidP="00060E39">
            <w:pPr>
              <w:spacing w:line="226" w:lineRule="exact"/>
              <w:ind w:left="102"/>
              <w:rPr>
                <w:ins w:id="1487" w:author="2.1RC1" w:date="2013-12-11T22:33:00Z"/>
                <w:sz w:val="20"/>
                <w:szCs w:val="20"/>
              </w:rPr>
            </w:pPr>
          </w:p>
          <w:p w14:paraId="671EF8FE" w14:textId="77777777" w:rsidR="00DB1A1C" w:rsidRPr="00F92CFC" w:rsidRDefault="00DB1A1C" w:rsidP="00060E39">
            <w:pPr>
              <w:spacing w:line="229" w:lineRule="exact"/>
              <w:ind w:left="102"/>
              <w:rPr>
                <w:ins w:id="1488" w:author="2.1RC1" w:date="2013-12-11T22:33:00Z"/>
                <w:sz w:val="20"/>
                <w:szCs w:val="20"/>
              </w:rPr>
            </w:pPr>
            <w:ins w:id="1489" w:author="2.1RC1" w:date="2013-12-11T22:33:00Z">
              <w:r w:rsidRPr="00F92CFC">
                <w:rPr>
                  <w:sz w:val="20"/>
                  <w:szCs w:val="20"/>
                </w:rPr>
                <w:t>Fältet är tvingande om careContactId angivits.</w:t>
              </w:r>
            </w:ins>
          </w:p>
        </w:tc>
        <w:tc>
          <w:tcPr>
            <w:tcW w:w="851" w:type="dxa"/>
            <w:tcBorders>
              <w:top w:val="single" w:sz="5" w:space="0" w:color="000000"/>
              <w:left w:val="single" w:sz="5" w:space="0" w:color="000000"/>
              <w:bottom w:val="single" w:sz="5" w:space="0" w:color="000000"/>
              <w:right w:val="single" w:sz="5" w:space="0" w:color="000000"/>
            </w:tcBorders>
          </w:tcPr>
          <w:p w14:paraId="2A4309D5" w14:textId="77777777" w:rsidR="00DB1A1C" w:rsidRPr="005F1D2D" w:rsidRDefault="00DB1A1C" w:rsidP="00060E39">
            <w:pPr>
              <w:spacing w:line="229" w:lineRule="exact"/>
              <w:ind w:left="102"/>
              <w:rPr>
                <w:ins w:id="1490" w:author="2.1RC1" w:date="2013-12-11T22:33:00Z"/>
                <w:sz w:val="20"/>
                <w:szCs w:val="20"/>
              </w:rPr>
            </w:pPr>
            <w:ins w:id="1491" w:author="2.1RC1" w:date="2013-12-11T22:33:00Z">
              <w:r w:rsidRPr="005F1D2D">
                <w:rPr>
                  <w:sz w:val="20"/>
                  <w:szCs w:val="20"/>
                </w:rPr>
                <w:t>0..1</w:t>
              </w:r>
            </w:ins>
          </w:p>
          <w:p w14:paraId="68DCF6E2" w14:textId="77777777" w:rsidR="00DB1A1C" w:rsidRPr="005F1D2D" w:rsidRDefault="00DB1A1C" w:rsidP="00060E39">
            <w:pPr>
              <w:spacing w:line="229" w:lineRule="exact"/>
              <w:ind w:left="102"/>
              <w:rPr>
                <w:ins w:id="1492" w:author="2.1RC1" w:date="2013-12-11T22:33:00Z"/>
                <w:sz w:val="20"/>
                <w:szCs w:val="20"/>
              </w:rPr>
            </w:pPr>
          </w:p>
          <w:p w14:paraId="7FF83961" w14:textId="77777777" w:rsidR="00DB1A1C" w:rsidRPr="005F1D2D" w:rsidRDefault="00DB1A1C" w:rsidP="00060E39">
            <w:pPr>
              <w:spacing w:line="229" w:lineRule="exact"/>
              <w:ind w:left="102"/>
              <w:rPr>
                <w:ins w:id="1493" w:author="2.1RC1" w:date="2013-12-11T22:33:00Z"/>
                <w:sz w:val="20"/>
                <w:szCs w:val="20"/>
              </w:rPr>
            </w:pPr>
          </w:p>
          <w:p w14:paraId="70BE330D" w14:textId="77777777" w:rsidR="00DB1A1C" w:rsidRPr="00907C9B" w:rsidRDefault="00DB1A1C" w:rsidP="00060E39">
            <w:pPr>
              <w:spacing w:line="229" w:lineRule="exact"/>
              <w:ind w:left="102"/>
              <w:rPr>
                <w:ins w:id="1494" w:author="2.1RC1" w:date="2013-12-11T22:33:00Z"/>
                <w:sz w:val="20"/>
                <w:szCs w:val="20"/>
              </w:rPr>
            </w:pPr>
          </w:p>
        </w:tc>
      </w:tr>
      <w:tr w:rsidR="00DB1A1C" w:rsidRPr="00907C9B" w14:paraId="527C826C" w14:textId="77777777" w:rsidTr="00AF3497">
        <w:trPr>
          <w:trHeight w:hRule="exact" w:val="978"/>
          <w:tblHeader/>
          <w:ins w:id="1495"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20D0012A" w14:textId="77777777" w:rsidR="00DB1A1C" w:rsidRPr="00907C9B" w:rsidRDefault="00DB1A1C" w:rsidP="00060E39">
            <w:pPr>
              <w:spacing w:line="226" w:lineRule="exact"/>
              <w:ind w:left="102"/>
              <w:rPr>
                <w:ins w:id="1496" w:author="2.1RC1" w:date="2013-12-11T22:33:00Z"/>
                <w:b/>
                <w:sz w:val="20"/>
                <w:szCs w:val="20"/>
              </w:rPr>
            </w:pPr>
            <w:ins w:id="1497" w:author="2.1RC1" w:date="2013-12-11T22:33:00Z">
              <w:r w:rsidRPr="005F1D2D">
                <w:rPr>
                  <w:sz w:val="20"/>
                  <w:szCs w:val="20"/>
                </w:rPr>
                <w:lastRenderedPageBreak/>
                <w:t>careContactId</w:t>
              </w:r>
            </w:ins>
          </w:p>
        </w:tc>
        <w:tc>
          <w:tcPr>
            <w:tcW w:w="1559" w:type="dxa"/>
            <w:tcBorders>
              <w:top w:val="single" w:sz="5" w:space="0" w:color="000000"/>
              <w:left w:val="single" w:sz="5" w:space="0" w:color="000000"/>
              <w:bottom w:val="single" w:sz="5" w:space="0" w:color="000000"/>
              <w:right w:val="single" w:sz="5" w:space="0" w:color="000000"/>
            </w:tcBorders>
          </w:tcPr>
          <w:p w14:paraId="66C966BF" w14:textId="77777777" w:rsidR="00DB1A1C" w:rsidRPr="00907C9B" w:rsidRDefault="00DB1A1C" w:rsidP="00060E39">
            <w:pPr>
              <w:spacing w:line="226" w:lineRule="exact"/>
              <w:ind w:left="102"/>
              <w:rPr>
                <w:ins w:id="1498" w:author="2.1RC1" w:date="2013-12-11T22:33:00Z"/>
              </w:rPr>
            </w:pPr>
            <w:ins w:id="1499" w:author="2.1RC1" w:date="2013-12-11T22:33:00Z">
              <w:r>
                <w:rPr>
                  <w:spacing w:val="-1"/>
                  <w:sz w:val="20"/>
                  <w:szCs w:val="20"/>
                </w:rPr>
                <w:t>s</w:t>
              </w:r>
              <w:r w:rsidRPr="005F1D2D">
                <w:rPr>
                  <w:spacing w:val="-1"/>
                  <w:sz w:val="20"/>
                  <w:szCs w:val="20"/>
                </w:rPr>
                <w:t>tring</w:t>
              </w:r>
            </w:ins>
          </w:p>
        </w:tc>
        <w:tc>
          <w:tcPr>
            <w:tcW w:w="3969" w:type="dxa"/>
            <w:tcBorders>
              <w:top w:val="single" w:sz="5" w:space="0" w:color="000000"/>
              <w:left w:val="single" w:sz="5" w:space="0" w:color="000000"/>
              <w:bottom w:val="single" w:sz="5" w:space="0" w:color="000000"/>
              <w:right w:val="single" w:sz="5" w:space="0" w:color="000000"/>
            </w:tcBorders>
          </w:tcPr>
          <w:p w14:paraId="577799F5" w14:textId="77777777" w:rsidR="00DB1A1C" w:rsidRPr="00F92CFC" w:rsidRDefault="00DB1A1C" w:rsidP="00060E39">
            <w:pPr>
              <w:spacing w:line="229" w:lineRule="exact"/>
              <w:ind w:left="102"/>
              <w:rPr>
                <w:ins w:id="1500" w:author="2.1RC1" w:date="2013-12-11T22:33:00Z"/>
                <w:spacing w:val="-1"/>
                <w:sz w:val="20"/>
                <w:szCs w:val="20"/>
              </w:rPr>
            </w:pPr>
            <w:ins w:id="1501" w:author="2.1RC1" w:date="2013-12-11T22:33:00Z">
              <w:r w:rsidRPr="00F92CFC">
                <w:rPr>
                  <w:spacing w:val="-1"/>
                  <w:sz w:val="20"/>
                  <w:szCs w:val="20"/>
                </w:rPr>
                <w:t>Begränsar sökningen till den vård- och omsorgskontakt där den vårdbegäran som låg till grund för laboratoriesvaret skapades.</w:t>
              </w:r>
            </w:ins>
          </w:p>
          <w:p w14:paraId="225A2D6A" w14:textId="77777777" w:rsidR="00DB1A1C" w:rsidRPr="00F92CFC" w:rsidRDefault="00DB1A1C" w:rsidP="00060E39">
            <w:pPr>
              <w:spacing w:line="229" w:lineRule="exact"/>
              <w:ind w:left="102"/>
              <w:rPr>
                <w:ins w:id="1502" w:author="2.1RC1" w:date="2013-12-11T22:33:00Z"/>
              </w:rPr>
            </w:pPr>
          </w:p>
        </w:tc>
        <w:tc>
          <w:tcPr>
            <w:tcW w:w="851" w:type="dxa"/>
            <w:tcBorders>
              <w:top w:val="single" w:sz="5" w:space="0" w:color="000000"/>
              <w:left w:val="single" w:sz="5" w:space="0" w:color="000000"/>
              <w:bottom w:val="single" w:sz="5" w:space="0" w:color="000000"/>
              <w:right w:val="single" w:sz="5" w:space="0" w:color="000000"/>
            </w:tcBorders>
          </w:tcPr>
          <w:p w14:paraId="788CF413" w14:textId="77777777" w:rsidR="00DB1A1C" w:rsidRPr="00907C9B" w:rsidRDefault="00DB1A1C" w:rsidP="00060E39">
            <w:pPr>
              <w:spacing w:line="229" w:lineRule="exact"/>
              <w:ind w:left="102"/>
              <w:rPr>
                <w:ins w:id="1503" w:author="2.1RC1" w:date="2013-12-11T22:33:00Z"/>
              </w:rPr>
            </w:pPr>
            <w:ins w:id="1504" w:author="2.1RC1" w:date="2013-12-11T22:33:00Z">
              <w:r w:rsidRPr="005F1D2D">
                <w:rPr>
                  <w:sz w:val="20"/>
                  <w:szCs w:val="20"/>
                </w:rPr>
                <w:t>0..*</w:t>
              </w:r>
            </w:ins>
          </w:p>
        </w:tc>
      </w:tr>
      <w:tr w:rsidR="00DB1A1C" w14:paraId="2B76B7F8" w14:textId="77777777" w:rsidTr="00AF3497">
        <w:trPr>
          <w:trHeight w:hRule="exact" w:val="277"/>
          <w:tblHeader/>
          <w:ins w:id="1505" w:author="2.1RC1" w:date="2013-12-11T22:33:00Z"/>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DA45D74" w14:textId="77777777" w:rsidR="00DB1A1C" w:rsidRDefault="00DB1A1C" w:rsidP="00060E39">
            <w:pPr>
              <w:spacing w:line="226" w:lineRule="exact"/>
              <w:ind w:left="102"/>
              <w:rPr>
                <w:ins w:id="1506" w:author="2.1RC1" w:date="2013-12-11T22:33:00Z"/>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5A1D40C" w14:textId="77777777" w:rsidR="00DB1A1C" w:rsidRDefault="00DB1A1C" w:rsidP="00060E39">
            <w:pPr>
              <w:spacing w:line="226" w:lineRule="exact"/>
              <w:ind w:left="102"/>
              <w:rPr>
                <w:ins w:id="1507" w:author="2.1RC1" w:date="2013-12-11T22:33:00Z"/>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50D74E" w14:textId="77777777" w:rsidR="00DB1A1C" w:rsidRDefault="00DB1A1C" w:rsidP="00060E39">
            <w:pPr>
              <w:spacing w:line="229" w:lineRule="exact"/>
              <w:ind w:left="102"/>
              <w:rPr>
                <w:ins w:id="1508" w:author="2.1RC1" w:date="2013-12-11T22:33:00Z"/>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460AA6C" w14:textId="77777777" w:rsidR="00DB1A1C" w:rsidRDefault="00DB1A1C" w:rsidP="00060E39">
            <w:pPr>
              <w:spacing w:line="229" w:lineRule="exact"/>
              <w:ind w:left="102"/>
              <w:rPr>
                <w:ins w:id="1509" w:author="2.1RC1" w:date="2013-12-11T22:33:00Z"/>
                <w:sz w:val="20"/>
                <w:szCs w:val="20"/>
              </w:rPr>
            </w:pPr>
          </w:p>
        </w:tc>
      </w:tr>
      <w:tr w:rsidR="00DB1A1C" w14:paraId="13854475" w14:textId="77777777" w:rsidTr="00AF3497">
        <w:trPr>
          <w:trHeight w:hRule="exact" w:val="285"/>
          <w:tblHeader/>
          <w:ins w:id="1510"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047C6A8E" w14:textId="77777777" w:rsidR="00DB1A1C" w:rsidRDefault="00DB1A1C" w:rsidP="00060E39">
            <w:pPr>
              <w:spacing w:line="226" w:lineRule="exact"/>
              <w:ind w:left="102"/>
              <w:rPr>
                <w:ins w:id="1511" w:author="2.1RC1" w:date="2013-12-11T22:33:00Z"/>
                <w:sz w:val="20"/>
                <w:szCs w:val="20"/>
              </w:rPr>
            </w:pPr>
            <w:ins w:id="1512" w:author="2.1RC1" w:date="2013-12-11T22:33:00Z">
              <w:r w:rsidRPr="00907C9B">
                <w:rPr>
                  <w:b/>
                  <w:sz w:val="20"/>
                  <w:szCs w:val="20"/>
                </w:rPr>
                <w:t>Sv</w:t>
              </w:r>
              <w:r w:rsidRPr="00907C9B">
                <w:rPr>
                  <w:b/>
                  <w:spacing w:val="-1"/>
                  <w:sz w:val="20"/>
                  <w:szCs w:val="20"/>
                </w:rPr>
                <w:t>a</w:t>
              </w:r>
              <w:r w:rsidRPr="00907C9B">
                <w:rPr>
                  <w:b/>
                  <w:sz w:val="20"/>
                  <w:szCs w:val="20"/>
                </w:rPr>
                <w:t>r</w:t>
              </w:r>
            </w:ins>
          </w:p>
        </w:tc>
        <w:tc>
          <w:tcPr>
            <w:tcW w:w="1559" w:type="dxa"/>
            <w:tcBorders>
              <w:top w:val="single" w:sz="5" w:space="0" w:color="000000"/>
              <w:left w:val="single" w:sz="5" w:space="0" w:color="000000"/>
              <w:bottom w:val="single" w:sz="5" w:space="0" w:color="000000"/>
              <w:right w:val="single" w:sz="5" w:space="0" w:color="000000"/>
            </w:tcBorders>
          </w:tcPr>
          <w:p w14:paraId="34108BAC" w14:textId="77777777" w:rsidR="00DB1A1C" w:rsidRPr="00B43AC4" w:rsidRDefault="00DB1A1C" w:rsidP="00060E39">
            <w:pPr>
              <w:rPr>
                <w:ins w:id="1513" w:author="2.1RC1" w:date="2013-12-11T22:33:00Z"/>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9CB2743" w14:textId="77777777" w:rsidR="00DB1A1C" w:rsidRDefault="00DB1A1C" w:rsidP="00060E39">
            <w:pPr>
              <w:rPr>
                <w:ins w:id="1514" w:author="2.1RC1" w:date="2013-12-11T22:33:00Z"/>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AE371F" w14:textId="77777777" w:rsidR="00DB1A1C" w:rsidRDefault="00DB1A1C" w:rsidP="00060E39">
            <w:pPr>
              <w:rPr>
                <w:ins w:id="1515" w:author="2.1RC1" w:date="2013-12-11T22:33:00Z"/>
                <w:sz w:val="20"/>
                <w:szCs w:val="20"/>
              </w:rPr>
            </w:pPr>
          </w:p>
        </w:tc>
      </w:tr>
      <w:tr w:rsidR="00DB1A1C" w:rsidRPr="00907C9B" w14:paraId="636BEC79" w14:textId="77777777" w:rsidTr="00507A1C">
        <w:trPr>
          <w:trHeight w:hRule="exact" w:val="403"/>
          <w:tblHeader/>
          <w:ins w:id="1516"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7A9FE5B7" w14:textId="77777777" w:rsidR="00DB1A1C" w:rsidRPr="00907C9B" w:rsidRDefault="00DB1A1C" w:rsidP="00060E39">
            <w:pPr>
              <w:spacing w:line="229" w:lineRule="exact"/>
              <w:rPr>
                <w:ins w:id="1517" w:author="2.1RC1" w:date="2013-12-11T22:33:00Z"/>
                <w:sz w:val="20"/>
                <w:szCs w:val="20"/>
              </w:rPr>
            </w:pPr>
            <w:ins w:id="1518" w:author="2.1RC1" w:date="2013-12-11T22:33:00Z">
              <w:r>
                <w:rPr>
                  <w:sz w:val="20"/>
                  <w:szCs w:val="20"/>
                </w:rPr>
                <w:t xml:space="preserve"> Diagnosis</w:t>
              </w:r>
            </w:ins>
          </w:p>
          <w:p w14:paraId="633C8A93" w14:textId="77777777" w:rsidR="00DB1A1C" w:rsidRPr="00907C9B" w:rsidRDefault="00DB1A1C" w:rsidP="00060E39">
            <w:pPr>
              <w:spacing w:line="226" w:lineRule="exact"/>
              <w:ind w:left="102"/>
              <w:rPr>
                <w:ins w:id="1519" w:author="2.1RC1" w:date="2013-12-11T22:33:00Z"/>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49D153A" w14:textId="77777777" w:rsidR="00DB1A1C" w:rsidRPr="00907C9B" w:rsidRDefault="00DB1A1C" w:rsidP="00060E39">
            <w:pPr>
              <w:spacing w:line="229" w:lineRule="exact"/>
              <w:ind w:left="102"/>
              <w:rPr>
                <w:ins w:id="1520" w:author="2.1RC1" w:date="2013-12-11T22:33:00Z"/>
                <w:sz w:val="20"/>
                <w:szCs w:val="20"/>
              </w:rPr>
            </w:pPr>
            <w:ins w:id="1521" w:author="2.1RC1" w:date="2013-12-11T22:33:00Z">
              <w:r>
                <w:rPr>
                  <w:sz w:val="20"/>
                  <w:szCs w:val="20"/>
                </w:rPr>
                <w:t>DiagnosisType</w:t>
              </w:r>
            </w:ins>
          </w:p>
        </w:tc>
        <w:tc>
          <w:tcPr>
            <w:tcW w:w="3969" w:type="dxa"/>
            <w:tcBorders>
              <w:top w:val="single" w:sz="5" w:space="0" w:color="000000"/>
              <w:left w:val="single" w:sz="5" w:space="0" w:color="000000"/>
              <w:bottom w:val="single" w:sz="5" w:space="0" w:color="000000"/>
              <w:right w:val="single" w:sz="5" w:space="0" w:color="000000"/>
            </w:tcBorders>
          </w:tcPr>
          <w:p w14:paraId="39441428" w14:textId="77777777" w:rsidR="00DB1A1C" w:rsidRPr="00166A0E" w:rsidRDefault="00DB1A1C" w:rsidP="00060E39">
            <w:pPr>
              <w:spacing w:line="229" w:lineRule="exact"/>
              <w:ind w:left="102"/>
              <w:rPr>
                <w:ins w:id="1522" w:author="2.1RC1" w:date="2013-12-11T22:33:00Z"/>
                <w:sz w:val="20"/>
                <w:szCs w:val="20"/>
              </w:rPr>
            </w:pPr>
            <w:ins w:id="1523" w:author="2.1RC1" w:date="2013-12-11T22:33:00Z">
              <w:r w:rsidRPr="00166A0E">
                <w:rPr>
                  <w:sz w:val="20"/>
                  <w:szCs w:val="20"/>
                </w:rPr>
                <w:t>De diagnoser som matchar begäran.</w:t>
              </w:r>
            </w:ins>
          </w:p>
        </w:tc>
        <w:tc>
          <w:tcPr>
            <w:tcW w:w="851" w:type="dxa"/>
            <w:tcBorders>
              <w:top w:val="single" w:sz="5" w:space="0" w:color="000000"/>
              <w:left w:val="single" w:sz="5" w:space="0" w:color="000000"/>
              <w:bottom w:val="single" w:sz="5" w:space="0" w:color="000000"/>
              <w:right w:val="single" w:sz="5" w:space="0" w:color="000000"/>
            </w:tcBorders>
          </w:tcPr>
          <w:p w14:paraId="03C62451" w14:textId="77777777" w:rsidR="00DB1A1C" w:rsidRPr="00907C9B" w:rsidRDefault="00DB1A1C" w:rsidP="00060E39">
            <w:pPr>
              <w:spacing w:line="229" w:lineRule="exact"/>
              <w:ind w:left="102"/>
              <w:rPr>
                <w:ins w:id="1524" w:author="2.1RC1" w:date="2013-12-11T22:33:00Z"/>
                <w:sz w:val="20"/>
                <w:szCs w:val="20"/>
              </w:rPr>
            </w:pPr>
            <w:ins w:id="1525" w:author="2.1RC1" w:date="2013-12-11T22:33:00Z">
              <w:r w:rsidRPr="00907C9B">
                <w:rPr>
                  <w:sz w:val="20"/>
                  <w:szCs w:val="20"/>
                </w:rPr>
                <w:t>0.</w:t>
              </w:r>
              <w:r w:rsidRPr="00907C9B">
                <w:rPr>
                  <w:spacing w:val="-1"/>
                  <w:sz w:val="20"/>
                  <w:szCs w:val="20"/>
                </w:rPr>
                <w:t>.</w:t>
              </w:r>
              <w:r w:rsidRPr="00907C9B">
                <w:rPr>
                  <w:sz w:val="20"/>
                  <w:szCs w:val="20"/>
                </w:rPr>
                <w:t>*</w:t>
              </w:r>
            </w:ins>
          </w:p>
        </w:tc>
      </w:tr>
      <w:tr w:rsidR="00DB1A1C" w:rsidRPr="00907C9B" w14:paraId="692B8DE5" w14:textId="77777777" w:rsidTr="00AF3497">
        <w:trPr>
          <w:trHeight w:hRule="exact" w:val="490"/>
          <w:tblHeader/>
          <w:ins w:id="1526"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3E5BCEE0" w14:textId="77777777" w:rsidR="00DB1A1C" w:rsidRPr="00907C9B" w:rsidRDefault="00DB1A1C" w:rsidP="00060E39">
            <w:pPr>
              <w:spacing w:line="229" w:lineRule="exact"/>
              <w:rPr>
                <w:ins w:id="1527" w:author="2.1RC1" w:date="2013-12-11T22:33:00Z"/>
                <w:sz w:val="20"/>
                <w:szCs w:val="20"/>
              </w:rPr>
            </w:pPr>
            <w:ins w:id="1528" w:author="2.1RC1" w:date="2013-12-11T22:33:00Z">
              <w:r w:rsidRPr="00907C9B">
                <w:rPr>
                  <w:sz w:val="20"/>
                  <w:szCs w:val="20"/>
                </w:rPr>
                <w:t xml:space="preserve"> </w:t>
              </w:r>
              <w:r>
                <w:rPr>
                  <w:sz w:val="20"/>
                  <w:szCs w:val="20"/>
                </w:rPr>
                <w:t>../diagnosisHeader</w:t>
              </w:r>
            </w:ins>
          </w:p>
        </w:tc>
        <w:tc>
          <w:tcPr>
            <w:tcW w:w="1559" w:type="dxa"/>
            <w:tcBorders>
              <w:top w:val="single" w:sz="5" w:space="0" w:color="000000"/>
              <w:left w:val="single" w:sz="5" w:space="0" w:color="000000"/>
              <w:bottom w:val="single" w:sz="5" w:space="0" w:color="000000"/>
              <w:right w:val="single" w:sz="5" w:space="0" w:color="000000"/>
            </w:tcBorders>
          </w:tcPr>
          <w:p w14:paraId="631C36F2" w14:textId="77777777" w:rsidR="00DB1A1C" w:rsidRPr="00907C9B" w:rsidRDefault="00DB1A1C" w:rsidP="00060E39">
            <w:pPr>
              <w:spacing w:line="229" w:lineRule="exact"/>
              <w:ind w:left="102"/>
              <w:rPr>
                <w:ins w:id="1529" w:author="2.1RC1" w:date="2013-12-11T22:33:00Z"/>
                <w:sz w:val="20"/>
                <w:szCs w:val="20"/>
              </w:rPr>
            </w:pPr>
            <w:ins w:id="1530" w:author="2.1RC1" w:date="2013-12-11T22:33:00Z">
              <w:r>
                <w:rPr>
                  <w:sz w:val="20"/>
                  <w:szCs w:val="20"/>
                </w:rPr>
                <w:t>P</w:t>
              </w:r>
              <w:r w:rsidRPr="00907C9B">
                <w:rPr>
                  <w:sz w:val="20"/>
                  <w:szCs w:val="20"/>
                </w:rPr>
                <w:t>atient</w:t>
              </w:r>
              <w:r>
                <w:rPr>
                  <w:sz w:val="20"/>
                  <w:szCs w:val="20"/>
                </w:rPr>
                <w:t>Summary</w:t>
              </w:r>
              <w:r w:rsidRPr="00907C9B">
                <w:rPr>
                  <w:sz w:val="20"/>
                  <w:szCs w:val="20"/>
                </w:rPr>
                <w:t>HeaderType</w:t>
              </w:r>
            </w:ins>
          </w:p>
        </w:tc>
        <w:tc>
          <w:tcPr>
            <w:tcW w:w="3969" w:type="dxa"/>
            <w:tcBorders>
              <w:top w:val="single" w:sz="5" w:space="0" w:color="000000"/>
              <w:left w:val="single" w:sz="5" w:space="0" w:color="000000"/>
              <w:bottom w:val="single" w:sz="5" w:space="0" w:color="000000"/>
              <w:right w:val="single" w:sz="5" w:space="0" w:color="000000"/>
            </w:tcBorders>
          </w:tcPr>
          <w:p w14:paraId="4C74DE5F" w14:textId="77777777" w:rsidR="00DB1A1C" w:rsidRPr="00907C9B" w:rsidRDefault="00DB1A1C" w:rsidP="00060E39">
            <w:pPr>
              <w:spacing w:line="229" w:lineRule="exact"/>
              <w:ind w:left="102"/>
              <w:rPr>
                <w:ins w:id="1531" w:author="2.1RC1" w:date="2013-12-11T22:33:00Z"/>
                <w:sz w:val="20"/>
                <w:szCs w:val="20"/>
              </w:rPr>
            </w:pPr>
            <w:ins w:id="1532" w:author="2.1RC1" w:date="2013-12-11T22:33:00Z">
              <w:r w:rsidRPr="00907C9B">
                <w:rPr>
                  <w:sz w:val="20"/>
                  <w:szCs w:val="20"/>
                </w:rPr>
                <w:t>Innehåller basinformation om dokumentet</w:t>
              </w:r>
            </w:ins>
          </w:p>
        </w:tc>
        <w:tc>
          <w:tcPr>
            <w:tcW w:w="851" w:type="dxa"/>
            <w:tcBorders>
              <w:top w:val="single" w:sz="5" w:space="0" w:color="000000"/>
              <w:left w:val="single" w:sz="5" w:space="0" w:color="000000"/>
              <w:bottom w:val="single" w:sz="5" w:space="0" w:color="000000"/>
              <w:right w:val="single" w:sz="5" w:space="0" w:color="000000"/>
            </w:tcBorders>
          </w:tcPr>
          <w:p w14:paraId="3A83B10A" w14:textId="77777777" w:rsidR="00DB1A1C" w:rsidRPr="00907C9B" w:rsidRDefault="00DB1A1C" w:rsidP="00060E39">
            <w:pPr>
              <w:spacing w:line="229" w:lineRule="exact"/>
              <w:ind w:left="102"/>
              <w:rPr>
                <w:ins w:id="1533" w:author="2.1RC1" w:date="2013-12-11T22:33:00Z"/>
                <w:sz w:val="20"/>
                <w:szCs w:val="20"/>
              </w:rPr>
            </w:pPr>
            <w:ins w:id="1534" w:author="2.1RC1" w:date="2013-12-11T22:33:00Z">
              <w:r w:rsidRPr="00907C9B">
                <w:rPr>
                  <w:sz w:val="20"/>
                  <w:szCs w:val="20"/>
                </w:rPr>
                <w:t>1..1</w:t>
              </w:r>
            </w:ins>
          </w:p>
        </w:tc>
      </w:tr>
      <w:tr w:rsidR="00DB1A1C" w:rsidRPr="00907C9B" w14:paraId="1E9F678D" w14:textId="77777777" w:rsidTr="00B529F0">
        <w:trPr>
          <w:trHeight w:hRule="exact" w:val="623"/>
          <w:tblHeader/>
          <w:ins w:id="1535"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46EF6C0C" w14:textId="77777777" w:rsidR="00DB1A1C" w:rsidRPr="00907C9B" w:rsidRDefault="00DB1A1C" w:rsidP="00060E39">
            <w:pPr>
              <w:spacing w:line="229" w:lineRule="exact"/>
              <w:ind w:left="102"/>
              <w:rPr>
                <w:ins w:id="1536" w:author="2.1RC1" w:date="2013-12-11T22:33:00Z"/>
                <w:sz w:val="20"/>
                <w:szCs w:val="20"/>
              </w:rPr>
            </w:pPr>
            <w:ins w:id="1537" w:author="2.1RC1" w:date="2013-12-11T22:33:00Z">
              <w:r>
                <w:rPr>
                  <w:sz w:val="20"/>
                  <w:szCs w:val="20"/>
                </w:rPr>
                <w:t>../../</w:t>
              </w:r>
              <w:r w:rsidRPr="00907C9B">
                <w:rPr>
                  <w:sz w:val="20"/>
                  <w:szCs w:val="20"/>
                </w:rPr>
                <w:t>document</w:t>
              </w:r>
              <w:r>
                <w:rPr>
                  <w:sz w:val="20"/>
                  <w:szCs w:val="20"/>
                </w:rPr>
                <w:t>Id</w:t>
              </w:r>
            </w:ins>
          </w:p>
        </w:tc>
        <w:tc>
          <w:tcPr>
            <w:tcW w:w="1559" w:type="dxa"/>
            <w:tcBorders>
              <w:top w:val="single" w:sz="5" w:space="0" w:color="000000"/>
              <w:left w:val="single" w:sz="5" w:space="0" w:color="000000"/>
              <w:bottom w:val="single" w:sz="5" w:space="0" w:color="000000"/>
              <w:right w:val="single" w:sz="5" w:space="0" w:color="000000"/>
            </w:tcBorders>
          </w:tcPr>
          <w:p w14:paraId="6A10EABD" w14:textId="77777777" w:rsidR="00DB1A1C" w:rsidRPr="00907C9B" w:rsidRDefault="00DB1A1C" w:rsidP="00060E39">
            <w:pPr>
              <w:spacing w:line="229" w:lineRule="exact"/>
              <w:ind w:left="102"/>
              <w:rPr>
                <w:ins w:id="1538" w:author="2.1RC1" w:date="2013-12-11T22:33:00Z"/>
                <w:sz w:val="20"/>
                <w:szCs w:val="20"/>
              </w:rPr>
            </w:pPr>
            <w:ins w:id="1539" w:author="2.1RC1" w:date="2013-12-11T22:33:00Z">
              <w:r>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727DF573" w14:textId="03497C5B" w:rsidR="00DB1A1C" w:rsidRPr="00306B15" w:rsidRDefault="00DB1A1C" w:rsidP="00B529F0">
            <w:pPr>
              <w:pStyle w:val="TableParagraph"/>
              <w:rPr>
                <w:ins w:id="1540" w:author="2.1RC1" w:date="2013-12-11T22:33:00Z"/>
                <w:sz w:val="20"/>
                <w:szCs w:val="20"/>
              </w:rPr>
            </w:pPr>
            <w:ins w:id="1541" w:author="2.1RC1" w:date="2013-12-11T22:33:00Z">
              <w:r w:rsidRPr="00306B15">
                <w:rPr>
                  <w:rFonts w:ascii="Times New Roman" w:hAnsi="Times New Roman" w:cs="Times New Roman"/>
                  <w:sz w:val="20"/>
                  <w:szCs w:val="20"/>
                </w:rPr>
                <w:t xml:space="preserve">Dokumentets identitet som är </w:t>
              </w:r>
              <w:r w:rsidR="00B529F0">
                <w:rPr>
                  <w:rFonts w:ascii="Times New Roman" w:hAnsi="Times New Roman" w:cs="Times New Roman"/>
                  <w:sz w:val="20"/>
                  <w:szCs w:val="20"/>
                </w:rPr>
                <w:t>unik inom källsystemet.</w:t>
              </w:r>
            </w:ins>
          </w:p>
        </w:tc>
        <w:tc>
          <w:tcPr>
            <w:tcW w:w="851" w:type="dxa"/>
            <w:tcBorders>
              <w:top w:val="single" w:sz="5" w:space="0" w:color="000000"/>
              <w:left w:val="single" w:sz="5" w:space="0" w:color="000000"/>
              <w:bottom w:val="single" w:sz="5" w:space="0" w:color="000000"/>
              <w:right w:val="single" w:sz="5" w:space="0" w:color="000000"/>
            </w:tcBorders>
          </w:tcPr>
          <w:p w14:paraId="653E35B6" w14:textId="77777777" w:rsidR="00DB1A1C" w:rsidRPr="00907C9B" w:rsidRDefault="00DB1A1C" w:rsidP="00060E39">
            <w:pPr>
              <w:spacing w:line="229" w:lineRule="exact"/>
              <w:ind w:left="102"/>
              <w:rPr>
                <w:ins w:id="1542" w:author="2.1RC1" w:date="2013-12-11T22:33:00Z"/>
                <w:sz w:val="20"/>
                <w:szCs w:val="20"/>
              </w:rPr>
            </w:pPr>
            <w:ins w:id="1543" w:author="2.1RC1" w:date="2013-12-11T22:33:00Z">
              <w:r w:rsidRPr="00907C9B">
                <w:rPr>
                  <w:sz w:val="20"/>
                  <w:szCs w:val="20"/>
                </w:rPr>
                <w:t>1..1</w:t>
              </w:r>
            </w:ins>
          </w:p>
        </w:tc>
      </w:tr>
      <w:tr w:rsidR="00DB1A1C" w:rsidRPr="00907C9B" w14:paraId="40C9A3AA" w14:textId="77777777" w:rsidTr="00AF3497">
        <w:trPr>
          <w:trHeight w:hRule="exact" w:val="573"/>
          <w:tblHeader/>
          <w:ins w:id="1544" w:author="2.1RC1" w:date="2013-12-11T22:33:00Z"/>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4545D4B" w14:textId="77777777" w:rsidR="00DB1A1C" w:rsidRPr="00E0757D" w:rsidRDefault="00DB1A1C" w:rsidP="00060E39">
            <w:pPr>
              <w:spacing w:line="229" w:lineRule="exact"/>
              <w:ind w:left="102"/>
              <w:rPr>
                <w:ins w:id="1545" w:author="2.1RC1" w:date="2013-12-11T22:33:00Z"/>
                <w:sz w:val="20"/>
                <w:szCs w:val="20"/>
              </w:rPr>
            </w:pPr>
            <w:ins w:id="1546" w:author="2.1RC1" w:date="2013-12-11T22:33:00Z">
              <w:r>
                <w:rPr>
                  <w:sz w:val="20"/>
                  <w:szCs w:val="20"/>
                </w:rPr>
                <w:t>../../sourceSystemHSAI</w:t>
              </w:r>
              <w:r w:rsidRPr="00D6731C">
                <w:rPr>
                  <w:sz w:val="20"/>
                  <w:szCs w:val="20"/>
                </w:rPr>
                <w:t>d</w:t>
              </w:r>
            </w:ins>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38BF49E" w14:textId="77777777" w:rsidR="00DB1A1C" w:rsidRPr="00E0757D" w:rsidRDefault="00DB1A1C" w:rsidP="00060E39">
            <w:pPr>
              <w:spacing w:line="229" w:lineRule="exact"/>
              <w:ind w:left="102"/>
              <w:rPr>
                <w:ins w:id="1547" w:author="2.1RC1" w:date="2013-12-11T22:33:00Z"/>
                <w:sz w:val="20"/>
                <w:szCs w:val="20"/>
              </w:rPr>
            </w:pPr>
            <w:ins w:id="1548" w:author="2.1RC1" w:date="2013-12-11T22:33:00Z">
              <w:r>
                <w:rPr>
                  <w:sz w:val="20"/>
                  <w:szCs w:val="20"/>
                </w:rPr>
                <w:t>HSAI</w:t>
              </w:r>
              <w:r w:rsidRPr="007D6475">
                <w:rPr>
                  <w:sz w:val="20"/>
                  <w:szCs w:val="20"/>
                </w:rPr>
                <w:t>dType</w:t>
              </w:r>
            </w:ins>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7B341A3A" w14:textId="77777777" w:rsidR="00DB1A1C" w:rsidRPr="00166A0E" w:rsidRDefault="00DB1A1C" w:rsidP="00060E39">
            <w:pPr>
              <w:spacing w:line="229" w:lineRule="exact"/>
              <w:ind w:left="102"/>
              <w:rPr>
                <w:ins w:id="1549" w:author="2.1RC1" w:date="2013-12-11T22:33:00Z"/>
                <w:sz w:val="20"/>
                <w:szCs w:val="20"/>
              </w:rPr>
            </w:pPr>
            <w:ins w:id="1550" w:author="2.1RC1" w:date="2013-12-11T22:33:00Z">
              <w:r w:rsidRPr="00166A0E">
                <w:rPr>
                  <w:sz w:val="20"/>
                  <w:szCs w:val="20"/>
                </w:rPr>
                <w:t>HSA-id för det system som dokumentet är skapat i.</w:t>
              </w:r>
            </w:ins>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8DF1231" w14:textId="77777777" w:rsidR="00DB1A1C" w:rsidRPr="00907C9B" w:rsidRDefault="00DB1A1C" w:rsidP="00060E39">
            <w:pPr>
              <w:spacing w:line="229" w:lineRule="exact"/>
              <w:ind w:left="102"/>
              <w:rPr>
                <w:ins w:id="1551" w:author="2.1RC1" w:date="2013-12-11T22:33:00Z"/>
                <w:sz w:val="20"/>
                <w:szCs w:val="20"/>
              </w:rPr>
            </w:pPr>
            <w:ins w:id="1552" w:author="2.1RC1" w:date="2013-12-11T22:33:00Z">
              <w:r w:rsidRPr="007D6475">
                <w:rPr>
                  <w:sz w:val="20"/>
                  <w:szCs w:val="20"/>
                </w:rPr>
                <w:t>1..1</w:t>
              </w:r>
            </w:ins>
          </w:p>
        </w:tc>
      </w:tr>
      <w:tr w:rsidR="00DB1A1C" w:rsidRPr="00907C9B" w14:paraId="2B8F79D9" w14:textId="77777777" w:rsidTr="00AF3497">
        <w:trPr>
          <w:trHeight w:val="259"/>
          <w:tblHeader/>
          <w:ins w:id="1553"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12987DA3" w14:textId="77777777" w:rsidR="00DB1A1C" w:rsidRPr="00F82472" w:rsidRDefault="00DB1A1C" w:rsidP="00060E39">
            <w:pPr>
              <w:widowControl w:val="0"/>
              <w:spacing w:line="229" w:lineRule="exact"/>
              <w:ind w:left="87"/>
              <w:rPr>
                <w:ins w:id="1554" w:author="2.1RC1" w:date="2013-12-11T22:33:00Z"/>
                <w:sz w:val="20"/>
                <w:szCs w:val="20"/>
              </w:rPr>
            </w:pPr>
            <w:ins w:id="1555" w:author="2.1RC1" w:date="2013-12-11T22:33:00Z">
              <w:r>
                <w:rPr>
                  <w:sz w:val="20"/>
                  <w:szCs w:val="20"/>
                </w:rPr>
                <w:t>../../</w:t>
              </w:r>
              <w:r w:rsidRPr="00907C9B">
                <w:rPr>
                  <w:sz w:val="20"/>
                  <w:szCs w:val="20"/>
                </w:rPr>
                <w:t>patient</w:t>
              </w:r>
              <w:r>
                <w:rPr>
                  <w:sz w:val="20"/>
                  <w:szCs w:val="20"/>
                </w:rPr>
                <w:t>Id</w:t>
              </w:r>
            </w:ins>
          </w:p>
        </w:tc>
        <w:tc>
          <w:tcPr>
            <w:tcW w:w="1559" w:type="dxa"/>
            <w:tcBorders>
              <w:top w:val="single" w:sz="5" w:space="0" w:color="000000"/>
              <w:left w:val="single" w:sz="5" w:space="0" w:color="000000"/>
              <w:bottom w:val="single" w:sz="5" w:space="0" w:color="000000"/>
              <w:right w:val="single" w:sz="5" w:space="0" w:color="000000"/>
            </w:tcBorders>
          </w:tcPr>
          <w:p w14:paraId="7F1897A0" w14:textId="77777777" w:rsidR="00DB1A1C" w:rsidRPr="000A6DF8" w:rsidRDefault="00DB1A1C" w:rsidP="00060E39">
            <w:pPr>
              <w:spacing w:line="226" w:lineRule="exact"/>
              <w:ind w:left="102"/>
              <w:rPr>
                <w:ins w:id="1556" w:author="2.1RC1" w:date="2013-12-11T22:33:00Z"/>
                <w:spacing w:val="-1"/>
                <w:sz w:val="20"/>
                <w:szCs w:val="20"/>
              </w:rPr>
            </w:pPr>
            <w:ins w:id="1557" w:author="2.1RC1" w:date="2013-12-11T22:33:00Z">
              <w:r>
                <w:rPr>
                  <w:spacing w:val="-1"/>
                  <w:sz w:val="20"/>
                  <w:szCs w:val="20"/>
                </w:rPr>
                <w:t>PersonIdType</w:t>
              </w:r>
            </w:ins>
          </w:p>
        </w:tc>
        <w:tc>
          <w:tcPr>
            <w:tcW w:w="3969" w:type="dxa"/>
            <w:tcBorders>
              <w:top w:val="single" w:sz="5" w:space="0" w:color="000000"/>
              <w:left w:val="single" w:sz="5" w:space="0" w:color="000000"/>
              <w:bottom w:val="single" w:sz="5" w:space="0" w:color="000000"/>
              <w:right w:val="single" w:sz="5" w:space="0" w:color="000000"/>
            </w:tcBorders>
          </w:tcPr>
          <w:p w14:paraId="6D7DC4EA" w14:textId="77777777" w:rsidR="00DB1A1C" w:rsidRPr="00F82472" w:rsidRDefault="00DB1A1C" w:rsidP="00060E39">
            <w:pPr>
              <w:spacing w:line="229" w:lineRule="exact"/>
              <w:ind w:left="102"/>
              <w:rPr>
                <w:ins w:id="1558" w:author="2.1RC1" w:date="2013-12-11T22:33:00Z"/>
                <w:sz w:val="20"/>
                <w:szCs w:val="20"/>
              </w:rPr>
            </w:pPr>
            <w:ins w:id="1559" w:author="2.1RC1" w:date="2013-12-11T22:33:00Z">
              <w:r w:rsidRPr="00041CC6">
                <w:rPr>
                  <w:sz w:val="20"/>
                  <w:szCs w:val="20"/>
                </w:rPr>
                <w:t>Id</w:t>
              </w:r>
              <w:r>
                <w:rPr>
                  <w:sz w:val="20"/>
                  <w:szCs w:val="20"/>
                </w:rPr>
                <w:t xml:space="preserve">entifierare för patient. </w:t>
              </w:r>
            </w:ins>
          </w:p>
        </w:tc>
        <w:tc>
          <w:tcPr>
            <w:tcW w:w="851" w:type="dxa"/>
            <w:tcBorders>
              <w:top w:val="single" w:sz="5" w:space="0" w:color="000000"/>
              <w:left w:val="single" w:sz="5" w:space="0" w:color="000000"/>
              <w:bottom w:val="single" w:sz="5" w:space="0" w:color="000000"/>
              <w:right w:val="single" w:sz="5" w:space="0" w:color="000000"/>
            </w:tcBorders>
          </w:tcPr>
          <w:p w14:paraId="0CF84583" w14:textId="77777777" w:rsidR="00DB1A1C" w:rsidRPr="00907C9B" w:rsidRDefault="00DB1A1C" w:rsidP="00060E39">
            <w:pPr>
              <w:spacing w:line="229" w:lineRule="exact"/>
              <w:ind w:left="102"/>
              <w:rPr>
                <w:ins w:id="1560" w:author="2.1RC1" w:date="2013-12-11T22:33:00Z"/>
                <w:sz w:val="20"/>
                <w:szCs w:val="20"/>
              </w:rPr>
            </w:pPr>
            <w:ins w:id="1561" w:author="2.1RC1" w:date="2013-12-11T22:33:00Z">
              <w:r w:rsidRPr="00907C9B">
                <w:rPr>
                  <w:sz w:val="20"/>
                  <w:szCs w:val="20"/>
                </w:rPr>
                <w:t>1..1</w:t>
              </w:r>
            </w:ins>
          </w:p>
        </w:tc>
      </w:tr>
      <w:tr w:rsidR="00DB1A1C" w:rsidRPr="00907C9B" w14:paraId="5A14EE0B" w14:textId="77777777" w:rsidTr="00AF3497">
        <w:trPr>
          <w:trHeight w:val="529"/>
          <w:tblHeader/>
          <w:ins w:id="1562"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3A4249B5" w14:textId="77777777" w:rsidR="00DB1A1C" w:rsidRPr="00F82472" w:rsidRDefault="00DB1A1C" w:rsidP="00060E39">
            <w:pPr>
              <w:spacing w:line="229" w:lineRule="exact"/>
              <w:ind w:left="102"/>
              <w:rPr>
                <w:ins w:id="1563" w:author="2.1RC1" w:date="2013-12-11T22:33:00Z"/>
                <w:sz w:val="20"/>
                <w:szCs w:val="20"/>
              </w:rPr>
            </w:pPr>
            <w:ins w:id="1564" w:author="2.1RC1" w:date="2013-12-11T22:33:00Z">
              <w:r>
                <w:rPr>
                  <w:sz w:val="20"/>
                  <w:szCs w:val="20"/>
                </w:rPr>
                <w:t>../../../id</w:t>
              </w:r>
            </w:ins>
          </w:p>
        </w:tc>
        <w:tc>
          <w:tcPr>
            <w:tcW w:w="1559" w:type="dxa"/>
            <w:tcBorders>
              <w:top w:val="single" w:sz="5" w:space="0" w:color="000000"/>
              <w:left w:val="single" w:sz="5" w:space="0" w:color="000000"/>
              <w:bottom w:val="single" w:sz="5" w:space="0" w:color="000000"/>
              <w:right w:val="single" w:sz="5" w:space="0" w:color="000000"/>
            </w:tcBorders>
          </w:tcPr>
          <w:p w14:paraId="1C12705C" w14:textId="77777777" w:rsidR="00DB1A1C" w:rsidRPr="00F82472" w:rsidRDefault="00DB1A1C" w:rsidP="00060E39">
            <w:pPr>
              <w:spacing w:line="226" w:lineRule="exact"/>
              <w:ind w:left="102"/>
              <w:rPr>
                <w:ins w:id="1565" w:author="2.1RC1" w:date="2013-12-11T22:33:00Z"/>
                <w:spacing w:val="-1"/>
                <w:sz w:val="20"/>
                <w:szCs w:val="20"/>
              </w:rPr>
            </w:pPr>
            <w:ins w:id="1566" w:author="2.1RC1" w:date="2013-12-11T22:33:00Z">
              <w:r>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0A6D3777" w14:textId="77777777" w:rsidR="00DB1A1C" w:rsidRPr="00166A0E" w:rsidRDefault="00DB1A1C" w:rsidP="00060E39">
            <w:pPr>
              <w:spacing w:line="226" w:lineRule="exact"/>
              <w:ind w:left="142"/>
              <w:rPr>
                <w:ins w:id="1567" w:author="2.1RC1" w:date="2013-12-11T22:33:00Z"/>
                <w:spacing w:val="-1"/>
                <w:sz w:val="20"/>
                <w:szCs w:val="20"/>
              </w:rPr>
            </w:pPr>
            <w:ins w:id="1568" w:author="2.1RC1" w:date="2013-12-11T22:33:00Z">
              <w:r w:rsidRPr="00166A0E">
                <w:rPr>
                  <w:sz w:val="20"/>
                  <w:szCs w:val="20"/>
                </w:rPr>
                <w:t>Sätts till patientens identifierare. Anges med 12 tecken utan avskiljare.</w:t>
              </w:r>
            </w:ins>
          </w:p>
        </w:tc>
        <w:tc>
          <w:tcPr>
            <w:tcW w:w="851" w:type="dxa"/>
            <w:tcBorders>
              <w:top w:val="single" w:sz="5" w:space="0" w:color="000000"/>
              <w:left w:val="single" w:sz="5" w:space="0" w:color="000000"/>
              <w:bottom w:val="single" w:sz="5" w:space="0" w:color="000000"/>
              <w:right w:val="single" w:sz="5" w:space="0" w:color="000000"/>
            </w:tcBorders>
          </w:tcPr>
          <w:p w14:paraId="1AF592FF" w14:textId="77777777" w:rsidR="00DB1A1C" w:rsidRPr="00907C9B" w:rsidRDefault="00DB1A1C" w:rsidP="00060E39">
            <w:pPr>
              <w:spacing w:line="229" w:lineRule="exact"/>
              <w:ind w:left="102"/>
              <w:rPr>
                <w:ins w:id="1569" w:author="2.1RC1" w:date="2013-12-11T22:33:00Z"/>
                <w:sz w:val="20"/>
                <w:szCs w:val="20"/>
              </w:rPr>
            </w:pPr>
            <w:ins w:id="1570" w:author="2.1RC1" w:date="2013-12-11T22:33:00Z">
              <w:r>
                <w:rPr>
                  <w:sz w:val="20"/>
                  <w:szCs w:val="20"/>
                </w:rPr>
                <w:t>1..1</w:t>
              </w:r>
            </w:ins>
          </w:p>
        </w:tc>
      </w:tr>
      <w:tr w:rsidR="00DB1A1C" w:rsidRPr="00907C9B" w14:paraId="7BBC624E" w14:textId="77777777" w:rsidTr="00AF3497">
        <w:trPr>
          <w:trHeight w:val="687"/>
          <w:tblHeader/>
          <w:ins w:id="1571"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6FFCF8AE" w14:textId="77777777" w:rsidR="00DB1A1C" w:rsidRPr="00F82472" w:rsidRDefault="00DB1A1C" w:rsidP="00060E39">
            <w:pPr>
              <w:spacing w:line="229" w:lineRule="exact"/>
              <w:ind w:left="102"/>
              <w:rPr>
                <w:ins w:id="1572" w:author="2.1RC1" w:date="2013-12-11T22:33:00Z"/>
                <w:sz w:val="20"/>
                <w:szCs w:val="20"/>
              </w:rPr>
            </w:pPr>
            <w:ins w:id="1573" w:author="2.1RC1" w:date="2013-12-11T22:33:00Z">
              <w:r>
                <w:rPr>
                  <w:sz w:val="20"/>
                  <w:szCs w:val="20"/>
                </w:rPr>
                <w:t>../../../type</w:t>
              </w:r>
            </w:ins>
          </w:p>
        </w:tc>
        <w:tc>
          <w:tcPr>
            <w:tcW w:w="1559" w:type="dxa"/>
            <w:tcBorders>
              <w:top w:val="single" w:sz="5" w:space="0" w:color="000000"/>
              <w:left w:val="single" w:sz="5" w:space="0" w:color="000000"/>
              <w:bottom w:val="single" w:sz="5" w:space="0" w:color="000000"/>
              <w:right w:val="single" w:sz="5" w:space="0" w:color="000000"/>
            </w:tcBorders>
          </w:tcPr>
          <w:p w14:paraId="56DD1F80" w14:textId="77777777" w:rsidR="00DB1A1C" w:rsidRPr="00F82472" w:rsidRDefault="00DB1A1C" w:rsidP="00060E39">
            <w:pPr>
              <w:spacing w:line="226" w:lineRule="exact"/>
              <w:ind w:left="102"/>
              <w:rPr>
                <w:ins w:id="1574" w:author="2.1RC1" w:date="2013-12-11T22:33:00Z"/>
                <w:spacing w:val="-1"/>
                <w:sz w:val="20"/>
                <w:szCs w:val="20"/>
              </w:rPr>
            </w:pPr>
            <w:ins w:id="1575" w:author="2.1RC1" w:date="2013-12-11T22:33:00Z">
              <w:r>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7C0E47BD" w14:textId="77777777" w:rsidR="00DB1A1C" w:rsidRPr="00166A0E" w:rsidRDefault="00DB1A1C" w:rsidP="00060E39">
            <w:pPr>
              <w:spacing w:line="226" w:lineRule="exact"/>
              <w:ind w:left="102"/>
              <w:rPr>
                <w:ins w:id="1576" w:author="2.1RC1" w:date="2013-12-11T22:33:00Z"/>
                <w:sz w:val="20"/>
                <w:szCs w:val="20"/>
              </w:rPr>
            </w:pPr>
            <w:ins w:id="1577" w:author="2.1RC1" w:date="2013-12-11T22:33:00Z">
              <w:r w:rsidRPr="00166A0E">
                <w:rPr>
                  <w:sz w:val="20"/>
                  <w:szCs w:val="20"/>
                </w:rPr>
                <w:t xml:space="preserve">Sätts till OID för typ av identifierare. </w:t>
              </w:r>
              <w:r w:rsidRPr="00166A0E">
                <w:rPr>
                  <w:sz w:val="20"/>
                  <w:szCs w:val="20"/>
                </w:rPr>
                <w:br/>
                <w:t>För personnummer ska Skatteverkets personnummer (1.2.752.129.2.1.3.1).</w:t>
              </w:r>
              <w:r w:rsidRPr="00166A0E">
                <w:rPr>
                  <w:sz w:val="20"/>
                  <w:szCs w:val="20"/>
                </w:rPr>
                <w:br/>
                <w:t>För samordningsnummer ska Skatteverkets samordningsnummer (1.2.752.129.2.1.3.3).</w:t>
              </w:r>
              <w:r w:rsidRPr="00166A0E">
                <w:rPr>
                  <w:sz w:val="20"/>
                  <w:szCs w:val="20"/>
                </w:rPr>
                <w:br/>
                <w:t>För reservnummer används lokalt definierade reservnummet, exempelvis SLL reservnummer (1.2.752.97.3.1.3)</w:t>
              </w:r>
            </w:ins>
          </w:p>
          <w:p w14:paraId="4AE3207C" w14:textId="77777777" w:rsidR="00DB1A1C" w:rsidRPr="00166A0E" w:rsidRDefault="00DB1A1C" w:rsidP="00060E39">
            <w:pPr>
              <w:spacing w:line="226" w:lineRule="exact"/>
              <w:ind w:left="102"/>
              <w:rPr>
                <w:ins w:id="1578" w:author="2.1RC1" w:date="2013-12-11T22:33:00Z"/>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6621496" w14:textId="77777777" w:rsidR="00DB1A1C" w:rsidRPr="00907C9B" w:rsidRDefault="00DB1A1C" w:rsidP="00060E39">
            <w:pPr>
              <w:spacing w:line="229" w:lineRule="exact"/>
              <w:ind w:left="102"/>
              <w:rPr>
                <w:ins w:id="1579" w:author="2.1RC1" w:date="2013-12-11T22:33:00Z"/>
                <w:sz w:val="20"/>
                <w:szCs w:val="20"/>
              </w:rPr>
            </w:pPr>
            <w:ins w:id="1580" w:author="2.1RC1" w:date="2013-12-11T22:33:00Z">
              <w:r>
                <w:rPr>
                  <w:sz w:val="20"/>
                  <w:szCs w:val="20"/>
                </w:rPr>
                <w:t>1..1</w:t>
              </w:r>
            </w:ins>
          </w:p>
        </w:tc>
      </w:tr>
      <w:tr w:rsidR="00DB1A1C" w:rsidRPr="00907C9B" w14:paraId="5AB9A995" w14:textId="77777777" w:rsidTr="00AF3497">
        <w:trPr>
          <w:trHeight w:hRule="exact" w:val="785"/>
          <w:tblHeader/>
          <w:ins w:id="1581"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051443CC" w14:textId="77777777" w:rsidR="00DB1A1C" w:rsidRPr="00907C9B" w:rsidRDefault="00DB1A1C" w:rsidP="00060E39">
            <w:pPr>
              <w:spacing w:line="229" w:lineRule="exact"/>
              <w:ind w:left="102"/>
              <w:rPr>
                <w:ins w:id="1582" w:author="2.1RC1" w:date="2013-12-11T22:33:00Z"/>
                <w:sz w:val="20"/>
                <w:szCs w:val="20"/>
              </w:rPr>
            </w:pPr>
            <w:ins w:id="1583" w:author="2.1RC1" w:date="2013-12-11T22:33:00Z">
              <w:r>
                <w:rPr>
                  <w:sz w:val="20"/>
                  <w:szCs w:val="20"/>
                </w:rPr>
                <w:t>../../</w:t>
              </w:r>
              <w:r w:rsidRPr="00100BA1">
                <w:rPr>
                  <w:sz w:val="20"/>
                  <w:szCs w:val="20"/>
                </w:rPr>
                <w:t>accountableHealthcareProfessional</w:t>
              </w:r>
            </w:ins>
          </w:p>
          <w:p w14:paraId="7579AD84" w14:textId="77777777" w:rsidR="00DB1A1C" w:rsidRPr="00907C9B" w:rsidRDefault="00DB1A1C" w:rsidP="00060E39">
            <w:pPr>
              <w:spacing w:line="229" w:lineRule="exact"/>
              <w:ind w:left="102"/>
              <w:rPr>
                <w:ins w:id="1584" w:author="2.1RC1" w:date="2013-12-11T22:33:00Z"/>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8029AEF" w14:textId="77777777" w:rsidR="00DB1A1C" w:rsidRPr="00907C9B" w:rsidRDefault="00DB1A1C" w:rsidP="00060E39">
            <w:pPr>
              <w:spacing w:line="229" w:lineRule="exact"/>
              <w:ind w:left="102"/>
              <w:rPr>
                <w:ins w:id="1585" w:author="2.1RC1" w:date="2013-12-11T22:33:00Z"/>
                <w:sz w:val="20"/>
                <w:szCs w:val="20"/>
              </w:rPr>
            </w:pPr>
            <w:ins w:id="1586" w:author="2.1RC1" w:date="2013-12-11T22:33:00Z">
              <w:r>
                <w:rPr>
                  <w:sz w:val="20"/>
                  <w:szCs w:val="20"/>
                </w:rPr>
                <w:t>HealthcareProfessionalType</w:t>
              </w:r>
            </w:ins>
          </w:p>
          <w:p w14:paraId="76FEB7EF" w14:textId="77777777" w:rsidR="00DB1A1C" w:rsidRPr="00907C9B" w:rsidRDefault="00DB1A1C" w:rsidP="00060E39">
            <w:pPr>
              <w:spacing w:line="229" w:lineRule="exact"/>
              <w:ind w:left="102"/>
              <w:rPr>
                <w:ins w:id="1587" w:author="2.1RC1" w:date="2013-12-11T22:33:00Z"/>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4E3485B" w14:textId="77777777" w:rsidR="00DB1A1C" w:rsidRPr="00166A0E" w:rsidRDefault="00DB1A1C" w:rsidP="00060E39">
            <w:pPr>
              <w:spacing w:line="226" w:lineRule="exact"/>
              <w:ind w:left="102"/>
              <w:rPr>
                <w:ins w:id="1588" w:author="2.1RC1" w:date="2013-12-11T22:33:00Z"/>
                <w:spacing w:val="-1"/>
                <w:sz w:val="20"/>
                <w:szCs w:val="20"/>
              </w:rPr>
            </w:pPr>
            <w:ins w:id="1589" w:author="2.1RC1" w:date="2013-12-11T22:33:00Z">
              <w:r w:rsidRPr="00166A0E">
                <w:rPr>
                  <w:spacing w:val="-1"/>
                  <w:sz w:val="20"/>
                  <w:szCs w:val="20"/>
                </w:rPr>
                <w:t>Information om den hälso- och sjukvårdsperson som ansvarar för informationen i dokumentet, nedan kallas författare.</w:t>
              </w:r>
            </w:ins>
          </w:p>
          <w:p w14:paraId="3E5BA0B4" w14:textId="77777777" w:rsidR="00DB1A1C" w:rsidRPr="00166A0E" w:rsidRDefault="00DB1A1C" w:rsidP="00060E39">
            <w:pPr>
              <w:spacing w:line="229" w:lineRule="exact"/>
              <w:ind w:left="102"/>
              <w:rPr>
                <w:ins w:id="1590" w:author="2.1RC1" w:date="2013-12-11T22:33:00Z"/>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C30E478" w14:textId="77777777" w:rsidR="00DB1A1C" w:rsidRPr="00907C9B" w:rsidRDefault="00DB1A1C" w:rsidP="00060E39">
            <w:pPr>
              <w:spacing w:line="229" w:lineRule="exact"/>
              <w:ind w:left="102"/>
              <w:rPr>
                <w:ins w:id="1591" w:author="2.1RC1" w:date="2013-12-11T22:33:00Z"/>
                <w:sz w:val="20"/>
                <w:szCs w:val="20"/>
              </w:rPr>
            </w:pPr>
            <w:ins w:id="1592" w:author="2.1RC1" w:date="2013-12-11T22:33:00Z">
              <w:r w:rsidRPr="00907C9B">
                <w:rPr>
                  <w:sz w:val="20"/>
                  <w:szCs w:val="20"/>
                </w:rPr>
                <w:t>1..1</w:t>
              </w:r>
            </w:ins>
          </w:p>
        </w:tc>
      </w:tr>
      <w:tr w:rsidR="00DB1A1C" w:rsidRPr="00907C9B" w14:paraId="2D14C6D4" w14:textId="77777777" w:rsidTr="00AF3497">
        <w:trPr>
          <w:trHeight w:hRule="exact" w:val="1208"/>
          <w:tblHeader/>
          <w:ins w:id="1593"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1FAB98BD" w14:textId="77777777" w:rsidR="00DB1A1C" w:rsidRPr="00907C9B" w:rsidRDefault="00DB1A1C" w:rsidP="00060E39">
            <w:pPr>
              <w:spacing w:line="229" w:lineRule="exact"/>
              <w:ind w:left="102"/>
              <w:rPr>
                <w:ins w:id="1594" w:author="2.1RC1" w:date="2013-12-11T22:33:00Z"/>
                <w:sz w:val="20"/>
                <w:szCs w:val="20"/>
              </w:rPr>
            </w:pPr>
            <w:ins w:id="1595" w:author="2.1RC1" w:date="2013-12-11T22:33:00Z">
              <w:r>
                <w:rPr>
                  <w:sz w:val="20"/>
                  <w:szCs w:val="20"/>
                </w:rPr>
                <w:t>../../../</w:t>
              </w:r>
              <w:r w:rsidRPr="00907C9B">
                <w:rPr>
                  <w:sz w:val="20"/>
                  <w:szCs w:val="20"/>
                </w:rPr>
                <w:t>a</w:t>
              </w:r>
              <w:r w:rsidRPr="00907C9B">
                <w:rPr>
                  <w:spacing w:val="-1"/>
                  <w:sz w:val="20"/>
                  <w:szCs w:val="20"/>
                </w:rPr>
                <w:t>uthorTime</w:t>
              </w:r>
            </w:ins>
          </w:p>
          <w:p w14:paraId="150F5BCF" w14:textId="77777777" w:rsidR="00DB1A1C" w:rsidRPr="00907C9B" w:rsidRDefault="00DB1A1C" w:rsidP="00060E39">
            <w:pPr>
              <w:spacing w:line="226" w:lineRule="exact"/>
              <w:ind w:left="102"/>
              <w:rPr>
                <w:ins w:id="1596" w:author="2.1RC1" w:date="2013-12-11T22:33:00Z"/>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941E32D" w14:textId="77777777" w:rsidR="00DB1A1C" w:rsidRPr="00DB2312" w:rsidRDefault="00DB1A1C" w:rsidP="00060E39">
            <w:pPr>
              <w:spacing w:line="229" w:lineRule="exact"/>
              <w:ind w:left="102"/>
              <w:rPr>
                <w:ins w:id="1597" w:author="2.1RC1" w:date="2013-12-11T22:33:00Z"/>
                <w:rFonts w:ascii="Arial" w:hAnsi="Arial" w:cs="Arial"/>
                <w:color w:val="FF0000"/>
                <w:sz w:val="20"/>
                <w:szCs w:val="20"/>
              </w:rPr>
            </w:pPr>
            <w:ins w:id="1598" w:author="2.1RC1" w:date="2013-12-11T22:33:00Z">
              <w:r w:rsidRPr="00DB2312">
                <w:rPr>
                  <w:sz w:val="20"/>
                  <w:szCs w:val="20"/>
                </w:rPr>
                <w:t>TimeStampType</w:t>
              </w:r>
            </w:ins>
          </w:p>
          <w:p w14:paraId="3FB4FA0F" w14:textId="77777777" w:rsidR="00DB1A1C" w:rsidRPr="00907C9B" w:rsidRDefault="00DB1A1C" w:rsidP="00060E39">
            <w:pPr>
              <w:spacing w:line="226" w:lineRule="exact"/>
              <w:ind w:left="102"/>
              <w:rPr>
                <w:ins w:id="1599" w:author="2.1RC1" w:date="2013-12-11T22:33:00Z"/>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CE9DA95" w14:textId="77777777" w:rsidR="00DB1A1C" w:rsidRPr="00166A0E" w:rsidRDefault="00DB1A1C" w:rsidP="00060E39">
            <w:pPr>
              <w:spacing w:line="226" w:lineRule="exact"/>
              <w:ind w:left="102"/>
              <w:rPr>
                <w:ins w:id="1600" w:author="2.1RC1" w:date="2013-12-11T22:33:00Z"/>
                <w:sz w:val="20"/>
                <w:szCs w:val="20"/>
              </w:rPr>
            </w:pPr>
            <w:ins w:id="1601" w:author="2.1RC1" w:date="2013-12-11T22:33:00Z">
              <w:r w:rsidRPr="00166A0E">
                <w:rPr>
                  <w:spacing w:val="-1"/>
                  <w:sz w:val="20"/>
                  <w:szCs w:val="20"/>
                </w:rPr>
                <w:t>Tidpunkt då dokumentet skapades.</w:t>
              </w:r>
              <w:r w:rsidRPr="00166A0E">
                <w:rPr>
                  <w:sz w:val="20"/>
                  <w:szCs w:val="20"/>
                </w:rPr>
                <w:t xml:space="preserve"> </w:t>
              </w:r>
              <w:r w:rsidRPr="00166A0E">
                <w:rPr>
                  <w:spacing w:val="-1"/>
                  <w:sz w:val="20"/>
                  <w:szCs w:val="20"/>
                </w:rPr>
                <w:t>Det är den senaste tidpunkten då informationen uppdaterats i systemet som ska finnas här i de fall informationen har ändrats efter det att den skapades.</w:t>
              </w:r>
            </w:ins>
          </w:p>
          <w:p w14:paraId="52734465" w14:textId="77777777" w:rsidR="00DB1A1C" w:rsidRPr="00166A0E" w:rsidRDefault="00DB1A1C" w:rsidP="00060E39">
            <w:pPr>
              <w:spacing w:line="226" w:lineRule="exact"/>
              <w:ind w:left="102"/>
              <w:rPr>
                <w:ins w:id="1602" w:author="2.1RC1" w:date="2013-12-11T22:33:00Z"/>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B13AE5C" w14:textId="77777777" w:rsidR="00DB1A1C" w:rsidRPr="00907C9B" w:rsidRDefault="00DB1A1C" w:rsidP="00060E39">
            <w:pPr>
              <w:spacing w:line="226" w:lineRule="exact"/>
              <w:ind w:left="102"/>
              <w:rPr>
                <w:ins w:id="1603" w:author="2.1RC1" w:date="2013-12-11T22:33:00Z"/>
                <w:spacing w:val="-1"/>
                <w:sz w:val="20"/>
                <w:szCs w:val="20"/>
              </w:rPr>
            </w:pPr>
            <w:ins w:id="1604" w:author="2.1RC1" w:date="2013-12-11T22:33:00Z">
              <w:r w:rsidRPr="00DB2312">
                <w:rPr>
                  <w:spacing w:val="-1"/>
                  <w:sz w:val="20"/>
                  <w:szCs w:val="20"/>
                </w:rPr>
                <w:t>1..1</w:t>
              </w:r>
            </w:ins>
          </w:p>
        </w:tc>
      </w:tr>
      <w:tr w:rsidR="00DB1A1C" w:rsidRPr="00907C9B" w14:paraId="372181D2" w14:textId="77777777" w:rsidTr="00AF3497">
        <w:trPr>
          <w:trHeight w:hRule="exact" w:val="537"/>
          <w:tblHeader/>
          <w:ins w:id="1605"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111C90D4" w14:textId="77777777" w:rsidR="00DB1A1C" w:rsidRPr="00907C9B" w:rsidRDefault="00DB1A1C" w:rsidP="00060E39">
            <w:pPr>
              <w:spacing w:line="229" w:lineRule="exact"/>
              <w:ind w:left="102"/>
              <w:rPr>
                <w:ins w:id="1606" w:author="2.1RC1" w:date="2013-12-11T22:33:00Z"/>
                <w:sz w:val="20"/>
                <w:szCs w:val="20"/>
              </w:rPr>
            </w:pPr>
            <w:ins w:id="1607" w:author="2.1RC1" w:date="2013-12-11T22:33:00Z">
              <w:r>
                <w:rPr>
                  <w:sz w:val="20"/>
                  <w:szCs w:val="20"/>
                </w:rPr>
                <w:t>../../../</w:t>
              </w:r>
              <w:r>
                <w:rPr>
                  <w:spacing w:val="-1"/>
                  <w:sz w:val="20"/>
                  <w:szCs w:val="20"/>
                </w:rPr>
                <w:t>healthcareProfessionalHSAId</w:t>
              </w:r>
            </w:ins>
          </w:p>
          <w:p w14:paraId="0FECD861" w14:textId="77777777" w:rsidR="00DB1A1C" w:rsidRPr="00907C9B" w:rsidRDefault="00DB1A1C" w:rsidP="00060E39">
            <w:pPr>
              <w:spacing w:line="226" w:lineRule="exact"/>
              <w:ind w:left="102"/>
              <w:rPr>
                <w:ins w:id="1608" w:author="2.1RC1" w:date="2013-12-11T22:33:00Z"/>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C35C008" w14:textId="77777777" w:rsidR="00DB1A1C" w:rsidRPr="00DB2312" w:rsidRDefault="00DB1A1C" w:rsidP="00060E39">
            <w:pPr>
              <w:spacing w:line="229" w:lineRule="exact"/>
              <w:ind w:left="102"/>
              <w:rPr>
                <w:ins w:id="1609" w:author="2.1RC1" w:date="2013-12-11T22:33:00Z"/>
                <w:rFonts w:ascii="Arial" w:hAnsi="Arial" w:cs="Arial"/>
                <w:sz w:val="20"/>
                <w:szCs w:val="20"/>
              </w:rPr>
            </w:pPr>
            <w:ins w:id="1610" w:author="2.1RC1" w:date="2013-12-11T22:33:00Z">
              <w:r w:rsidRPr="00DB2312">
                <w:rPr>
                  <w:sz w:val="20"/>
                  <w:szCs w:val="20"/>
                </w:rPr>
                <w:t>HSAIdType</w:t>
              </w:r>
            </w:ins>
          </w:p>
          <w:p w14:paraId="0514AEA1" w14:textId="77777777" w:rsidR="00DB1A1C" w:rsidRPr="00907C9B" w:rsidRDefault="00DB1A1C" w:rsidP="00060E39">
            <w:pPr>
              <w:spacing w:line="226" w:lineRule="exact"/>
              <w:ind w:left="102"/>
              <w:rPr>
                <w:ins w:id="1611" w:author="2.1RC1" w:date="2013-12-11T22:33:00Z"/>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57C010D" w14:textId="6E3D349F" w:rsidR="00DB1A1C" w:rsidRPr="00BE7739" w:rsidRDefault="00DB1A1C" w:rsidP="00060E39">
            <w:pPr>
              <w:spacing w:line="226" w:lineRule="exact"/>
              <w:ind w:left="102"/>
              <w:rPr>
                <w:ins w:id="1612" w:author="2.1RC1" w:date="2013-12-11T22:33:00Z"/>
                <w:spacing w:val="-1"/>
                <w:sz w:val="20"/>
                <w:szCs w:val="20"/>
              </w:rPr>
            </w:pPr>
            <w:ins w:id="1613" w:author="2.1RC1" w:date="2013-12-11T22:33:00Z">
              <w:r w:rsidRPr="00BE7739">
                <w:rPr>
                  <w:spacing w:val="-1"/>
                  <w:sz w:val="20"/>
                  <w:szCs w:val="20"/>
                </w:rPr>
                <w:t xml:space="preserve">Författarens HSA-id. </w:t>
              </w:r>
              <w:r>
                <w:rPr>
                  <w:spacing w:val="-1"/>
                  <w:sz w:val="20"/>
                  <w:szCs w:val="20"/>
                </w:rPr>
                <w:t>Krävs av NPÖ</w:t>
              </w:r>
              <w:r w:rsidR="00B529F0">
                <w:rPr>
                  <w:spacing w:val="-1"/>
                  <w:sz w:val="20"/>
                  <w:szCs w:val="20"/>
                </w:rPr>
                <w:t xml:space="preserve"> RIV 2.2.0</w:t>
              </w:r>
              <w:r>
                <w:rPr>
                  <w:spacing w:val="-1"/>
                  <w:sz w:val="20"/>
                  <w:szCs w:val="20"/>
                </w:rPr>
                <w:t>.</w:t>
              </w:r>
            </w:ins>
          </w:p>
        </w:tc>
        <w:tc>
          <w:tcPr>
            <w:tcW w:w="851" w:type="dxa"/>
            <w:tcBorders>
              <w:top w:val="single" w:sz="5" w:space="0" w:color="000000"/>
              <w:left w:val="single" w:sz="5" w:space="0" w:color="000000"/>
              <w:bottom w:val="single" w:sz="5" w:space="0" w:color="000000"/>
              <w:right w:val="single" w:sz="5" w:space="0" w:color="000000"/>
            </w:tcBorders>
          </w:tcPr>
          <w:p w14:paraId="014109CC" w14:textId="77777777" w:rsidR="00DB1A1C" w:rsidRPr="00907C9B" w:rsidRDefault="00DB1A1C" w:rsidP="00060E39">
            <w:pPr>
              <w:spacing w:line="226" w:lineRule="exact"/>
              <w:ind w:left="102"/>
              <w:rPr>
                <w:ins w:id="1614" w:author="2.1RC1" w:date="2013-12-11T22:33:00Z"/>
                <w:spacing w:val="-1"/>
                <w:sz w:val="20"/>
                <w:szCs w:val="20"/>
              </w:rPr>
            </w:pPr>
            <w:ins w:id="1615" w:author="2.1RC1" w:date="2013-12-11T22:33:00Z">
              <w:r>
                <w:rPr>
                  <w:spacing w:val="-1"/>
                  <w:sz w:val="20"/>
                  <w:szCs w:val="20"/>
                </w:rPr>
                <w:t>0</w:t>
              </w:r>
              <w:r w:rsidRPr="00DB2312">
                <w:rPr>
                  <w:spacing w:val="-1"/>
                  <w:sz w:val="20"/>
                  <w:szCs w:val="20"/>
                </w:rPr>
                <w:t>..1</w:t>
              </w:r>
            </w:ins>
          </w:p>
        </w:tc>
      </w:tr>
      <w:tr w:rsidR="00DB1A1C" w:rsidRPr="00907C9B" w14:paraId="3302C4D8" w14:textId="77777777" w:rsidTr="00AF3497">
        <w:trPr>
          <w:trHeight w:hRule="exact" w:val="583"/>
          <w:tblHeader/>
          <w:ins w:id="1616"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1B7E1D4D" w14:textId="77777777" w:rsidR="00DB1A1C" w:rsidRPr="00907C9B" w:rsidRDefault="00DB1A1C" w:rsidP="00060E39">
            <w:pPr>
              <w:spacing w:line="226" w:lineRule="exact"/>
              <w:ind w:left="102"/>
              <w:rPr>
                <w:ins w:id="1617" w:author="2.1RC1" w:date="2013-12-11T22:33:00Z"/>
                <w:spacing w:val="-1"/>
                <w:sz w:val="20"/>
                <w:szCs w:val="20"/>
              </w:rPr>
            </w:pPr>
            <w:ins w:id="1618" w:author="2.1RC1" w:date="2013-12-11T22:33:00Z">
              <w:r>
                <w:rPr>
                  <w:sz w:val="20"/>
                  <w:szCs w:val="20"/>
                </w:rPr>
                <w:t>../../../</w:t>
              </w:r>
              <w:r>
                <w:rPr>
                  <w:spacing w:val="-1"/>
                  <w:sz w:val="20"/>
                  <w:szCs w:val="20"/>
                </w:rPr>
                <w:t>healthcareProfessionalName</w:t>
              </w:r>
            </w:ins>
          </w:p>
        </w:tc>
        <w:tc>
          <w:tcPr>
            <w:tcW w:w="1559" w:type="dxa"/>
            <w:tcBorders>
              <w:top w:val="single" w:sz="5" w:space="0" w:color="000000"/>
              <w:left w:val="single" w:sz="5" w:space="0" w:color="000000"/>
              <w:bottom w:val="single" w:sz="5" w:space="0" w:color="000000"/>
              <w:right w:val="single" w:sz="5" w:space="0" w:color="000000"/>
            </w:tcBorders>
          </w:tcPr>
          <w:p w14:paraId="5036C0E7" w14:textId="77777777" w:rsidR="00DB1A1C" w:rsidRPr="00907C9B" w:rsidRDefault="00DB1A1C" w:rsidP="00060E39">
            <w:pPr>
              <w:spacing w:line="226" w:lineRule="exact"/>
              <w:ind w:left="102"/>
              <w:rPr>
                <w:ins w:id="1619" w:author="2.1RC1" w:date="2013-12-11T22:33:00Z"/>
                <w:spacing w:val="-1"/>
                <w:sz w:val="20"/>
                <w:szCs w:val="20"/>
              </w:rPr>
            </w:pPr>
            <w:ins w:id="1620" w:author="2.1RC1" w:date="2013-12-11T22:33:00Z">
              <w:r w:rsidRPr="00DB2312">
                <w:rPr>
                  <w:spacing w:val="-1"/>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5F934505" w14:textId="3D18B4E4" w:rsidR="00DB1A1C" w:rsidRPr="00BE7739" w:rsidRDefault="00DB1A1C" w:rsidP="00060E39">
            <w:pPr>
              <w:spacing w:line="226" w:lineRule="exact"/>
              <w:ind w:left="102"/>
              <w:rPr>
                <w:ins w:id="1621" w:author="2.1RC1" w:date="2013-12-11T22:33:00Z"/>
              </w:rPr>
            </w:pPr>
            <w:ins w:id="1622" w:author="2.1RC1" w:date="2013-12-11T22:33:00Z">
              <w:r w:rsidRPr="00166A0E">
                <w:rPr>
                  <w:sz w:val="20"/>
                  <w:szCs w:val="20"/>
                </w:rPr>
                <w:t xml:space="preserve">Namn på </w:t>
              </w:r>
              <w:r w:rsidRPr="00166A0E">
                <w:rPr>
                  <w:spacing w:val="-1"/>
                  <w:sz w:val="20"/>
                  <w:szCs w:val="20"/>
                </w:rPr>
                <w:t xml:space="preserve">författaren. </w:t>
              </w:r>
              <w:r w:rsidRPr="00BE7739">
                <w:rPr>
                  <w:spacing w:val="-1"/>
                  <w:sz w:val="20"/>
                  <w:szCs w:val="20"/>
                </w:rPr>
                <w:t>Om tillgängligt skall detta anges.</w:t>
              </w:r>
              <w:r>
                <w:rPr>
                  <w:spacing w:val="-1"/>
                  <w:sz w:val="20"/>
                  <w:szCs w:val="20"/>
                </w:rPr>
                <w:t xml:space="preserve"> Krävs av NPÖ</w:t>
              </w:r>
              <w:r w:rsidR="00B529F0">
                <w:rPr>
                  <w:spacing w:val="-1"/>
                  <w:sz w:val="20"/>
                  <w:szCs w:val="20"/>
                </w:rPr>
                <w:t xml:space="preserve"> RIV 2.2.0</w:t>
              </w:r>
              <w:r>
                <w:rPr>
                  <w:spacing w:val="-1"/>
                  <w:sz w:val="20"/>
                  <w:szCs w:val="20"/>
                </w:rPr>
                <w:t>.</w:t>
              </w:r>
            </w:ins>
          </w:p>
        </w:tc>
        <w:tc>
          <w:tcPr>
            <w:tcW w:w="851" w:type="dxa"/>
            <w:tcBorders>
              <w:top w:val="single" w:sz="5" w:space="0" w:color="000000"/>
              <w:left w:val="single" w:sz="5" w:space="0" w:color="000000"/>
              <w:bottom w:val="single" w:sz="5" w:space="0" w:color="000000"/>
              <w:right w:val="single" w:sz="5" w:space="0" w:color="000000"/>
            </w:tcBorders>
          </w:tcPr>
          <w:p w14:paraId="2FCBA842" w14:textId="77777777" w:rsidR="00DB1A1C" w:rsidRPr="00907C9B" w:rsidRDefault="00DB1A1C" w:rsidP="00060E39">
            <w:pPr>
              <w:spacing w:line="226" w:lineRule="exact"/>
              <w:ind w:left="102"/>
              <w:rPr>
                <w:ins w:id="1623" w:author="2.1RC1" w:date="2013-12-11T22:33:00Z"/>
                <w:spacing w:val="-1"/>
                <w:sz w:val="20"/>
                <w:szCs w:val="20"/>
              </w:rPr>
            </w:pPr>
            <w:ins w:id="1624" w:author="2.1RC1" w:date="2013-12-11T22:33:00Z">
              <w:r w:rsidRPr="00DB2312">
                <w:rPr>
                  <w:spacing w:val="-1"/>
                  <w:sz w:val="20"/>
                  <w:szCs w:val="20"/>
                </w:rPr>
                <w:t>0..1</w:t>
              </w:r>
            </w:ins>
          </w:p>
        </w:tc>
      </w:tr>
      <w:tr w:rsidR="00DB1A1C" w:rsidRPr="00907C9B" w14:paraId="22F03F32" w14:textId="77777777" w:rsidTr="00AF3497">
        <w:trPr>
          <w:trHeight w:hRule="exact" w:val="1697"/>
          <w:tblHeader/>
          <w:ins w:id="1625"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0C465648" w14:textId="77777777" w:rsidR="00DB1A1C" w:rsidRPr="00907C9B" w:rsidRDefault="00DB1A1C" w:rsidP="00060E39">
            <w:pPr>
              <w:spacing w:line="229" w:lineRule="exact"/>
              <w:ind w:left="102"/>
              <w:rPr>
                <w:ins w:id="1626" w:author="2.1RC1" w:date="2013-12-11T22:33:00Z"/>
                <w:sz w:val="20"/>
                <w:szCs w:val="20"/>
              </w:rPr>
            </w:pPr>
            <w:ins w:id="1627" w:author="2.1RC1" w:date="2013-12-11T22:33:00Z">
              <w:r>
                <w:rPr>
                  <w:sz w:val="20"/>
                  <w:szCs w:val="20"/>
                </w:rPr>
                <w:t>../../../</w:t>
              </w:r>
              <w:r>
                <w:rPr>
                  <w:spacing w:val="-1"/>
                  <w:sz w:val="20"/>
                  <w:szCs w:val="20"/>
                </w:rPr>
                <w:t>healthcareProfessional</w:t>
              </w:r>
              <w:r w:rsidRPr="00907C9B">
                <w:rPr>
                  <w:spacing w:val="-1"/>
                  <w:sz w:val="20"/>
                  <w:szCs w:val="20"/>
                </w:rPr>
                <w:t>RoleCode</w:t>
              </w:r>
            </w:ins>
          </w:p>
          <w:p w14:paraId="0168CA66" w14:textId="77777777" w:rsidR="00DB1A1C" w:rsidRPr="00907C9B" w:rsidRDefault="00DB1A1C" w:rsidP="00060E39">
            <w:pPr>
              <w:spacing w:line="226" w:lineRule="exact"/>
              <w:ind w:left="102"/>
              <w:rPr>
                <w:ins w:id="1628" w:author="2.1RC1" w:date="2013-12-11T22:33:00Z"/>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C294E0C" w14:textId="77777777" w:rsidR="00DB1A1C" w:rsidRPr="00DB2312" w:rsidRDefault="00DB1A1C" w:rsidP="00060E39">
            <w:pPr>
              <w:spacing w:line="226" w:lineRule="exact"/>
              <w:ind w:left="102"/>
              <w:rPr>
                <w:ins w:id="1629" w:author="2.1RC1" w:date="2013-12-11T22:33:00Z"/>
                <w:spacing w:val="-1"/>
                <w:sz w:val="20"/>
                <w:szCs w:val="20"/>
              </w:rPr>
            </w:pPr>
            <w:ins w:id="1630" w:author="2.1RC1" w:date="2013-12-11T22:33:00Z">
              <w:r w:rsidRPr="00DB2312">
                <w:rPr>
                  <w:spacing w:val="-1"/>
                  <w:sz w:val="20"/>
                  <w:szCs w:val="20"/>
                </w:rPr>
                <w:t xml:space="preserve">CVType </w:t>
              </w:r>
            </w:ins>
          </w:p>
          <w:p w14:paraId="47A3F588" w14:textId="77777777" w:rsidR="00DB1A1C" w:rsidRDefault="00DB1A1C" w:rsidP="00060E39">
            <w:pPr>
              <w:spacing w:line="226" w:lineRule="exact"/>
              <w:ind w:left="102"/>
              <w:rPr>
                <w:ins w:id="1631" w:author="2.1RC1" w:date="2013-12-11T22:33:00Z"/>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80F3935" w14:textId="77777777" w:rsidR="00DB1A1C" w:rsidRPr="00166A0E" w:rsidRDefault="00DB1A1C" w:rsidP="00060E39">
            <w:pPr>
              <w:spacing w:line="226" w:lineRule="exact"/>
              <w:ind w:left="102"/>
              <w:rPr>
                <w:ins w:id="1632" w:author="2.1RC1" w:date="2013-12-11T22:33:00Z"/>
                <w:sz w:val="20"/>
                <w:szCs w:val="20"/>
              </w:rPr>
            </w:pPr>
            <w:ins w:id="1633" w:author="2.1RC1" w:date="2013-12-11T22:33:00Z">
              <w:r w:rsidRPr="00166A0E">
                <w:rPr>
                  <w:sz w:val="20"/>
                  <w:szCs w:val="20"/>
                </w:rPr>
                <w:t xml:space="preserve">Information om personens befattning. Om möjligt skall KV Befattning (OID 1.2.752.129.2.2.1.4), se </w:t>
              </w:r>
            </w:ins>
          </w:p>
          <w:p w14:paraId="7B12A3D5" w14:textId="77777777" w:rsidR="00DB1A1C" w:rsidRPr="00ED7FB8" w:rsidRDefault="0082660E" w:rsidP="00060E39">
            <w:pPr>
              <w:spacing w:line="226" w:lineRule="exact"/>
              <w:ind w:left="102"/>
              <w:rPr>
                <w:ins w:id="1634" w:author="2.1RC1" w:date="2013-12-11T22:33:00Z"/>
                <w:rStyle w:val="Hyperlnk"/>
                <w:sz w:val="20"/>
                <w:szCs w:val="20"/>
              </w:rPr>
            </w:pPr>
            <w:ins w:id="1635" w:author="2.1RC1" w:date="2013-12-11T22:33:00Z">
              <w:r>
                <w:fldChar w:fldCharType="begin"/>
              </w:r>
              <w:r>
                <w:instrText xml:space="preserve"> HYPERLINK "http://www.inera.se/Documents/TJANSTER_PROJEKT/Katalogtjanst_HSA/Innehall/hsa_innehall_befattning.pdf" </w:instrText>
              </w:r>
              <w:r>
                <w:fldChar w:fldCharType="separate"/>
              </w:r>
              <w:r w:rsidR="00DB1A1C" w:rsidRPr="00ED7FB8">
                <w:rPr>
                  <w:rStyle w:val="Hyperlnk"/>
                  <w:sz w:val="20"/>
                  <w:szCs w:val="20"/>
                </w:rPr>
                <w:t>http://www.inera.se/Documents/TJANSTER_PROJEKT/Katalogtjanst_HSA/Innehall/hsa_innehall_befattning.pdf</w:t>
              </w:r>
              <w:r>
                <w:rPr>
                  <w:rStyle w:val="Hyperlnk"/>
                  <w:sz w:val="20"/>
                  <w:szCs w:val="20"/>
                </w:rPr>
                <w:fldChar w:fldCharType="end"/>
              </w:r>
            </w:ins>
          </w:p>
          <w:p w14:paraId="15240CB5" w14:textId="77E075DA" w:rsidR="00DB1A1C" w:rsidRDefault="00DB1A1C" w:rsidP="00060E39">
            <w:pPr>
              <w:spacing w:line="226" w:lineRule="exact"/>
              <w:ind w:left="102"/>
              <w:rPr>
                <w:ins w:id="1636" w:author="2.1RC1" w:date="2013-12-11T22:33:00Z"/>
                <w:spacing w:val="-1"/>
                <w:sz w:val="20"/>
                <w:szCs w:val="20"/>
              </w:rPr>
            </w:pPr>
            <w:ins w:id="1637" w:author="2.1RC1" w:date="2013-12-11T22:33:00Z">
              <w:r>
                <w:rPr>
                  <w:spacing w:val="-1"/>
                  <w:sz w:val="20"/>
                  <w:szCs w:val="20"/>
                </w:rPr>
                <w:t>Krävs av NPÖ</w:t>
              </w:r>
              <w:r w:rsidR="00B529F0">
                <w:rPr>
                  <w:spacing w:val="-1"/>
                  <w:sz w:val="20"/>
                  <w:szCs w:val="20"/>
                </w:rPr>
                <w:t xml:space="preserve"> RIV 2.2.0</w:t>
              </w:r>
              <w:r>
                <w:rPr>
                  <w:spacing w:val="-1"/>
                  <w:sz w:val="20"/>
                  <w:szCs w:val="20"/>
                </w:rPr>
                <w:t>.</w:t>
              </w:r>
            </w:ins>
          </w:p>
          <w:p w14:paraId="230825A4" w14:textId="77777777" w:rsidR="00DB1A1C" w:rsidRPr="006B1876" w:rsidRDefault="00DB1A1C" w:rsidP="00060E39">
            <w:pPr>
              <w:spacing w:line="229" w:lineRule="exact"/>
              <w:ind w:left="102"/>
              <w:rPr>
                <w:ins w:id="1638" w:author="2.1RC1" w:date="2013-12-11T22:33:00Z"/>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98CCAA" w14:textId="77777777" w:rsidR="00DB1A1C" w:rsidRPr="00907C9B" w:rsidRDefault="00DB1A1C" w:rsidP="00060E39">
            <w:pPr>
              <w:spacing w:line="226" w:lineRule="exact"/>
              <w:ind w:left="102"/>
              <w:rPr>
                <w:ins w:id="1639" w:author="2.1RC1" w:date="2013-12-11T22:33:00Z"/>
                <w:spacing w:val="-1"/>
                <w:sz w:val="20"/>
                <w:szCs w:val="20"/>
              </w:rPr>
            </w:pPr>
            <w:ins w:id="1640" w:author="2.1RC1" w:date="2013-12-11T22:33:00Z">
              <w:r>
                <w:rPr>
                  <w:spacing w:val="-1"/>
                  <w:sz w:val="20"/>
                  <w:szCs w:val="20"/>
                </w:rPr>
                <w:t>0</w:t>
              </w:r>
              <w:r w:rsidRPr="002D6889">
                <w:rPr>
                  <w:spacing w:val="-1"/>
                  <w:sz w:val="20"/>
                  <w:szCs w:val="20"/>
                </w:rPr>
                <w:t>..1</w:t>
              </w:r>
            </w:ins>
          </w:p>
        </w:tc>
      </w:tr>
      <w:tr w:rsidR="00DB1A1C" w:rsidRPr="00907C9B" w14:paraId="371F35FB" w14:textId="77777777" w:rsidTr="00AF3497">
        <w:trPr>
          <w:trHeight w:hRule="exact" w:val="571"/>
          <w:tblHeader/>
          <w:ins w:id="1641"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75B525CC" w14:textId="77777777" w:rsidR="00DB1A1C" w:rsidRPr="00907C9B" w:rsidRDefault="00DB1A1C" w:rsidP="00060E39">
            <w:pPr>
              <w:spacing w:line="226" w:lineRule="exact"/>
              <w:ind w:left="102"/>
              <w:rPr>
                <w:ins w:id="1642" w:author="2.1RC1" w:date="2013-12-11T22:33:00Z"/>
                <w:sz w:val="20"/>
                <w:szCs w:val="20"/>
              </w:rPr>
            </w:pPr>
            <w:ins w:id="1643" w:author="2.1RC1" w:date="2013-12-11T22:33:00Z">
              <w:r>
                <w:rPr>
                  <w:sz w:val="20"/>
                  <w:szCs w:val="20"/>
                </w:rPr>
                <w:t>../../../</w:t>
              </w:r>
              <w:r>
                <w:rPr>
                  <w:spacing w:val="-1"/>
                  <w:sz w:val="20"/>
                  <w:szCs w:val="20"/>
                </w:rPr>
                <w:t>../code</w:t>
              </w:r>
            </w:ins>
          </w:p>
        </w:tc>
        <w:tc>
          <w:tcPr>
            <w:tcW w:w="1559" w:type="dxa"/>
            <w:tcBorders>
              <w:top w:val="single" w:sz="5" w:space="0" w:color="000000"/>
              <w:left w:val="single" w:sz="5" w:space="0" w:color="000000"/>
              <w:bottom w:val="single" w:sz="5" w:space="0" w:color="000000"/>
              <w:right w:val="single" w:sz="5" w:space="0" w:color="000000"/>
            </w:tcBorders>
          </w:tcPr>
          <w:p w14:paraId="4177EBA2" w14:textId="77777777" w:rsidR="00DB1A1C" w:rsidRDefault="00DB1A1C" w:rsidP="00060E39">
            <w:pPr>
              <w:spacing w:line="226" w:lineRule="exact"/>
              <w:ind w:left="102"/>
              <w:rPr>
                <w:ins w:id="1644" w:author="2.1RC1" w:date="2013-12-11T22:33:00Z"/>
                <w:spacing w:val="-1"/>
                <w:sz w:val="20"/>
                <w:szCs w:val="20"/>
              </w:rPr>
            </w:pPr>
            <w:ins w:id="1645" w:author="2.1RC1" w:date="2013-12-11T22:33:00Z">
              <w:r>
                <w:rPr>
                  <w:spacing w:val="-1"/>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30978EAD" w14:textId="77777777" w:rsidR="00DB1A1C" w:rsidRPr="00166A0E" w:rsidRDefault="00DB1A1C" w:rsidP="00060E39">
            <w:pPr>
              <w:spacing w:line="229" w:lineRule="exact"/>
              <w:ind w:left="102"/>
              <w:rPr>
                <w:ins w:id="1646" w:author="2.1RC1" w:date="2013-12-11T22:33:00Z"/>
                <w:sz w:val="20"/>
                <w:szCs w:val="20"/>
              </w:rPr>
            </w:pPr>
            <w:ins w:id="1647" w:author="2.1RC1" w:date="2013-12-11T22:33:00Z">
              <w:r w:rsidRPr="00166A0E">
                <w:rPr>
                  <w:sz w:val="20"/>
                  <w:szCs w:val="20"/>
                </w:rPr>
                <w:t>Befattningskod. Om code anges skall också codeSystem  samt displayName anges.</w:t>
              </w:r>
            </w:ins>
          </w:p>
        </w:tc>
        <w:tc>
          <w:tcPr>
            <w:tcW w:w="851" w:type="dxa"/>
            <w:tcBorders>
              <w:top w:val="single" w:sz="5" w:space="0" w:color="000000"/>
              <w:left w:val="single" w:sz="5" w:space="0" w:color="000000"/>
              <w:bottom w:val="single" w:sz="5" w:space="0" w:color="000000"/>
              <w:right w:val="single" w:sz="5" w:space="0" w:color="000000"/>
            </w:tcBorders>
          </w:tcPr>
          <w:p w14:paraId="4149611C" w14:textId="77777777" w:rsidR="00DB1A1C" w:rsidRPr="00907C9B" w:rsidRDefault="00DB1A1C" w:rsidP="00060E39">
            <w:pPr>
              <w:spacing w:line="226" w:lineRule="exact"/>
              <w:ind w:left="102"/>
              <w:rPr>
                <w:ins w:id="1648" w:author="2.1RC1" w:date="2013-12-11T22:33:00Z"/>
                <w:spacing w:val="-1"/>
                <w:sz w:val="20"/>
                <w:szCs w:val="20"/>
              </w:rPr>
            </w:pPr>
            <w:ins w:id="1649" w:author="2.1RC1" w:date="2013-12-11T22:33:00Z">
              <w:r w:rsidRPr="004149A9">
                <w:rPr>
                  <w:spacing w:val="-1"/>
                  <w:sz w:val="20"/>
                  <w:szCs w:val="20"/>
                </w:rPr>
                <w:t>0..1</w:t>
              </w:r>
            </w:ins>
          </w:p>
        </w:tc>
      </w:tr>
      <w:tr w:rsidR="00DB1A1C" w:rsidRPr="00907C9B" w14:paraId="6C845E8B" w14:textId="77777777" w:rsidTr="00AF3497">
        <w:trPr>
          <w:trHeight w:hRule="exact" w:val="706"/>
          <w:tblHeader/>
          <w:ins w:id="1650"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4366AA9C" w14:textId="77777777" w:rsidR="00DB1A1C" w:rsidRPr="00907C9B" w:rsidRDefault="00DB1A1C" w:rsidP="00060E39">
            <w:pPr>
              <w:spacing w:line="226" w:lineRule="exact"/>
              <w:ind w:left="102"/>
              <w:rPr>
                <w:ins w:id="1651" w:author="2.1RC1" w:date="2013-12-11T22:33:00Z"/>
                <w:sz w:val="20"/>
                <w:szCs w:val="20"/>
              </w:rPr>
            </w:pPr>
            <w:ins w:id="1652" w:author="2.1RC1" w:date="2013-12-11T22:33:00Z">
              <w:r>
                <w:rPr>
                  <w:sz w:val="20"/>
                  <w:szCs w:val="20"/>
                </w:rPr>
                <w:t>../../../</w:t>
              </w:r>
              <w:r>
                <w:rPr>
                  <w:spacing w:val="-1"/>
                  <w:sz w:val="20"/>
                  <w:szCs w:val="20"/>
                </w:rPr>
                <w:t>../code</w:t>
              </w:r>
              <w:r>
                <w:rPr>
                  <w:sz w:val="20"/>
                  <w:szCs w:val="20"/>
                </w:rPr>
                <w:t>System</w:t>
              </w:r>
            </w:ins>
          </w:p>
        </w:tc>
        <w:tc>
          <w:tcPr>
            <w:tcW w:w="1559" w:type="dxa"/>
            <w:tcBorders>
              <w:top w:val="single" w:sz="5" w:space="0" w:color="000000"/>
              <w:left w:val="single" w:sz="5" w:space="0" w:color="000000"/>
              <w:bottom w:val="single" w:sz="5" w:space="0" w:color="000000"/>
              <w:right w:val="single" w:sz="5" w:space="0" w:color="000000"/>
            </w:tcBorders>
          </w:tcPr>
          <w:p w14:paraId="54AC0700" w14:textId="77777777" w:rsidR="00DB1A1C" w:rsidRDefault="00DB1A1C" w:rsidP="00060E39">
            <w:pPr>
              <w:spacing w:line="226" w:lineRule="exact"/>
              <w:ind w:left="102"/>
              <w:rPr>
                <w:ins w:id="1653" w:author="2.1RC1" w:date="2013-12-11T22:33:00Z"/>
                <w:spacing w:val="-1"/>
                <w:sz w:val="20"/>
                <w:szCs w:val="20"/>
              </w:rPr>
            </w:pPr>
            <w:ins w:id="1654" w:author="2.1RC1" w:date="2013-12-11T22:33:00Z">
              <w:r w:rsidRPr="00A10342">
                <w:rPr>
                  <w:spacing w:val="-1"/>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66956D27" w14:textId="77777777" w:rsidR="00DB1A1C" w:rsidRPr="00166A0E" w:rsidRDefault="00DB1A1C" w:rsidP="00060E39">
            <w:pPr>
              <w:spacing w:line="229" w:lineRule="exact"/>
              <w:ind w:left="102"/>
              <w:rPr>
                <w:ins w:id="1655" w:author="2.1RC1" w:date="2013-12-11T22:33:00Z"/>
                <w:sz w:val="20"/>
                <w:szCs w:val="20"/>
              </w:rPr>
            </w:pPr>
            <w:ins w:id="1656" w:author="2.1RC1" w:date="2013-12-11T22:33:00Z">
              <w:r w:rsidRPr="00166A0E">
                <w:rPr>
                  <w:sz w:val="20"/>
                  <w:szCs w:val="20"/>
                </w:rPr>
                <w:t>Kodsystem för befattningskod. Om codeSystem anges skall också code samt displayName anges.</w:t>
              </w:r>
            </w:ins>
          </w:p>
        </w:tc>
        <w:tc>
          <w:tcPr>
            <w:tcW w:w="851" w:type="dxa"/>
            <w:tcBorders>
              <w:top w:val="single" w:sz="5" w:space="0" w:color="000000"/>
              <w:left w:val="single" w:sz="5" w:space="0" w:color="000000"/>
              <w:bottom w:val="single" w:sz="5" w:space="0" w:color="000000"/>
              <w:right w:val="single" w:sz="5" w:space="0" w:color="000000"/>
            </w:tcBorders>
          </w:tcPr>
          <w:p w14:paraId="0D896F6D" w14:textId="77777777" w:rsidR="00DB1A1C" w:rsidRPr="00907C9B" w:rsidRDefault="00DB1A1C" w:rsidP="00060E39">
            <w:pPr>
              <w:spacing w:line="226" w:lineRule="exact"/>
              <w:ind w:left="102"/>
              <w:rPr>
                <w:ins w:id="1657" w:author="2.1RC1" w:date="2013-12-11T22:33:00Z"/>
                <w:spacing w:val="-1"/>
                <w:sz w:val="20"/>
                <w:szCs w:val="20"/>
              </w:rPr>
            </w:pPr>
            <w:ins w:id="1658" w:author="2.1RC1" w:date="2013-12-11T22:33:00Z">
              <w:r w:rsidRPr="00DB2312">
                <w:rPr>
                  <w:spacing w:val="-1"/>
                  <w:sz w:val="20"/>
                  <w:szCs w:val="20"/>
                </w:rPr>
                <w:t>0..1</w:t>
              </w:r>
            </w:ins>
          </w:p>
        </w:tc>
      </w:tr>
      <w:tr w:rsidR="00DB1A1C" w:rsidRPr="00907C9B" w14:paraId="47E816B6" w14:textId="77777777" w:rsidTr="00AF3497">
        <w:trPr>
          <w:trHeight w:hRule="exact" w:val="277"/>
          <w:tblHeader/>
          <w:ins w:id="1659"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2D2BF24F" w14:textId="77777777" w:rsidR="00DB1A1C" w:rsidRPr="00907C9B" w:rsidRDefault="00DB1A1C" w:rsidP="00060E39">
            <w:pPr>
              <w:spacing w:line="226" w:lineRule="exact"/>
              <w:ind w:left="102"/>
              <w:rPr>
                <w:ins w:id="1660" w:author="2.1RC1" w:date="2013-12-11T22:33:00Z"/>
                <w:spacing w:val="-1"/>
                <w:sz w:val="20"/>
                <w:szCs w:val="20"/>
              </w:rPr>
            </w:pPr>
            <w:ins w:id="1661" w:author="2.1RC1" w:date="2013-12-11T22:33:00Z">
              <w:r>
                <w:rPr>
                  <w:sz w:val="20"/>
                  <w:szCs w:val="20"/>
                </w:rPr>
                <w:t>../../../</w:t>
              </w:r>
              <w:r>
                <w:rPr>
                  <w:spacing w:val="-1"/>
                  <w:sz w:val="20"/>
                  <w:szCs w:val="20"/>
                </w:rPr>
                <w:t>../code</w:t>
              </w:r>
              <w:r w:rsidRPr="00DB2312">
                <w:rPr>
                  <w:sz w:val="20"/>
                  <w:szCs w:val="20"/>
                </w:rPr>
                <w:t>SystemName</w:t>
              </w:r>
            </w:ins>
          </w:p>
        </w:tc>
        <w:tc>
          <w:tcPr>
            <w:tcW w:w="1559" w:type="dxa"/>
            <w:tcBorders>
              <w:top w:val="single" w:sz="5" w:space="0" w:color="000000"/>
              <w:left w:val="single" w:sz="5" w:space="0" w:color="000000"/>
              <w:bottom w:val="single" w:sz="5" w:space="0" w:color="000000"/>
              <w:right w:val="single" w:sz="5" w:space="0" w:color="000000"/>
            </w:tcBorders>
          </w:tcPr>
          <w:p w14:paraId="09FB8543" w14:textId="77777777" w:rsidR="00DB1A1C" w:rsidRPr="00907C9B" w:rsidRDefault="00DB1A1C" w:rsidP="00060E39">
            <w:pPr>
              <w:spacing w:line="226" w:lineRule="exact"/>
              <w:ind w:left="102"/>
              <w:rPr>
                <w:ins w:id="1662" w:author="2.1RC1" w:date="2013-12-11T22:33:00Z"/>
                <w:spacing w:val="-1"/>
                <w:sz w:val="20"/>
                <w:szCs w:val="20"/>
              </w:rPr>
            </w:pPr>
            <w:ins w:id="1663" w:author="2.1RC1" w:date="2013-12-11T22:33:00Z">
              <w:r w:rsidRPr="00DB2312">
                <w:rPr>
                  <w:spacing w:val="-1"/>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11341689" w14:textId="77777777" w:rsidR="00DB1A1C" w:rsidRPr="00166A0E" w:rsidRDefault="00DB1A1C" w:rsidP="00060E39">
            <w:pPr>
              <w:spacing w:line="229" w:lineRule="exact"/>
              <w:ind w:left="102"/>
              <w:rPr>
                <w:ins w:id="1664" w:author="2.1RC1" w:date="2013-12-11T22:33:00Z"/>
                <w:sz w:val="20"/>
                <w:szCs w:val="20"/>
              </w:rPr>
            </w:pPr>
            <w:ins w:id="1665" w:author="2.1RC1" w:date="2013-12-11T22:33:00Z">
              <w:r w:rsidRPr="00166A0E">
                <w:rPr>
                  <w:sz w:val="20"/>
                  <w:szCs w:val="20"/>
                </w:rPr>
                <w:t>Namn på kodsystem för befattningskod.</w:t>
              </w:r>
            </w:ins>
          </w:p>
        </w:tc>
        <w:tc>
          <w:tcPr>
            <w:tcW w:w="851" w:type="dxa"/>
            <w:tcBorders>
              <w:top w:val="single" w:sz="5" w:space="0" w:color="000000"/>
              <w:left w:val="single" w:sz="5" w:space="0" w:color="000000"/>
              <w:bottom w:val="single" w:sz="5" w:space="0" w:color="000000"/>
              <w:right w:val="single" w:sz="5" w:space="0" w:color="000000"/>
            </w:tcBorders>
          </w:tcPr>
          <w:p w14:paraId="16514C48" w14:textId="77777777" w:rsidR="00DB1A1C" w:rsidRPr="00907C9B" w:rsidRDefault="00DB1A1C" w:rsidP="00060E39">
            <w:pPr>
              <w:spacing w:line="226" w:lineRule="exact"/>
              <w:ind w:left="102"/>
              <w:rPr>
                <w:ins w:id="1666" w:author="2.1RC1" w:date="2013-12-11T22:33:00Z"/>
                <w:spacing w:val="-1"/>
                <w:sz w:val="20"/>
                <w:szCs w:val="20"/>
              </w:rPr>
            </w:pPr>
            <w:ins w:id="1667" w:author="2.1RC1" w:date="2013-12-11T22:33:00Z">
              <w:r w:rsidRPr="00DB2312">
                <w:rPr>
                  <w:spacing w:val="-1"/>
                  <w:sz w:val="20"/>
                  <w:szCs w:val="20"/>
                </w:rPr>
                <w:t>0..1</w:t>
              </w:r>
            </w:ins>
          </w:p>
        </w:tc>
      </w:tr>
      <w:tr w:rsidR="00DB1A1C" w:rsidRPr="00907C9B" w14:paraId="689676A1" w14:textId="77777777" w:rsidTr="00AF3497">
        <w:trPr>
          <w:trHeight w:hRule="exact" w:val="296"/>
          <w:tblHeader/>
          <w:ins w:id="1668"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2DBC1292" w14:textId="77777777" w:rsidR="00DB1A1C" w:rsidRPr="00907C9B" w:rsidRDefault="00DB1A1C" w:rsidP="00060E39">
            <w:pPr>
              <w:spacing w:line="226" w:lineRule="exact"/>
              <w:ind w:left="102"/>
              <w:rPr>
                <w:ins w:id="1669" w:author="2.1RC1" w:date="2013-12-11T22:33:00Z"/>
                <w:sz w:val="20"/>
                <w:szCs w:val="20"/>
              </w:rPr>
            </w:pPr>
            <w:ins w:id="1670" w:author="2.1RC1" w:date="2013-12-11T22:33:00Z">
              <w:r>
                <w:rPr>
                  <w:sz w:val="20"/>
                  <w:szCs w:val="20"/>
                </w:rPr>
                <w:t>../../../</w:t>
              </w:r>
              <w:r>
                <w:rPr>
                  <w:spacing w:val="-1"/>
                  <w:sz w:val="20"/>
                  <w:szCs w:val="20"/>
                </w:rPr>
                <w:t>../code</w:t>
              </w:r>
              <w:r w:rsidRPr="00DB2312">
                <w:rPr>
                  <w:sz w:val="20"/>
                  <w:szCs w:val="20"/>
                </w:rPr>
                <w:t>SystemVersion</w:t>
              </w:r>
            </w:ins>
          </w:p>
        </w:tc>
        <w:tc>
          <w:tcPr>
            <w:tcW w:w="1559" w:type="dxa"/>
            <w:tcBorders>
              <w:top w:val="single" w:sz="5" w:space="0" w:color="000000"/>
              <w:left w:val="single" w:sz="5" w:space="0" w:color="000000"/>
              <w:bottom w:val="single" w:sz="5" w:space="0" w:color="000000"/>
              <w:right w:val="single" w:sz="5" w:space="0" w:color="000000"/>
            </w:tcBorders>
          </w:tcPr>
          <w:p w14:paraId="23212556" w14:textId="77777777" w:rsidR="00DB1A1C" w:rsidRDefault="00DB1A1C" w:rsidP="00060E39">
            <w:pPr>
              <w:spacing w:line="226" w:lineRule="exact"/>
              <w:ind w:left="102"/>
              <w:rPr>
                <w:ins w:id="1671" w:author="2.1RC1" w:date="2013-12-11T22:33:00Z"/>
                <w:spacing w:val="-1"/>
                <w:sz w:val="20"/>
                <w:szCs w:val="20"/>
              </w:rPr>
            </w:pPr>
            <w:ins w:id="1672" w:author="2.1RC1" w:date="2013-12-11T22:33:00Z">
              <w:r w:rsidRPr="00DB2312">
                <w:rPr>
                  <w:spacing w:val="-1"/>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49A213DB" w14:textId="77777777" w:rsidR="00DB1A1C" w:rsidRPr="00166A0E" w:rsidRDefault="00DB1A1C" w:rsidP="00060E39">
            <w:pPr>
              <w:spacing w:line="229" w:lineRule="exact"/>
              <w:ind w:left="102"/>
              <w:rPr>
                <w:ins w:id="1673" w:author="2.1RC1" w:date="2013-12-11T22:33:00Z"/>
                <w:sz w:val="20"/>
                <w:szCs w:val="20"/>
              </w:rPr>
            </w:pPr>
            <w:ins w:id="1674" w:author="2.1RC1" w:date="2013-12-11T22:33:00Z">
              <w:r w:rsidRPr="00166A0E">
                <w:rPr>
                  <w:sz w:val="20"/>
                  <w:szCs w:val="20"/>
                </w:rPr>
                <w:t>Version på kodsystem för befattningskod.</w:t>
              </w:r>
            </w:ins>
          </w:p>
        </w:tc>
        <w:tc>
          <w:tcPr>
            <w:tcW w:w="851" w:type="dxa"/>
            <w:tcBorders>
              <w:top w:val="single" w:sz="5" w:space="0" w:color="000000"/>
              <w:left w:val="single" w:sz="5" w:space="0" w:color="000000"/>
              <w:bottom w:val="single" w:sz="5" w:space="0" w:color="000000"/>
              <w:right w:val="single" w:sz="5" w:space="0" w:color="000000"/>
            </w:tcBorders>
          </w:tcPr>
          <w:p w14:paraId="69E09A90" w14:textId="77777777" w:rsidR="00DB1A1C" w:rsidRPr="00907C9B" w:rsidRDefault="00DB1A1C" w:rsidP="00060E39">
            <w:pPr>
              <w:spacing w:line="226" w:lineRule="exact"/>
              <w:ind w:left="102"/>
              <w:rPr>
                <w:ins w:id="1675" w:author="2.1RC1" w:date="2013-12-11T22:33:00Z"/>
                <w:spacing w:val="-1"/>
                <w:sz w:val="20"/>
                <w:szCs w:val="20"/>
              </w:rPr>
            </w:pPr>
            <w:ins w:id="1676" w:author="2.1RC1" w:date="2013-12-11T22:33:00Z">
              <w:r w:rsidRPr="00DB2312">
                <w:rPr>
                  <w:spacing w:val="-1"/>
                  <w:sz w:val="20"/>
                  <w:szCs w:val="20"/>
                </w:rPr>
                <w:t>0..1</w:t>
              </w:r>
            </w:ins>
          </w:p>
        </w:tc>
      </w:tr>
      <w:tr w:rsidR="00DB1A1C" w:rsidRPr="00907C9B" w14:paraId="26CE6EEF" w14:textId="77777777" w:rsidTr="00AF3497">
        <w:trPr>
          <w:trHeight w:hRule="exact" w:val="839"/>
          <w:tblHeader/>
          <w:ins w:id="1677"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6F51E30A" w14:textId="77777777" w:rsidR="00DB1A1C" w:rsidRPr="00E0757D" w:rsidRDefault="00DB1A1C" w:rsidP="00060E39">
            <w:pPr>
              <w:spacing w:line="226" w:lineRule="exact"/>
              <w:ind w:left="102"/>
              <w:rPr>
                <w:ins w:id="1678" w:author="2.1RC1" w:date="2013-12-11T22:33:00Z"/>
                <w:sz w:val="20"/>
                <w:szCs w:val="20"/>
              </w:rPr>
            </w:pPr>
            <w:ins w:id="1679" w:author="2.1RC1" w:date="2013-12-11T22:33:00Z">
              <w:r>
                <w:rPr>
                  <w:sz w:val="20"/>
                  <w:szCs w:val="20"/>
                </w:rPr>
                <w:lastRenderedPageBreak/>
                <w:t>../../../</w:t>
              </w:r>
              <w:r>
                <w:rPr>
                  <w:spacing w:val="-1"/>
                  <w:sz w:val="20"/>
                  <w:szCs w:val="20"/>
                </w:rPr>
                <w:t>../</w:t>
              </w:r>
              <w:r w:rsidRPr="00E0757D">
                <w:rPr>
                  <w:spacing w:val="-1"/>
                  <w:sz w:val="20"/>
                  <w:szCs w:val="20"/>
                </w:rPr>
                <w:t>displayName</w:t>
              </w:r>
            </w:ins>
          </w:p>
        </w:tc>
        <w:tc>
          <w:tcPr>
            <w:tcW w:w="1559" w:type="dxa"/>
            <w:tcBorders>
              <w:top w:val="single" w:sz="5" w:space="0" w:color="000000"/>
              <w:left w:val="single" w:sz="5" w:space="0" w:color="000000"/>
              <w:bottom w:val="single" w:sz="5" w:space="0" w:color="000000"/>
              <w:right w:val="single" w:sz="5" w:space="0" w:color="000000"/>
            </w:tcBorders>
          </w:tcPr>
          <w:p w14:paraId="337FEDB2" w14:textId="77777777" w:rsidR="00DB1A1C" w:rsidRDefault="00DB1A1C" w:rsidP="00060E39">
            <w:pPr>
              <w:spacing w:line="226" w:lineRule="exact"/>
              <w:ind w:left="102"/>
              <w:rPr>
                <w:ins w:id="1680" w:author="2.1RC1" w:date="2013-12-11T22:33:00Z"/>
                <w:spacing w:val="-1"/>
                <w:sz w:val="20"/>
                <w:szCs w:val="20"/>
              </w:rPr>
            </w:pPr>
            <w:ins w:id="1681" w:author="2.1RC1" w:date="2013-12-11T22:33:00Z">
              <w:r w:rsidRPr="00DB2312">
                <w:rPr>
                  <w:spacing w:val="-1"/>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4DCE9144" w14:textId="77777777" w:rsidR="00DB1A1C" w:rsidRPr="00166A0E" w:rsidRDefault="00DB1A1C" w:rsidP="00060E39">
            <w:pPr>
              <w:spacing w:line="229" w:lineRule="exact"/>
              <w:ind w:left="102"/>
              <w:rPr>
                <w:ins w:id="1682" w:author="2.1RC1" w:date="2013-12-11T22:33:00Z"/>
                <w:sz w:val="20"/>
                <w:szCs w:val="20"/>
              </w:rPr>
            </w:pPr>
            <w:ins w:id="1683" w:author="2.1RC1" w:date="2013-12-11T22:33:00Z">
              <w:r w:rsidRPr="00166A0E">
                <w:rPr>
                  <w:sz w:val="20"/>
                  <w:szCs w:val="20"/>
                </w:rPr>
                <w:t>Befattningskoden i klartext. Om separat displayName inte finns i producerande system skall samma värde som i code anges.</w:t>
              </w:r>
            </w:ins>
          </w:p>
        </w:tc>
        <w:tc>
          <w:tcPr>
            <w:tcW w:w="851" w:type="dxa"/>
            <w:tcBorders>
              <w:top w:val="single" w:sz="5" w:space="0" w:color="000000"/>
              <w:left w:val="single" w:sz="5" w:space="0" w:color="000000"/>
              <w:bottom w:val="single" w:sz="5" w:space="0" w:color="000000"/>
              <w:right w:val="single" w:sz="5" w:space="0" w:color="000000"/>
            </w:tcBorders>
          </w:tcPr>
          <w:p w14:paraId="08A7C21C" w14:textId="77777777" w:rsidR="00DB1A1C" w:rsidRPr="00907C9B" w:rsidRDefault="00DB1A1C" w:rsidP="00060E39">
            <w:pPr>
              <w:spacing w:line="226" w:lineRule="exact"/>
              <w:ind w:left="102"/>
              <w:rPr>
                <w:ins w:id="1684" w:author="2.1RC1" w:date="2013-12-11T22:33:00Z"/>
                <w:spacing w:val="-1"/>
                <w:sz w:val="20"/>
                <w:szCs w:val="20"/>
              </w:rPr>
            </w:pPr>
            <w:ins w:id="1685" w:author="2.1RC1" w:date="2013-12-11T22:33:00Z">
              <w:r w:rsidRPr="004149A9">
                <w:rPr>
                  <w:spacing w:val="-1"/>
                  <w:sz w:val="20"/>
                  <w:szCs w:val="20"/>
                </w:rPr>
                <w:t>0..1</w:t>
              </w:r>
            </w:ins>
          </w:p>
        </w:tc>
      </w:tr>
      <w:tr w:rsidR="00DB1A1C" w14:paraId="31785F1E" w14:textId="77777777" w:rsidTr="00AF3497">
        <w:trPr>
          <w:trHeight w:hRule="exact" w:val="1276"/>
          <w:tblHeader/>
          <w:ins w:id="1686"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58829A98" w14:textId="77777777" w:rsidR="00DB1A1C" w:rsidRPr="00E0757D" w:rsidRDefault="00DB1A1C" w:rsidP="00060E39">
            <w:pPr>
              <w:pStyle w:val="TableParagraph"/>
              <w:spacing w:line="229" w:lineRule="exact"/>
              <w:ind w:left="102"/>
              <w:rPr>
                <w:ins w:id="1687" w:author="2.1RC1" w:date="2013-12-11T22:33:00Z"/>
                <w:rFonts w:ascii="Times New Roman" w:eastAsia="Times New Roman" w:hAnsi="Times New Roman" w:cs="Times New Roman"/>
                <w:spacing w:val="-1"/>
                <w:sz w:val="20"/>
                <w:szCs w:val="20"/>
              </w:rPr>
            </w:pPr>
            <w:ins w:id="1688" w:author="2.1RC1" w:date="2013-12-11T22:33:00Z">
              <w:r>
                <w:rPr>
                  <w:rFonts w:ascii="Times New Roman" w:hAnsi="Times New Roman" w:cs="Times New Roman"/>
                  <w:sz w:val="20"/>
                  <w:szCs w:val="20"/>
                </w:rPr>
                <w:t>../../../</w:t>
              </w:r>
              <w:r>
                <w:rPr>
                  <w:rFonts w:ascii="Times New Roman" w:hAnsi="Times New Roman" w:cs="Times New Roman"/>
                  <w:spacing w:val="-1"/>
                  <w:sz w:val="20"/>
                  <w:szCs w:val="20"/>
                </w:rPr>
                <w:t>../</w:t>
              </w:r>
              <w:r w:rsidRPr="00ED7FB8">
                <w:rPr>
                  <w:rFonts w:ascii="Times New Roman" w:hAnsi="Times New Roman" w:cs="Times New Roman"/>
                  <w:spacing w:val="-1"/>
                  <w:sz w:val="20"/>
                  <w:szCs w:val="20"/>
                </w:rPr>
                <w:t>originalText</w:t>
              </w:r>
            </w:ins>
          </w:p>
        </w:tc>
        <w:tc>
          <w:tcPr>
            <w:tcW w:w="1559" w:type="dxa"/>
            <w:tcBorders>
              <w:top w:val="single" w:sz="5" w:space="0" w:color="000000"/>
              <w:left w:val="single" w:sz="5" w:space="0" w:color="000000"/>
              <w:bottom w:val="single" w:sz="5" w:space="0" w:color="000000"/>
              <w:right w:val="single" w:sz="5" w:space="0" w:color="000000"/>
            </w:tcBorders>
          </w:tcPr>
          <w:p w14:paraId="257195E8" w14:textId="77777777" w:rsidR="00DB1A1C" w:rsidRPr="008C68A3" w:rsidRDefault="00DB1A1C" w:rsidP="00060E39">
            <w:pPr>
              <w:spacing w:line="226" w:lineRule="exact"/>
              <w:ind w:left="102"/>
              <w:rPr>
                <w:ins w:id="1689" w:author="2.1RC1" w:date="2013-12-11T22:33:00Z"/>
                <w:spacing w:val="-1"/>
                <w:sz w:val="20"/>
                <w:szCs w:val="20"/>
              </w:rPr>
            </w:pPr>
            <w:ins w:id="1690" w:author="2.1RC1" w:date="2013-12-11T22:33:00Z">
              <w:r w:rsidRPr="00A10342">
                <w:rPr>
                  <w:spacing w:val="-1"/>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1190B336" w14:textId="77777777" w:rsidR="00DB1A1C" w:rsidRPr="00166A0E" w:rsidRDefault="00DB1A1C" w:rsidP="00060E39">
            <w:pPr>
              <w:spacing w:line="229" w:lineRule="exact"/>
              <w:ind w:left="102"/>
              <w:rPr>
                <w:ins w:id="1691" w:author="2.1RC1" w:date="2013-12-11T22:33:00Z"/>
                <w:sz w:val="20"/>
                <w:szCs w:val="20"/>
              </w:rPr>
            </w:pPr>
            <w:ins w:id="1692" w:author="2.1RC1" w:date="2013-12-11T22:33:00Z">
              <w:r w:rsidRPr="00166A0E">
                <w:rPr>
                  <w:sz w:val="20"/>
                  <w:szCs w:val="20"/>
                </w:rPr>
                <w:t>Om befattning är beskriven i ett lokalt kodverk utan OID, eller när kod helt saknas, kan en beskrivande text anges i originalText.</w:t>
              </w:r>
            </w:ins>
          </w:p>
          <w:p w14:paraId="7737CE7E" w14:textId="77777777" w:rsidR="00DB1A1C" w:rsidRPr="00166A0E" w:rsidRDefault="00DB1A1C" w:rsidP="00060E39">
            <w:pPr>
              <w:spacing w:line="229" w:lineRule="exact"/>
              <w:ind w:left="102"/>
              <w:rPr>
                <w:ins w:id="1693" w:author="2.1RC1" w:date="2013-12-11T22:33:00Z"/>
                <w:spacing w:val="-1"/>
                <w:sz w:val="20"/>
                <w:szCs w:val="20"/>
              </w:rPr>
            </w:pPr>
            <w:ins w:id="1694" w:author="2.1RC1" w:date="2013-12-11T22:33:00Z">
              <w:r w:rsidRPr="00166A0E">
                <w:rPr>
                  <w:sz w:val="20"/>
                  <w:szCs w:val="20"/>
                </w:rPr>
                <w:t xml:space="preserve">Om originalText anges skall inget annat värde i </w:t>
              </w:r>
              <w:r w:rsidRPr="00166A0E">
                <w:rPr>
                  <w:spacing w:val="-1"/>
                  <w:sz w:val="20"/>
                  <w:szCs w:val="20"/>
                </w:rPr>
                <w:t>healthcareProfessionalRoleCode anges.</w:t>
              </w:r>
            </w:ins>
          </w:p>
        </w:tc>
        <w:tc>
          <w:tcPr>
            <w:tcW w:w="851" w:type="dxa"/>
            <w:tcBorders>
              <w:top w:val="single" w:sz="5" w:space="0" w:color="000000"/>
              <w:left w:val="single" w:sz="5" w:space="0" w:color="000000"/>
              <w:bottom w:val="single" w:sz="5" w:space="0" w:color="000000"/>
              <w:right w:val="single" w:sz="5" w:space="0" w:color="000000"/>
            </w:tcBorders>
          </w:tcPr>
          <w:p w14:paraId="32F9BA99" w14:textId="77777777" w:rsidR="00DB1A1C" w:rsidRDefault="00DB1A1C" w:rsidP="00060E39">
            <w:pPr>
              <w:spacing w:line="226" w:lineRule="exact"/>
              <w:ind w:left="102"/>
              <w:rPr>
                <w:ins w:id="1695" w:author="2.1RC1" w:date="2013-12-11T22:33:00Z"/>
                <w:spacing w:val="-1"/>
                <w:sz w:val="20"/>
                <w:szCs w:val="20"/>
              </w:rPr>
            </w:pPr>
            <w:ins w:id="1696" w:author="2.1RC1" w:date="2013-12-11T22:33:00Z">
              <w:r w:rsidRPr="004149A9">
                <w:rPr>
                  <w:spacing w:val="-1"/>
                  <w:sz w:val="20"/>
                  <w:szCs w:val="20"/>
                </w:rPr>
                <w:t>0..1</w:t>
              </w:r>
            </w:ins>
          </w:p>
        </w:tc>
      </w:tr>
      <w:tr w:rsidR="00DB1A1C" w:rsidRPr="00A104D2" w14:paraId="2B7C54C5" w14:textId="77777777" w:rsidTr="00C8417D">
        <w:trPr>
          <w:trHeight w:hRule="exact" w:val="1227"/>
          <w:tblHeader/>
          <w:ins w:id="1697"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71E5CC13" w14:textId="77777777" w:rsidR="00DB1A1C" w:rsidRPr="00907C9B" w:rsidRDefault="00DB1A1C" w:rsidP="00060E39">
            <w:pPr>
              <w:spacing w:line="226" w:lineRule="exact"/>
              <w:ind w:left="102"/>
              <w:rPr>
                <w:ins w:id="1698" w:author="2.1RC1" w:date="2013-12-11T22:33:00Z"/>
                <w:spacing w:val="-1"/>
                <w:sz w:val="20"/>
                <w:szCs w:val="20"/>
              </w:rPr>
            </w:pPr>
            <w:ins w:id="1699" w:author="2.1RC1" w:date="2013-12-11T22:33:00Z">
              <w:r>
                <w:rPr>
                  <w:spacing w:val="-1"/>
                  <w:sz w:val="20"/>
                  <w:szCs w:val="20"/>
                </w:rPr>
                <w:t>../../../healthcareProfessional</w:t>
              </w:r>
              <w:r w:rsidRPr="008C68A3">
                <w:rPr>
                  <w:spacing w:val="-1"/>
                  <w:sz w:val="20"/>
                  <w:szCs w:val="20"/>
                </w:rPr>
                <w:t>OrgUnit</w:t>
              </w:r>
            </w:ins>
          </w:p>
        </w:tc>
        <w:tc>
          <w:tcPr>
            <w:tcW w:w="1559" w:type="dxa"/>
            <w:tcBorders>
              <w:top w:val="single" w:sz="5" w:space="0" w:color="000000"/>
              <w:left w:val="single" w:sz="5" w:space="0" w:color="000000"/>
              <w:bottom w:val="single" w:sz="5" w:space="0" w:color="000000"/>
              <w:right w:val="single" w:sz="5" w:space="0" w:color="000000"/>
            </w:tcBorders>
          </w:tcPr>
          <w:p w14:paraId="17D2EE5D" w14:textId="77777777" w:rsidR="00DB1A1C" w:rsidRPr="00907C9B" w:rsidRDefault="00DB1A1C" w:rsidP="00060E39">
            <w:pPr>
              <w:spacing w:line="226" w:lineRule="exact"/>
              <w:ind w:left="102"/>
              <w:rPr>
                <w:ins w:id="1700" w:author="2.1RC1" w:date="2013-12-11T22:33:00Z"/>
                <w:spacing w:val="-1"/>
                <w:sz w:val="20"/>
                <w:szCs w:val="20"/>
              </w:rPr>
            </w:pPr>
            <w:ins w:id="1701" w:author="2.1RC1" w:date="2013-12-11T22:33:00Z">
              <w:r>
                <w:rPr>
                  <w:spacing w:val="-1"/>
                  <w:sz w:val="20"/>
                  <w:szCs w:val="20"/>
                </w:rPr>
                <w:t>OrgUnitType</w:t>
              </w:r>
            </w:ins>
          </w:p>
        </w:tc>
        <w:tc>
          <w:tcPr>
            <w:tcW w:w="3969" w:type="dxa"/>
            <w:tcBorders>
              <w:top w:val="single" w:sz="5" w:space="0" w:color="000000"/>
              <w:left w:val="single" w:sz="5" w:space="0" w:color="000000"/>
              <w:bottom w:val="single" w:sz="5" w:space="0" w:color="000000"/>
              <w:right w:val="single" w:sz="5" w:space="0" w:color="000000"/>
            </w:tcBorders>
          </w:tcPr>
          <w:p w14:paraId="120F2A33" w14:textId="62440573" w:rsidR="00DB1A1C" w:rsidRPr="00A104D2" w:rsidRDefault="00DB1A1C" w:rsidP="00060E39">
            <w:pPr>
              <w:spacing w:line="229" w:lineRule="exact"/>
              <w:ind w:left="102"/>
              <w:rPr>
                <w:ins w:id="1702" w:author="2.1RC1" w:date="2013-12-11T22:33:00Z"/>
                <w:sz w:val="20"/>
                <w:szCs w:val="20"/>
              </w:rPr>
            </w:pPr>
            <w:ins w:id="1703" w:author="2.1RC1" w:date="2013-12-11T22:33:00Z">
              <w:r w:rsidRPr="00A104D2">
                <w:rPr>
                  <w:spacing w:val="-1"/>
                  <w:sz w:val="20"/>
                  <w:szCs w:val="20"/>
                </w:rPr>
                <w:t xml:space="preserve">Den organisation som författaren är uppdragstagare på. </w:t>
              </w:r>
              <w:r>
                <w:rPr>
                  <w:spacing w:val="-1"/>
                  <w:sz w:val="20"/>
                  <w:szCs w:val="20"/>
                </w:rPr>
                <w:t>HSA-id och namn krävs av NPÖ</w:t>
              </w:r>
              <w:r w:rsidR="00B529F0">
                <w:rPr>
                  <w:spacing w:val="-1"/>
                  <w:sz w:val="20"/>
                  <w:szCs w:val="20"/>
                </w:rPr>
                <w:t xml:space="preserve"> RIV 2.2.0</w:t>
              </w:r>
              <w:r>
                <w:rPr>
                  <w:spacing w:val="-1"/>
                  <w:sz w:val="20"/>
                  <w:szCs w:val="20"/>
                </w:rPr>
                <w:t>.</w:t>
              </w:r>
              <w:r w:rsidR="00C8417D">
                <w:rPr>
                  <w:spacing w:val="-1"/>
                  <w:sz w:val="20"/>
                  <w:szCs w:val="20"/>
                </w:rPr>
                <w:t xml:space="preserve"> </w:t>
              </w:r>
              <w:r w:rsidR="00C8417D" w:rsidRPr="00E050D1">
                <w:rPr>
                  <w:spacing w:val="-1"/>
                  <w:sz w:val="20"/>
                  <w:szCs w:val="20"/>
                </w:rPr>
                <w:t xml:space="preserve">I de fall då HSA-id inte finns tillgängligt i systemet </w:t>
              </w:r>
              <w:r w:rsidR="00C8417D">
                <w:rPr>
                  <w:spacing w:val="-1"/>
                  <w:sz w:val="20"/>
                  <w:szCs w:val="20"/>
                </w:rPr>
                <w:t xml:space="preserve">skall </w:t>
              </w:r>
              <w:r w:rsidR="00C8417D" w:rsidRPr="00E050D1">
                <w:rPr>
                  <w:spacing w:val="-1"/>
                  <w:sz w:val="20"/>
                  <w:szCs w:val="20"/>
                </w:rPr>
                <w:t>lokalt id anges</w:t>
              </w:r>
              <w:r w:rsidR="00C8417D">
                <w:rPr>
                  <w:spacing w:val="-1"/>
                  <w:sz w:val="20"/>
                  <w:szCs w:val="20"/>
                </w:rPr>
                <w:t xml:space="preserve"> (unikt inom källsystemet)</w:t>
              </w:r>
              <w:r w:rsidR="00C8417D" w:rsidRPr="00E050D1">
                <w:rPr>
                  <w:spacing w:val="-1"/>
                  <w:sz w:val="20"/>
                  <w:szCs w:val="20"/>
                </w:rPr>
                <w:t>.</w:t>
              </w:r>
            </w:ins>
          </w:p>
        </w:tc>
        <w:tc>
          <w:tcPr>
            <w:tcW w:w="851" w:type="dxa"/>
            <w:tcBorders>
              <w:top w:val="single" w:sz="5" w:space="0" w:color="000000"/>
              <w:left w:val="single" w:sz="5" w:space="0" w:color="000000"/>
              <w:bottom w:val="single" w:sz="5" w:space="0" w:color="000000"/>
              <w:right w:val="single" w:sz="5" w:space="0" w:color="000000"/>
            </w:tcBorders>
          </w:tcPr>
          <w:p w14:paraId="6AD293C8" w14:textId="77777777" w:rsidR="00DB1A1C" w:rsidRPr="00A104D2" w:rsidRDefault="00DB1A1C" w:rsidP="00060E39">
            <w:pPr>
              <w:spacing w:line="226" w:lineRule="exact"/>
              <w:ind w:left="102"/>
              <w:rPr>
                <w:ins w:id="1704" w:author="2.1RC1" w:date="2013-12-11T22:33:00Z"/>
                <w:spacing w:val="-1"/>
                <w:sz w:val="20"/>
                <w:szCs w:val="20"/>
              </w:rPr>
            </w:pPr>
            <w:ins w:id="1705" w:author="2.1RC1" w:date="2013-12-11T22:33:00Z">
              <w:r w:rsidRPr="00A104D2">
                <w:rPr>
                  <w:spacing w:val="-1"/>
                  <w:sz w:val="20"/>
                  <w:szCs w:val="20"/>
                </w:rPr>
                <w:t>0..1</w:t>
              </w:r>
            </w:ins>
          </w:p>
        </w:tc>
      </w:tr>
      <w:tr w:rsidR="00DB1A1C" w:rsidRPr="00A104D2" w14:paraId="24F06CE5" w14:textId="77777777" w:rsidTr="003A520A">
        <w:trPr>
          <w:trHeight w:hRule="exact" w:val="989"/>
          <w:tblHeader/>
          <w:ins w:id="1706"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5BCCDFCF" w14:textId="77777777" w:rsidR="00DB1A1C" w:rsidRPr="00A104D2" w:rsidRDefault="00DB1A1C" w:rsidP="00060E39">
            <w:pPr>
              <w:spacing w:line="229" w:lineRule="exact"/>
              <w:ind w:left="102"/>
              <w:rPr>
                <w:ins w:id="1707" w:author="2.1RC1" w:date="2013-12-11T22:33:00Z"/>
                <w:sz w:val="20"/>
                <w:szCs w:val="20"/>
              </w:rPr>
            </w:pPr>
            <w:ins w:id="1708" w:author="2.1RC1" w:date="2013-12-11T22:33:00Z">
              <w:r w:rsidRPr="00A104D2">
                <w:rPr>
                  <w:sz w:val="20"/>
                  <w:szCs w:val="20"/>
                </w:rPr>
                <w:t>../../../../orgUnitHSAId</w:t>
              </w:r>
            </w:ins>
          </w:p>
        </w:tc>
        <w:tc>
          <w:tcPr>
            <w:tcW w:w="1559" w:type="dxa"/>
            <w:tcBorders>
              <w:top w:val="single" w:sz="5" w:space="0" w:color="000000"/>
              <w:left w:val="single" w:sz="5" w:space="0" w:color="000000"/>
              <w:bottom w:val="single" w:sz="5" w:space="0" w:color="000000"/>
              <w:right w:val="single" w:sz="5" w:space="0" w:color="000000"/>
            </w:tcBorders>
          </w:tcPr>
          <w:p w14:paraId="5DB2E4A9" w14:textId="77777777" w:rsidR="00DB1A1C" w:rsidRPr="00A104D2" w:rsidRDefault="00DB1A1C" w:rsidP="00060E39">
            <w:pPr>
              <w:spacing w:line="226" w:lineRule="exact"/>
              <w:ind w:left="102"/>
              <w:rPr>
                <w:ins w:id="1709" w:author="2.1RC1" w:date="2013-12-11T22:33:00Z"/>
                <w:spacing w:val="-1"/>
                <w:sz w:val="20"/>
                <w:szCs w:val="20"/>
              </w:rPr>
            </w:pPr>
            <w:ins w:id="1710" w:author="2.1RC1" w:date="2013-12-11T22:33:00Z">
              <w:r w:rsidRPr="00A104D2">
                <w:rPr>
                  <w:spacing w:val="-1"/>
                  <w:sz w:val="20"/>
                  <w:szCs w:val="20"/>
                </w:rPr>
                <w:t>HSAIdType</w:t>
              </w:r>
            </w:ins>
          </w:p>
        </w:tc>
        <w:tc>
          <w:tcPr>
            <w:tcW w:w="3969" w:type="dxa"/>
            <w:tcBorders>
              <w:top w:val="single" w:sz="5" w:space="0" w:color="000000"/>
              <w:left w:val="single" w:sz="5" w:space="0" w:color="000000"/>
              <w:bottom w:val="single" w:sz="5" w:space="0" w:color="000000"/>
              <w:right w:val="single" w:sz="5" w:space="0" w:color="000000"/>
            </w:tcBorders>
          </w:tcPr>
          <w:p w14:paraId="32FB06C8" w14:textId="1FC6C930" w:rsidR="00DB1A1C" w:rsidRPr="00A104D2" w:rsidRDefault="00DB1A1C" w:rsidP="00060E39">
            <w:pPr>
              <w:spacing w:line="226" w:lineRule="exact"/>
              <w:ind w:left="102"/>
              <w:rPr>
                <w:ins w:id="1711" w:author="2.1RC1" w:date="2013-12-11T22:33:00Z"/>
                <w:spacing w:val="-1"/>
                <w:sz w:val="20"/>
                <w:szCs w:val="20"/>
              </w:rPr>
            </w:pPr>
            <w:ins w:id="1712" w:author="2.1RC1" w:date="2013-12-11T22:33:00Z">
              <w:r w:rsidRPr="00A104D2">
                <w:rPr>
                  <w:sz w:val="20"/>
                  <w:szCs w:val="20"/>
                </w:rPr>
                <w:t>HSA-id för organisationsenhet.</w:t>
              </w:r>
              <w:r>
                <w:rPr>
                  <w:sz w:val="20"/>
                  <w:szCs w:val="20"/>
                </w:rPr>
                <w:t xml:space="preserve"> </w:t>
              </w:r>
              <w:r w:rsidR="00B529F0">
                <w:rPr>
                  <w:spacing w:val="-1"/>
                  <w:sz w:val="20"/>
                  <w:szCs w:val="20"/>
                </w:rPr>
                <w:t>Krävs av NPÖ RIV 2.2.0</w:t>
              </w:r>
              <w:r>
                <w:rPr>
                  <w:spacing w:val="-1"/>
                  <w:sz w:val="20"/>
                  <w:szCs w:val="20"/>
                </w:rPr>
                <w:t>.</w:t>
              </w:r>
              <w:r w:rsidR="003A520A">
                <w:rPr>
                  <w:spacing w:val="-1"/>
                  <w:sz w:val="20"/>
                  <w:szCs w:val="20"/>
                </w:rPr>
                <w:t xml:space="preserve"> </w:t>
              </w:r>
              <w:r w:rsidR="003A520A" w:rsidRPr="00E050D1">
                <w:rPr>
                  <w:spacing w:val="-1"/>
                  <w:sz w:val="20"/>
                  <w:szCs w:val="20"/>
                </w:rPr>
                <w:t xml:space="preserve">I de fall då HSA-id inte finns tillgängligt i systemet </w:t>
              </w:r>
              <w:r w:rsidR="003A520A">
                <w:rPr>
                  <w:spacing w:val="-1"/>
                  <w:sz w:val="20"/>
                  <w:szCs w:val="20"/>
                </w:rPr>
                <w:t xml:space="preserve">skall </w:t>
              </w:r>
              <w:r w:rsidR="003A520A" w:rsidRPr="00E050D1">
                <w:rPr>
                  <w:spacing w:val="-1"/>
                  <w:sz w:val="20"/>
                  <w:szCs w:val="20"/>
                </w:rPr>
                <w:t>lokalt id anges</w:t>
              </w:r>
              <w:r w:rsidR="003A520A">
                <w:rPr>
                  <w:spacing w:val="-1"/>
                  <w:sz w:val="20"/>
                  <w:szCs w:val="20"/>
                </w:rPr>
                <w:t xml:space="preserve"> (unikt inom källsystemet)</w:t>
              </w:r>
              <w:r w:rsidR="003A520A" w:rsidRPr="00E050D1">
                <w:rPr>
                  <w:spacing w:val="-1"/>
                  <w:sz w:val="20"/>
                  <w:szCs w:val="20"/>
                </w:rPr>
                <w:t>.</w:t>
              </w:r>
            </w:ins>
          </w:p>
        </w:tc>
        <w:tc>
          <w:tcPr>
            <w:tcW w:w="851" w:type="dxa"/>
            <w:tcBorders>
              <w:top w:val="single" w:sz="5" w:space="0" w:color="000000"/>
              <w:left w:val="single" w:sz="5" w:space="0" w:color="000000"/>
              <w:bottom w:val="single" w:sz="5" w:space="0" w:color="000000"/>
              <w:right w:val="single" w:sz="5" w:space="0" w:color="000000"/>
            </w:tcBorders>
          </w:tcPr>
          <w:p w14:paraId="633FE2E6" w14:textId="77777777" w:rsidR="00DB1A1C" w:rsidRPr="00A104D2" w:rsidRDefault="00DB1A1C" w:rsidP="00060E39">
            <w:pPr>
              <w:spacing w:line="226" w:lineRule="exact"/>
              <w:ind w:left="102"/>
              <w:rPr>
                <w:ins w:id="1713" w:author="2.1RC1" w:date="2013-12-11T22:33:00Z"/>
                <w:spacing w:val="-1"/>
                <w:sz w:val="20"/>
                <w:szCs w:val="20"/>
              </w:rPr>
            </w:pPr>
            <w:ins w:id="1714" w:author="2.1RC1" w:date="2013-12-11T22:33:00Z">
              <w:r>
                <w:rPr>
                  <w:spacing w:val="-1"/>
                  <w:sz w:val="20"/>
                  <w:szCs w:val="20"/>
                </w:rPr>
                <w:t>0</w:t>
              </w:r>
              <w:r w:rsidRPr="00A104D2">
                <w:rPr>
                  <w:spacing w:val="-1"/>
                  <w:sz w:val="20"/>
                  <w:szCs w:val="20"/>
                </w:rPr>
                <w:t>..1</w:t>
              </w:r>
            </w:ins>
          </w:p>
        </w:tc>
      </w:tr>
      <w:tr w:rsidR="00DB1A1C" w:rsidRPr="00907C9B" w14:paraId="6A70C7A3" w14:textId="77777777" w:rsidTr="00AF3497">
        <w:trPr>
          <w:trHeight w:hRule="exact" w:val="526"/>
          <w:tblHeader/>
          <w:ins w:id="1715"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368E50C7" w14:textId="77777777" w:rsidR="00DB1A1C" w:rsidRPr="00A104D2" w:rsidRDefault="00DB1A1C" w:rsidP="00060E39">
            <w:pPr>
              <w:spacing w:line="229" w:lineRule="exact"/>
              <w:ind w:left="102"/>
              <w:rPr>
                <w:ins w:id="1716" w:author="2.1RC1" w:date="2013-12-11T22:33:00Z"/>
                <w:sz w:val="20"/>
                <w:szCs w:val="20"/>
              </w:rPr>
            </w:pPr>
            <w:ins w:id="1717" w:author="2.1RC1" w:date="2013-12-11T22:33:00Z">
              <w:r w:rsidRPr="00A104D2">
                <w:rPr>
                  <w:sz w:val="20"/>
                  <w:szCs w:val="20"/>
                </w:rPr>
                <w:t>../../../../orgUnitName</w:t>
              </w:r>
            </w:ins>
          </w:p>
        </w:tc>
        <w:tc>
          <w:tcPr>
            <w:tcW w:w="1559" w:type="dxa"/>
            <w:tcBorders>
              <w:top w:val="single" w:sz="5" w:space="0" w:color="000000"/>
              <w:left w:val="single" w:sz="5" w:space="0" w:color="000000"/>
              <w:bottom w:val="single" w:sz="5" w:space="0" w:color="000000"/>
              <w:right w:val="single" w:sz="5" w:space="0" w:color="000000"/>
            </w:tcBorders>
          </w:tcPr>
          <w:p w14:paraId="0CBDB5FE" w14:textId="77777777" w:rsidR="00DB1A1C" w:rsidRPr="00A104D2" w:rsidRDefault="00DB1A1C" w:rsidP="00060E39">
            <w:pPr>
              <w:spacing w:line="229" w:lineRule="exact"/>
              <w:ind w:left="102"/>
              <w:rPr>
                <w:ins w:id="1718" w:author="2.1RC1" w:date="2013-12-11T22:33:00Z"/>
                <w:sz w:val="20"/>
                <w:szCs w:val="20"/>
              </w:rPr>
            </w:pPr>
            <w:ins w:id="1719" w:author="2.1RC1" w:date="2013-12-11T22:33:00Z">
              <w:r w:rsidRPr="00A104D2">
                <w:rPr>
                  <w:spacing w:val="-1"/>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64FB80A0" w14:textId="6F617924" w:rsidR="00DB1A1C" w:rsidRPr="003C17D1" w:rsidRDefault="00DB1A1C" w:rsidP="00060E39">
            <w:pPr>
              <w:spacing w:line="229" w:lineRule="exact"/>
              <w:ind w:left="102"/>
              <w:rPr>
                <w:ins w:id="1720" w:author="2.1RC1" w:date="2013-12-11T22:33:00Z"/>
                <w:sz w:val="20"/>
                <w:szCs w:val="20"/>
              </w:rPr>
            </w:pPr>
            <w:ins w:id="1721" w:author="2.1RC1" w:date="2013-12-11T22:33:00Z">
              <w:r w:rsidRPr="00A104D2">
                <w:rPr>
                  <w:spacing w:val="-1"/>
                  <w:sz w:val="20"/>
                  <w:szCs w:val="20"/>
                </w:rPr>
                <w:t>Namnet på den organisation som författaren är uppdragstagare på.</w:t>
              </w:r>
              <w:r>
                <w:rPr>
                  <w:spacing w:val="-1"/>
                  <w:sz w:val="20"/>
                  <w:szCs w:val="20"/>
                </w:rPr>
                <w:t xml:space="preserve"> Krävs av NPÖ</w:t>
              </w:r>
              <w:r w:rsidR="00B529F0">
                <w:rPr>
                  <w:spacing w:val="-1"/>
                  <w:sz w:val="20"/>
                  <w:szCs w:val="20"/>
                </w:rPr>
                <w:t xml:space="preserve"> RIV 2.2.0</w:t>
              </w:r>
              <w:r>
                <w:rPr>
                  <w:spacing w:val="-1"/>
                  <w:sz w:val="20"/>
                  <w:szCs w:val="20"/>
                </w:rPr>
                <w:t>.</w:t>
              </w:r>
            </w:ins>
          </w:p>
        </w:tc>
        <w:tc>
          <w:tcPr>
            <w:tcW w:w="851" w:type="dxa"/>
            <w:tcBorders>
              <w:top w:val="single" w:sz="5" w:space="0" w:color="000000"/>
              <w:left w:val="single" w:sz="5" w:space="0" w:color="000000"/>
              <w:bottom w:val="single" w:sz="5" w:space="0" w:color="000000"/>
              <w:right w:val="single" w:sz="5" w:space="0" w:color="000000"/>
            </w:tcBorders>
          </w:tcPr>
          <w:p w14:paraId="1F827289" w14:textId="77777777" w:rsidR="00DB1A1C" w:rsidRPr="00907C9B" w:rsidRDefault="00DB1A1C" w:rsidP="00060E39">
            <w:pPr>
              <w:spacing w:line="229" w:lineRule="exact"/>
              <w:ind w:left="102"/>
              <w:rPr>
                <w:ins w:id="1722" w:author="2.1RC1" w:date="2013-12-11T22:33:00Z"/>
                <w:sz w:val="20"/>
                <w:szCs w:val="20"/>
              </w:rPr>
            </w:pPr>
            <w:ins w:id="1723" w:author="2.1RC1" w:date="2013-12-11T22:33:00Z">
              <w:r>
                <w:rPr>
                  <w:spacing w:val="-1"/>
                  <w:sz w:val="20"/>
                  <w:szCs w:val="20"/>
                </w:rPr>
                <w:t>0..1</w:t>
              </w:r>
            </w:ins>
          </w:p>
        </w:tc>
      </w:tr>
      <w:tr w:rsidR="00DB1A1C" w:rsidRPr="00907C9B" w14:paraId="402B2A89" w14:textId="77777777" w:rsidTr="00AF3497">
        <w:trPr>
          <w:trHeight w:hRule="exact" w:val="326"/>
          <w:tblHeader/>
          <w:ins w:id="1724"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03A79834" w14:textId="77777777" w:rsidR="00DB1A1C" w:rsidRPr="00907C9B" w:rsidRDefault="00DB1A1C" w:rsidP="00060E39">
            <w:pPr>
              <w:spacing w:line="229" w:lineRule="exact"/>
              <w:ind w:left="102"/>
              <w:rPr>
                <w:ins w:id="1725" w:author="2.1RC1" w:date="2013-12-11T22:33:00Z"/>
                <w:sz w:val="20"/>
                <w:szCs w:val="20"/>
              </w:rPr>
            </w:pPr>
            <w:ins w:id="1726" w:author="2.1RC1" w:date="2013-12-11T22:33:00Z">
              <w:r>
                <w:rPr>
                  <w:sz w:val="20"/>
                  <w:szCs w:val="20"/>
                </w:rPr>
                <w:t>../../../../orgUnitTelecom</w:t>
              </w:r>
            </w:ins>
          </w:p>
        </w:tc>
        <w:tc>
          <w:tcPr>
            <w:tcW w:w="1559" w:type="dxa"/>
            <w:tcBorders>
              <w:top w:val="single" w:sz="5" w:space="0" w:color="000000"/>
              <w:left w:val="single" w:sz="5" w:space="0" w:color="000000"/>
              <w:bottom w:val="single" w:sz="5" w:space="0" w:color="000000"/>
              <w:right w:val="single" w:sz="5" w:space="0" w:color="000000"/>
            </w:tcBorders>
          </w:tcPr>
          <w:p w14:paraId="4F86AA27" w14:textId="77777777" w:rsidR="00DB1A1C" w:rsidRPr="00907C9B" w:rsidRDefault="00DB1A1C" w:rsidP="00060E39">
            <w:pPr>
              <w:spacing w:line="229" w:lineRule="exact"/>
              <w:ind w:left="102"/>
              <w:rPr>
                <w:ins w:id="1727" w:author="2.1RC1" w:date="2013-12-11T22:33:00Z"/>
                <w:sz w:val="20"/>
                <w:szCs w:val="20"/>
              </w:rPr>
            </w:pPr>
            <w:ins w:id="1728" w:author="2.1RC1" w:date="2013-12-11T22:33:00Z">
              <w:r w:rsidRPr="002A1423">
                <w:rPr>
                  <w:spacing w:val="-1"/>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7C3A7AE6" w14:textId="77777777" w:rsidR="00DB1A1C" w:rsidRPr="00907C9B" w:rsidRDefault="00DB1A1C" w:rsidP="00060E39">
            <w:pPr>
              <w:spacing w:line="229" w:lineRule="exact"/>
              <w:ind w:left="102"/>
              <w:rPr>
                <w:ins w:id="1729" w:author="2.1RC1" w:date="2013-12-11T22:33:00Z"/>
                <w:sz w:val="20"/>
                <w:szCs w:val="20"/>
              </w:rPr>
            </w:pPr>
            <w:ins w:id="1730" w:author="2.1RC1" w:date="2013-12-11T22:33:00Z">
              <w:r w:rsidRPr="00974712">
                <w:rPr>
                  <w:sz w:val="20"/>
                  <w:szCs w:val="20"/>
                </w:rPr>
                <w:t xml:space="preserve">Telefon till </w:t>
              </w:r>
              <w:r w:rsidRPr="00974712">
                <w:rPr>
                  <w:spacing w:val="-1"/>
                  <w:sz w:val="20"/>
                  <w:szCs w:val="20"/>
                </w:rPr>
                <w:t>organisationsenhet</w:t>
              </w:r>
              <w:r>
                <w:rPr>
                  <w:spacing w:val="-1"/>
                  <w:sz w:val="20"/>
                  <w:szCs w:val="20"/>
                </w:rPr>
                <w:t>.</w:t>
              </w:r>
            </w:ins>
          </w:p>
        </w:tc>
        <w:tc>
          <w:tcPr>
            <w:tcW w:w="851" w:type="dxa"/>
            <w:tcBorders>
              <w:top w:val="single" w:sz="5" w:space="0" w:color="000000"/>
              <w:left w:val="single" w:sz="5" w:space="0" w:color="000000"/>
              <w:bottom w:val="single" w:sz="5" w:space="0" w:color="000000"/>
              <w:right w:val="single" w:sz="5" w:space="0" w:color="000000"/>
            </w:tcBorders>
          </w:tcPr>
          <w:p w14:paraId="6A89B680" w14:textId="77777777" w:rsidR="00DB1A1C" w:rsidRPr="00907C9B" w:rsidRDefault="00DB1A1C" w:rsidP="00060E39">
            <w:pPr>
              <w:spacing w:line="229" w:lineRule="exact"/>
              <w:ind w:left="102"/>
              <w:rPr>
                <w:ins w:id="1731" w:author="2.1RC1" w:date="2013-12-11T22:33:00Z"/>
                <w:sz w:val="20"/>
                <w:szCs w:val="20"/>
              </w:rPr>
            </w:pPr>
            <w:ins w:id="1732" w:author="2.1RC1" w:date="2013-12-11T22:33:00Z">
              <w:r w:rsidRPr="001A2A66">
                <w:rPr>
                  <w:sz w:val="20"/>
                  <w:szCs w:val="20"/>
                </w:rPr>
                <w:t>0..1</w:t>
              </w:r>
            </w:ins>
          </w:p>
        </w:tc>
      </w:tr>
      <w:tr w:rsidR="00DB1A1C" w:rsidRPr="00907C9B" w14:paraId="71F708B1" w14:textId="77777777" w:rsidTr="00AF3497">
        <w:trPr>
          <w:trHeight w:hRule="exact" w:val="287"/>
          <w:tblHeader/>
          <w:ins w:id="1733"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530BA209" w14:textId="77777777" w:rsidR="00DB1A1C" w:rsidRPr="00907C9B" w:rsidRDefault="00DB1A1C" w:rsidP="00060E39">
            <w:pPr>
              <w:spacing w:line="226" w:lineRule="exact"/>
              <w:ind w:left="102"/>
              <w:rPr>
                <w:ins w:id="1734" w:author="2.1RC1" w:date="2013-12-11T22:33:00Z"/>
                <w:spacing w:val="-1"/>
                <w:sz w:val="20"/>
                <w:szCs w:val="20"/>
                <w:highlight w:val="yellow"/>
              </w:rPr>
            </w:pPr>
            <w:ins w:id="1735" w:author="2.1RC1" w:date="2013-12-11T22:33:00Z">
              <w:r>
                <w:rPr>
                  <w:sz w:val="20"/>
                  <w:szCs w:val="20"/>
                </w:rPr>
                <w:t>../../../../orgUnitEmail</w:t>
              </w:r>
            </w:ins>
          </w:p>
        </w:tc>
        <w:tc>
          <w:tcPr>
            <w:tcW w:w="1559" w:type="dxa"/>
            <w:tcBorders>
              <w:top w:val="single" w:sz="5" w:space="0" w:color="000000"/>
              <w:left w:val="single" w:sz="5" w:space="0" w:color="000000"/>
              <w:bottom w:val="single" w:sz="5" w:space="0" w:color="000000"/>
              <w:right w:val="single" w:sz="5" w:space="0" w:color="000000"/>
            </w:tcBorders>
          </w:tcPr>
          <w:p w14:paraId="00540C10" w14:textId="77777777" w:rsidR="00DB1A1C" w:rsidRPr="00907C9B" w:rsidRDefault="00DB1A1C" w:rsidP="00060E39">
            <w:pPr>
              <w:spacing w:line="229" w:lineRule="exact"/>
              <w:ind w:left="102"/>
              <w:rPr>
                <w:ins w:id="1736" w:author="2.1RC1" w:date="2013-12-11T22:33:00Z"/>
                <w:sz w:val="20"/>
                <w:szCs w:val="20"/>
                <w:highlight w:val="yellow"/>
              </w:rPr>
            </w:pPr>
            <w:ins w:id="1737" w:author="2.1RC1" w:date="2013-12-11T22:33:00Z">
              <w:r w:rsidRPr="002A1423">
                <w:rPr>
                  <w:spacing w:val="-1"/>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335F7EA8" w14:textId="77777777" w:rsidR="00DB1A1C" w:rsidRPr="00907C9B" w:rsidRDefault="00DB1A1C" w:rsidP="00060E39">
            <w:pPr>
              <w:spacing w:line="229" w:lineRule="exact"/>
              <w:ind w:left="102"/>
              <w:rPr>
                <w:ins w:id="1738" w:author="2.1RC1" w:date="2013-12-11T22:33:00Z"/>
                <w:sz w:val="20"/>
                <w:szCs w:val="20"/>
              </w:rPr>
            </w:pPr>
            <w:ins w:id="1739" w:author="2.1RC1" w:date="2013-12-11T22:33:00Z">
              <w:r w:rsidRPr="00974712">
                <w:rPr>
                  <w:sz w:val="20"/>
                  <w:szCs w:val="20"/>
                </w:rPr>
                <w:t xml:space="preserve">Epost till </w:t>
              </w:r>
              <w:r w:rsidRPr="00974712">
                <w:rPr>
                  <w:spacing w:val="-1"/>
                  <w:sz w:val="20"/>
                  <w:szCs w:val="20"/>
                </w:rPr>
                <w:t>organisationsenhet</w:t>
              </w:r>
              <w:r>
                <w:rPr>
                  <w:sz w:val="20"/>
                  <w:szCs w:val="20"/>
                </w:rPr>
                <w:t>.</w:t>
              </w:r>
            </w:ins>
          </w:p>
        </w:tc>
        <w:tc>
          <w:tcPr>
            <w:tcW w:w="851" w:type="dxa"/>
            <w:tcBorders>
              <w:top w:val="single" w:sz="5" w:space="0" w:color="000000"/>
              <w:left w:val="single" w:sz="5" w:space="0" w:color="000000"/>
              <w:bottom w:val="single" w:sz="5" w:space="0" w:color="000000"/>
              <w:right w:val="single" w:sz="5" w:space="0" w:color="000000"/>
            </w:tcBorders>
          </w:tcPr>
          <w:p w14:paraId="718AB963" w14:textId="77777777" w:rsidR="00DB1A1C" w:rsidRPr="00907C9B" w:rsidRDefault="00DB1A1C" w:rsidP="00060E39">
            <w:pPr>
              <w:spacing w:line="229" w:lineRule="exact"/>
              <w:ind w:left="102"/>
              <w:rPr>
                <w:ins w:id="1740" w:author="2.1RC1" w:date="2013-12-11T22:33:00Z"/>
                <w:sz w:val="20"/>
                <w:szCs w:val="20"/>
              </w:rPr>
            </w:pPr>
            <w:ins w:id="1741" w:author="2.1RC1" w:date="2013-12-11T22:33:00Z">
              <w:r w:rsidRPr="001A2A66">
                <w:rPr>
                  <w:sz w:val="20"/>
                  <w:szCs w:val="20"/>
                </w:rPr>
                <w:t>0..1</w:t>
              </w:r>
            </w:ins>
          </w:p>
        </w:tc>
      </w:tr>
      <w:tr w:rsidR="00DB1A1C" w:rsidRPr="00907C9B" w14:paraId="08DE3ED8" w14:textId="77777777" w:rsidTr="00AF3497">
        <w:trPr>
          <w:trHeight w:hRule="exact" w:val="526"/>
          <w:tblHeader/>
          <w:ins w:id="1742"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2D1566B6" w14:textId="77777777" w:rsidR="00DB1A1C" w:rsidRPr="00907C9B" w:rsidRDefault="00DB1A1C" w:rsidP="00060E39">
            <w:pPr>
              <w:spacing w:line="229" w:lineRule="exact"/>
              <w:ind w:left="102"/>
              <w:rPr>
                <w:ins w:id="1743" w:author="2.1RC1" w:date="2013-12-11T22:33:00Z"/>
                <w:sz w:val="20"/>
                <w:szCs w:val="20"/>
              </w:rPr>
            </w:pPr>
            <w:ins w:id="1744" w:author="2.1RC1" w:date="2013-12-11T22:33:00Z">
              <w:r>
                <w:rPr>
                  <w:sz w:val="20"/>
                  <w:szCs w:val="20"/>
                </w:rPr>
                <w:t>../../../../</w:t>
              </w:r>
              <w:r w:rsidRPr="00974712">
                <w:rPr>
                  <w:sz w:val="20"/>
                  <w:szCs w:val="20"/>
                </w:rPr>
                <w:t>orgUnit</w:t>
              </w:r>
              <w:r>
                <w:rPr>
                  <w:sz w:val="20"/>
                  <w:szCs w:val="20"/>
                </w:rPr>
                <w:t>Address</w:t>
              </w:r>
            </w:ins>
          </w:p>
        </w:tc>
        <w:tc>
          <w:tcPr>
            <w:tcW w:w="1559" w:type="dxa"/>
            <w:tcBorders>
              <w:top w:val="single" w:sz="5" w:space="0" w:color="000000"/>
              <w:left w:val="single" w:sz="5" w:space="0" w:color="000000"/>
              <w:bottom w:val="single" w:sz="5" w:space="0" w:color="000000"/>
              <w:right w:val="single" w:sz="5" w:space="0" w:color="000000"/>
            </w:tcBorders>
          </w:tcPr>
          <w:p w14:paraId="29122A10" w14:textId="77777777" w:rsidR="00DB1A1C" w:rsidRPr="00907C9B" w:rsidRDefault="00DB1A1C" w:rsidP="00060E39">
            <w:pPr>
              <w:spacing w:line="226" w:lineRule="exact"/>
              <w:ind w:left="102"/>
              <w:rPr>
                <w:ins w:id="1745" w:author="2.1RC1" w:date="2013-12-11T22:33:00Z"/>
                <w:spacing w:val="-1"/>
                <w:sz w:val="20"/>
                <w:szCs w:val="20"/>
              </w:rPr>
            </w:pPr>
            <w:ins w:id="1746" w:author="2.1RC1" w:date="2013-12-11T22:33:00Z">
              <w:r w:rsidRPr="00377E32">
                <w:rPr>
                  <w:spacing w:val="-1"/>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38E46867" w14:textId="77777777" w:rsidR="00DB1A1C" w:rsidRPr="00941DE4" w:rsidRDefault="00DB1A1C" w:rsidP="00060E39">
            <w:pPr>
              <w:spacing w:line="226" w:lineRule="exact"/>
              <w:ind w:left="102"/>
              <w:rPr>
                <w:ins w:id="1747" w:author="2.1RC1" w:date="2013-12-11T22:33:00Z"/>
                <w:spacing w:val="-1"/>
                <w:sz w:val="20"/>
                <w:szCs w:val="20"/>
              </w:rPr>
            </w:pPr>
            <w:ins w:id="1748" w:author="2.1RC1" w:date="2013-12-11T22:33:00Z">
              <w:r w:rsidRPr="00941DE4">
                <w:rPr>
                  <w:spacing w:val="-1"/>
                  <w:sz w:val="20"/>
                  <w:szCs w:val="20"/>
                </w:rPr>
                <w:t>Postadress för den organisation som författaren är uppdragstagare på</w:t>
              </w:r>
              <w:r>
                <w:rPr>
                  <w:spacing w:val="-1"/>
                  <w:sz w:val="20"/>
                  <w:szCs w:val="20"/>
                </w:rPr>
                <w:t>.</w:t>
              </w:r>
            </w:ins>
          </w:p>
        </w:tc>
        <w:tc>
          <w:tcPr>
            <w:tcW w:w="851" w:type="dxa"/>
            <w:tcBorders>
              <w:top w:val="single" w:sz="5" w:space="0" w:color="000000"/>
              <w:left w:val="single" w:sz="5" w:space="0" w:color="000000"/>
              <w:bottom w:val="single" w:sz="5" w:space="0" w:color="000000"/>
              <w:right w:val="single" w:sz="5" w:space="0" w:color="000000"/>
            </w:tcBorders>
          </w:tcPr>
          <w:p w14:paraId="2D8600ED" w14:textId="77777777" w:rsidR="00DB1A1C" w:rsidRPr="00907C9B" w:rsidRDefault="00DB1A1C" w:rsidP="00060E39">
            <w:pPr>
              <w:spacing w:line="226" w:lineRule="exact"/>
              <w:ind w:left="102"/>
              <w:rPr>
                <w:ins w:id="1749" w:author="2.1RC1" w:date="2013-12-11T22:33:00Z"/>
                <w:spacing w:val="-1"/>
                <w:sz w:val="20"/>
                <w:szCs w:val="20"/>
              </w:rPr>
            </w:pPr>
            <w:ins w:id="1750" w:author="2.1RC1" w:date="2013-12-11T22:33:00Z">
              <w:r w:rsidRPr="001A2A66">
                <w:rPr>
                  <w:sz w:val="20"/>
                  <w:szCs w:val="20"/>
                </w:rPr>
                <w:t>0..1</w:t>
              </w:r>
            </w:ins>
          </w:p>
        </w:tc>
      </w:tr>
      <w:tr w:rsidR="00DB1A1C" w:rsidRPr="00907C9B" w14:paraId="4B9195E4" w14:textId="77777777" w:rsidTr="00AF3497">
        <w:trPr>
          <w:trHeight w:hRule="exact" w:val="526"/>
          <w:tblHeader/>
          <w:ins w:id="1751"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511DA787" w14:textId="77777777" w:rsidR="00DB1A1C" w:rsidRPr="00907C9B" w:rsidRDefault="00DB1A1C" w:rsidP="00060E39">
            <w:pPr>
              <w:spacing w:line="229" w:lineRule="exact"/>
              <w:ind w:left="102"/>
              <w:rPr>
                <w:ins w:id="1752" w:author="2.1RC1" w:date="2013-12-11T22:33:00Z"/>
                <w:sz w:val="20"/>
                <w:szCs w:val="20"/>
              </w:rPr>
            </w:pPr>
            <w:ins w:id="1753" w:author="2.1RC1" w:date="2013-12-11T22:33:00Z">
              <w:r>
                <w:rPr>
                  <w:sz w:val="20"/>
                  <w:szCs w:val="20"/>
                </w:rPr>
                <w:t>../../../../</w:t>
              </w:r>
              <w:r w:rsidRPr="00974712">
                <w:rPr>
                  <w:sz w:val="20"/>
                  <w:szCs w:val="20"/>
                </w:rPr>
                <w:t>orgUnit</w:t>
              </w:r>
              <w:r>
                <w:rPr>
                  <w:sz w:val="20"/>
                  <w:szCs w:val="20"/>
                </w:rPr>
                <w:t>Location</w:t>
              </w:r>
            </w:ins>
          </w:p>
        </w:tc>
        <w:tc>
          <w:tcPr>
            <w:tcW w:w="1559" w:type="dxa"/>
            <w:tcBorders>
              <w:top w:val="single" w:sz="5" w:space="0" w:color="000000"/>
              <w:left w:val="single" w:sz="5" w:space="0" w:color="000000"/>
              <w:bottom w:val="single" w:sz="5" w:space="0" w:color="000000"/>
              <w:right w:val="single" w:sz="5" w:space="0" w:color="000000"/>
            </w:tcBorders>
          </w:tcPr>
          <w:p w14:paraId="79B0D5AF" w14:textId="77777777" w:rsidR="00DB1A1C" w:rsidRDefault="00DB1A1C" w:rsidP="00060E39">
            <w:pPr>
              <w:spacing w:line="226" w:lineRule="exact"/>
              <w:ind w:left="102"/>
              <w:rPr>
                <w:ins w:id="1754" w:author="2.1RC1" w:date="2013-12-11T22:33:00Z"/>
                <w:spacing w:val="-1"/>
                <w:sz w:val="20"/>
                <w:szCs w:val="20"/>
              </w:rPr>
            </w:pPr>
            <w:ins w:id="1755" w:author="2.1RC1" w:date="2013-12-11T22:33:00Z">
              <w:r w:rsidRPr="00377E32">
                <w:rPr>
                  <w:spacing w:val="-1"/>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10028D25" w14:textId="77777777" w:rsidR="00DB1A1C" w:rsidRPr="00941DE4" w:rsidRDefault="00DB1A1C" w:rsidP="00060E39">
            <w:pPr>
              <w:spacing w:line="226" w:lineRule="exact"/>
              <w:ind w:left="102"/>
              <w:rPr>
                <w:ins w:id="1756" w:author="2.1RC1" w:date="2013-12-11T22:33:00Z"/>
                <w:spacing w:val="-1"/>
                <w:sz w:val="20"/>
                <w:szCs w:val="20"/>
              </w:rPr>
            </w:pPr>
            <w:ins w:id="1757" w:author="2.1RC1" w:date="2013-12-11T22:33:00Z">
              <w:r w:rsidRPr="00941DE4">
                <w:rPr>
                  <w:sz w:val="20"/>
                  <w:szCs w:val="20"/>
                </w:rPr>
                <w:t>Text som anger namnet på plats eller ort för organisationens fysiska placering</w:t>
              </w:r>
              <w:r>
                <w:rPr>
                  <w:sz w:val="20"/>
                  <w:szCs w:val="20"/>
                </w:rPr>
                <w:t>.</w:t>
              </w:r>
            </w:ins>
          </w:p>
        </w:tc>
        <w:tc>
          <w:tcPr>
            <w:tcW w:w="851" w:type="dxa"/>
            <w:tcBorders>
              <w:top w:val="single" w:sz="5" w:space="0" w:color="000000"/>
              <w:left w:val="single" w:sz="5" w:space="0" w:color="000000"/>
              <w:bottom w:val="single" w:sz="5" w:space="0" w:color="000000"/>
              <w:right w:val="single" w:sz="5" w:space="0" w:color="000000"/>
            </w:tcBorders>
          </w:tcPr>
          <w:p w14:paraId="4CED6D94" w14:textId="77777777" w:rsidR="00DB1A1C" w:rsidRPr="00907C9B" w:rsidRDefault="00DB1A1C" w:rsidP="00060E39">
            <w:pPr>
              <w:spacing w:line="226" w:lineRule="exact"/>
              <w:ind w:left="102"/>
              <w:rPr>
                <w:ins w:id="1758" w:author="2.1RC1" w:date="2013-12-11T22:33:00Z"/>
                <w:spacing w:val="-1"/>
                <w:sz w:val="20"/>
                <w:szCs w:val="20"/>
              </w:rPr>
            </w:pPr>
            <w:ins w:id="1759" w:author="2.1RC1" w:date="2013-12-11T22:33:00Z">
              <w:r w:rsidRPr="001A2A66">
                <w:rPr>
                  <w:sz w:val="20"/>
                  <w:szCs w:val="20"/>
                </w:rPr>
                <w:t>0..1</w:t>
              </w:r>
            </w:ins>
          </w:p>
        </w:tc>
      </w:tr>
      <w:tr w:rsidR="00DB1A1C" w:rsidRPr="00907C9B" w14:paraId="58B1CBFC" w14:textId="77777777" w:rsidTr="00AF3497">
        <w:trPr>
          <w:trHeight w:hRule="exact" w:val="491"/>
          <w:tblHeader/>
          <w:ins w:id="1760"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2B301E7A" w14:textId="6126E81B" w:rsidR="00DB1A1C" w:rsidRPr="00974712" w:rsidRDefault="00DB1A1C" w:rsidP="00060E39">
            <w:pPr>
              <w:spacing w:line="229" w:lineRule="exact"/>
              <w:ind w:left="102"/>
              <w:rPr>
                <w:ins w:id="1761" w:author="2.1RC1" w:date="2013-12-11T22:33:00Z"/>
                <w:sz w:val="20"/>
                <w:szCs w:val="20"/>
              </w:rPr>
            </w:pPr>
            <w:ins w:id="1762" w:author="2.1RC1" w:date="2013-12-11T22:33:00Z">
              <w:r>
                <w:rPr>
                  <w:sz w:val="20"/>
                  <w:szCs w:val="20"/>
                </w:rPr>
                <w:t>../../../</w:t>
              </w:r>
              <w:r w:rsidRPr="00974712">
                <w:rPr>
                  <w:sz w:val="20"/>
                  <w:szCs w:val="20"/>
                </w:rPr>
                <w:t>healthcareProfessional</w:t>
              </w:r>
              <w:r w:rsidR="00985EAC">
                <w:rPr>
                  <w:spacing w:val="-1"/>
                  <w:sz w:val="20"/>
                  <w:szCs w:val="20"/>
                </w:rPr>
                <w:t>C</w:t>
              </w:r>
              <w:r w:rsidRPr="00974712">
                <w:rPr>
                  <w:spacing w:val="-1"/>
                  <w:sz w:val="20"/>
                  <w:szCs w:val="20"/>
                </w:rPr>
                <w:t>areUnitHSA</w:t>
              </w:r>
              <w:r>
                <w:rPr>
                  <w:spacing w:val="-1"/>
                  <w:sz w:val="20"/>
                  <w:szCs w:val="20"/>
                </w:rPr>
                <w:t>I</w:t>
              </w:r>
              <w:r w:rsidRPr="00974712">
                <w:rPr>
                  <w:spacing w:val="-1"/>
                  <w:sz w:val="20"/>
                  <w:szCs w:val="20"/>
                </w:rPr>
                <w:t>d</w:t>
              </w:r>
            </w:ins>
          </w:p>
          <w:p w14:paraId="700DEF35" w14:textId="77777777" w:rsidR="00DB1A1C" w:rsidRPr="00907C9B" w:rsidRDefault="00DB1A1C" w:rsidP="00060E39">
            <w:pPr>
              <w:spacing w:line="229" w:lineRule="exact"/>
              <w:ind w:left="102"/>
              <w:rPr>
                <w:ins w:id="1763" w:author="2.1RC1" w:date="2013-12-11T22:33:00Z"/>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19EA9A1" w14:textId="77777777" w:rsidR="00DB1A1C" w:rsidRDefault="00DB1A1C" w:rsidP="00060E39">
            <w:pPr>
              <w:spacing w:line="229" w:lineRule="exact"/>
              <w:ind w:left="102"/>
              <w:rPr>
                <w:ins w:id="1764" w:author="2.1RC1" w:date="2013-12-11T22:33:00Z"/>
                <w:rFonts w:ascii="Arial" w:hAnsi="Arial" w:cs="Arial"/>
                <w:sz w:val="20"/>
                <w:szCs w:val="20"/>
              </w:rPr>
            </w:pPr>
            <w:ins w:id="1765" w:author="2.1RC1" w:date="2013-12-11T22:33:00Z">
              <w:r>
                <w:rPr>
                  <w:spacing w:val="-1"/>
                  <w:sz w:val="20"/>
                  <w:szCs w:val="20"/>
                </w:rPr>
                <w:t>HSAIdType</w:t>
              </w:r>
            </w:ins>
          </w:p>
          <w:p w14:paraId="1EDE7C8D" w14:textId="77777777" w:rsidR="00DB1A1C" w:rsidRPr="00907C9B" w:rsidRDefault="00DB1A1C" w:rsidP="00060E39">
            <w:pPr>
              <w:spacing w:line="226" w:lineRule="exact"/>
              <w:ind w:left="102"/>
              <w:rPr>
                <w:ins w:id="1766" w:author="2.1RC1" w:date="2013-12-11T22:33:00Z"/>
                <w:spacing w:val="-1"/>
                <w:sz w:val="20"/>
                <w:szCs w:val="20"/>
              </w:rPr>
            </w:pPr>
          </w:p>
          <w:p w14:paraId="585CF8C0" w14:textId="77777777" w:rsidR="00DB1A1C" w:rsidRDefault="00DB1A1C" w:rsidP="00060E39">
            <w:pPr>
              <w:spacing w:line="226" w:lineRule="exact"/>
              <w:ind w:left="102"/>
              <w:rPr>
                <w:ins w:id="1767" w:author="2.1RC1" w:date="2013-12-11T22:33:00Z"/>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BFBB31" w14:textId="09714B13" w:rsidR="00DB1A1C" w:rsidRPr="00A104D2" w:rsidRDefault="00DB1A1C" w:rsidP="00060E39">
            <w:pPr>
              <w:spacing w:line="229" w:lineRule="exact"/>
              <w:ind w:left="102"/>
              <w:rPr>
                <w:ins w:id="1768" w:author="2.1RC1" w:date="2013-12-11T22:33:00Z"/>
                <w:sz w:val="20"/>
                <w:szCs w:val="20"/>
              </w:rPr>
            </w:pPr>
            <w:ins w:id="1769" w:author="2.1RC1" w:date="2013-12-11T22:33:00Z">
              <w:r w:rsidRPr="00A104D2">
                <w:rPr>
                  <w:sz w:val="20"/>
                  <w:szCs w:val="20"/>
                </w:rPr>
                <w:t>HSA-id för PDL-enhet.</w:t>
              </w:r>
              <w:r>
                <w:rPr>
                  <w:sz w:val="20"/>
                  <w:szCs w:val="20"/>
                </w:rPr>
                <w:t xml:space="preserve"> </w:t>
              </w:r>
              <w:r>
                <w:rPr>
                  <w:spacing w:val="-1"/>
                  <w:sz w:val="20"/>
                  <w:szCs w:val="20"/>
                </w:rPr>
                <w:t>Krävs av NPÖ</w:t>
              </w:r>
              <w:r w:rsidR="00B529F0">
                <w:rPr>
                  <w:spacing w:val="-1"/>
                  <w:sz w:val="20"/>
                  <w:szCs w:val="20"/>
                </w:rPr>
                <w:t xml:space="preserve"> RIV 2.2.0</w:t>
              </w:r>
              <w:r>
                <w:rPr>
                  <w:spacing w:val="-1"/>
                  <w:sz w:val="20"/>
                  <w:szCs w:val="20"/>
                </w:rPr>
                <w:t>.</w:t>
              </w:r>
            </w:ins>
          </w:p>
          <w:p w14:paraId="337CE752" w14:textId="77777777" w:rsidR="00DB1A1C" w:rsidRPr="00A104D2" w:rsidRDefault="00DB1A1C" w:rsidP="00060E39">
            <w:pPr>
              <w:spacing w:line="229" w:lineRule="exact"/>
              <w:ind w:left="102"/>
              <w:rPr>
                <w:ins w:id="1770" w:author="2.1RC1" w:date="2013-12-11T22:33:00Z"/>
                <w:sz w:val="20"/>
                <w:szCs w:val="20"/>
              </w:rPr>
            </w:pPr>
          </w:p>
          <w:p w14:paraId="59C3082F" w14:textId="77777777" w:rsidR="00DB1A1C" w:rsidRPr="00A104D2" w:rsidRDefault="00DB1A1C" w:rsidP="00060E39">
            <w:pPr>
              <w:spacing w:line="226" w:lineRule="exact"/>
              <w:ind w:left="102"/>
              <w:rPr>
                <w:ins w:id="1771" w:author="2.1RC1" w:date="2013-12-11T22:33:00Z"/>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A1DEA49" w14:textId="77777777" w:rsidR="00DB1A1C" w:rsidRPr="00907C9B" w:rsidRDefault="00DB1A1C" w:rsidP="00060E39">
            <w:pPr>
              <w:spacing w:line="226" w:lineRule="exact"/>
              <w:ind w:left="102"/>
              <w:rPr>
                <w:ins w:id="1772" w:author="2.1RC1" w:date="2013-12-11T22:33:00Z"/>
                <w:spacing w:val="-1"/>
                <w:sz w:val="20"/>
                <w:szCs w:val="20"/>
              </w:rPr>
            </w:pPr>
            <w:ins w:id="1773" w:author="2.1RC1" w:date="2013-12-11T22:33:00Z">
              <w:r>
                <w:rPr>
                  <w:spacing w:val="-1"/>
                  <w:sz w:val="20"/>
                  <w:szCs w:val="20"/>
                </w:rPr>
                <w:t>0</w:t>
              </w:r>
              <w:r w:rsidRPr="00907C9B">
                <w:rPr>
                  <w:spacing w:val="-1"/>
                  <w:sz w:val="20"/>
                  <w:szCs w:val="20"/>
                </w:rPr>
                <w:t>..1</w:t>
              </w:r>
            </w:ins>
          </w:p>
        </w:tc>
      </w:tr>
      <w:tr w:rsidR="00DB1A1C" w:rsidRPr="00907C9B" w14:paraId="5F9EFC75" w14:textId="77777777" w:rsidTr="00AF3497">
        <w:trPr>
          <w:trHeight w:val="404"/>
          <w:tblHeader/>
          <w:ins w:id="1774"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37EB57BE" w14:textId="0C09A03F" w:rsidR="00DB1A1C" w:rsidRPr="00907C9B" w:rsidRDefault="00DB1A1C" w:rsidP="00060E39">
            <w:pPr>
              <w:spacing w:line="229" w:lineRule="exact"/>
              <w:ind w:left="102"/>
              <w:rPr>
                <w:ins w:id="1775" w:author="2.1RC1" w:date="2013-12-11T22:33:00Z"/>
                <w:sz w:val="20"/>
                <w:szCs w:val="20"/>
              </w:rPr>
            </w:pPr>
            <w:ins w:id="1776" w:author="2.1RC1" w:date="2013-12-11T22:33:00Z">
              <w:r>
                <w:rPr>
                  <w:sz w:val="20"/>
                  <w:szCs w:val="20"/>
                </w:rPr>
                <w:t>../../../</w:t>
              </w:r>
              <w:r w:rsidRPr="00974712">
                <w:rPr>
                  <w:sz w:val="20"/>
                  <w:szCs w:val="20"/>
                </w:rPr>
                <w:t>healthcareProfessional</w:t>
              </w:r>
              <w:r w:rsidR="00985EAC">
                <w:rPr>
                  <w:spacing w:val="-1"/>
                  <w:sz w:val="20"/>
                  <w:szCs w:val="20"/>
                </w:rPr>
                <w:t>C</w:t>
              </w:r>
              <w:r w:rsidRPr="00974712">
                <w:rPr>
                  <w:spacing w:val="-1"/>
                  <w:sz w:val="20"/>
                  <w:szCs w:val="20"/>
                </w:rPr>
                <w:t>areGiverHSA</w:t>
              </w:r>
              <w:r>
                <w:rPr>
                  <w:spacing w:val="-1"/>
                  <w:sz w:val="20"/>
                  <w:szCs w:val="20"/>
                </w:rPr>
                <w:t>I</w:t>
              </w:r>
              <w:r w:rsidRPr="00974712">
                <w:rPr>
                  <w:spacing w:val="-1"/>
                  <w:sz w:val="20"/>
                  <w:szCs w:val="20"/>
                </w:rPr>
                <w:t>d</w:t>
              </w:r>
            </w:ins>
          </w:p>
        </w:tc>
        <w:tc>
          <w:tcPr>
            <w:tcW w:w="1559" w:type="dxa"/>
            <w:tcBorders>
              <w:top w:val="single" w:sz="5" w:space="0" w:color="000000"/>
              <w:left w:val="single" w:sz="5" w:space="0" w:color="000000"/>
              <w:bottom w:val="single" w:sz="5" w:space="0" w:color="000000"/>
              <w:right w:val="single" w:sz="5" w:space="0" w:color="000000"/>
            </w:tcBorders>
          </w:tcPr>
          <w:p w14:paraId="5A91DBA7" w14:textId="77777777" w:rsidR="00DB1A1C" w:rsidRPr="00907C9B" w:rsidRDefault="00DB1A1C" w:rsidP="00060E39">
            <w:pPr>
              <w:spacing w:line="226" w:lineRule="exact"/>
              <w:ind w:left="102"/>
              <w:rPr>
                <w:ins w:id="1777" w:author="2.1RC1" w:date="2013-12-11T22:33:00Z"/>
                <w:spacing w:val="-1"/>
                <w:sz w:val="20"/>
                <w:szCs w:val="20"/>
              </w:rPr>
            </w:pPr>
            <w:ins w:id="1778" w:author="2.1RC1" w:date="2013-12-11T22:33:00Z">
              <w:r>
                <w:rPr>
                  <w:spacing w:val="-1"/>
                  <w:sz w:val="20"/>
                  <w:szCs w:val="20"/>
                </w:rPr>
                <w:t>HSAIdType</w:t>
              </w:r>
            </w:ins>
          </w:p>
          <w:p w14:paraId="28A48863" w14:textId="77777777" w:rsidR="00DB1A1C" w:rsidRDefault="00DB1A1C" w:rsidP="00060E39">
            <w:pPr>
              <w:spacing w:line="226" w:lineRule="exact"/>
              <w:ind w:left="102"/>
              <w:rPr>
                <w:ins w:id="1779" w:author="2.1RC1" w:date="2013-12-11T22:33:00Z"/>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10F4F6" w14:textId="5A59C814" w:rsidR="00DB1A1C" w:rsidRPr="00941DE4" w:rsidRDefault="00DB1A1C" w:rsidP="00060E39">
            <w:pPr>
              <w:spacing w:line="226" w:lineRule="exact"/>
              <w:ind w:left="102"/>
              <w:rPr>
                <w:ins w:id="1780" w:author="2.1RC1" w:date="2013-12-11T22:33:00Z"/>
                <w:spacing w:val="-1"/>
                <w:sz w:val="20"/>
                <w:szCs w:val="20"/>
              </w:rPr>
            </w:pPr>
            <w:ins w:id="1781" w:author="2.1RC1" w:date="2013-12-11T22:33:00Z">
              <w:r w:rsidRPr="00941DE4">
                <w:rPr>
                  <w:spacing w:val="-1"/>
                  <w:sz w:val="20"/>
                  <w:szCs w:val="20"/>
                </w:rPr>
                <w:t>HSA-id för vårdgivaren, som är vårdgivare för den enhet som författaren är uppdragstagare för</w:t>
              </w:r>
              <w:r>
                <w:rPr>
                  <w:spacing w:val="-1"/>
                  <w:sz w:val="20"/>
                  <w:szCs w:val="20"/>
                </w:rPr>
                <w:t>. Krävs av NPÖ</w:t>
              </w:r>
              <w:r w:rsidR="00B529F0">
                <w:rPr>
                  <w:spacing w:val="-1"/>
                  <w:sz w:val="20"/>
                  <w:szCs w:val="20"/>
                </w:rPr>
                <w:t xml:space="preserve"> RIV 2.2.0</w:t>
              </w:r>
              <w:r>
                <w:rPr>
                  <w:spacing w:val="-1"/>
                  <w:sz w:val="20"/>
                  <w:szCs w:val="20"/>
                </w:rPr>
                <w:t>.</w:t>
              </w:r>
            </w:ins>
          </w:p>
        </w:tc>
        <w:tc>
          <w:tcPr>
            <w:tcW w:w="851" w:type="dxa"/>
            <w:tcBorders>
              <w:top w:val="single" w:sz="5" w:space="0" w:color="000000"/>
              <w:left w:val="single" w:sz="5" w:space="0" w:color="000000"/>
              <w:bottom w:val="single" w:sz="5" w:space="0" w:color="000000"/>
              <w:right w:val="single" w:sz="5" w:space="0" w:color="000000"/>
            </w:tcBorders>
          </w:tcPr>
          <w:p w14:paraId="649267A4" w14:textId="77777777" w:rsidR="00DB1A1C" w:rsidRPr="00907C9B" w:rsidRDefault="00DB1A1C" w:rsidP="00060E39">
            <w:pPr>
              <w:spacing w:line="226" w:lineRule="exact"/>
              <w:ind w:left="102"/>
              <w:rPr>
                <w:ins w:id="1782" w:author="2.1RC1" w:date="2013-12-11T22:33:00Z"/>
                <w:spacing w:val="-1"/>
                <w:sz w:val="20"/>
                <w:szCs w:val="20"/>
              </w:rPr>
            </w:pPr>
            <w:ins w:id="1783" w:author="2.1RC1" w:date="2013-12-11T22:33:00Z">
              <w:r>
                <w:rPr>
                  <w:spacing w:val="-1"/>
                  <w:sz w:val="20"/>
                  <w:szCs w:val="20"/>
                </w:rPr>
                <w:t>0</w:t>
              </w:r>
              <w:r w:rsidRPr="00907C9B">
                <w:rPr>
                  <w:spacing w:val="-1"/>
                  <w:sz w:val="20"/>
                  <w:szCs w:val="20"/>
                </w:rPr>
                <w:t>..1</w:t>
              </w:r>
            </w:ins>
          </w:p>
        </w:tc>
      </w:tr>
      <w:tr w:rsidR="00DB1A1C" w:rsidRPr="00907C9B" w14:paraId="7CA02F48" w14:textId="77777777" w:rsidTr="00AF3497">
        <w:trPr>
          <w:trHeight w:hRule="exact" w:val="593"/>
          <w:tblHeader/>
          <w:ins w:id="1784"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7147F456" w14:textId="77777777" w:rsidR="00DB1A1C" w:rsidRPr="00907C9B" w:rsidRDefault="00DB1A1C" w:rsidP="00060E39">
            <w:pPr>
              <w:spacing w:line="229" w:lineRule="exact"/>
              <w:ind w:left="102"/>
              <w:rPr>
                <w:ins w:id="1785" w:author="2.1RC1" w:date="2013-12-11T22:33:00Z"/>
                <w:sz w:val="20"/>
                <w:szCs w:val="20"/>
              </w:rPr>
            </w:pPr>
            <w:ins w:id="1786" w:author="2.1RC1" w:date="2013-12-11T22:33:00Z">
              <w:r>
                <w:rPr>
                  <w:sz w:val="20"/>
                  <w:szCs w:val="20"/>
                </w:rPr>
                <w:t>../../</w:t>
              </w:r>
              <w:r w:rsidRPr="00907C9B">
                <w:rPr>
                  <w:sz w:val="20"/>
                  <w:szCs w:val="20"/>
                </w:rPr>
                <w:t>legalAuthenticator</w:t>
              </w:r>
            </w:ins>
          </w:p>
        </w:tc>
        <w:tc>
          <w:tcPr>
            <w:tcW w:w="1559" w:type="dxa"/>
            <w:tcBorders>
              <w:top w:val="single" w:sz="5" w:space="0" w:color="000000"/>
              <w:left w:val="single" w:sz="5" w:space="0" w:color="000000"/>
              <w:bottom w:val="single" w:sz="5" w:space="0" w:color="000000"/>
              <w:right w:val="single" w:sz="5" w:space="0" w:color="000000"/>
            </w:tcBorders>
          </w:tcPr>
          <w:p w14:paraId="70756D4B" w14:textId="77777777" w:rsidR="00DB1A1C" w:rsidRDefault="00DB1A1C" w:rsidP="00060E39">
            <w:pPr>
              <w:spacing w:line="226" w:lineRule="exact"/>
              <w:ind w:left="102"/>
              <w:rPr>
                <w:ins w:id="1787" w:author="2.1RC1" w:date="2013-12-11T22:33:00Z"/>
                <w:spacing w:val="-1"/>
                <w:sz w:val="20"/>
                <w:szCs w:val="20"/>
              </w:rPr>
            </w:pPr>
            <w:ins w:id="1788" w:author="2.1RC1" w:date="2013-12-11T22:33:00Z">
              <w:r>
                <w:rPr>
                  <w:sz w:val="20"/>
                  <w:szCs w:val="20"/>
                </w:rPr>
                <w:t>L</w:t>
              </w:r>
              <w:r w:rsidRPr="00907C9B">
                <w:rPr>
                  <w:sz w:val="20"/>
                  <w:szCs w:val="20"/>
                </w:rPr>
                <w:t>egalAuthenticatorType</w:t>
              </w:r>
            </w:ins>
          </w:p>
        </w:tc>
        <w:tc>
          <w:tcPr>
            <w:tcW w:w="3969" w:type="dxa"/>
            <w:tcBorders>
              <w:top w:val="single" w:sz="5" w:space="0" w:color="000000"/>
              <w:left w:val="single" w:sz="5" w:space="0" w:color="000000"/>
              <w:bottom w:val="single" w:sz="5" w:space="0" w:color="000000"/>
              <w:right w:val="single" w:sz="5" w:space="0" w:color="000000"/>
            </w:tcBorders>
          </w:tcPr>
          <w:p w14:paraId="63EEBF5E" w14:textId="77777777" w:rsidR="00DB1A1C" w:rsidRPr="00941DE4" w:rsidRDefault="00DB1A1C" w:rsidP="00060E39">
            <w:pPr>
              <w:spacing w:line="229" w:lineRule="exact"/>
              <w:ind w:left="102"/>
              <w:rPr>
                <w:ins w:id="1789" w:author="2.1RC1" w:date="2013-12-11T22:33:00Z"/>
                <w:sz w:val="20"/>
                <w:szCs w:val="20"/>
              </w:rPr>
            </w:pPr>
            <w:ins w:id="1790" w:author="2.1RC1" w:date="2013-12-11T22:33:00Z">
              <w:r w:rsidRPr="00941DE4">
                <w:rPr>
                  <w:sz w:val="20"/>
                  <w:szCs w:val="20"/>
                </w:rPr>
                <w:t>Information om vem som signerat informationen i dokumentet.</w:t>
              </w:r>
            </w:ins>
          </w:p>
          <w:p w14:paraId="5930735B" w14:textId="77777777" w:rsidR="00DB1A1C" w:rsidRPr="00941DE4" w:rsidRDefault="00DB1A1C" w:rsidP="00060E39">
            <w:pPr>
              <w:spacing w:line="226" w:lineRule="exact"/>
              <w:ind w:left="102"/>
              <w:rPr>
                <w:ins w:id="1791" w:author="2.1RC1" w:date="2013-12-11T22:33:00Z"/>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C64DB7" w14:textId="77777777" w:rsidR="00DB1A1C" w:rsidRPr="00907C9B" w:rsidRDefault="00DB1A1C" w:rsidP="00060E39">
            <w:pPr>
              <w:spacing w:line="226" w:lineRule="exact"/>
              <w:ind w:left="102"/>
              <w:rPr>
                <w:ins w:id="1792" w:author="2.1RC1" w:date="2013-12-11T22:33:00Z"/>
                <w:spacing w:val="-1"/>
                <w:sz w:val="20"/>
                <w:szCs w:val="20"/>
              </w:rPr>
            </w:pPr>
            <w:ins w:id="1793" w:author="2.1RC1" w:date="2013-12-11T22:33:00Z">
              <w:r w:rsidRPr="00907C9B">
                <w:rPr>
                  <w:sz w:val="20"/>
                  <w:szCs w:val="20"/>
                </w:rPr>
                <w:t>0..1</w:t>
              </w:r>
            </w:ins>
          </w:p>
        </w:tc>
      </w:tr>
      <w:tr w:rsidR="00DB1A1C" w:rsidRPr="00907C9B" w14:paraId="1819AE43" w14:textId="77777777" w:rsidTr="00AF3497">
        <w:trPr>
          <w:trHeight w:val="266"/>
          <w:tblHeader/>
          <w:ins w:id="1794"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2842DA23" w14:textId="77777777" w:rsidR="00DB1A1C" w:rsidRPr="00907C9B" w:rsidRDefault="00DB1A1C" w:rsidP="00060E39">
            <w:pPr>
              <w:spacing w:line="229" w:lineRule="exact"/>
              <w:ind w:left="102"/>
              <w:rPr>
                <w:ins w:id="1795" w:author="2.1RC1" w:date="2013-12-11T22:33:00Z"/>
                <w:sz w:val="20"/>
                <w:szCs w:val="20"/>
              </w:rPr>
            </w:pPr>
            <w:ins w:id="1796" w:author="2.1RC1" w:date="2013-12-11T22:33:00Z">
              <w:r>
                <w:rPr>
                  <w:sz w:val="20"/>
                  <w:szCs w:val="20"/>
                </w:rPr>
                <w:t>../../../</w:t>
              </w:r>
              <w:r w:rsidRPr="00E74D83">
                <w:rPr>
                  <w:sz w:val="20"/>
                  <w:szCs w:val="20"/>
                </w:rPr>
                <w:t>signatureTime</w:t>
              </w:r>
            </w:ins>
          </w:p>
          <w:p w14:paraId="27B749A8" w14:textId="77777777" w:rsidR="00DB1A1C" w:rsidRPr="00907C9B" w:rsidRDefault="00DB1A1C" w:rsidP="00060E39">
            <w:pPr>
              <w:spacing w:line="229" w:lineRule="exact"/>
              <w:ind w:left="102"/>
              <w:rPr>
                <w:ins w:id="1797" w:author="2.1RC1" w:date="2013-12-11T22:33:00Z"/>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D917CCF" w14:textId="77777777" w:rsidR="00DB1A1C" w:rsidRDefault="00DB1A1C" w:rsidP="00060E39">
            <w:pPr>
              <w:spacing w:line="229" w:lineRule="exact"/>
              <w:ind w:left="102"/>
              <w:rPr>
                <w:ins w:id="1798" w:author="2.1RC1" w:date="2013-12-11T22:33:00Z"/>
                <w:rFonts w:ascii="Arial" w:hAnsi="Arial" w:cs="Arial"/>
                <w:color w:val="FF0000"/>
                <w:sz w:val="20"/>
                <w:szCs w:val="20"/>
              </w:rPr>
            </w:pPr>
            <w:ins w:id="1799" w:author="2.1RC1" w:date="2013-12-11T22:33:00Z">
              <w:r>
                <w:rPr>
                  <w:sz w:val="20"/>
                  <w:szCs w:val="20"/>
                </w:rPr>
                <w:t>TimeStampType</w:t>
              </w:r>
            </w:ins>
          </w:p>
          <w:p w14:paraId="116DF5AE" w14:textId="77777777" w:rsidR="00DB1A1C" w:rsidRDefault="00DB1A1C" w:rsidP="00060E39">
            <w:pPr>
              <w:spacing w:line="226" w:lineRule="exact"/>
              <w:ind w:left="102"/>
              <w:rPr>
                <w:ins w:id="1800" w:author="2.1RC1" w:date="2013-12-11T22:33:00Z"/>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276DDF1" w14:textId="77777777" w:rsidR="00DB1A1C" w:rsidRPr="00907C9B" w:rsidRDefault="00DB1A1C" w:rsidP="00060E39">
            <w:pPr>
              <w:spacing w:line="229" w:lineRule="exact"/>
              <w:ind w:left="102"/>
              <w:rPr>
                <w:ins w:id="1801" w:author="2.1RC1" w:date="2013-12-11T22:33:00Z"/>
                <w:sz w:val="20"/>
                <w:szCs w:val="20"/>
              </w:rPr>
            </w:pPr>
            <w:ins w:id="1802" w:author="2.1RC1" w:date="2013-12-11T22:33:00Z">
              <w:r w:rsidRPr="00907C9B">
                <w:rPr>
                  <w:sz w:val="20"/>
                  <w:szCs w:val="20"/>
                </w:rPr>
                <w:t>Tidpunkt för signering</w:t>
              </w:r>
              <w:r>
                <w:rPr>
                  <w:sz w:val="20"/>
                  <w:szCs w:val="20"/>
                </w:rPr>
                <w:t>.</w:t>
              </w:r>
            </w:ins>
          </w:p>
          <w:p w14:paraId="652D3633" w14:textId="77777777" w:rsidR="00DB1A1C" w:rsidRDefault="00DB1A1C" w:rsidP="00060E39">
            <w:pPr>
              <w:spacing w:line="226" w:lineRule="exact"/>
              <w:ind w:left="102"/>
              <w:rPr>
                <w:ins w:id="1803" w:author="2.1RC1" w:date="2013-12-11T22:33:00Z"/>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2851F97" w14:textId="77777777" w:rsidR="00DB1A1C" w:rsidRPr="00907C9B" w:rsidRDefault="00DB1A1C" w:rsidP="00060E39">
            <w:pPr>
              <w:spacing w:line="226" w:lineRule="exact"/>
              <w:ind w:left="102"/>
              <w:rPr>
                <w:ins w:id="1804" w:author="2.1RC1" w:date="2013-12-11T22:33:00Z"/>
                <w:spacing w:val="-1"/>
                <w:sz w:val="20"/>
                <w:szCs w:val="20"/>
              </w:rPr>
            </w:pPr>
            <w:ins w:id="1805" w:author="2.1RC1" w:date="2013-12-11T22:33:00Z">
              <w:r w:rsidRPr="00907C9B">
                <w:rPr>
                  <w:sz w:val="20"/>
                  <w:szCs w:val="20"/>
                </w:rPr>
                <w:t>1..1</w:t>
              </w:r>
            </w:ins>
          </w:p>
        </w:tc>
      </w:tr>
      <w:tr w:rsidR="00DB1A1C" w:rsidRPr="00907C9B" w14:paraId="283FEEBE" w14:textId="77777777" w:rsidTr="00AF3497">
        <w:trPr>
          <w:trHeight w:val="372"/>
          <w:tblHeader/>
          <w:ins w:id="1806"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2C3F01FB" w14:textId="77777777" w:rsidR="00DB1A1C" w:rsidRPr="00907C9B" w:rsidRDefault="00DB1A1C" w:rsidP="00060E39">
            <w:pPr>
              <w:spacing w:line="229" w:lineRule="exact"/>
              <w:ind w:left="102"/>
              <w:rPr>
                <w:ins w:id="1807" w:author="2.1RC1" w:date="2013-12-11T22:33:00Z"/>
                <w:sz w:val="20"/>
                <w:szCs w:val="20"/>
              </w:rPr>
            </w:pPr>
            <w:ins w:id="1808" w:author="2.1RC1" w:date="2013-12-11T22:33:00Z">
              <w:r>
                <w:rPr>
                  <w:sz w:val="20"/>
                  <w:szCs w:val="20"/>
                </w:rPr>
                <w:t>../../../legalAuthenticatorHSAI</w:t>
              </w:r>
              <w:r w:rsidRPr="0035083B">
                <w:rPr>
                  <w:sz w:val="20"/>
                  <w:szCs w:val="20"/>
                </w:rPr>
                <w:t>d</w:t>
              </w:r>
            </w:ins>
          </w:p>
          <w:p w14:paraId="083BB229" w14:textId="77777777" w:rsidR="00DB1A1C" w:rsidRPr="00907C9B" w:rsidRDefault="00DB1A1C" w:rsidP="00060E39">
            <w:pPr>
              <w:spacing w:line="229" w:lineRule="exact"/>
              <w:ind w:left="102"/>
              <w:rPr>
                <w:ins w:id="1809" w:author="2.1RC1" w:date="2013-12-11T22:33:00Z"/>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2E764E" w14:textId="77777777" w:rsidR="00DB1A1C" w:rsidRPr="00907C9B" w:rsidRDefault="00DB1A1C" w:rsidP="00060E39">
            <w:pPr>
              <w:spacing w:line="229" w:lineRule="exact"/>
              <w:ind w:left="102"/>
              <w:rPr>
                <w:ins w:id="1810" w:author="2.1RC1" w:date="2013-12-11T22:33:00Z"/>
                <w:sz w:val="20"/>
                <w:szCs w:val="20"/>
              </w:rPr>
            </w:pPr>
            <w:ins w:id="1811" w:author="2.1RC1" w:date="2013-12-11T22:33:00Z">
              <w:r>
                <w:rPr>
                  <w:sz w:val="20"/>
                  <w:szCs w:val="20"/>
                </w:rPr>
                <w:t>HSAId</w:t>
              </w:r>
              <w:r w:rsidRPr="0035083B">
                <w:rPr>
                  <w:sz w:val="20"/>
                  <w:szCs w:val="20"/>
                </w:rPr>
                <w:t>Type</w:t>
              </w:r>
            </w:ins>
          </w:p>
          <w:p w14:paraId="127D7D02" w14:textId="77777777" w:rsidR="00DB1A1C" w:rsidRDefault="00DB1A1C" w:rsidP="00060E39">
            <w:pPr>
              <w:spacing w:line="226" w:lineRule="exact"/>
              <w:ind w:left="102"/>
              <w:rPr>
                <w:ins w:id="1812" w:author="2.1RC1" w:date="2013-12-11T22:33:00Z"/>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3317424" w14:textId="77777777" w:rsidR="00DB1A1C" w:rsidRPr="00941DE4" w:rsidRDefault="00DB1A1C" w:rsidP="00060E39">
            <w:pPr>
              <w:spacing w:line="226" w:lineRule="exact"/>
              <w:ind w:left="102"/>
              <w:rPr>
                <w:ins w:id="1813" w:author="2.1RC1" w:date="2013-12-11T22:33:00Z"/>
                <w:spacing w:val="-1"/>
                <w:sz w:val="20"/>
                <w:szCs w:val="20"/>
              </w:rPr>
            </w:pPr>
            <w:ins w:id="1814" w:author="2.1RC1" w:date="2013-12-11T22:33:00Z">
              <w:r w:rsidRPr="00941DE4">
                <w:rPr>
                  <w:sz w:val="20"/>
                  <w:szCs w:val="20"/>
                </w:rPr>
                <w:t>HSA-id för person som signerat dokumentet</w:t>
              </w:r>
            </w:ins>
          </w:p>
        </w:tc>
        <w:tc>
          <w:tcPr>
            <w:tcW w:w="851" w:type="dxa"/>
            <w:tcBorders>
              <w:top w:val="single" w:sz="5" w:space="0" w:color="000000"/>
              <w:left w:val="single" w:sz="5" w:space="0" w:color="000000"/>
              <w:bottom w:val="single" w:sz="5" w:space="0" w:color="000000"/>
              <w:right w:val="single" w:sz="5" w:space="0" w:color="000000"/>
            </w:tcBorders>
          </w:tcPr>
          <w:p w14:paraId="4B416EAE" w14:textId="77777777" w:rsidR="00DB1A1C" w:rsidRPr="00907C9B" w:rsidRDefault="00DB1A1C" w:rsidP="00060E39">
            <w:pPr>
              <w:spacing w:line="226" w:lineRule="exact"/>
              <w:ind w:left="102"/>
              <w:rPr>
                <w:ins w:id="1815" w:author="2.1RC1" w:date="2013-12-11T22:33:00Z"/>
                <w:spacing w:val="-1"/>
                <w:sz w:val="20"/>
                <w:szCs w:val="20"/>
              </w:rPr>
            </w:pPr>
            <w:ins w:id="1816" w:author="2.1RC1" w:date="2013-12-11T22:33:00Z">
              <w:r>
                <w:rPr>
                  <w:sz w:val="20"/>
                  <w:szCs w:val="20"/>
                </w:rPr>
                <w:t>0</w:t>
              </w:r>
              <w:r w:rsidRPr="00907C9B">
                <w:rPr>
                  <w:sz w:val="20"/>
                  <w:szCs w:val="20"/>
                </w:rPr>
                <w:t>..1</w:t>
              </w:r>
            </w:ins>
          </w:p>
        </w:tc>
      </w:tr>
      <w:tr w:rsidR="00DB1A1C" w:rsidRPr="00907C9B" w14:paraId="54F0DC9C" w14:textId="77777777" w:rsidTr="00AF3497">
        <w:trPr>
          <w:trHeight w:val="336"/>
          <w:tblHeader/>
          <w:ins w:id="1817"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37B6A738" w14:textId="77777777" w:rsidR="00DB1A1C" w:rsidRPr="00907C9B" w:rsidRDefault="00DB1A1C" w:rsidP="00060E39">
            <w:pPr>
              <w:spacing w:line="229" w:lineRule="exact"/>
              <w:ind w:left="102"/>
              <w:rPr>
                <w:ins w:id="1818" w:author="2.1RC1" w:date="2013-12-11T22:33:00Z"/>
                <w:sz w:val="20"/>
                <w:szCs w:val="20"/>
              </w:rPr>
            </w:pPr>
            <w:ins w:id="1819" w:author="2.1RC1" w:date="2013-12-11T22:33:00Z">
              <w:r>
                <w:rPr>
                  <w:sz w:val="20"/>
                  <w:szCs w:val="20"/>
                </w:rPr>
                <w:t>../../../</w:t>
              </w:r>
              <w:r w:rsidRPr="0035083B">
                <w:rPr>
                  <w:sz w:val="20"/>
                  <w:szCs w:val="20"/>
                </w:rPr>
                <w:t>legalAuthenticator</w:t>
              </w:r>
              <w:r>
                <w:rPr>
                  <w:sz w:val="20"/>
                  <w:szCs w:val="20"/>
                </w:rPr>
                <w:t>Name</w:t>
              </w:r>
            </w:ins>
          </w:p>
          <w:p w14:paraId="7539F205" w14:textId="77777777" w:rsidR="00DB1A1C" w:rsidRPr="00907C9B" w:rsidRDefault="00DB1A1C" w:rsidP="00060E39">
            <w:pPr>
              <w:spacing w:line="229" w:lineRule="exact"/>
              <w:ind w:left="102"/>
              <w:rPr>
                <w:ins w:id="1820" w:author="2.1RC1" w:date="2013-12-11T22:33:00Z"/>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B06B27C" w14:textId="77777777" w:rsidR="00DB1A1C" w:rsidRDefault="00DB1A1C" w:rsidP="00060E39">
            <w:pPr>
              <w:spacing w:line="226" w:lineRule="exact"/>
              <w:ind w:left="102"/>
              <w:rPr>
                <w:ins w:id="1821" w:author="2.1RC1" w:date="2013-12-11T22:33:00Z"/>
                <w:spacing w:val="-1"/>
                <w:sz w:val="20"/>
                <w:szCs w:val="20"/>
              </w:rPr>
            </w:pPr>
            <w:ins w:id="1822" w:author="2.1RC1" w:date="2013-12-11T22:33:00Z">
              <w:r>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5AFA24E0" w14:textId="77777777" w:rsidR="00DB1A1C" w:rsidRPr="00941DE4" w:rsidRDefault="00DB1A1C" w:rsidP="00060E39">
            <w:pPr>
              <w:spacing w:line="226" w:lineRule="exact"/>
              <w:ind w:left="102"/>
              <w:rPr>
                <w:ins w:id="1823" w:author="2.1RC1" w:date="2013-12-11T22:33:00Z"/>
                <w:spacing w:val="-1"/>
                <w:sz w:val="20"/>
                <w:szCs w:val="20"/>
              </w:rPr>
            </w:pPr>
            <w:ins w:id="1824" w:author="2.1RC1" w:date="2013-12-11T22:33:00Z">
              <w:r w:rsidRPr="00941DE4">
                <w:rPr>
                  <w:sz w:val="20"/>
                  <w:szCs w:val="20"/>
                </w:rPr>
                <w:t>Namnen i klartext för signerande person.</w:t>
              </w:r>
            </w:ins>
          </w:p>
        </w:tc>
        <w:tc>
          <w:tcPr>
            <w:tcW w:w="851" w:type="dxa"/>
            <w:tcBorders>
              <w:top w:val="single" w:sz="5" w:space="0" w:color="000000"/>
              <w:left w:val="single" w:sz="5" w:space="0" w:color="000000"/>
              <w:bottom w:val="single" w:sz="5" w:space="0" w:color="000000"/>
              <w:right w:val="single" w:sz="5" w:space="0" w:color="000000"/>
            </w:tcBorders>
          </w:tcPr>
          <w:p w14:paraId="49657972" w14:textId="77777777" w:rsidR="00DB1A1C" w:rsidRPr="00907C9B" w:rsidRDefault="00DB1A1C" w:rsidP="00060E39">
            <w:pPr>
              <w:spacing w:line="226" w:lineRule="exact"/>
              <w:ind w:left="102"/>
              <w:rPr>
                <w:ins w:id="1825" w:author="2.1RC1" w:date="2013-12-11T22:33:00Z"/>
                <w:spacing w:val="-1"/>
                <w:sz w:val="20"/>
                <w:szCs w:val="20"/>
              </w:rPr>
            </w:pPr>
            <w:ins w:id="1826" w:author="2.1RC1" w:date="2013-12-11T22:33:00Z">
              <w:r>
                <w:rPr>
                  <w:sz w:val="20"/>
                  <w:szCs w:val="20"/>
                </w:rPr>
                <w:t>0..1</w:t>
              </w:r>
            </w:ins>
          </w:p>
        </w:tc>
      </w:tr>
      <w:tr w:rsidR="00DB1A1C" w:rsidRPr="00907C9B" w14:paraId="5AB1ED32" w14:textId="77777777" w:rsidTr="00AF3497">
        <w:trPr>
          <w:trHeight w:hRule="exact" w:val="766"/>
          <w:tblHeader/>
          <w:ins w:id="1827"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374C307A" w14:textId="77777777" w:rsidR="00DB1A1C" w:rsidRPr="00E74D83" w:rsidRDefault="00DB1A1C" w:rsidP="00060E39">
            <w:pPr>
              <w:spacing w:line="229" w:lineRule="exact"/>
              <w:ind w:left="102"/>
              <w:rPr>
                <w:ins w:id="1828" w:author="2.1RC1" w:date="2013-12-11T22:33:00Z"/>
                <w:sz w:val="20"/>
                <w:szCs w:val="20"/>
              </w:rPr>
            </w:pPr>
            <w:ins w:id="1829" w:author="2.1RC1" w:date="2013-12-11T22:33:00Z">
              <w:r>
                <w:rPr>
                  <w:sz w:val="20"/>
                  <w:szCs w:val="20"/>
                </w:rPr>
                <w:t>../../</w:t>
              </w:r>
              <w:r w:rsidRPr="00E74D83">
                <w:rPr>
                  <w:spacing w:val="-1"/>
                  <w:sz w:val="20"/>
                  <w:szCs w:val="20"/>
                </w:rPr>
                <w:t>approvedForPatient</w:t>
              </w:r>
            </w:ins>
          </w:p>
          <w:p w14:paraId="00EC9011" w14:textId="77777777" w:rsidR="00DB1A1C" w:rsidRPr="00907C9B" w:rsidRDefault="00DB1A1C" w:rsidP="00060E39">
            <w:pPr>
              <w:spacing w:line="229" w:lineRule="exact"/>
              <w:ind w:left="102"/>
              <w:rPr>
                <w:ins w:id="1830" w:author="2.1RC1" w:date="2013-12-11T22:33:00Z"/>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E5F8431" w14:textId="77777777" w:rsidR="00DB1A1C" w:rsidRDefault="00DB1A1C" w:rsidP="00060E39">
            <w:pPr>
              <w:spacing w:line="229" w:lineRule="exact"/>
              <w:ind w:left="102"/>
              <w:rPr>
                <w:ins w:id="1831" w:author="2.1RC1" w:date="2013-12-11T22:33:00Z"/>
                <w:rFonts w:ascii="Arial" w:hAnsi="Arial" w:cs="Arial"/>
                <w:color w:val="FF0000"/>
                <w:sz w:val="20"/>
                <w:szCs w:val="20"/>
              </w:rPr>
            </w:pPr>
            <w:ins w:id="1832" w:author="2.1RC1" w:date="2013-12-11T22:33:00Z">
              <w:r w:rsidRPr="00E74D83">
                <w:rPr>
                  <w:sz w:val="20"/>
                  <w:szCs w:val="20"/>
                </w:rPr>
                <w:t>boolean</w:t>
              </w:r>
            </w:ins>
          </w:p>
          <w:p w14:paraId="015EFF22" w14:textId="77777777" w:rsidR="00DB1A1C" w:rsidRDefault="00DB1A1C" w:rsidP="00060E39">
            <w:pPr>
              <w:spacing w:line="226" w:lineRule="exact"/>
              <w:ind w:left="102"/>
              <w:rPr>
                <w:ins w:id="1833" w:author="2.1RC1" w:date="2013-12-11T22:33:00Z"/>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6E643A" w14:textId="77777777" w:rsidR="00DB1A1C" w:rsidRPr="00941DE4" w:rsidRDefault="00DB1A1C" w:rsidP="00060E39">
            <w:pPr>
              <w:spacing w:line="226" w:lineRule="exact"/>
              <w:ind w:left="102"/>
              <w:rPr>
                <w:ins w:id="1834" w:author="2.1RC1" w:date="2013-12-11T22:33:00Z"/>
                <w:spacing w:val="-1"/>
                <w:sz w:val="20"/>
                <w:szCs w:val="20"/>
              </w:rPr>
            </w:pPr>
            <w:ins w:id="1835" w:author="2.1RC1" w:date="2013-12-11T22:33:00Z">
              <w:r w:rsidRPr="00941DE4">
                <w:rPr>
                  <w:spacing w:val="-1"/>
                  <w:sz w:val="20"/>
                  <w:szCs w:val="20"/>
                </w:rPr>
                <w:t xml:space="preserve">Anger om information får delas till patient. Värdet sätts i sådant fall till true, i annat fall till false. </w:t>
              </w:r>
            </w:ins>
          </w:p>
          <w:p w14:paraId="0A07CEFE" w14:textId="77777777" w:rsidR="00DB1A1C" w:rsidRPr="00941DE4" w:rsidRDefault="00DB1A1C" w:rsidP="00060E39">
            <w:pPr>
              <w:spacing w:line="226" w:lineRule="exact"/>
              <w:ind w:left="102"/>
              <w:rPr>
                <w:ins w:id="1836" w:author="2.1RC1" w:date="2013-12-11T22:33:00Z"/>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9C994C" w14:textId="77777777" w:rsidR="00DB1A1C" w:rsidRPr="00907C9B" w:rsidRDefault="00DB1A1C" w:rsidP="00060E39">
            <w:pPr>
              <w:spacing w:line="226" w:lineRule="exact"/>
              <w:ind w:left="102"/>
              <w:rPr>
                <w:ins w:id="1837" w:author="2.1RC1" w:date="2013-12-11T22:33:00Z"/>
                <w:spacing w:val="-1"/>
                <w:sz w:val="20"/>
                <w:szCs w:val="20"/>
              </w:rPr>
            </w:pPr>
            <w:ins w:id="1838" w:author="2.1RC1" w:date="2013-12-11T22:33:00Z">
              <w:r>
                <w:rPr>
                  <w:spacing w:val="-1"/>
                  <w:sz w:val="20"/>
                  <w:szCs w:val="20"/>
                </w:rPr>
                <w:t>1..1</w:t>
              </w:r>
            </w:ins>
          </w:p>
        </w:tc>
      </w:tr>
      <w:tr w:rsidR="00DB1A1C" w:rsidRPr="00907C9B" w14:paraId="7ADA5EFF" w14:textId="77777777" w:rsidTr="00AF3497">
        <w:trPr>
          <w:trHeight w:hRule="exact" w:val="989"/>
          <w:tblHeader/>
          <w:ins w:id="1839"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76E58947" w14:textId="77777777" w:rsidR="00DB1A1C" w:rsidRPr="00907C9B" w:rsidRDefault="00DB1A1C" w:rsidP="00060E39">
            <w:pPr>
              <w:spacing w:line="229" w:lineRule="exact"/>
              <w:ind w:left="102"/>
              <w:rPr>
                <w:ins w:id="1840" w:author="2.1RC1" w:date="2013-12-11T22:33:00Z"/>
                <w:sz w:val="20"/>
                <w:szCs w:val="20"/>
              </w:rPr>
            </w:pPr>
            <w:ins w:id="1841" w:author="2.1RC1" w:date="2013-12-11T22:33:00Z">
              <w:r>
                <w:rPr>
                  <w:sz w:val="20"/>
                  <w:szCs w:val="20"/>
                </w:rPr>
                <w:t>../../</w:t>
              </w:r>
              <w:r>
                <w:rPr>
                  <w:spacing w:val="-1"/>
                  <w:sz w:val="20"/>
                  <w:szCs w:val="20"/>
                </w:rPr>
                <w:t>careContactId</w:t>
              </w:r>
            </w:ins>
          </w:p>
        </w:tc>
        <w:tc>
          <w:tcPr>
            <w:tcW w:w="1559" w:type="dxa"/>
            <w:tcBorders>
              <w:top w:val="single" w:sz="5" w:space="0" w:color="000000"/>
              <w:left w:val="single" w:sz="5" w:space="0" w:color="000000"/>
              <w:bottom w:val="single" w:sz="5" w:space="0" w:color="000000"/>
              <w:right w:val="single" w:sz="5" w:space="0" w:color="000000"/>
            </w:tcBorders>
          </w:tcPr>
          <w:p w14:paraId="5ED05B22" w14:textId="77777777" w:rsidR="00DB1A1C" w:rsidRDefault="00DB1A1C" w:rsidP="00060E39">
            <w:pPr>
              <w:spacing w:line="226" w:lineRule="exact"/>
              <w:ind w:left="102"/>
              <w:rPr>
                <w:ins w:id="1842" w:author="2.1RC1" w:date="2013-12-11T22:33:00Z"/>
                <w:spacing w:val="-1"/>
                <w:sz w:val="20"/>
                <w:szCs w:val="20"/>
              </w:rPr>
            </w:pPr>
            <w:ins w:id="1843" w:author="2.1RC1" w:date="2013-12-11T22:33:00Z">
              <w:r>
                <w:rPr>
                  <w:spacing w:val="-1"/>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7A450861" w14:textId="77777777" w:rsidR="00DB1A1C" w:rsidRDefault="00DB1A1C" w:rsidP="00060E39">
            <w:pPr>
              <w:spacing w:line="226" w:lineRule="exact"/>
              <w:ind w:left="102"/>
              <w:rPr>
                <w:ins w:id="1844" w:author="2.1RC1" w:date="2013-12-11T22:33:00Z"/>
                <w:spacing w:val="-1"/>
                <w:sz w:val="20"/>
                <w:szCs w:val="20"/>
              </w:rPr>
            </w:pPr>
            <w:ins w:id="1845" w:author="2.1RC1" w:date="2013-12-11T22:33:00Z">
              <w:r w:rsidRPr="00941DE4">
                <w:rPr>
                  <w:spacing w:val="-1"/>
                  <w:sz w:val="20"/>
                  <w:szCs w:val="20"/>
                </w:rPr>
                <w:t xml:space="preserve">Identitetet för den vård- och omsorgskontakt som föranlett den information som omfattas av dokumentet. </w:t>
              </w:r>
              <w:r w:rsidRPr="006067AA">
                <w:rPr>
                  <w:spacing w:val="-1"/>
                  <w:sz w:val="20"/>
                  <w:szCs w:val="20"/>
                </w:rPr>
                <w:t>Identiteten är unik inom källsystemet</w:t>
              </w:r>
            </w:ins>
          </w:p>
        </w:tc>
        <w:tc>
          <w:tcPr>
            <w:tcW w:w="851" w:type="dxa"/>
            <w:tcBorders>
              <w:top w:val="single" w:sz="5" w:space="0" w:color="000000"/>
              <w:left w:val="single" w:sz="5" w:space="0" w:color="000000"/>
              <w:bottom w:val="single" w:sz="5" w:space="0" w:color="000000"/>
              <w:right w:val="single" w:sz="5" w:space="0" w:color="000000"/>
            </w:tcBorders>
          </w:tcPr>
          <w:p w14:paraId="455F7A0F" w14:textId="77777777" w:rsidR="00DB1A1C" w:rsidRPr="00907C9B" w:rsidRDefault="00DB1A1C" w:rsidP="00060E39">
            <w:pPr>
              <w:spacing w:line="226" w:lineRule="exact"/>
              <w:ind w:left="102"/>
              <w:rPr>
                <w:ins w:id="1846" w:author="2.1RC1" w:date="2013-12-11T22:33:00Z"/>
                <w:spacing w:val="-1"/>
                <w:sz w:val="20"/>
                <w:szCs w:val="20"/>
              </w:rPr>
            </w:pPr>
            <w:ins w:id="1847" w:author="2.1RC1" w:date="2013-12-11T22:33:00Z">
              <w:r w:rsidRPr="00B6171C">
                <w:rPr>
                  <w:spacing w:val="-1"/>
                  <w:sz w:val="20"/>
                  <w:szCs w:val="20"/>
                </w:rPr>
                <w:t>0..1</w:t>
              </w:r>
            </w:ins>
          </w:p>
        </w:tc>
      </w:tr>
      <w:tr w:rsidR="00DB1A1C" w:rsidRPr="00907C9B" w14:paraId="5BBD6443" w14:textId="77777777" w:rsidTr="00AF3497">
        <w:trPr>
          <w:trHeight w:hRule="exact" w:val="671"/>
          <w:tblHeader/>
          <w:ins w:id="1848"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267B5CC4" w14:textId="77777777" w:rsidR="00DB1A1C" w:rsidRPr="00907C9B" w:rsidRDefault="00DB1A1C" w:rsidP="00060E39">
            <w:pPr>
              <w:spacing w:line="229" w:lineRule="exact"/>
              <w:ind w:left="102"/>
              <w:rPr>
                <w:ins w:id="1849" w:author="2.1RC1" w:date="2013-12-11T22:33:00Z"/>
                <w:sz w:val="20"/>
                <w:szCs w:val="20"/>
              </w:rPr>
            </w:pPr>
            <w:ins w:id="1850" w:author="2.1RC1" w:date="2013-12-11T22:33:00Z">
              <w:r>
                <w:rPr>
                  <w:sz w:val="20"/>
                  <w:szCs w:val="20"/>
                </w:rPr>
                <w:t>../diagnosisBody</w:t>
              </w:r>
            </w:ins>
          </w:p>
        </w:tc>
        <w:tc>
          <w:tcPr>
            <w:tcW w:w="1559" w:type="dxa"/>
            <w:tcBorders>
              <w:top w:val="single" w:sz="5" w:space="0" w:color="000000"/>
              <w:left w:val="single" w:sz="5" w:space="0" w:color="000000"/>
              <w:bottom w:val="single" w:sz="5" w:space="0" w:color="000000"/>
              <w:right w:val="single" w:sz="5" w:space="0" w:color="000000"/>
            </w:tcBorders>
          </w:tcPr>
          <w:p w14:paraId="65A2960E" w14:textId="77777777" w:rsidR="00DB1A1C" w:rsidRPr="00907C9B" w:rsidRDefault="00DB1A1C" w:rsidP="00060E39">
            <w:pPr>
              <w:spacing w:line="226" w:lineRule="exact"/>
              <w:ind w:left="102"/>
              <w:rPr>
                <w:ins w:id="1851" w:author="2.1RC1" w:date="2013-12-11T22:33:00Z"/>
                <w:spacing w:val="-1"/>
                <w:sz w:val="20"/>
                <w:szCs w:val="20"/>
              </w:rPr>
            </w:pPr>
            <w:ins w:id="1852" w:author="2.1RC1" w:date="2013-12-11T22:33:00Z">
              <w:r>
                <w:rPr>
                  <w:spacing w:val="-1"/>
                  <w:sz w:val="20"/>
                  <w:szCs w:val="20"/>
                </w:rPr>
                <w:t>Diagnosis</w:t>
              </w:r>
              <w:r w:rsidRPr="00907C9B">
                <w:rPr>
                  <w:spacing w:val="-1"/>
                  <w:sz w:val="20"/>
                  <w:szCs w:val="20"/>
                </w:rPr>
                <w:t>BodyType</w:t>
              </w:r>
            </w:ins>
          </w:p>
        </w:tc>
        <w:tc>
          <w:tcPr>
            <w:tcW w:w="3969" w:type="dxa"/>
            <w:tcBorders>
              <w:top w:val="single" w:sz="5" w:space="0" w:color="000000"/>
              <w:left w:val="single" w:sz="5" w:space="0" w:color="000000"/>
              <w:bottom w:val="single" w:sz="5" w:space="0" w:color="000000"/>
              <w:right w:val="single" w:sz="5" w:space="0" w:color="000000"/>
            </w:tcBorders>
          </w:tcPr>
          <w:p w14:paraId="29638289" w14:textId="77777777" w:rsidR="00DB1A1C" w:rsidRPr="00550957" w:rsidRDefault="00DB1A1C" w:rsidP="00060E39">
            <w:pPr>
              <w:spacing w:line="226" w:lineRule="exact"/>
              <w:ind w:left="102"/>
              <w:rPr>
                <w:ins w:id="1853" w:author="2.1RC1" w:date="2013-12-11T22:33:00Z"/>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938760" w14:textId="77777777" w:rsidR="00DB1A1C" w:rsidRPr="00907C9B" w:rsidRDefault="00DB1A1C" w:rsidP="00060E39">
            <w:pPr>
              <w:spacing w:line="226" w:lineRule="exact"/>
              <w:ind w:left="102"/>
              <w:rPr>
                <w:ins w:id="1854" w:author="2.1RC1" w:date="2013-12-11T22:33:00Z"/>
                <w:spacing w:val="-1"/>
                <w:sz w:val="20"/>
                <w:szCs w:val="20"/>
              </w:rPr>
            </w:pPr>
            <w:ins w:id="1855" w:author="2.1RC1" w:date="2013-12-11T22:33:00Z">
              <w:r w:rsidRPr="00907C9B">
                <w:rPr>
                  <w:spacing w:val="-1"/>
                  <w:sz w:val="20"/>
                  <w:szCs w:val="20"/>
                </w:rPr>
                <w:t>1..1</w:t>
              </w:r>
            </w:ins>
          </w:p>
        </w:tc>
      </w:tr>
      <w:tr w:rsidR="00DB1A1C" w:rsidRPr="00907C9B" w14:paraId="2F88B3F7" w14:textId="77777777" w:rsidTr="00AF3497">
        <w:trPr>
          <w:trHeight w:hRule="exact" w:val="587"/>
          <w:tblHeader/>
          <w:ins w:id="1856"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0BBC37E2" w14:textId="61D529E3" w:rsidR="00DB1A1C" w:rsidRPr="00907C9B" w:rsidRDefault="005B1AC7" w:rsidP="00060E39">
            <w:pPr>
              <w:spacing w:line="229" w:lineRule="exact"/>
              <w:ind w:left="102"/>
              <w:rPr>
                <w:ins w:id="1857" w:author="2.1RC1" w:date="2013-12-11T22:33:00Z"/>
                <w:sz w:val="20"/>
                <w:szCs w:val="20"/>
              </w:rPr>
            </w:pPr>
            <w:ins w:id="1858" w:author="2.1RC1" w:date="2013-12-11T22:33:00Z">
              <w:r>
                <w:rPr>
                  <w:sz w:val="20"/>
                  <w:szCs w:val="20"/>
                </w:rPr>
                <w:t>../../typeOfDiagnosis</w:t>
              </w:r>
            </w:ins>
          </w:p>
        </w:tc>
        <w:tc>
          <w:tcPr>
            <w:tcW w:w="1559" w:type="dxa"/>
            <w:tcBorders>
              <w:top w:val="single" w:sz="5" w:space="0" w:color="000000"/>
              <w:left w:val="single" w:sz="5" w:space="0" w:color="000000"/>
              <w:bottom w:val="single" w:sz="5" w:space="0" w:color="000000"/>
              <w:right w:val="single" w:sz="5" w:space="0" w:color="000000"/>
            </w:tcBorders>
          </w:tcPr>
          <w:p w14:paraId="4EB88EE6" w14:textId="368A3AF3" w:rsidR="00DB1A1C" w:rsidRPr="002F2D17" w:rsidRDefault="005B1AC7" w:rsidP="00060E39">
            <w:pPr>
              <w:spacing w:line="226" w:lineRule="exact"/>
              <w:ind w:left="102"/>
              <w:rPr>
                <w:ins w:id="1859" w:author="2.1RC1" w:date="2013-12-11T22:33:00Z"/>
                <w:sz w:val="20"/>
                <w:szCs w:val="20"/>
              </w:rPr>
            </w:pPr>
            <w:ins w:id="1860" w:author="2.1RC1" w:date="2013-12-11T22:33:00Z">
              <w:r>
                <w:rPr>
                  <w:sz w:val="20"/>
                  <w:szCs w:val="20"/>
                </w:rPr>
                <w:t>TypeOfDiagnosisEnum</w:t>
              </w:r>
            </w:ins>
          </w:p>
        </w:tc>
        <w:tc>
          <w:tcPr>
            <w:tcW w:w="3969" w:type="dxa"/>
            <w:tcBorders>
              <w:top w:val="single" w:sz="5" w:space="0" w:color="000000"/>
              <w:left w:val="single" w:sz="5" w:space="0" w:color="000000"/>
              <w:bottom w:val="single" w:sz="5" w:space="0" w:color="000000"/>
              <w:right w:val="single" w:sz="5" w:space="0" w:color="000000"/>
            </w:tcBorders>
          </w:tcPr>
          <w:p w14:paraId="194EF76E" w14:textId="14C1824F" w:rsidR="00DB1A1C" w:rsidRPr="00941DE4" w:rsidRDefault="005B1AC7" w:rsidP="00060E39">
            <w:pPr>
              <w:spacing w:line="226" w:lineRule="exact"/>
              <w:ind w:left="102"/>
              <w:rPr>
                <w:ins w:id="1861" w:author="2.1RC1" w:date="2013-12-11T22:33:00Z"/>
                <w:spacing w:val="-1"/>
                <w:sz w:val="20"/>
                <w:szCs w:val="20"/>
              </w:rPr>
            </w:pPr>
            <w:ins w:id="1862" w:author="2.1RC1" w:date="2013-12-11T22:33:00Z">
              <w:r>
                <w:rPr>
                  <w:spacing w:val="-1"/>
                  <w:sz w:val="20"/>
                  <w:szCs w:val="20"/>
                </w:rPr>
                <w:t>Anges som "Huvuddiagnos" eller</w:t>
              </w:r>
              <w:r w:rsidR="00DB1A1C" w:rsidRPr="00941DE4">
                <w:rPr>
                  <w:spacing w:val="-1"/>
                  <w:sz w:val="20"/>
                  <w:szCs w:val="20"/>
                </w:rPr>
                <w:t xml:space="preserve"> "Bidiagnos".</w:t>
              </w:r>
            </w:ins>
          </w:p>
          <w:p w14:paraId="057703B1" w14:textId="77777777" w:rsidR="00DB1A1C" w:rsidRPr="00941DE4" w:rsidRDefault="00DB1A1C" w:rsidP="00060E39">
            <w:pPr>
              <w:spacing w:line="226" w:lineRule="exact"/>
              <w:ind w:left="102"/>
              <w:rPr>
                <w:ins w:id="1863" w:author="2.1RC1" w:date="2013-12-11T22:33:00Z"/>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D550C7" w14:textId="77777777" w:rsidR="00DB1A1C" w:rsidRPr="00907C9B" w:rsidRDefault="00DB1A1C" w:rsidP="00060E39">
            <w:pPr>
              <w:spacing w:line="226" w:lineRule="exact"/>
              <w:ind w:left="102"/>
              <w:rPr>
                <w:ins w:id="1864" w:author="2.1RC1" w:date="2013-12-11T22:33:00Z"/>
                <w:spacing w:val="-1"/>
                <w:sz w:val="20"/>
                <w:szCs w:val="20"/>
              </w:rPr>
            </w:pPr>
            <w:ins w:id="1865" w:author="2.1RC1" w:date="2013-12-11T22:33:00Z">
              <w:r>
                <w:rPr>
                  <w:spacing w:val="-1"/>
                  <w:sz w:val="20"/>
                  <w:szCs w:val="20"/>
                </w:rPr>
                <w:t>1</w:t>
              </w:r>
              <w:r w:rsidRPr="00907C9B">
                <w:rPr>
                  <w:spacing w:val="-1"/>
                  <w:sz w:val="20"/>
                  <w:szCs w:val="20"/>
                </w:rPr>
                <w:t>..1</w:t>
              </w:r>
            </w:ins>
          </w:p>
        </w:tc>
      </w:tr>
      <w:tr w:rsidR="005973FA" w:rsidRPr="00C91215" w14:paraId="0A1C9CEF" w14:textId="77777777" w:rsidTr="005973FA">
        <w:trPr>
          <w:trHeight w:hRule="exact" w:val="720"/>
          <w:tblHeader/>
          <w:ins w:id="1866"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2CA0B0FA" w14:textId="00840DA3" w:rsidR="005973FA" w:rsidRPr="005973FA" w:rsidRDefault="005973FA" w:rsidP="00060E39">
            <w:pPr>
              <w:spacing w:line="229" w:lineRule="exact"/>
              <w:ind w:left="102"/>
              <w:rPr>
                <w:ins w:id="1867" w:author="2.1RC1" w:date="2013-12-11T22:33:00Z"/>
                <w:sz w:val="20"/>
                <w:szCs w:val="20"/>
                <w:highlight w:val="yellow"/>
              </w:rPr>
            </w:pPr>
            <w:ins w:id="1868" w:author="2.1RC1" w:date="2013-12-11T22:33:00Z">
              <w:r w:rsidRPr="005973FA">
                <w:rPr>
                  <w:sz w:val="20"/>
                  <w:szCs w:val="20"/>
                  <w:highlight w:val="yellow"/>
                </w:rPr>
                <w:t>../../chronicDiagnosis</w:t>
              </w:r>
            </w:ins>
          </w:p>
        </w:tc>
        <w:tc>
          <w:tcPr>
            <w:tcW w:w="1559" w:type="dxa"/>
            <w:tcBorders>
              <w:top w:val="single" w:sz="5" w:space="0" w:color="000000"/>
              <w:left w:val="single" w:sz="5" w:space="0" w:color="000000"/>
              <w:bottom w:val="single" w:sz="5" w:space="0" w:color="000000"/>
              <w:right w:val="single" w:sz="5" w:space="0" w:color="000000"/>
            </w:tcBorders>
          </w:tcPr>
          <w:p w14:paraId="2BB242D5" w14:textId="506AB1D8" w:rsidR="005973FA" w:rsidRPr="005973FA" w:rsidRDefault="005973FA" w:rsidP="00060E39">
            <w:pPr>
              <w:spacing w:line="226" w:lineRule="exact"/>
              <w:ind w:left="102"/>
              <w:rPr>
                <w:ins w:id="1869" w:author="2.1RC1" w:date="2013-12-11T22:33:00Z"/>
                <w:sz w:val="20"/>
                <w:szCs w:val="20"/>
                <w:highlight w:val="yellow"/>
              </w:rPr>
            </w:pPr>
            <w:ins w:id="1870" w:author="2.1RC1" w:date="2013-12-11T22:33:00Z">
              <w:r w:rsidRPr="005973FA">
                <w:rPr>
                  <w:sz w:val="20"/>
                  <w:szCs w:val="20"/>
                  <w:highlight w:val="yellow"/>
                </w:rPr>
                <w:t>boolean</w:t>
              </w:r>
            </w:ins>
          </w:p>
        </w:tc>
        <w:tc>
          <w:tcPr>
            <w:tcW w:w="3969" w:type="dxa"/>
            <w:tcBorders>
              <w:top w:val="single" w:sz="5" w:space="0" w:color="000000"/>
              <w:left w:val="single" w:sz="5" w:space="0" w:color="000000"/>
              <w:bottom w:val="single" w:sz="5" w:space="0" w:color="000000"/>
              <w:right w:val="single" w:sz="5" w:space="0" w:color="000000"/>
            </w:tcBorders>
          </w:tcPr>
          <w:p w14:paraId="70BAC150" w14:textId="6237A227" w:rsidR="005973FA" w:rsidRPr="005973FA" w:rsidRDefault="005973FA" w:rsidP="00060E39">
            <w:pPr>
              <w:spacing w:line="226" w:lineRule="exact"/>
              <w:ind w:left="102"/>
              <w:rPr>
                <w:ins w:id="1871" w:author="2.1RC1" w:date="2013-12-11T22:33:00Z"/>
                <w:spacing w:val="-1"/>
                <w:sz w:val="20"/>
                <w:szCs w:val="20"/>
                <w:highlight w:val="yellow"/>
              </w:rPr>
            </w:pPr>
            <w:ins w:id="1872" w:author="2.1RC1" w:date="2013-12-11T22:33:00Z">
              <w:r w:rsidRPr="005973FA">
                <w:rPr>
                  <w:spacing w:val="-1"/>
                  <w:sz w:val="20"/>
                  <w:szCs w:val="20"/>
                  <w:highlight w:val="yellow"/>
                </w:rPr>
                <w:t>Sätts till true om diagnosen är kronisk, false om diagnosen inte är kronisk, och används inte om okänt.</w:t>
              </w:r>
            </w:ins>
          </w:p>
        </w:tc>
        <w:tc>
          <w:tcPr>
            <w:tcW w:w="851" w:type="dxa"/>
            <w:tcBorders>
              <w:top w:val="single" w:sz="5" w:space="0" w:color="000000"/>
              <w:left w:val="single" w:sz="5" w:space="0" w:color="000000"/>
              <w:bottom w:val="single" w:sz="5" w:space="0" w:color="000000"/>
              <w:right w:val="single" w:sz="5" w:space="0" w:color="000000"/>
            </w:tcBorders>
          </w:tcPr>
          <w:p w14:paraId="47971565" w14:textId="28358B4E" w:rsidR="005973FA" w:rsidRPr="005973FA" w:rsidRDefault="005973FA" w:rsidP="00060E39">
            <w:pPr>
              <w:spacing w:line="226" w:lineRule="exact"/>
              <w:ind w:left="102"/>
              <w:rPr>
                <w:ins w:id="1873" w:author="2.1RC1" w:date="2013-12-11T22:33:00Z"/>
                <w:spacing w:val="-1"/>
                <w:sz w:val="20"/>
                <w:szCs w:val="20"/>
                <w:highlight w:val="yellow"/>
              </w:rPr>
            </w:pPr>
            <w:ins w:id="1874" w:author="2.1RC1" w:date="2013-12-11T22:33:00Z">
              <w:r w:rsidRPr="005973FA">
                <w:rPr>
                  <w:spacing w:val="-1"/>
                  <w:sz w:val="20"/>
                  <w:szCs w:val="20"/>
                  <w:highlight w:val="yellow"/>
                </w:rPr>
                <w:t>0..1</w:t>
              </w:r>
            </w:ins>
          </w:p>
        </w:tc>
      </w:tr>
      <w:tr w:rsidR="00DB1A1C" w:rsidRPr="00C91215" w14:paraId="7F897993" w14:textId="77777777" w:rsidTr="00AF3497">
        <w:trPr>
          <w:trHeight w:hRule="exact" w:val="317"/>
          <w:tblHeader/>
          <w:ins w:id="1875"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2A6CE41F" w14:textId="77777777" w:rsidR="00DB1A1C" w:rsidRPr="00612C43" w:rsidRDefault="00DB1A1C" w:rsidP="00060E39">
            <w:pPr>
              <w:spacing w:line="229" w:lineRule="exact"/>
              <w:ind w:left="102"/>
              <w:rPr>
                <w:ins w:id="1876" w:author="2.1RC1" w:date="2013-12-11T22:33:00Z"/>
                <w:sz w:val="20"/>
                <w:szCs w:val="20"/>
              </w:rPr>
            </w:pPr>
            <w:ins w:id="1877" w:author="2.1RC1" w:date="2013-12-11T22:33:00Z">
              <w:r>
                <w:rPr>
                  <w:sz w:val="20"/>
                  <w:szCs w:val="20"/>
                </w:rPr>
                <w:lastRenderedPageBreak/>
                <w:t>../../diagnosisTime</w:t>
              </w:r>
            </w:ins>
          </w:p>
          <w:p w14:paraId="2E78477D" w14:textId="77777777" w:rsidR="00DB1A1C" w:rsidRPr="00907C9B" w:rsidRDefault="00DB1A1C" w:rsidP="00060E39">
            <w:pPr>
              <w:spacing w:line="229" w:lineRule="exact"/>
              <w:ind w:left="102"/>
              <w:rPr>
                <w:ins w:id="1878" w:author="2.1RC1" w:date="2013-12-11T22:33:00Z"/>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75B5229" w14:textId="77777777" w:rsidR="00DB1A1C" w:rsidRPr="002F2D17" w:rsidRDefault="00DB1A1C" w:rsidP="00060E39">
            <w:pPr>
              <w:spacing w:line="226" w:lineRule="exact"/>
              <w:ind w:left="102"/>
              <w:rPr>
                <w:ins w:id="1879" w:author="2.1RC1" w:date="2013-12-11T22:33:00Z"/>
                <w:sz w:val="20"/>
                <w:szCs w:val="20"/>
              </w:rPr>
            </w:pPr>
            <w:ins w:id="1880" w:author="2.1RC1" w:date="2013-12-11T22:33:00Z">
              <w:r w:rsidRPr="002F2D17">
                <w:rPr>
                  <w:sz w:val="20"/>
                  <w:szCs w:val="20"/>
                </w:rPr>
                <w:t>TimeStampType</w:t>
              </w:r>
            </w:ins>
          </w:p>
          <w:p w14:paraId="656BE13C" w14:textId="77777777" w:rsidR="00DB1A1C" w:rsidRPr="002F2D17" w:rsidRDefault="00DB1A1C" w:rsidP="00060E39">
            <w:pPr>
              <w:spacing w:line="226" w:lineRule="exact"/>
              <w:ind w:left="102"/>
              <w:rPr>
                <w:ins w:id="1881" w:author="2.1RC1" w:date="2013-12-11T22:33:00Z"/>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6AC9BAD" w14:textId="77777777" w:rsidR="00DB1A1C" w:rsidRPr="00907C9B" w:rsidRDefault="00DB1A1C" w:rsidP="00060E39">
            <w:pPr>
              <w:spacing w:line="226" w:lineRule="exact"/>
              <w:ind w:left="102"/>
              <w:rPr>
                <w:ins w:id="1882" w:author="2.1RC1" w:date="2013-12-11T22:33:00Z"/>
                <w:spacing w:val="-1"/>
                <w:sz w:val="20"/>
                <w:szCs w:val="20"/>
              </w:rPr>
            </w:pPr>
            <w:ins w:id="1883" w:author="2.1RC1" w:date="2013-12-11T22:33:00Z">
              <w:r w:rsidRPr="002F2D17">
                <w:rPr>
                  <w:spacing w:val="-1"/>
                  <w:sz w:val="20"/>
                  <w:szCs w:val="20"/>
                </w:rPr>
                <w:t>Tidpunkt då bedömnin</w:t>
              </w:r>
              <w:r>
                <w:rPr>
                  <w:spacing w:val="-1"/>
                  <w:sz w:val="20"/>
                  <w:szCs w:val="20"/>
                </w:rPr>
                <w:t>g</w:t>
              </w:r>
              <w:r w:rsidRPr="002F2D17">
                <w:rPr>
                  <w:spacing w:val="-1"/>
                  <w:sz w:val="20"/>
                  <w:szCs w:val="20"/>
                </w:rPr>
                <w:t>en gjordes.</w:t>
              </w:r>
            </w:ins>
          </w:p>
        </w:tc>
        <w:tc>
          <w:tcPr>
            <w:tcW w:w="851" w:type="dxa"/>
            <w:tcBorders>
              <w:top w:val="single" w:sz="5" w:space="0" w:color="000000"/>
              <w:left w:val="single" w:sz="5" w:space="0" w:color="000000"/>
              <w:bottom w:val="single" w:sz="5" w:space="0" w:color="000000"/>
              <w:right w:val="single" w:sz="5" w:space="0" w:color="000000"/>
            </w:tcBorders>
          </w:tcPr>
          <w:p w14:paraId="56DD36BB" w14:textId="77777777" w:rsidR="00DB1A1C" w:rsidRPr="00C91215" w:rsidRDefault="00DB1A1C" w:rsidP="00060E39">
            <w:pPr>
              <w:spacing w:line="226" w:lineRule="exact"/>
              <w:ind w:left="102"/>
              <w:rPr>
                <w:ins w:id="1884" w:author="2.1RC1" w:date="2013-12-11T22:33:00Z"/>
                <w:spacing w:val="-1"/>
                <w:sz w:val="20"/>
                <w:szCs w:val="20"/>
              </w:rPr>
            </w:pPr>
            <w:ins w:id="1885" w:author="2.1RC1" w:date="2013-12-11T22:33:00Z">
              <w:r w:rsidRPr="00C91215">
                <w:rPr>
                  <w:spacing w:val="-1"/>
                  <w:sz w:val="20"/>
                  <w:szCs w:val="20"/>
                </w:rPr>
                <w:t>0..1</w:t>
              </w:r>
            </w:ins>
          </w:p>
        </w:tc>
      </w:tr>
      <w:tr w:rsidR="00DB1A1C" w:rsidRPr="00907C9B" w14:paraId="5AD0CB07" w14:textId="77777777" w:rsidTr="00AF3497">
        <w:trPr>
          <w:trHeight w:hRule="exact" w:val="340"/>
          <w:tblHeader/>
          <w:ins w:id="1886"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5809EDD8" w14:textId="77777777" w:rsidR="00DB1A1C" w:rsidRPr="00C91215" w:rsidRDefault="00DB1A1C" w:rsidP="00060E39">
            <w:pPr>
              <w:spacing w:line="229" w:lineRule="exact"/>
              <w:ind w:left="102"/>
              <w:rPr>
                <w:ins w:id="1887" w:author="2.1RC1" w:date="2013-12-11T22:33:00Z"/>
                <w:sz w:val="20"/>
                <w:szCs w:val="20"/>
              </w:rPr>
            </w:pPr>
            <w:ins w:id="1888" w:author="2.1RC1" w:date="2013-12-11T22:33:00Z">
              <w:r w:rsidRPr="00C91215">
                <w:rPr>
                  <w:sz w:val="20"/>
                  <w:szCs w:val="20"/>
                </w:rPr>
                <w:t>../../diagnosisCode</w:t>
              </w:r>
            </w:ins>
          </w:p>
        </w:tc>
        <w:tc>
          <w:tcPr>
            <w:tcW w:w="1559" w:type="dxa"/>
            <w:tcBorders>
              <w:top w:val="single" w:sz="5" w:space="0" w:color="000000"/>
              <w:left w:val="single" w:sz="5" w:space="0" w:color="000000"/>
              <w:bottom w:val="single" w:sz="5" w:space="0" w:color="000000"/>
              <w:right w:val="single" w:sz="5" w:space="0" w:color="000000"/>
            </w:tcBorders>
          </w:tcPr>
          <w:p w14:paraId="0FF6519C" w14:textId="77777777" w:rsidR="00DB1A1C" w:rsidRPr="00C91215" w:rsidRDefault="00DB1A1C" w:rsidP="00060E39">
            <w:pPr>
              <w:spacing w:line="226" w:lineRule="exact"/>
              <w:ind w:left="102"/>
              <w:rPr>
                <w:ins w:id="1889" w:author="2.1RC1" w:date="2013-12-11T22:33:00Z"/>
                <w:sz w:val="20"/>
                <w:szCs w:val="20"/>
              </w:rPr>
            </w:pPr>
            <w:ins w:id="1890" w:author="2.1RC1" w:date="2013-12-11T22:33:00Z">
              <w:r>
                <w:rPr>
                  <w:spacing w:val="-1"/>
                  <w:sz w:val="20"/>
                  <w:szCs w:val="20"/>
                </w:rPr>
                <w:t>CVType</w:t>
              </w:r>
            </w:ins>
          </w:p>
        </w:tc>
        <w:tc>
          <w:tcPr>
            <w:tcW w:w="3969" w:type="dxa"/>
            <w:tcBorders>
              <w:top w:val="single" w:sz="5" w:space="0" w:color="000000"/>
              <w:left w:val="single" w:sz="5" w:space="0" w:color="000000"/>
              <w:bottom w:val="single" w:sz="5" w:space="0" w:color="000000"/>
              <w:right w:val="single" w:sz="5" w:space="0" w:color="000000"/>
            </w:tcBorders>
          </w:tcPr>
          <w:p w14:paraId="77A594DA" w14:textId="77777777" w:rsidR="00DB1A1C" w:rsidRPr="00F57E2B" w:rsidRDefault="00DB1A1C" w:rsidP="00060E39">
            <w:pPr>
              <w:spacing w:line="226" w:lineRule="exact"/>
              <w:ind w:left="102"/>
              <w:rPr>
                <w:ins w:id="1891" w:author="2.1RC1" w:date="2013-12-11T22:33:00Z"/>
                <w:spacing w:val="-1"/>
                <w:sz w:val="20"/>
                <w:szCs w:val="20"/>
              </w:rPr>
            </w:pPr>
            <w:ins w:id="1892" w:author="2.1RC1" w:date="2013-12-11T22:33:00Z">
              <w:r>
                <w:rPr>
                  <w:spacing w:val="-1"/>
                  <w:sz w:val="20"/>
                  <w:szCs w:val="20"/>
                </w:rPr>
                <w:t>Diagnoskod.</w:t>
              </w:r>
            </w:ins>
          </w:p>
        </w:tc>
        <w:tc>
          <w:tcPr>
            <w:tcW w:w="851" w:type="dxa"/>
            <w:tcBorders>
              <w:top w:val="single" w:sz="5" w:space="0" w:color="000000"/>
              <w:left w:val="single" w:sz="5" w:space="0" w:color="000000"/>
              <w:bottom w:val="single" w:sz="5" w:space="0" w:color="000000"/>
              <w:right w:val="single" w:sz="5" w:space="0" w:color="000000"/>
            </w:tcBorders>
          </w:tcPr>
          <w:p w14:paraId="264C5E77" w14:textId="77777777" w:rsidR="00DB1A1C" w:rsidRPr="00907C9B" w:rsidRDefault="00DB1A1C" w:rsidP="00060E39">
            <w:pPr>
              <w:spacing w:line="226" w:lineRule="exact"/>
              <w:ind w:left="102"/>
              <w:rPr>
                <w:ins w:id="1893" w:author="2.1RC1" w:date="2013-12-11T22:33:00Z"/>
                <w:spacing w:val="-1"/>
                <w:sz w:val="20"/>
                <w:szCs w:val="20"/>
              </w:rPr>
            </w:pPr>
            <w:ins w:id="1894" w:author="2.1RC1" w:date="2013-12-11T22:33:00Z">
              <w:r w:rsidRPr="00907C9B">
                <w:rPr>
                  <w:spacing w:val="-1"/>
                  <w:sz w:val="20"/>
                  <w:szCs w:val="20"/>
                </w:rPr>
                <w:t>0..1</w:t>
              </w:r>
            </w:ins>
          </w:p>
        </w:tc>
      </w:tr>
      <w:tr w:rsidR="00DB1A1C" w:rsidRPr="00907C9B" w14:paraId="4BDF6948" w14:textId="77777777" w:rsidTr="00AF3497">
        <w:trPr>
          <w:trHeight w:hRule="exact" w:val="833"/>
          <w:tblHeader/>
          <w:ins w:id="1895"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1709B68B" w14:textId="77777777" w:rsidR="00DB1A1C" w:rsidRPr="00907C9B" w:rsidRDefault="00DB1A1C" w:rsidP="00060E39">
            <w:pPr>
              <w:spacing w:line="229" w:lineRule="exact"/>
              <w:ind w:left="102"/>
              <w:rPr>
                <w:ins w:id="1896" w:author="2.1RC1" w:date="2013-12-11T22:33:00Z"/>
                <w:sz w:val="20"/>
                <w:szCs w:val="20"/>
              </w:rPr>
            </w:pPr>
            <w:ins w:id="1897" w:author="2.1RC1" w:date="2013-12-11T22:33:00Z">
              <w:r>
                <w:rPr>
                  <w:sz w:val="20"/>
                  <w:szCs w:val="20"/>
                </w:rPr>
                <w:t>../../../</w:t>
              </w:r>
              <w:r w:rsidRPr="00907C9B">
                <w:rPr>
                  <w:sz w:val="20"/>
                  <w:szCs w:val="20"/>
                </w:rPr>
                <w:t>c</w:t>
              </w:r>
              <w:r>
                <w:rPr>
                  <w:sz w:val="20"/>
                  <w:szCs w:val="20"/>
                </w:rPr>
                <w:t>ode</w:t>
              </w:r>
            </w:ins>
          </w:p>
        </w:tc>
        <w:tc>
          <w:tcPr>
            <w:tcW w:w="1559" w:type="dxa"/>
            <w:tcBorders>
              <w:top w:val="single" w:sz="5" w:space="0" w:color="000000"/>
              <w:left w:val="single" w:sz="5" w:space="0" w:color="000000"/>
              <w:bottom w:val="single" w:sz="5" w:space="0" w:color="000000"/>
              <w:right w:val="single" w:sz="5" w:space="0" w:color="000000"/>
            </w:tcBorders>
          </w:tcPr>
          <w:p w14:paraId="6AACB4A8" w14:textId="77777777" w:rsidR="00DB1A1C" w:rsidRPr="002F2D17" w:rsidRDefault="00DB1A1C" w:rsidP="00060E39">
            <w:pPr>
              <w:spacing w:line="226" w:lineRule="exact"/>
              <w:ind w:left="102"/>
              <w:rPr>
                <w:ins w:id="1898" w:author="2.1RC1" w:date="2013-12-11T22:33:00Z"/>
                <w:spacing w:val="-1"/>
                <w:sz w:val="20"/>
                <w:szCs w:val="20"/>
              </w:rPr>
            </w:pPr>
            <w:ins w:id="1899" w:author="2.1RC1" w:date="2013-12-11T22:33:00Z">
              <w:r w:rsidRPr="002F2D17">
                <w:rPr>
                  <w:spacing w:val="-1"/>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7E9B79C7" w14:textId="3FC0A5D8" w:rsidR="00DB1A1C" w:rsidRPr="008C0464" w:rsidRDefault="00DB1A1C" w:rsidP="00B529F0">
            <w:pPr>
              <w:spacing w:line="226" w:lineRule="exact"/>
              <w:ind w:left="102"/>
              <w:rPr>
                <w:ins w:id="1900" w:author="2.1RC1" w:date="2013-12-11T22:33:00Z"/>
                <w:spacing w:val="-1"/>
                <w:sz w:val="20"/>
                <w:szCs w:val="20"/>
              </w:rPr>
            </w:pPr>
            <w:ins w:id="1901" w:author="2.1RC1" w:date="2013-12-11T22:33:00Z">
              <w:r w:rsidRPr="008C0464">
                <w:rPr>
                  <w:sz w:val="20"/>
                  <w:szCs w:val="20"/>
                </w:rPr>
                <w:t>Kod för den aktuella diagnosen (</w:t>
              </w:r>
              <w:r>
                <w:rPr>
                  <w:sz w:val="20"/>
                  <w:szCs w:val="20"/>
                </w:rPr>
                <w:t xml:space="preserve">för kompatibilitet </w:t>
              </w:r>
              <w:r w:rsidR="00B529F0">
                <w:rPr>
                  <w:sz w:val="20"/>
                  <w:szCs w:val="20"/>
                </w:rPr>
                <w:t xml:space="preserve">med NPÖ RIV 2.2.0 </w:t>
              </w:r>
              <w:r>
                <w:rPr>
                  <w:sz w:val="20"/>
                  <w:szCs w:val="20"/>
                </w:rPr>
                <w:t>bör kod</w:t>
              </w:r>
              <w:r w:rsidRPr="008C0464">
                <w:rPr>
                  <w:sz w:val="20"/>
                  <w:szCs w:val="20"/>
                </w:rPr>
                <w:t xml:space="preserve"> </w:t>
              </w:r>
              <w:r>
                <w:rPr>
                  <w:sz w:val="20"/>
                  <w:szCs w:val="20"/>
                </w:rPr>
                <w:t xml:space="preserve">vara </w:t>
              </w:r>
              <w:r w:rsidRPr="008C0464">
                <w:rPr>
                  <w:sz w:val="20"/>
                  <w:szCs w:val="20"/>
                </w:rPr>
                <w:t>angiven enligt ICD-10-SE eller KSH97).</w:t>
              </w:r>
            </w:ins>
          </w:p>
        </w:tc>
        <w:tc>
          <w:tcPr>
            <w:tcW w:w="851" w:type="dxa"/>
            <w:tcBorders>
              <w:top w:val="single" w:sz="5" w:space="0" w:color="000000"/>
              <w:left w:val="single" w:sz="5" w:space="0" w:color="000000"/>
              <w:bottom w:val="single" w:sz="5" w:space="0" w:color="000000"/>
              <w:right w:val="single" w:sz="5" w:space="0" w:color="000000"/>
            </w:tcBorders>
          </w:tcPr>
          <w:p w14:paraId="2D9BC4F3" w14:textId="77777777" w:rsidR="00DB1A1C" w:rsidRPr="00907C9B" w:rsidRDefault="00DB1A1C" w:rsidP="00060E39">
            <w:pPr>
              <w:spacing w:line="226" w:lineRule="exact"/>
              <w:ind w:left="102"/>
              <w:rPr>
                <w:ins w:id="1902" w:author="2.1RC1" w:date="2013-12-11T22:33:00Z"/>
                <w:spacing w:val="-1"/>
                <w:sz w:val="20"/>
                <w:szCs w:val="20"/>
              </w:rPr>
            </w:pPr>
            <w:ins w:id="1903" w:author="2.1RC1" w:date="2013-12-11T22:33:00Z">
              <w:r>
                <w:rPr>
                  <w:spacing w:val="-1"/>
                  <w:sz w:val="20"/>
                  <w:szCs w:val="20"/>
                </w:rPr>
                <w:t>0</w:t>
              </w:r>
              <w:r w:rsidRPr="00907C9B">
                <w:rPr>
                  <w:spacing w:val="-1"/>
                  <w:sz w:val="20"/>
                  <w:szCs w:val="20"/>
                </w:rPr>
                <w:t>..1</w:t>
              </w:r>
            </w:ins>
          </w:p>
        </w:tc>
      </w:tr>
      <w:tr w:rsidR="00DB1A1C" w:rsidRPr="00F57E2B" w14:paraId="43C78498" w14:textId="77777777" w:rsidTr="00AF3497">
        <w:trPr>
          <w:trHeight w:hRule="exact" w:val="595"/>
          <w:tblHeader/>
          <w:ins w:id="1904"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54D6C22D" w14:textId="77777777" w:rsidR="00DB1A1C" w:rsidRPr="00907C9B" w:rsidRDefault="00DB1A1C" w:rsidP="00060E39">
            <w:pPr>
              <w:spacing w:line="229" w:lineRule="exact"/>
              <w:ind w:left="102"/>
              <w:rPr>
                <w:ins w:id="1905" w:author="2.1RC1" w:date="2013-12-11T22:33:00Z"/>
                <w:sz w:val="20"/>
                <w:szCs w:val="20"/>
              </w:rPr>
            </w:pPr>
            <w:ins w:id="1906" w:author="2.1RC1" w:date="2013-12-11T22:33:00Z">
              <w:r>
                <w:rPr>
                  <w:sz w:val="20"/>
                  <w:szCs w:val="20"/>
                </w:rPr>
                <w:t>../../../displayName</w:t>
              </w:r>
            </w:ins>
          </w:p>
          <w:p w14:paraId="4DE41C14" w14:textId="77777777" w:rsidR="00DB1A1C" w:rsidRPr="00907C9B" w:rsidRDefault="00DB1A1C" w:rsidP="00060E39">
            <w:pPr>
              <w:spacing w:line="229" w:lineRule="exact"/>
              <w:ind w:left="102"/>
              <w:rPr>
                <w:ins w:id="1907" w:author="2.1RC1" w:date="2013-12-11T22:33:00Z"/>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315FC0A" w14:textId="77777777" w:rsidR="00DB1A1C" w:rsidRPr="002F2D17" w:rsidRDefault="00DB1A1C" w:rsidP="00060E39">
            <w:pPr>
              <w:spacing w:line="226" w:lineRule="exact"/>
              <w:ind w:left="102"/>
              <w:rPr>
                <w:ins w:id="1908" w:author="2.1RC1" w:date="2013-12-11T22:33:00Z"/>
                <w:spacing w:val="-1"/>
                <w:sz w:val="20"/>
                <w:szCs w:val="20"/>
              </w:rPr>
            </w:pPr>
            <w:ins w:id="1909" w:author="2.1RC1" w:date="2013-12-11T22:33:00Z">
              <w:r w:rsidRPr="002F2D17">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3D72DE21" w14:textId="77777777" w:rsidR="00DB1A1C" w:rsidRPr="00F57E2B" w:rsidRDefault="00DB1A1C" w:rsidP="00060E39">
            <w:pPr>
              <w:spacing w:line="226" w:lineRule="exact"/>
              <w:ind w:left="102"/>
              <w:rPr>
                <w:ins w:id="1910" w:author="2.1RC1" w:date="2013-12-11T22:33:00Z"/>
                <w:spacing w:val="-1"/>
                <w:sz w:val="20"/>
                <w:szCs w:val="20"/>
              </w:rPr>
            </w:pPr>
            <w:ins w:id="1911" w:author="2.1RC1" w:date="2013-12-11T22:33:00Z">
              <w:r w:rsidRPr="00941DE4">
                <w:rPr>
                  <w:sz w:val="20"/>
                  <w:szCs w:val="20"/>
                </w:rPr>
                <w:t xml:space="preserve">Klartext för kod som angivits i attributet </w:t>
              </w:r>
              <w:r w:rsidRPr="00F57E2B">
                <w:rPr>
                  <w:sz w:val="20"/>
                  <w:szCs w:val="20"/>
                </w:rPr>
                <w:t>diagnosisCode.</w:t>
              </w:r>
            </w:ins>
          </w:p>
        </w:tc>
        <w:tc>
          <w:tcPr>
            <w:tcW w:w="851" w:type="dxa"/>
            <w:tcBorders>
              <w:top w:val="single" w:sz="5" w:space="0" w:color="000000"/>
              <w:left w:val="single" w:sz="5" w:space="0" w:color="000000"/>
              <w:bottom w:val="single" w:sz="5" w:space="0" w:color="000000"/>
              <w:right w:val="single" w:sz="5" w:space="0" w:color="000000"/>
            </w:tcBorders>
          </w:tcPr>
          <w:p w14:paraId="7AC0714D" w14:textId="77777777" w:rsidR="00DB1A1C" w:rsidRPr="00F57E2B" w:rsidRDefault="00DB1A1C" w:rsidP="00060E39">
            <w:pPr>
              <w:spacing w:line="226" w:lineRule="exact"/>
              <w:ind w:left="102"/>
              <w:rPr>
                <w:ins w:id="1912" w:author="2.1RC1" w:date="2013-12-11T22:33:00Z"/>
                <w:spacing w:val="-1"/>
                <w:sz w:val="20"/>
                <w:szCs w:val="20"/>
              </w:rPr>
            </w:pPr>
            <w:ins w:id="1913" w:author="2.1RC1" w:date="2013-12-11T22:33:00Z">
              <w:r w:rsidRPr="00F57E2B">
                <w:rPr>
                  <w:spacing w:val="-1"/>
                  <w:sz w:val="20"/>
                  <w:szCs w:val="20"/>
                </w:rPr>
                <w:t>0..1</w:t>
              </w:r>
            </w:ins>
          </w:p>
        </w:tc>
      </w:tr>
      <w:tr w:rsidR="00DB1A1C" w:rsidRPr="00F57E2B" w14:paraId="67D2783D" w14:textId="77777777" w:rsidTr="00AF3497">
        <w:trPr>
          <w:trHeight w:hRule="exact" w:val="381"/>
          <w:tblHeader/>
          <w:ins w:id="1914"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58368B2B" w14:textId="77777777" w:rsidR="00DB1A1C" w:rsidRPr="00F57E2B" w:rsidRDefault="00DB1A1C" w:rsidP="00060E39">
            <w:pPr>
              <w:spacing w:line="226" w:lineRule="exact"/>
              <w:ind w:left="102"/>
              <w:rPr>
                <w:ins w:id="1915" w:author="2.1RC1" w:date="2013-12-11T22:33:00Z"/>
                <w:spacing w:val="-1"/>
                <w:sz w:val="20"/>
                <w:szCs w:val="20"/>
              </w:rPr>
            </w:pPr>
            <w:ins w:id="1916" w:author="2.1RC1" w:date="2013-12-11T22:33:00Z">
              <w:r w:rsidRPr="00F57E2B">
                <w:rPr>
                  <w:spacing w:val="-1"/>
                  <w:sz w:val="20"/>
                  <w:szCs w:val="20"/>
                </w:rPr>
                <w:t>../../../codeSystem</w:t>
              </w:r>
            </w:ins>
          </w:p>
          <w:p w14:paraId="3F85C331" w14:textId="77777777" w:rsidR="00DB1A1C" w:rsidRPr="00F57E2B" w:rsidRDefault="00DB1A1C" w:rsidP="00060E39">
            <w:pPr>
              <w:spacing w:line="229" w:lineRule="exact"/>
              <w:ind w:left="102"/>
              <w:rPr>
                <w:ins w:id="1917" w:author="2.1RC1" w:date="2013-12-11T22:33:00Z"/>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99E0F16" w14:textId="77777777" w:rsidR="00DB1A1C" w:rsidRPr="00F57E2B" w:rsidRDefault="00DB1A1C" w:rsidP="00060E39">
            <w:pPr>
              <w:spacing w:line="226" w:lineRule="exact"/>
              <w:ind w:left="102"/>
              <w:rPr>
                <w:ins w:id="1918" w:author="2.1RC1" w:date="2013-12-11T22:33:00Z"/>
                <w:spacing w:val="-1"/>
                <w:sz w:val="20"/>
                <w:szCs w:val="20"/>
              </w:rPr>
            </w:pPr>
            <w:ins w:id="1919" w:author="2.1RC1" w:date="2013-12-11T22:33:00Z">
              <w:r w:rsidRPr="00F57E2B">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0FB58222" w14:textId="77777777" w:rsidR="00DB1A1C" w:rsidRPr="00941DE4" w:rsidRDefault="00DB1A1C" w:rsidP="00060E39">
            <w:pPr>
              <w:widowControl w:val="0"/>
              <w:spacing w:line="229" w:lineRule="exact"/>
              <w:ind w:left="102"/>
              <w:rPr>
                <w:ins w:id="1920" w:author="2.1RC1" w:date="2013-12-11T22:33:00Z"/>
                <w:spacing w:val="-1"/>
                <w:sz w:val="20"/>
                <w:szCs w:val="20"/>
              </w:rPr>
            </w:pPr>
            <w:ins w:id="1921" w:author="2.1RC1" w:date="2013-12-11T22:33:00Z">
              <w:r w:rsidRPr="00FD4B7E">
                <w:rPr>
                  <w:spacing w:val="-1"/>
                  <w:sz w:val="20"/>
                  <w:szCs w:val="20"/>
                </w:rPr>
                <w:t>OID för kodsystem.</w:t>
              </w:r>
            </w:ins>
          </w:p>
        </w:tc>
        <w:tc>
          <w:tcPr>
            <w:tcW w:w="851" w:type="dxa"/>
            <w:tcBorders>
              <w:top w:val="single" w:sz="5" w:space="0" w:color="000000"/>
              <w:left w:val="single" w:sz="5" w:space="0" w:color="000000"/>
              <w:bottom w:val="single" w:sz="5" w:space="0" w:color="000000"/>
              <w:right w:val="single" w:sz="5" w:space="0" w:color="000000"/>
            </w:tcBorders>
          </w:tcPr>
          <w:p w14:paraId="414DFC3D" w14:textId="77777777" w:rsidR="00DB1A1C" w:rsidRPr="00F57E2B" w:rsidRDefault="00DB1A1C" w:rsidP="00060E39">
            <w:pPr>
              <w:spacing w:line="226" w:lineRule="exact"/>
              <w:ind w:left="102"/>
              <w:rPr>
                <w:ins w:id="1922" w:author="2.1RC1" w:date="2013-12-11T22:33:00Z"/>
                <w:spacing w:val="-1"/>
                <w:sz w:val="20"/>
                <w:szCs w:val="20"/>
              </w:rPr>
            </w:pPr>
            <w:ins w:id="1923" w:author="2.1RC1" w:date="2013-12-11T22:33:00Z">
              <w:r w:rsidRPr="00F57E2B">
                <w:rPr>
                  <w:spacing w:val="-1"/>
                  <w:sz w:val="20"/>
                  <w:szCs w:val="20"/>
                </w:rPr>
                <w:t>0..1</w:t>
              </w:r>
            </w:ins>
          </w:p>
        </w:tc>
      </w:tr>
      <w:tr w:rsidR="00DB1A1C" w:rsidRPr="00F57E2B" w14:paraId="5DF1C62D" w14:textId="77777777" w:rsidTr="00B529F0">
        <w:trPr>
          <w:trHeight w:hRule="exact" w:val="746"/>
          <w:tblHeader/>
          <w:ins w:id="1924"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105BB253" w14:textId="77777777" w:rsidR="00DB1A1C" w:rsidRPr="00F57E2B" w:rsidRDefault="00DB1A1C" w:rsidP="00060E39">
            <w:pPr>
              <w:spacing w:line="229" w:lineRule="exact"/>
              <w:ind w:left="102"/>
              <w:rPr>
                <w:ins w:id="1925" w:author="2.1RC1" w:date="2013-12-11T22:33:00Z"/>
                <w:sz w:val="20"/>
                <w:szCs w:val="20"/>
              </w:rPr>
            </w:pPr>
            <w:ins w:id="1926" w:author="2.1RC1" w:date="2013-12-11T22:33:00Z">
              <w:r w:rsidRPr="00F57E2B">
                <w:rPr>
                  <w:sz w:val="20"/>
                  <w:szCs w:val="20"/>
                </w:rPr>
                <w:t>../../../codeSystemName</w:t>
              </w:r>
            </w:ins>
          </w:p>
        </w:tc>
        <w:tc>
          <w:tcPr>
            <w:tcW w:w="1559" w:type="dxa"/>
            <w:tcBorders>
              <w:top w:val="single" w:sz="5" w:space="0" w:color="000000"/>
              <w:left w:val="single" w:sz="5" w:space="0" w:color="000000"/>
              <w:bottom w:val="single" w:sz="5" w:space="0" w:color="000000"/>
              <w:right w:val="single" w:sz="5" w:space="0" w:color="000000"/>
            </w:tcBorders>
          </w:tcPr>
          <w:p w14:paraId="28D4DECA" w14:textId="77777777" w:rsidR="00DB1A1C" w:rsidRPr="00F57E2B" w:rsidRDefault="00DB1A1C" w:rsidP="00060E39">
            <w:pPr>
              <w:spacing w:line="226" w:lineRule="exact"/>
              <w:ind w:left="102"/>
              <w:rPr>
                <w:ins w:id="1927" w:author="2.1RC1" w:date="2013-12-11T22:33:00Z"/>
                <w:sz w:val="20"/>
                <w:szCs w:val="20"/>
              </w:rPr>
            </w:pPr>
            <w:ins w:id="1928" w:author="2.1RC1" w:date="2013-12-11T22:33:00Z">
              <w:r w:rsidRPr="00F57E2B">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0973AD8C" w14:textId="5F32F9EC" w:rsidR="00DB1A1C" w:rsidRPr="00E57404" w:rsidRDefault="00DB1A1C" w:rsidP="00B529F0">
            <w:pPr>
              <w:spacing w:line="226" w:lineRule="exact"/>
              <w:ind w:left="102"/>
              <w:rPr>
                <w:ins w:id="1929" w:author="2.1RC1" w:date="2013-12-11T22:33:00Z"/>
                <w:sz w:val="20"/>
                <w:szCs w:val="20"/>
              </w:rPr>
            </w:pPr>
            <w:ins w:id="1930" w:author="2.1RC1" w:date="2013-12-11T22:33:00Z">
              <w:r>
                <w:rPr>
                  <w:sz w:val="20"/>
                  <w:szCs w:val="20"/>
                </w:rPr>
                <w:t xml:space="preserve">Namn på kodsystem </w:t>
              </w:r>
              <w:r w:rsidRPr="008C0464">
                <w:rPr>
                  <w:sz w:val="20"/>
                  <w:szCs w:val="20"/>
                </w:rPr>
                <w:t>(</w:t>
              </w:r>
              <w:r>
                <w:rPr>
                  <w:sz w:val="20"/>
                  <w:szCs w:val="20"/>
                </w:rPr>
                <w:t xml:space="preserve">för kompatibilitet </w:t>
              </w:r>
              <w:r w:rsidR="00B529F0">
                <w:rPr>
                  <w:sz w:val="20"/>
                  <w:szCs w:val="20"/>
                </w:rPr>
                <w:t xml:space="preserve">med NPÖ RIV 2.2.0 </w:t>
              </w:r>
              <w:r>
                <w:rPr>
                  <w:sz w:val="20"/>
                  <w:szCs w:val="20"/>
                </w:rPr>
                <w:t>bör kodsystemet</w:t>
              </w:r>
              <w:r w:rsidRPr="008C0464">
                <w:rPr>
                  <w:sz w:val="20"/>
                  <w:szCs w:val="20"/>
                </w:rPr>
                <w:t xml:space="preserve"> </w:t>
              </w:r>
              <w:r>
                <w:rPr>
                  <w:sz w:val="20"/>
                  <w:szCs w:val="20"/>
                </w:rPr>
                <w:t xml:space="preserve">vara </w:t>
              </w:r>
              <w:r w:rsidRPr="008C0464">
                <w:rPr>
                  <w:sz w:val="20"/>
                  <w:szCs w:val="20"/>
                </w:rPr>
                <w:t>ICD-10-SE eller KSH97).</w:t>
              </w:r>
            </w:ins>
          </w:p>
        </w:tc>
        <w:tc>
          <w:tcPr>
            <w:tcW w:w="851" w:type="dxa"/>
            <w:tcBorders>
              <w:top w:val="single" w:sz="5" w:space="0" w:color="000000"/>
              <w:left w:val="single" w:sz="5" w:space="0" w:color="000000"/>
              <w:bottom w:val="single" w:sz="5" w:space="0" w:color="000000"/>
              <w:right w:val="single" w:sz="5" w:space="0" w:color="000000"/>
            </w:tcBorders>
          </w:tcPr>
          <w:p w14:paraId="35D5963F" w14:textId="77777777" w:rsidR="00DB1A1C" w:rsidRPr="00F57E2B" w:rsidRDefault="00DB1A1C" w:rsidP="00060E39">
            <w:pPr>
              <w:spacing w:line="226" w:lineRule="exact"/>
              <w:ind w:left="102"/>
              <w:rPr>
                <w:ins w:id="1931" w:author="2.1RC1" w:date="2013-12-11T22:33:00Z"/>
                <w:spacing w:val="-1"/>
                <w:sz w:val="20"/>
                <w:szCs w:val="20"/>
              </w:rPr>
            </w:pPr>
            <w:ins w:id="1932" w:author="2.1RC1" w:date="2013-12-11T22:33:00Z">
              <w:r>
                <w:rPr>
                  <w:spacing w:val="-1"/>
                  <w:sz w:val="20"/>
                  <w:szCs w:val="20"/>
                </w:rPr>
                <w:t>0</w:t>
              </w:r>
              <w:r w:rsidRPr="00907C9B">
                <w:rPr>
                  <w:spacing w:val="-1"/>
                  <w:sz w:val="20"/>
                  <w:szCs w:val="20"/>
                </w:rPr>
                <w:t>..1</w:t>
              </w:r>
            </w:ins>
          </w:p>
        </w:tc>
      </w:tr>
      <w:tr w:rsidR="00DB1A1C" w:rsidRPr="00F57E2B" w14:paraId="70727E61" w14:textId="77777777" w:rsidTr="00AF3497">
        <w:trPr>
          <w:trHeight w:hRule="exact" w:val="555"/>
          <w:tblHeader/>
          <w:ins w:id="1933"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1F4C9DA4" w14:textId="77777777" w:rsidR="00DB1A1C" w:rsidRPr="00907C9B" w:rsidRDefault="00DB1A1C" w:rsidP="00060E39">
            <w:pPr>
              <w:spacing w:line="229" w:lineRule="exact"/>
              <w:ind w:left="102"/>
              <w:rPr>
                <w:ins w:id="1934" w:author="2.1RC1" w:date="2013-12-11T22:33:00Z"/>
                <w:sz w:val="20"/>
                <w:szCs w:val="20"/>
              </w:rPr>
            </w:pPr>
            <w:ins w:id="1935" w:author="2.1RC1" w:date="2013-12-11T22:33:00Z">
              <w:r>
                <w:rPr>
                  <w:sz w:val="20"/>
                  <w:szCs w:val="20"/>
                </w:rPr>
                <w:t>../../../</w:t>
              </w:r>
              <w:r w:rsidRPr="00907C9B">
                <w:rPr>
                  <w:sz w:val="20"/>
                  <w:szCs w:val="20"/>
                </w:rPr>
                <w:t>c</w:t>
              </w:r>
              <w:r>
                <w:rPr>
                  <w:sz w:val="20"/>
                  <w:szCs w:val="20"/>
                </w:rPr>
                <w:t>odeSystemVersion</w:t>
              </w:r>
            </w:ins>
          </w:p>
        </w:tc>
        <w:tc>
          <w:tcPr>
            <w:tcW w:w="1559" w:type="dxa"/>
            <w:tcBorders>
              <w:top w:val="single" w:sz="5" w:space="0" w:color="000000"/>
              <w:left w:val="single" w:sz="5" w:space="0" w:color="000000"/>
              <w:bottom w:val="single" w:sz="5" w:space="0" w:color="000000"/>
              <w:right w:val="single" w:sz="5" w:space="0" w:color="000000"/>
            </w:tcBorders>
          </w:tcPr>
          <w:p w14:paraId="594868A1" w14:textId="77777777" w:rsidR="00DB1A1C" w:rsidRPr="002F2D17" w:rsidRDefault="00DB1A1C" w:rsidP="00060E39">
            <w:pPr>
              <w:spacing w:line="226" w:lineRule="exact"/>
              <w:ind w:left="102"/>
              <w:rPr>
                <w:ins w:id="1936" w:author="2.1RC1" w:date="2013-12-11T22:33:00Z"/>
                <w:spacing w:val="-1"/>
                <w:sz w:val="20"/>
                <w:szCs w:val="20"/>
              </w:rPr>
            </w:pPr>
            <w:ins w:id="1937" w:author="2.1RC1" w:date="2013-12-11T22:33:00Z">
              <w:r w:rsidRPr="002F2D17">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49E2D057" w14:textId="77777777" w:rsidR="00DB1A1C" w:rsidRPr="00457909" w:rsidRDefault="00DB1A1C" w:rsidP="00060E39">
            <w:pPr>
              <w:spacing w:line="226" w:lineRule="exact"/>
              <w:ind w:left="102"/>
              <w:rPr>
                <w:ins w:id="1938" w:author="2.1RC1" w:date="2013-12-11T22:33:00Z"/>
                <w:spacing w:val="-1"/>
                <w:sz w:val="20"/>
                <w:szCs w:val="20"/>
              </w:rPr>
            </w:pPr>
            <w:ins w:id="1939" w:author="2.1RC1" w:date="2013-12-11T22:33:00Z">
              <w:r w:rsidRPr="00457909">
                <w:rPr>
                  <w:sz w:val="20"/>
                  <w:szCs w:val="20"/>
                </w:rPr>
                <w:t>Om tillämpbart, versionsangivelse som definierats av det givna kodsystemet.</w:t>
              </w:r>
            </w:ins>
          </w:p>
        </w:tc>
        <w:tc>
          <w:tcPr>
            <w:tcW w:w="851" w:type="dxa"/>
            <w:tcBorders>
              <w:top w:val="single" w:sz="5" w:space="0" w:color="000000"/>
              <w:left w:val="single" w:sz="5" w:space="0" w:color="000000"/>
              <w:bottom w:val="single" w:sz="5" w:space="0" w:color="000000"/>
              <w:right w:val="single" w:sz="5" w:space="0" w:color="000000"/>
            </w:tcBorders>
          </w:tcPr>
          <w:p w14:paraId="1D5F6A02" w14:textId="77777777" w:rsidR="00DB1A1C" w:rsidRPr="00F57E2B" w:rsidRDefault="00DB1A1C" w:rsidP="00060E39">
            <w:pPr>
              <w:spacing w:line="226" w:lineRule="exact"/>
              <w:ind w:left="102"/>
              <w:rPr>
                <w:ins w:id="1940" w:author="2.1RC1" w:date="2013-12-11T22:33:00Z"/>
                <w:spacing w:val="-1"/>
                <w:sz w:val="20"/>
                <w:szCs w:val="20"/>
              </w:rPr>
            </w:pPr>
            <w:ins w:id="1941" w:author="2.1RC1" w:date="2013-12-11T22:33:00Z">
              <w:r>
                <w:rPr>
                  <w:spacing w:val="-1"/>
                  <w:sz w:val="20"/>
                  <w:szCs w:val="20"/>
                </w:rPr>
                <w:t>0</w:t>
              </w:r>
              <w:r w:rsidRPr="00907C9B">
                <w:rPr>
                  <w:spacing w:val="-1"/>
                  <w:sz w:val="20"/>
                  <w:szCs w:val="20"/>
                </w:rPr>
                <w:t>..1</w:t>
              </w:r>
            </w:ins>
          </w:p>
        </w:tc>
      </w:tr>
      <w:tr w:rsidR="00DB1A1C" w:rsidRPr="00F57E2B" w14:paraId="326A8EDF" w14:textId="77777777" w:rsidTr="00AF3497">
        <w:trPr>
          <w:trHeight w:hRule="exact" w:val="2173"/>
          <w:tblHeader/>
          <w:ins w:id="1942"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73673D28" w14:textId="77777777" w:rsidR="00DB1A1C" w:rsidRPr="00907C9B" w:rsidRDefault="00DB1A1C" w:rsidP="00060E39">
            <w:pPr>
              <w:spacing w:line="229" w:lineRule="exact"/>
              <w:ind w:left="102"/>
              <w:rPr>
                <w:ins w:id="1943" w:author="2.1RC1" w:date="2013-12-11T22:33:00Z"/>
                <w:sz w:val="20"/>
                <w:szCs w:val="20"/>
              </w:rPr>
            </w:pPr>
            <w:ins w:id="1944" w:author="2.1RC1" w:date="2013-12-11T22:33:00Z">
              <w:r>
                <w:rPr>
                  <w:sz w:val="20"/>
                  <w:szCs w:val="20"/>
                </w:rPr>
                <w:t>../../../originalText</w:t>
              </w:r>
            </w:ins>
          </w:p>
        </w:tc>
        <w:tc>
          <w:tcPr>
            <w:tcW w:w="1559" w:type="dxa"/>
            <w:tcBorders>
              <w:top w:val="single" w:sz="5" w:space="0" w:color="000000"/>
              <w:left w:val="single" w:sz="5" w:space="0" w:color="000000"/>
              <w:bottom w:val="single" w:sz="5" w:space="0" w:color="000000"/>
              <w:right w:val="single" w:sz="5" w:space="0" w:color="000000"/>
            </w:tcBorders>
          </w:tcPr>
          <w:p w14:paraId="5AA2135A" w14:textId="77777777" w:rsidR="00DB1A1C" w:rsidRPr="002F2D17" w:rsidRDefault="00DB1A1C" w:rsidP="00060E39">
            <w:pPr>
              <w:spacing w:line="226" w:lineRule="exact"/>
              <w:ind w:left="102"/>
              <w:rPr>
                <w:ins w:id="1945" w:author="2.1RC1" w:date="2013-12-11T22:33:00Z"/>
                <w:spacing w:val="-1"/>
                <w:sz w:val="20"/>
                <w:szCs w:val="20"/>
              </w:rPr>
            </w:pPr>
            <w:ins w:id="1946" w:author="2.1RC1" w:date="2013-12-11T22:33:00Z">
              <w:r w:rsidRPr="002F2D17">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16CD4C39" w14:textId="77777777" w:rsidR="00DB1A1C" w:rsidRPr="00166A0E" w:rsidRDefault="00DB1A1C" w:rsidP="00060E39">
            <w:pPr>
              <w:pStyle w:val="TableParagraph"/>
              <w:ind w:left="142"/>
              <w:rPr>
                <w:ins w:id="1947" w:author="2.1RC1" w:date="2013-12-11T22:33:00Z"/>
                <w:rFonts w:ascii="Times New Roman" w:hAnsi="Times New Roman" w:cs="Times New Roman"/>
                <w:sz w:val="20"/>
                <w:szCs w:val="20"/>
              </w:rPr>
            </w:pPr>
            <w:ins w:id="1948" w:author="2.1RC1" w:date="2013-12-11T22:33:00Z">
              <w:r w:rsidRPr="00166A0E">
                <w:rPr>
                  <w:rFonts w:ascii="Times New Roman" w:hAnsi="Times New Roman" w:cs="Times New Roman"/>
                  <w:sz w:val="20"/>
                  <w:szCs w:val="20"/>
                </w:rPr>
                <w:t>originalText ska användas vid överföring av värden som kommer från lokala kodverk som ej är identifierade med OID eller när kod helt saknas. I sådana fall skall en beskrivande text anges i originalText.</w:t>
              </w:r>
            </w:ins>
          </w:p>
          <w:p w14:paraId="5CF1E918" w14:textId="77777777" w:rsidR="00DB1A1C" w:rsidRPr="00166A0E" w:rsidRDefault="00DB1A1C" w:rsidP="00060E39">
            <w:pPr>
              <w:pStyle w:val="TableParagraph"/>
              <w:rPr>
                <w:ins w:id="1949" w:author="2.1RC1" w:date="2013-12-11T22:33:00Z"/>
                <w:rFonts w:ascii="Times New Roman" w:hAnsi="Times New Roman" w:cs="Times New Roman"/>
                <w:sz w:val="20"/>
                <w:szCs w:val="20"/>
              </w:rPr>
            </w:pPr>
          </w:p>
          <w:p w14:paraId="47881503" w14:textId="47DF0553" w:rsidR="00DB1A1C" w:rsidRPr="00E57404" w:rsidRDefault="00DB1A1C" w:rsidP="00B529F0">
            <w:pPr>
              <w:widowControl w:val="0"/>
              <w:spacing w:line="229" w:lineRule="exact"/>
              <w:ind w:left="102"/>
              <w:rPr>
                <w:ins w:id="1950" w:author="2.1RC1" w:date="2013-12-11T22:33:00Z"/>
                <w:spacing w:val="-1"/>
                <w:sz w:val="20"/>
                <w:szCs w:val="20"/>
              </w:rPr>
            </w:pPr>
            <w:ins w:id="1951" w:author="2.1RC1" w:date="2013-12-11T22:33:00Z">
              <w:r w:rsidRPr="00E57404">
                <w:rPr>
                  <w:sz w:val="20"/>
                  <w:szCs w:val="20"/>
                </w:rPr>
                <w:t>Om originalText anges kan ing</w:t>
              </w:r>
              <w:r>
                <w:rPr>
                  <w:sz w:val="20"/>
                  <w:szCs w:val="20"/>
                </w:rPr>
                <w:t xml:space="preserve">et av de övriga elementen anges. För kompabilitet </w:t>
              </w:r>
              <w:r w:rsidR="00B529F0">
                <w:rPr>
                  <w:sz w:val="20"/>
                  <w:szCs w:val="20"/>
                </w:rPr>
                <w:t xml:space="preserve">med NPÖ RIV 2.2.0 </w:t>
              </w:r>
              <w:r>
                <w:rPr>
                  <w:sz w:val="20"/>
                  <w:szCs w:val="20"/>
                </w:rPr>
                <w:t>bör inte detta fält användas.</w:t>
              </w:r>
            </w:ins>
          </w:p>
        </w:tc>
        <w:tc>
          <w:tcPr>
            <w:tcW w:w="851" w:type="dxa"/>
            <w:tcBorders>
              <w:top w:val="single" w:sz="5" w:space="0" w:color="000000"/>
              <w:left w:val="single" w:sz="5" w:space="0" w:color="000000"/>
              <w:bottom w:val="single" w:sz="5" w:space="0" w:color="000000"/>
              <w:right w:val="single" w:sz="5" w:space="0" w:color="000000"/>
            </w:tcBorders>
          </w:tcPr>
          <w:p w14:paraId="4A9ADF05" w14:textId="77777777" w:rsidR="00DB1A1C" w:rsidRPr="00F57E2B" w:rsidRDefault="00DB1A1C" w:rsidP="00060E39">
            <w:pPr>
              <w:spacing w:line="226" w:lineRule="exact"/>
              <w:ind w:left="102"/>
              <w:rPr>
                <w:ins w:id="1952" w:author="2.1RC1" w:date="2013-12-11T22:33:00Z"/>
                <w:spacing w:val="-1"/>
                <w:sz w:val="20"/>
                <w:szCs w:val="20"/>
              </w:rPr>
            </w:pPr>
            <w:ins w:id="1953" w:author="2.1RC1" w:date="2013-12-11T22:33:00Z">
              <w:r>
                <w:rPr>
                  <w:spacing w:val="-1"/>
                  <w:sz w:val="20"/>
                  <w:szCs w:val="20"/>
                </w:rPr>
                <w:t>0</w:t>
              </w:r>
              <w:r w:rsidRPr="00907C9B">
                <w:rPr>
                  <w:spacing w:val="-1"/>
                  <w:sz w:val="20"/>
                  <w:szCs w:val="20"/>
                </w:rPr>
                <w:t>..1</w:t>
              </w:r>
            </w:ins>
          </w:p>
        </w:tc>
      </w:tr>
      <w:tr w:rsidR="00DB1A1C" w14:paraId="6DCA45C0" w14:textId="77777777" w:rsidTr="00AF3497">
        <w:trPr>
          <w:trHeight w:hRule="exact" w:val="535"/>
          <w:tblHeader/>
          <w:ins w:id="1954"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3CF7C280" w14:textId="77777777" w:rsidR="00DB1A1C" w:rsidRDefault="00DB1A1C" w:rsidP="00060E39">
            <w:pPr>
              <w:spacing w:line="229" w:lineRule="exact"/>
              <w:ind w:left="102"/>
              <w:rPr>
                <w:ins w:id="1955" w:author="2.1RC1" w:date="2013-12-11T22:33:00Z"/>
                <w:sz w:val="20"/>
                <w:szCs w:val="20"/>
              </w:rPr>
            </w:pPr>
            <w:ins w:id="1956" w:author="2.1RC1" w:date="2013-12-11T22:33:00Z">
              <w:r>
                <w:rPr>
                  <w:sz w:val="20"/>
                  <w:szCs w:val="20"/>
                </w:rPr>
                <w:t>../../relatedDiagnosis</w:t>
              </w:r>
            </w:ins>
          </w:p>
        </w:tc>
        <w:tc>
          <w:tcPr>
            <w:tcW w:w="1559" w:type="dxa"/>
            <w:tcBorders>
              <w:top w:val="single" w:sz="5" w:space="0" w:color="000000"/>
              <w:left w:val="single" w:sz="5" w:space="0" w:color="000000"/>
              <w:bottom w:val="single" w:sz="5" w:space="0" w:color="000000"/>
              <w:right w:val="single" w:sz="5" w:space="0" w:color="000000"/>
            </w:tcBorders>
          </w:tcPr>
          <w:p w14:paraId="07ED78E7" w14:textId="77777777" w:rsidR="00DB1A1C" w:rsidRDefault="00DB1A1C" w:rsidP="00060E39">
            <w:pPr>
              <w:spacing w:line="226" w:lineRule="exact"/>
              <w:ind w:left="102"/>
              <w:rPr>
                <w:ins w:id="1957" w:author="2.1RC1" w:date="2013-12-11T22:33:00Z"/>
                <w:spacing w:val="-1"/>
                <w:sz w:val="20"/>
                <w:szCs w:val="20"/>
              </w:rPr>
            </w:pPr>
            <w:ins w:id="1958" w:author="2.1RC1" w:date="2013-12-11T22:33:00Z">
              <w:r>
                <w:rPr>
                  <w:spacing w:val="-1"/>
                  <w:sz w:val="20"/>
                  <w:szCs w:val="20"/>
                </w:rPr>
                <w:t>RelatedDiagnosisType</w:t>
              </w:r>
            </w:ins>
          </w:p>
        </w:tc>
        <w:tc>
          <w:tcPr>
            <w:tcW w:w="3969" w:type="dxa"/>
            <w:tcBorders>
              <w:top w:val="single" w:sz="5" w:space="0" w:color="000000"/>
              <w:left w:val="single" w:sz="5" w:space="0" w:color="000000"/>
              <w:bottom w:val="single" w:sz="5" w:space="0" w:color="000000"/>
              <w:right w:val="single" w:sz="5" w:space="0" w:color="000000"/>
            </w:tcBorders>
          </w:tcPr>
          <w:p w14:paraId="3C43E593" w14:textId="77777777" w:rsidR="00DB1A1C" w:rsidRPr="00680547" w:rsidRDefault="00DB1A1C" w:rsidP="00060E39">
            <w:pPr>
              <w:spacing w:line="229" w:lineRule="exact"/>
              <w:ind w:left="102"/>
              <w:rPr>
                <w:ins w:id="1959" w:author="2.1RC1" w:date="2013-12-11T22:33:00Z"/>
                <w:spacing w:val="-1"/>
                <w:sz w:val="20"/>
                <w:szCs w:val="20"/>
              </w:rPr>
            </w:pPr>
            <w:ins w:id="1960" w:author="2.1RC1" w:date="2013-12-11T22:33:00Z">
              <w:r>
                <w:rPr>
                  <w:spacing w:val="-1"/>
                  <w:sz w:val="20"/>
                  <w:szCs w:val="20"/>
                </w:rPr>
                <w:t>Relaterad diagnos.</w:t>
              </w:r>
            </w:ins>
          </w:p>
        </w:tc>
        <w:tc>
          <w:tcPr>
            <w:tcW w:w="851" w:type="dxa"/>
            <w:tcBorders>
              <w:top w:val="single" w:sz="5" w:space="0" w:color="000000"/>
              <w:left w:val="single" w:sz="5" w:space="0" w:color="000000"/>
              <w:bottom w:val="single" w:sz="5" w:space="0" w:color="000000"/>
              <w:right w:val="single" w:sz="5" w:space="0" w:color="000000"/>
            </w:tcBorders>
          </w:tcPr>
          <w:p w14:paraId="13CAFFF6" w14:textId="77777777" w:rsidR="00DB1A1C" w:rsidRDefault="00DB1A1C" w:rsidP="00060E39">
            <w:pPr>
              <w:spacing w:line="226" w:lineRule="exact"/>
              <w:rPr>
                <w:ins w:id="1961" w:author="2.1RC1" w:date="2013-12-11T22:33:00Z"/>
                <w:spacing w:val="-1"/>
                <w:sz w:val="20"/>
                <w:szCs w:val="20"/>
              </w:rPr>
            </w:pPr>
            <w:ins w:id="1962" w:author="2.1RC1" w:date="2013-12-11T22:33:00Z">
              <w:r>
                <w:rPr>
                  <w:spacing w:val="-1"/>
                  <w:sz w:val="20"/>
                  <w:szCs w:val="20"/>
                </w:rPr>
                <w:t xml:space="preserve">   0..*</w:t>
              </w:r>
            </w:ins>
          </w:p>
        </w:tc>
      </w:tr>
      <w:tr w:rsidR="00DB1A1C" w14:paraId="2F355AD1" w14:textId="77777777" w:rsidTr="00AF3497">
        <w:trPr>
          <w:trHeight w:hRule="exact" w:val="540"/>
          <w:tblHeader/>
          <w:ins w:id="1963"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03E2B83C" w14:textId="484C3AB7" w:rsidR="00DB1A1C" w:rsidRDefault="00DB1A1C" w:rsidP="005973FA">
            <w:pPr>
              <w:spacing w:line="229" w:lineRule="exact"/>
              <w:ind w:left="102"/>
              <w:rPr>
                <w:ins w:id="1964" w:author="2.1RC1" w:date="2013-12-11T22:33:00Z"/>
                <w:sz w:val="20"/>
                <w:szCs w:val="20"/>
              </w:rPr>
            </w:pPr>
            <w:ins w:id="1965" w:author="2.1RC1" w:date="2013-12-11T22:33:00Z">
              <w:r w:rsidRPr="005973FA">
                <w:rPr>
                  <w:sz w:val="20"/>
                  <w:szCs w:val="20"/>
                  <w:highlight w:val="yellow"/>
                </w:rPr>
                <w:t>../../../d</w:t>
              </w:r>
              <w:r w:rsidR="005973FA" w:rsidRPr="005973FA">
                <w:rPr>
                  <w:sz w:val="20"/>
                  <w:szCs w:val="20"/>
                  <w:highlight w:val="yellow"/>
                </w:rPr>
                <w:t>ocument</w:t>
              </w:r>
              <w:r w:rsidRPr="005973FA">
                <w:rPr>
                  <w:sz w:val="20"/>
                  <w:szCs w:val="20"/>
                  <w:highlight w:val="yellow"/>
                </w:rPr>
                <w:t>Id</w:t>
              </w:r>
            </w:ins>
          </w:p>
        </w:tc>
        <w:tc>
          <w:tcPr>
            <w:tcW w:w="1559" w:type="dxa"/>
            <w:tcBorders>
              <w:top w:val="single" w:sz="5" w:space="0" w:color="000000"/>
              <w:left w:val="single" w:sz="5" w:space="0" w:color="000000"/>
              <w:bottom w:val="single" w:sz="5" w:space="0" w:color="000000"/>
              <w:right w:val="single" w:sz="5" w:space="0" w:color="000000"/>
            </w:tcBorders>
          </w:tcPr>
          <w:p w14:paraId="2BC2956A" w14:textId="77777777" w:rsidR="00DB1A1C" w:rsidRDefault="00DB1A1C" w:rsidP="00060E39">
            <w:pPr>
              <w:spacing w:line="226" w:lineRule="exact"/>
              <w:ind w:left="102"/>
              <w:rPr>
                <w:ins w:id="1966" w:author="2.1RC1" w:date="2013-12-11T22:33:00Z"/>
                <w:spacing w:val="-1"/>
                <w:sz w:val="20"/>
                <w:szCs w:val="20"/>
              </w:rPr>
            </w:pPr>
            <w:ins w:id="1967" w:author="2.1RC1" w:date="2013-12-11T22:33:00Z">
              <w:r>
                <w:rPr>
                  <w:spacing w:val="-1"/>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62EABF26" w14:textId="4212F588" w:rsidR="00DB1A1C" w:rsidRPr="00FD4B7E" w:rsidRDefault="00DB1A1C" w:rsidP="00B529F0">
            <w:pPr>
              <w:spacing w:line="229" w:lineRule="exact"/>
              <w:ind w:left="102"/>
              <w:rPr>
                <w:ins w:id="1968" w:author="2.1RC1" w:date="2013-12-11T22:33:00Z"/>
                <w:spacing w:val="-1"/>
                <w:sz w:val="20"/>
                <w:szCs w:val="20"/>
              </w:rPr>
            </w:pPr>
            <w:ins w:id="1969" w:author="2.1RC1" w:date="2013-12-11T22:33:00Z">
              <w:r w:rsidRPr="00FD4B7E">
                <w:rPr>
                  <w:spacing w:val="-1"/>
                  <w:sz w:val="20"/>
                  <w:szCs w:val="20"/>
                </w:rPr>
                <w:t>Unik ident</w:t>
              </w:r>
              <w:r w:rsidR="00B529F0">
                <w:rPr>
                  <w:spacing w:val="-1"/>
                  <w:sz w:val="20"/>
                  <w:szCs w:val="20"/>
                </w:rPr>
                <w:t>itet för diagnosen.</w:t>
              </w:r>
            </w:ins>
          </w:p>
        </w:tc>
        <w:tc>
          <w:tcPr>
            <w:tcW w:w="851" w:type="dxa"/>
            <w:tcBorders>
              <w:top w:val="single" w:sz="5" w:space="0" w:color="000000"/>
              <w:left w:val="single" w:sz="5" w:space="0" w:color="000000"/>
              <w:bottom w:val="single" w:sz="5" w:space="0" w:color="000000"/>
              <w:right w:val="single" w:sz="5" w:space="0" w:color="000000"/>
            </w:tcBorders>
          </w:tcPr>
          <w:p w14:paraId="62B4051F" w14:textId="77777777" w:rsidR="00DB1A1C" w:rsidRDefault="00DB1A1C" w:rsidP="00060E39">
            <w:pPr>
              <w:spacing w:line="226" w:lineRule="exact"/>
              <w:rPr>
                <w:ins w:id="1970" w:author="2.1RC1" w:date="2013-12-11T22:33:00Z"/>
                <w:spacing w:val="-1"/>
                <w:sz w:val="20"/>
                <w:szCs w:val="20"/>
              </w:rPr>
            </w:pPr>
            <w:ins w:id="1971" w:author="2.1RC1" w:date="2013-12-11T22:33:00Z">
              <w:r w:rsidRPr="00FD4B7E">
                <w:rPr>
                  <w:spacing w:val="-1"/>
                  <w:sz w:val="20"/>
                  <w:szCs w:val="20"/>
                </w:rPr>
                <w:t xml:space="preserve">   </w:t>
              </w:r>
              <w:r>
                <w:rPr>
                  <w:spacing w:val="-1"/>
                  <w:sz w:val="20"/>
                  <w:szCs w:val="20"/>
                </w:rPr>
                <w:t>1..1</w:t>
              </w:r>
            </w:ins>
          </w:p>
        </w:tc>
      </w:tr>
    </w:tbl>
    <w:p w14:paraId="2DEE7B63" w14:textId="77777777" w:rsidR="00DB1A1C" w:rsidRDefault="00DB1A1C" w:rsidP="00DB1A1C">
      <w:pPr>
        <w:rPr>
          <w:ins w:id="1972" w:author="2.1RC1" w:date="2013-12-11T22:33:00Z"/>
        </w:rPr>
      </w:pPr>
    </w:p>
    <w:p w14:paraId="1C7863A0" w14:textId="5192C57E" w:rsidR="00507A1C" w:rsidRDefault="00507A1C">
      <w:pPr>
        <w:widowControl w:val="0"/>
        <w:rPr>
          <w:ins w:id="1973" w:author="2.1RC1" w:date="2013-12-11T22:33:00Z"/>
          <w:rFonts w:ascii="Arial" w:eastAsia="Arial" w:hAnsi="Arial" w:cstheme="minorBidi"/>
          <w:b/>
          <w:bCs/>
          <w:lang w:eastAsia="en-US"/>
        </w:rPr>
      </w:pPr>
      <w:ins w:id="1974" w:author="2.1RC1" w:date="2013-12-11T22:33:00Z">
        <w:r>
          <w:br w:type="page"/>
        </w:r>
      </w:ins>
    </w:p>
    <w:p w14:paraId="3C0C72CC" w14:textId="2908B6E2" w:rsidR="00060E39" w:rsidRPr="00BC5B0B" w:rsidRDefault="00191CF9" w:rsidP="00060E39">
      <w:pPr>
        <w:pStyle w:val="Rubrik1"/>
        <w:rPr>
          <w:ins w:id="1975" w:author="2.1RC1" w:date="2013-12-11T22:33:00Z"/>
        </w:rPr>
      </w:pPr>
      <w:ins w:id="1976" w:author="2.1RC1" w:date="2013-12-11T22:33:00Z">
        <w:r>
          <w:rPr>
            <w:spacing w:val="1"/>
          </w:rPr>
          <w:lastRenderedPageBreak/>
          <w:tab/>
        </w:r>
        <w:bookmarkStart w:id="1977" w:name="_Toc248418481"/>
        <w:r w:rsidR="00060E39">
          <w:rPr>
            <w:spacing w:val="1"/>
          </w:rPr>
          <w:t>Information</w:t>
        </w:r>
        <w:r w:rsidR="00060E39" w:rsidRPr="00907C9B">
          <w:rPr>
            <w:spacing w:val="1"/>
          </w:rPr>
          <w:t xml:space="preserve"> (</w:t>
        </w:r>
        <w:r w:rsidR="00060E39">
          <w:rPr>
            <w:spacing w:val="1"/>
          </w:rPr>
          <w:t>Uppmärksamhetsinformation</w:t>
        </w:r>
        <w:r w:rsidR="00060E39" w:rsidRPr="00907C9B">
          <w:rPr>
            <w:spacing w:val="1"/>
          </w:rPr>
          <w:t>)</w:t>
        </w:r>
        <w:bookmarkEnd w:id="1977"/>
        <w:r w:rsidR="00060E39" w:rsidRPr="00BC5B0B">
          <w:br/>
        </w:r>
      </w:ins>
    </w:p>
    <w:p w14:paraId="057949FE" w14:textId="77777777" w:rsidR="00507A1C" w:rsidRPr="00907C9B" w:rsidRDefault="00507A1C" w:rsidP="00507A1C">
      <w:pPr>
        <w:spacing w:line="239" w:lineRule="auto"/>
        <w:ind w:left="867" w:right="145"/>
        <w:rPr>
          <w:ins w:id="1978" w:author="2.1RC1" w:date="2013-12-11T22:33:00Z"/>
          <w:spacing w:val="-1"/>
        </w:rPr>
      </w:pPr>
      <w:ins w:id="1979" w:author="2.1RC1" w:date="2013-12-11T22:33:00Z">
        <w:r w:rsidRPr="00907C9B">
          <w:rPr>
            <w:spacing w:val="-1"/>
          </w:rPr>
          <w:t>Get</w:t>
        </w:r>
        <w:r>
          <w:rPr>
            <w:spacing w:val="-1"/>
          </w:rPr>
          <w:t>AlertInformation</w:t>
        </w:r>
        <w:r w:rsidRPr="00907C9B">
          <w:rPr>
            <w:spacing w:val="-1"/>
          </w:rPr>
          <w:t xml:space="preserve"> returnerar</w:t>
        </w:r>
        <w:r>
          <w:rPr>
            <w:spacing w:val="-1"/>
          </w:rPr>
          <w:t xml:space="preserve"> information om en patient som är av särskild vikt för hälso- och sjukvårdspersonal att veta, exempelvis </w:t>
        </w:r>
        <w:r w:rsidRPr="00BB7C17">
          <w:rPr>
            <w:spacing w:val="-1"/>
          </w:rPr>
          <w:t>överkänslighet mot läkemedel, allvarlig sjukdom eller vårdbegränsning. Informationsspecifikationen baseras på NPÖ RIV 2.2.0.</w:t>
        </w:r>
      </w:ins>
    </w:p>
    <w:p w14:paraId="4E728C57" w14:textId="77777777" w:rsidR="00060E39" w:rsidRDefault="00060E39" w:rsidP="00060E39">
      <w:pPr>
        <w:rPr>
          <w:ins w:id="1980" w:author="2.1RC1" w:date="2013-12-11T22:33:00Z"/>
        </w:rPr>
      </w:pPr>
    </w:p>
    <w:p w14:paraId="1B7EB6AE" w14:textId="77777777" w:rsidR="00060E39" w:rsidRPr="002E1905" w:rsidRDefault="00060E39" w:rsidP="00060E39">
      <w:pPr>
        <w:pStyle w:val="Rubrik2b"/>
        <w:rPr>
          <w:ins w:id="1981" w:author="2.1RC1" w:date="2013-12-11T22:33:00Z"/>
        </w:rPr>
      </w:pPr>
      <w:bookmarkStart w:id="1982" w:name="_Toc248418482"/>
      <w:ins w:id="1983" w:author="2.1RC1" w:date="2013-12-11T22:33:00Z">
        <w:r w:rsidRPr="002E1905">
          <w:t>Frivillighet</w:t>
        </w:r>
        <w:bookmarkEnd w:id="1982"/>
      </w:ins>
    </w:p>
    <w:p w14:paraId="6732F937" w14:textId="77777777" w:rsidR="00060E39" w:rsidRPr="002E1905" w:rsidRDefault="00060E39" w:rsidP="00060E39">
      <w:pPr>
        <w:spacing w:before="9" w:line="110" w:lineRule="exact"/>
        <w:rPr>
          <w:ins w:id="1984" w:author="2.1RC1" w:date="2013-12-11T22:33:00Z"/>
          <w:color w:val="000000" w:themeColor="text1"/>
          <w:sz w:val="11"/>
          <w:szCs w:val="11"/>
        </w:rPr>
      </w:pPr>
    </w:p>
    <w:p w14:paraId="298FA22D" w14:textId="77777777" w:rsidR="00060E39" w:rsidRPr="002E1905" w:rsidRDefault="00060E39" w:rsidP="00060E39">
      <w:pPr>
        <w:pStyle w:val="Brdtext"/>
        <w:spacing w:line="239" w:lineRule="auto"/>
        <w:ind w:right="198"/>
        <w:rPr>
          <w:ins w:id="1985" w:author="2.1RC1" w:date="2013-12-11T22:33:00Z"/>
          <w:rFonts w:cs="Times New Roman"/>
          <w:color w:val="000000" w:themeColor="text1"/>
        </w:rPr>
      </w:pPr>
      <w:ins w:id="1986" w:author="2.1RC1" w:date="2013-12-11T22:33:00Z">
        <w:r w:rsidRPr="002E1905">
          <w:rPr>
            <w:color w:val="000000" w:themeColor="text1"/>
            <w:spacing w:val="-1"/>
          </w:rPr>
          <w:t>Tjänstekontraktet är frivilligt</w:t>
        </w:r>
      </w:ins>
    </w:p>
    <w:p w14:paraId="064D611B" w14:textId="77777777" w:rsidR="00060E39" w:rsidRPr="00BC5B0B" w:rsidRDefault="00060E39" w:rsidP="00060E39">
      <w:pPr>
        <w:spacing w:before="2" w:line="160" w:lineRule="exact"/>
        <w:rPr>
          <w:ins w:id="1987" w:author="2.1RC1" w:date="2013-12-11T22:33:00Z"/>
          <w:color w:val="FF0000"/>
          <w:sz w:val="16"/>
          <w:szCs w:val="16"/>
        </w:rPr>
      </w:pPr>
    </w:p>
    <w:p w14:paraId="61930A98" w14:textId="77777777" w:rsidR="00060E39" w:rsidRPr="00BC5B0B" w:rsidRDefault="00060E39" w:rsidP="00060E39">
      <w:pPr>
        <w:spacing w:line="200" w:lineRule="exact"/>
        <w:rPr>
          <w:ins w:id="1988" w:author="2.1RC1" w:date="2013-12-11T22:33:00Z"/>
          <w:color w:val="FF0000"/>
          <w:sz w:val="20"/>
          <w:szCs w:val="20"/>
        </w:rPr>
      </w:pPr>
    </w:p>
    <w:p w14:paraId="610A557D" w14:textId="77777777" w:rsidR="00060E39" w:rsidRPr="00866C77" w:rsidRDefault="00060E39" w:rsidP="00060E39">
      <w:pPr>
        <w:pStyle w:val="Rubrik2b"/>
        <w:rPr>
          <w:ins w:id="1989" w:author="2.1RC1" w:date="2013-12-11T22:33:00Z"/>
        </w:rPr>
      </w:pPr>
      <w:bookmarkStart w:id="1990" w:name="_Toc248418483"/>
      <w:ins w:id="1991" w:author="2.1RC1" w:date="2013-12-11T22:33:00Z">
        <w:r w:rsidRPr="00866C77">
          <w:t>Version</w:t>
        </w:r>
        <w:bookmarkEnd w:id="1990"/>
      </w:ins>
    </w:p>
    <w:p w14:paraId="647E884E" w14:textId="77777777" w:rsidR="00060E39" w:rsidRPr="00866C77" w:rsidRDefault="00060E39" w:rsidP="00060E39">
      <w:pPr>
        <w:spacing w:before="9" w:line="110" w:lineRule="exact"/>
        <w:rPr>
          <w:ins w:id="1992" w:author="2.1RC1" w:date="2013-12-11T22:33:00Z"/>
          <w:color w:val="000000" w:themeColor="text1"/>
          <w:sz w:val="11"/>
          <w:szCs w:val="11"/>
        </w:rPr>
      </w:pPr>
    </w:p>
    <w:p w14:paraId="654007C1" w14:textId="77777777" w:rsidR="00060E39" w:rsidRPr="00866C77" w:rsidRDefault="00060E39" w:rsidP="00060E39">
      <w:pPr>
        <w:pStyle w:val="Brdtext"/>
        <w:ind w:right="689"/>
        <w:rPr>
          <w:ins w:id="1993" w:author="2.1RC1" w:date="2013-12-11T22:33:00Z"/>
          <w:color w:val="000000" w:themeColor="text1"/>
        </w:rPr>
      </w:pPr>
      <w:ins w:id="1994" w:author="2.1RC1" w:date="2013-12-11T22:33:00Z">
        <w:r w:rsidRPr="00866C77">
          <w:rPr>
            <w:color w:val="000000" w:themeColor="text1"/>
          </w:rPr>
          <w:t>2.0</w:t>
        </w:r>
      </w:ins>
    </w:p>
    <w:p w14:paraId="647654C6" w14:textId="77777777" w:rsidR="00060E39" w:rsidRPr="00BC5B0B" w:rsidRDefault="00060E39" w:rsidP="00060E39">
      <w:pPr>
        <w:spacing w:before="10" w:line="150" w:lineRule="exact"/>
        <w:rPr>
          <w:ins w:id="1995" w:author="2.1RC1" w:date="2013-12-11T22:33:00Z"/>
          <w:color w:val="FF0000"/>
          <w:sz w:val="15"/>
          <w:szCs w:val="15"/>
        </w:rPr>
      </w:pPr>
    </w:p>
    <w:p w14:paraId="2A9F0BB8" w14:textId="77777777" w:rsidR="00060E39" w:rsidRPr="00BC5B0B" w:rsidRDefault="00060E39" w:rsidP="00060E39">
      <w:pPr>
        <w:spacing w:line="200" w:lineRule="exact"/>
        <w:rPr>
          <w:ins w:id="1996" w:author="2.1RC1" w:date="2013-12-11T22:33:00Z"/>
          <w:color w:val="FF0000"/>
          <w:sz w:val="20"/>
          <w:szCs w:val="20"/>
        </w:rPr>
      </w:pPr>
    </w:p>
    <w:p w14:paraId="329158E0" w14:textId="77777777" w:rsidR="00060E39" w:rsidRDefault="00060E39" w:rsidP="00060E39">
      <w:pPr>
        <w:pStyle w:val="Rubrik2b"/>
        <w:rPr>
          <w:ins w:id="1997" w:author="2.1RC1" w:date="2013-12-11T22:33:00Z"/>
        </w:rPr>
      </w:pPr>
      <w:bookmarkStart w:id="1998" w:name="_Toc248418484"/>
      <w:ins w:id="1999" w:author="2.1RC1" w:date="2013-12-11T22:33:00Z">
        <w:r w:rsidRPr="001C06B7">
          <w:t>SLA-krav</w:t>
        </w:r>
        <w:bookmarkEnd w:id="1998"/>
      </w:ins>
    </w:p>
    <w:p w14:paraId="0D0B6AB6" w14:textId="77777777" w:rsidR="00060E39" w:rsidRDefault="00060E39" w:rsidP="00060E39">
      <w:pPr>
        <w:pStyle w:val="Brdtext"/>
        <w:rPr>
          <w:ins w:id="2000" w:author="2.1RC1" w:date="2013-12-11T22:33:00Z"/>
        </w:rPr>
      </w:pPr>
      <w:ins w:id="2001" w:author="2.1RC1" w:date="2013-12-11T22:33:00Z">
        <w:r w:rsidRPr="001C06B7">
          <w:t>Inga specifika. Se generella SLA-krav.</w:t>
        </w:r>
      </w:ins>
    </w:p>
    <w:p w14:paraId="0A0979B9" w14:textId="77777777" w:rsidR="00060E39" w:rsidRDefault="00060E39" w:rsidP="00060E39">
      <w:pPr>
        <w:pStyle w:val="Brdtext"/>
        <w:rPr>
          <w:ins w:id="2002" w:author="2.1RC1" w:date="2013-12-11T22:33:00Z"/>
        </w:rPr>
      </w:pPr>
    </w:p>
    <w:p w14:paraId="288F6B20" w14:textId="77777777" w:rsidR="00060E39" w:rsidRDefault="00060E39" w:rsidP="00060E39">
      <w:pPr>
        <w:pStyle w:val="Rubrik2b"/>
        <w:rPr>
          <w:ins w:id="2003" w:author="2.1RC1" w:date="2013-12-11T22:33:00Z"/>
        </w:rPr>
      </w:pPr>
      <w:bookmarkStart w:id="2004" w:name="_Toc248418485"/>
      <w:ins w:id="2005" w:author="2.1RC1" w:date="2013-12-11T22:33:00Z">
        <w:r>
          <w:t>MIM</w:t>
        </w:r>
        <w:bookmarkEnd w:id="2004"/>
      </w:ins>
    </w:p>
    <w:p w14:paraId="210D77F4" w14:textId="77777777" w:rsidR="00060E39" w:rsidRDefault="00060E39" w:rsidP="00060E39">
      <w:pPr>
        <w:pStyle w:val="Brdtext"/>
        <w:rPr>
          <w:ins w:id="2006" w:author="2.1RC1" w:date="2013-12-11T22:33:00Z"/>
        </w:rPr>
      </w:pPr>
      <w:ins w:id="2007" w:author="2.1RC1" w:date="2013-12-11T22:33:00Z">
        <w:r>
          <w:t>Se bilaga</w:t>
        </w:r>
      </w:ins>
    </w:p>
    <w:p w14:paraId="1CBF9081" w14:textId="77777777" w:rsidR="00060E39" w:rsidRDefault="00060E39" w:rsidP="00060E39">
      <w:pPr>
        <w:pStyle w:val="Brdtext"/>
        <w:rPr>
          <w:ins w:id="2008" w:author="2.1RC1" w:date="2013-12-11T22:33:00Z"/>
        </w:rPr>
      </w:pPr>
    </w:p>
    <w:p w14:paraId="7C175590" w14:textId="77777777" w:rsidR="00060E39" w:rsidRDefault="00060E39" w:rsidP="00060E39">
      <w:pPr>
        <w:pStyle w:val="Rubrik2b"/>
        <w:rPr>
          <w:ins w:id="2009" w:author="2.1RC1" w:date="2013-12-11T22:33:00Z"/>
        </w:rPr>
      </w:pPr>
      <w:bookmarkStart w:id="2010" w:name="_Toc248418486"/>
      <w:ins w:id="2011" w:author="2.1RC1" w:date="2013-12-11T22:33:00Z">
        <w:r>
          <w:t>Fältregler</w:t>
        </w:r>
        <w:bookmarkEnd w:id="2010"/>
      </w:ins>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060E39" w:rsidRPr="00907C9B" w14:paraId="1EA0D030" w14:textId="77777777" w:rsidTr="00507A1C">
        <w:trPr>
          <w:trHeight w:hRule="exact" w:val="1210"/>
          <w:tblHeader/>
          <w:ins w:id="2012" w:author="2.1RC1" w:date="2013-12-11T22:33:00Z"/>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7566F57" w14:textId="77777777" w:rsidR="00060E39" w:rsidRPr="00907C9B" w:rsidRDefault="00060E39" w:rsidP="00060E39">
            <w:pPr>
              <w:spacing w:line="226" w:lineRule="exact"/>
              <w:ind w:left="102"/>
              <w:rPr>
                <w:ins w:id="2013" w:author="2.1RC1" w:date="2013-12-11T22:33:00Z"/>
                <w:b/>
                <w:sz w:val="20"/>
                <w:szCs w:val="20"/>
              </w:rPr>
            </w:pPr>
            <w:ins w:id="2014" w:author="2.1RC1" w:date="2013-12-11T22:33:00Z">
              <w:r w:rsidRPr="00907C9B">
                <w:rPr>
                  <w:b/>
                  <w:sz w:val="20"/>
                  <w:szCs w:val="20"/>
                </w:rPr>
                <w:t>Na</w:t>
              </w:r>
              <w:r w:rsidRPr="00907C9B">
                <w:rPr>
                  <w:b/>
                  <w:spacing w:val="-3"/>
                  <w:sz w:val="20"/>
                  <w:szCs w:val="20"/>
                </w:rPr>
                <w:t>m</w:t>
              </w:r>
              <w:r w:rsidRPr="00907C9B">
                <w:rPr>
                  <w:b/>
                  <w:sz w:val="20"/>
                  <w:szCs w:val="20"/>
                </w:rPr>
                <w:t>n</w:t>
              </w:r>
            </w:ins>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9FA4A3A" w14:textId="77777777" w:rsidR="00060E39" w:rsidRPr="00907C9B" w:rsidRDefault="00060E39" w:rsidP="00060E39">
            <w:pPr>
              <w:spacing w:line="226" w:lineRule="exact"/>
              <w:ind w:left="102"/>
              <w:rPr>
                <w:ins w:id="2015" w:author="2.1RC1" w:date="2013-12-11T22:33:00Z"/>
                <w:b/>
                <w:sz w:val="20"/>
                <w:szCs w:val="20"/>
              </w:rPr>
            </w:pPr>
            <w:ins w:id="2016" w:author="2.1RC1" w:date="2013-12-11T22:33:00Z">
              <w:r w:rsidRPr="00907C9B">
                <w:rPr>
                  <w:b/>
                  <w:sz w:val="20"/>
                  <w:szCs w:val="20"/>
                </w:rPr>
                <w:t>T</w:t>
              </w:r>
              <w:r w:rsidRPr="00907C9B">
                <w:rPr>
                  <w:b/>
                  <w:spacing w:val="-1"/>
                  <w:sz w:val="20"/>
                  <w:szCs w:val="20"/>
                </w:rPr>
                <w:t>y</w:t>
              </w:r>
              <w:r w:rsidRPr="00907C9B">
                <w:rPr>
                  <w:b/>
                  <w:sz w:val="20"/>
                  <w:szCs w:val="20"/>
                </w:rPr>
                <w:t>p</w:t>
              </w:r>
            </w:ins>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1FE62F3" w14:textId="77777777" w:rsidR="00060E39" w:rsidRPr="00907C9B" w:rsidRDefault="00060E39" w:rsidP="00060E39">
            <w:pPr>
              <w:spacing w:line="226" w:lineRule="exact"/>
              <w:ind w:left="102"/>
              <w:rPr>
                <w:ins w:id="2017" w:author="2.1RC1" w:date="2013-12-11T22:33:00Z"/>
                <w:b/>
                <w:sz w:val="20"/>
                <w:szCs w:val="20"/>
              </w:rPr>
            </w:pPr>
            <w:ins w:id="2018" w:author="2.1RC1" w:date="2013-12-11T22:33:00Z">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ins>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726A985" w14:textId="77777777" w:rsidR="00060E39" w:rsidRPr="00907C9B" w:rsidRDefault="00060E39" w:rsidP="00060E39">
            <w:pPr>
              <w:spacing w:line="226" w:lineRule="exact"/>
              <w:ind w:left="101"/>
              <w:rPr>
                <w:ins w:id="2019" w:author="2.1RC1" w:date="2013-12-11T22:33:00Z"/>
                <w:b/>
                <w:sz w:val="20"/>
                <w:szCs w:val="20"/>
              </w:rPr>
            </w:pPr>
            <w:ins w:id="2020" w:author="2.1RC1" w:date="2013-12-11T22:33:00Z">
              <w:r w:rsidRPr="00907C9B">
                <w:rPr>
                  <w:b/>
                  <w:sz w:val="20"/>
                  <w:szCs w:val="20"/>
                </w:rPr>
                <w:t>Ka</w:t>
              </w:r>
              <w:r w:rsidRPr="00907C9B">
                <w:rPr>
                  <w:b/>
                  <w:spacing w:val="-1"/>
                  <w:sz w:val="20"/>
                  <w:szCs w:val="20"/>
                </w:rPr>
                <w:t>r</w:t>
              </w:r>
              <w:r w:rsidRPr="00907C9B">
                <w:rPr>
                  <w:b/>
                  <w:sz w:val="20"/>
                  <w:szCs w:val="20"/>
                </w:rPr>
                <w:t>di-</w:t>
              </w:r>
            </w:ins>
          </w:p>
          <w:p w14:paraId="4142115C" w14:textId="77777777" w:rsidR="00060E39" w:rsidRPr="00907C9B" w:rsidRDefault="00060E39" w:rsidP="00060E39">
            <w:pPr>
              <w:ind w:left="102"/>
              <w:rPr>
                <w:ins w:id="2021" w:author="2.1RC1" w:date="2013-12-11T22:33:00Z"/>
                <w:sz w:val="20"/>
                <w:szCs w:val="20"/>
              </w:rPr>
            </w:pPr>
            <w:ins w:id="2022" w:author="2.1RC1" w:date="2013-12-11T22:33:00Z">
              <w:r w:rsidRPr="00907C9B">
                <w:rPr>
                  <w:b/>
                  <w:sz w:val="20"/>
                  <w:szCs w:val="20"/>
                </w:rPr>
                <w:t>n</w:t>
              </w:r>
              <w:r w:rsidRPr="00907C9B">
                <w:rPr>
                  <w:b/>
                  <w:spacing w:val="-1"/>
                  <w:sz w:val="20"/>
                  <w:szCs w:val="20"/>
                </w:rPr>
                <w:t>alitet</w:t>
              </w:r>
            </w:ins>
          </w:p>
        </w:tc>
      </w:tr>
      <w:tr w:rsidR="00060E39" w:rsidRPr="00907C9B" w14:paraId="1951B421" w14:textId="77777777" w:rsidTr="00507A1C">
        <w:trPr>
          <w:trHeight w:hRule="exact" w:val="240"/>
          <w:tblHeader/>
          <w:ins w:id="2023"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1A5F8C25" w14:textId="77777777" w:rsidR="00060E39" w:rsidRPr="00907C9B" w:rsidRDefault="00060E39" w:rsidP="00060E39">
            <w:pPr>
              <w:spacing w:line="227" w:lineRule="exact"/>
              <w:ind w:left="102"/>
              <w:rPr>
                <w:ins w:id="2024" w:author="2.1RC1" w:date="2013-12-11T22:33:00Z"/>
                <w:b/>
                <w:sz w:val="20"/>
                <w:szCs w:val="20"/>
              </w:rPr>
            </w:pPr>
            <w:ins w:id="2025" w:author="2.1RC1" w:date="2013-12-11T22:33:00Z">
              <w:r w:rsidRPr="00907C9B">
                <w:rPr>
                  <w:b/>
                  <w:spacing w:val="-1"/>
                  <w:sz w:val="20"/>
                  <w:szCs w:val="20"/>
                </w:rPr>
                <w:t>Beg</w:t>
              </w:r>
              <w:r w:rsidRPr="00907C9B">
                <w:rPr>
                  <w:b/>
                  <w:sz w:val="20"/>
                  <w:szCs w:val="20"/>
                </w:rPr>
                <w:t>ä</w:t>
              </w:r>
              <w:r w:rsidRPr="00907C9B">
                <w:rPr>
                  <w:b/>
                  <w:spacing w:val="-1"/>
                  <w:sz w:val="20"/>
                  <w:szCs w:val="20"/>
                </w:rPr>
                <w:t>ran</w:t>
              </w:r>
            </w:ins>
          </w:p>
        </w:tc>
        <w:tc>
          <w:tcPr>
            <w:tcW w:w="1559" w:type="dxa"/>
            <w:tcBorders>
              <w:top w:val="single" w:sz="5" w:space="0" w:color="000000"/>
              <w:left w:val="single" w:sz="5" w:space="0" w:color="000000"/>
              <w:bottom w:val="single" w:sz="5" w:space="0" w:color="000000"/>
              <w:right w:val="single" w:sz="5" w:space="0" w:color="000000"/>
            </w:tcBorders>
          </w:tcPr>
          <w:p w14:paraId="5E901E96" w14:textId="77777777" w:rsidR="00060E39" w:rsidRPr="00907C9B" w:rsidRDefault="00060E39" w:rsidP="00060E39">
            <w:pPr>
              <w:rPr>
                <w:ins w:id="2026" w:author="2.1RC1" w:date="2013-12-11T22:33:00Z"/>
              </w:rPr>
            </w:pPr>
          </w:p>
        </w:tc>
        <w:tc>
          <w:tcPr>
            <w:tcW w:w="3969" w:type="dxa"/>
            <w:tcBorders>
              <w:top w:val="single" w:sz="5" w:space="0" w:color="000000"/>
              <w:left w:val="single" w:sz="5" w:space="0" w:color="000000"/>
              <w:bottom w:val="single" w:sz="5" w:space="0" w:color="000000"/>
              <w:right w:val="single" w:sz="5" w:space="0" w:color="000000"/>
            </w:tcBorders>
          </w:tcPr>
          <w:p w14:paraId="59F254B4" w14:textId="77777777" w:rsidR="00060E39" w:rsidRPr="00907C9B" w:rsidRDefault="00060E39" w:rsidP="00060E39">
            <w:pPr>
              <w:rPr>
                <w:ins w:id="2027" w:author="2.1RC1" w:date="2013-12-11T22:33:00Z"/>
              </w:rPr>
            </w:pPr>
          </w:p>
        </w:tc>
        <w:tc>
          <w:tcPr>
            <w:tcW w:w="851" w:type="dxa"/>
            <w:tcBorders>
              <w:top w:val="single" w:sz="5" w:space="0" w:color="000000"/>
              <w:left w:val="single" w:sz="5" w:space="0" w:color="000000"/>
              <w:bottom w:val="single" w:sz="5" w:space="0" w:color="000000"/>
              <w:right w:val="single" w:sz="5" w:space="0" w:color="000000"/>
            </w:tcBorders>
          </w:tcPr>
          <w:p w14:paraId="40A87307" w14:textId="77777777" w:rsidR="00060E39" w:rsidRPr="00907C9B" w:rsidRDefault="00060E39" w:rsidP="00060E39">
            <w:pPr>
              <w:rPr>
                <w:ins w:id="2028" w:author="2.1RC1" w:date="2013-12-11T22:33:00Z"/>
              </w:rPr>
            </w:pPr>
          </w:p>
        </w:tc>
      </w:tr>
      <w:tr w:rsidR="00060E39" w:rsidRPr="00907C9B" w14:paraId="762E74EB" w14:textId="77777777" w:rsidTr="00507A1C">
        <w:trPr>
          <w:trHeight w:hRule="exact" w:val="506"/>
          <w:tblHeader/>
          <w:ins w:id="2029"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6E780EA2" w14:textId="77777777" w:rsidR="00060E39" w:rsidRPr="00907C9B" w:rsidRDefault="00060E39" w:rsidP="00060E39">
            <w:pPr>
              <w:spacing w:line="227" w:lineRule="exact"/>
              <w:ind w:left="102"/>
              <w:rPr>
                <w:ins w:id="2030" w:author="2.1RC1" w:date="2013-12-11T22:33:00Z"/>
                <w:sz w:val="20"/>
                <w:szCs w:val="20"/>
              </w:rPr>
            </w:pPr>
            <w:ins w:id="2031" w:author="2.1RC1" w:date="2013-12-11T22:33:00Z">
              <w:r>
                <w:rPr>
                  <w:sz w:val="20"/>
                  <w:szCs w:val="20"/>
                </w:rPr>
                <w:t>careUnitHSAId</w:t>
              </w:r>
              <w:r w:rsidRPr="00907C9B">
                <w:rPr>
                  <w:sz w:val="20"/>
                  <w:szCs w:val="20"/>
                </w:rPr>
                <w:t xml:space="preserve"> </w:t>
              </w:r>
            </w:ins>
          </w:p>
        </w:tc>
        <w:tc>
          <w:tcPr>
            <w:tcW w:w="1559" w:type="dxa"/>
            <w:tcBorders>
              <w:top w:val="single" w:sz="5" w:space="0" w:color="000000"/>
              <w:left w:val="single" w:sz="5" w:space="0" w:color="000000"/>
              <w:bottom w:val="single" w:sz="5" w:space="0" w:color="000000"/>
              <w:right w:val="single" w:sz="5" w:space="0" w:color="000000"/>
            </w:tcBorders>
          </w:tcPr>
          <w:p w14:paraId="0ED642FB" w14:textId="77777777" w:rsidR="00060E39" w:rsidRPr="00907C9B" w:rsidRDefault="00060E39" w:rsidP="00060E39">
            <w:pPr>
              <w:spacing w:line="226" w:lineRule="exact"/>
              <w:ind w:left="102"/>
              <w:rPr>
                <w:ins w:id="2032" w:author="2.1RC1" w:date="2013-12-11T22:33:00Z"/>
                <w:spacing w:val="-1"/>
                <w:sz w:val="20"/>
                <w:szCs w:val="20"/>
              </w:rPr>
            </w:pPr>
            <w:ins w:id="2033" w:author="2.1RC1" w:date="2013-12-11T22:33:00Z">
              <w:r>
                <w:rPr>
                  <w:spacing w:val="-1"/>
                  <w:sz w:val="20"/>
                  <w:szCs w:val="20"/>
                </w:rPr>
                <w:t>HSAIdType</w:t>
              </w:r>
            </w:ins>
          </w:p>
        </w:tc>
        <w:tc>
          <w:tcPr>
            <w:tcW w:w="3969" w:type="dxa"/>
            <w:tcBorders>
              <w:top w:val="single" w:sz="5" w:space="0" w:color="000000"/>
              <w:left w:val="single" w:sz="5" w:space="0" w:color="000000"/>
              <w:bottom w:val="single" w:sz="5" w:space="0" w:color="000000"/>
              <w:right w:val="single" w:sz="5" w:space="0" w:color="000000"/>
            </w:tcBorders>
          </w:tcPr>
          <w:p w14:paraId="4CD460D6" w14:textId="77777777" w:rsidR="00060E39" w:rsidRPr="00F92CFC" w:rsidRDefault="00060E39" w:rsidP="00060E39">
            <w:pPr>
              <w:spacing w:line="226" w:lineRule="exact"/>
              <w:ind w:left="102"/>
              <w:rPr>
                <w:ins w:id="2034" w:author="2.1RC1" w:date="2013-12-11T22:33:00Z"/>
                <w:spacing w:val="-1"/>
                <w:sz w:val="20"/>
                <w:szCs w:val="20"/>
              </w:rPr>
            </w:pPr>
            <w:ins w:id="2035" w:author="2.1RC1" w:date="2013-12-11T22:33:00Z">
              <w:r w:rsidRPr="00F92CFC">
                <w:rPr>
                  <w:spacing w:val="-1"/>
                  <w:sz w:val="20"/>
                  <w:szCs w:val="20"/>
                </w:rPr>
                <w:t>Filtrering på PDL-enhet vilket motsvarar careUnitHSA</w:t>
              </w:r>
              <w:r>
                <w:rPr>
                  <w:spacing w:val="-1"/>
                  <w:sz w:val="20"/>
                  <w:szCs w:val="20"/>
                </w:rPr>
                <w:t>I</w:t>
              </w:r>
              <w:r w:rsidRPr="00F92CFC">
                <w:rPr>
                  <w:spacing w:val="-1"/>
                  <w:sz w:val="20"/>
                  <w:szCs w:val="20"/>
                </w:rPr>
                <w:t xml:space="preserve">d i </w:t>
              </w:r>
              <w:r>
                <w:rPr>
                  <w:spacing w:val="-1"/>
                  <w:sz w:val="20"/>
                  <w:szCs w:val="20"/>
                </w:rPr>
                <w:t>healthcareProfessional</w:t>
              </w:r>
              <w:r w:rsidRPr="00F92CFC">
                <w:rPr>
                  <w:spacing w:val="-1"/>
                  <w:sz w:val="20"/>
                  <w:szCs w:val="20"/>
                </w:rPr>
                <w:t>Type.</w:t>
              </w:r>
            </w:ins>
          </w:p>
        </w:tc>
        <w:tc>
          <w:tcPr>
            <w:tcW w:w="851" w:type="dxa"/>
            <w:tcBorders>
              <w:top w:val="single" w:sz="5" w:space="0" w:color="000000"/>
              <w:left w:val="single" w:sz="5" w:space="0" w:color="000000"/>
              <w:bottom w:val="single" w:sz="5" w:space="0" w:color="000000"/>
              <w:right w:val="single" w:sz="5" w:space="0" w:color="000000"/>
            </w:tcBorders>
          </w:tcPr>
          <w:p w14:paraId="0A93E0CA" w14:textId="77777777" w:rsidR="00060E39" w:rsidRPr="00907C9B" w:rsidRDefault="00060E39" w:rsidP="00060E39">
            <w:pPr>
              <w:spacing w:line="229" w:lineRule="exact"/>
              <w:ind w:left="102"/>
              <w:rPr>
                <w:ins w:id="2036" w:author="2.1RC1" w:date="2013-12-11T22:33:00Z"/>
                <w:sz w:val="20"/>
                <w:szCs w:val="20"/>
              </w:rPr>
            </w:pPr>
            <w:ins w:id="2037" w:author="2.1RC1" w:date="2013-12-11T22:33:00Z">
              <w:r>
                <w:rPr>
                  <w:sz w:val="20"/>
                  <w:szCs w:val="20"/>
                </w:rPr>
                <w:t>0</w:t>
              </w:r>
              <w:r w:rsidRPr="00907C9B">
                <w:rPr>
                  <w:sz w:val="20"/>
                  <w:szCs w:val="20"/>
                </w:rPr>
                <w:t>.</w:t>
              </w:r>
              <w:r w:rsidRPr="00907C9B">
                <w:rPr>
                  <w:spacing w:val="-1"/>
                  <w:sz w:val="20"/>
                  <w:szCs w:val="20"/>
                </w:rPr>
                <w:t>.</w:t>
              </w:r>
              <w:r>
                <w:rPr>
                  <w:sz w:val="20"/>
                  <w:szCs w:val="20"/>
                </w:rPr>
                <w:t>*</w:t>
              </w:r>
            </w:ins>
          </w:p>
          <w:p w14:paraId="66236033" w14:textId="77777777" w:rsidR="00060E39" w:rsidRPr="00907C9B" w:rsidRDefault="00060E39" w:rsidP="00060E39">
            <w:pPr>
              <w:ind w:left="102"/>
              <w:rPr>
                <w:ins w:id="2038" w:author="2.1RC1" w:date="2013-12-11T22:33:00Z"/>
                <w:sz w:val="20"/>
                <w:szCs w:val="20"/>
              </w:rPr>
            </w:pPr>
          </w:p>
        </w:tc>
      </w:tr>
      <w:tr w:rsidR="00060E39" w:rsidRPr="00907C9B" w14:paraId="6749BF1C" w14:textId="77777777" w:rsidTr="00507A1C">
        <w:trPr>
          <w:trHeight w:hRule="exact" w:val="2571"/>
          <w:tblHeader/>
          <w:ins w:id="2039"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6F4846E4" w14:textId="77777777" w:rsidR="00060E39" w:rsidRPr="00907C9B" w:rsidRDefault="00060E39" w:rsidP="00060E39">
            <w:pPr>
              <w:spacing w:line="226" w:lineRule="exact"/>
              <w:ind w:left="102"/>
              <w:rPr>
                <w:ins w:id="2040" w:author="2.1RC1" w:date="2013-12-11T22:33:00Z"/>
                <w:spacing w:val="-1"/>
                <w:sz w:val="20"/>
                <w:szCs w:val="20"/>
              </w:rPr>
            </w:pPr>
            <w:ins w:id="2041" w:author="2.1RC1" w:date="2013-12-11T22:33:00Z">
              <w:r w:rsidRPr="00907C9B">
                <w:rPr>
                  <w:sz w:val="20"/>
                  <w:szCs w:val="20"/>
                </w:rPr>
                <w:t>patient</w:t>
              </w:r>
              <w:r>
                <w:rPr>
                  <w:sz w:val="20"/>
                  <w:szCs w:val="20"/>
                </w:rPr>
                <w:t>Id</w:t>
              </w:r>
            </w:ins>
          </w:p>
        </w:tc>
        <w:tc>
          <w:tcPr>
            <w:tcW w:w="1559" w:type="dxa"/>
            <w:tcBorders>
              <w:top w:val="single" w:sz="5" w:space="0" w:color="000000"/>
              <w:left w:val="single" w:sz="5" w:space="0" w:color="000000"/>
              <w:bottom w:val="single" w:sz="5" w:space="0" w:color="000000"/>
              <w:right w:val="single" w:sz="5" w:space="0" w:color="000000"/>
            </w:tcBorders>
          </w:tcPr>
          <w:p w14:paraId="42D48BD8" w14:textId="77777777" w:rsidR="00060E39" w:rsidRPr="00907C9B" w:rsidRDefault="00060E39" w:rsidP="00060E39">
            <w:pPr>
              <w:spacing w:line="226" w:lineRule="exact"/>
              <w:ind w:left="102"/>
              <w:rPr>
                <w:ins w:id="2042" w:author="2.1RC1" w:date="2013-12-11T22:33:00Z"/>
                <w:spacing w:val="-1"/>
                <w:sz w:val="20"/>
                <w:szCs w:val="20"/>
              </w:rPr>
            </w:pPr>
            <w:ins w:id="2043" w:author="2.1RC1" w:date="2013-12-11T22:33:00Z">
              <w:r>
                <w:rPr>
                  <w:spacing w:val="-1"/>
                  <w:sz w:val="20"/>
                  <w:szCs w:val="20"/>
                </w:rPr>
                <w:t>PersonIdType</w:t>
              </w:r>
            </w:ins>
          </w:p>
        </w:tc>
        <w:tc>
          <w:tcPr>
            <w:tcW w:w="3969" w:type="dxa"/>
            <w:tcBorders>
              <w:top w:val="single" w:sz="5" w:space="0" w:color="000000"/>
              <w:left w:val="single" w:sz="5" w:space="0" w:color="000000"/>
              <w:bottom w:val="single" w:sz="5" w:space="0" w:color="000000"/>
              <w:right w:val="single" w:sz="5" w:space="0" w:color="000000"/>
            </w:tcBorders>
          </w:tcPr>
          <w:p w14:paraId="6F05B069" w14:textId="77777777" w:rsidR="00060E39" w:rsidRPr="00F92CFC" w:rsidRDefault="00060E39" w:rsidP="00060E39">
            <w:pPr>
              <w:spacing w:line="226" w:lineRule="exact"/>
              <w:ind w:left="102"/>
              <w:rPr>
                <w:ins w:id="2044" w:author="2.1RC1" w:date="2013-12-11T22:33:00Z"/>
                <w:spacing w:val="-1"/>
                <w:sz w:val="20"/>
                <w:szCs w:val="20"/>
              </w:rPr>
            </w:pPr>
            <w:ins w:id="2045" w:author="2.1RC1" w:date="2013-12-11T22:33:00Z">
              <w:r w:rsidRPr="00F92CFC">
                <w:rPr>
                  <w:spacing w:val="-1"/>
                  <w:sz w:val="20"/>
                  <w:szCs w:val="20"/>
                </w:rPr>
                <w:t xml:space="preserve">Id för patienten. </w:t>
              </w:r>
              <w:r w:rsidRPr="00F92CFC">
                <w:rPr>
                  <w:spacing w:val="-1"/>
                  <w:sz w:val="20"/>
                  <w:szCs w:val="20"/>
                </w:rPr>
                <w:br/>
                <w:t>value sätts till patientens identifierare. Anges med 12 tecken utan avskiljare.</w:t>
              </w:r>
              <w:r w:rsidRPr="00F92CFC">
                <w:rPr>
                  <w:spacing w:val="-1"/>
                  <w:sz w:val="20"/>
                  <w:szCs w:val="20"/>
                </w:rPr>
                <w:br/>
                <w:t xml:space="preserve">Type sätts till OID för typ av identifierare. </w:t>
              </w:r>
              <w:r w:rsidRPr="00F92CFC">
                <w:rPr>
                  <w:spacing w:val="-1"/>
                  <w:sz w:val="20"/>
                  <w:szCs w:val="20"/>
                </w:rPr>
                <w:br/>
                <w:t>För personnummer ska Skatteverkets personnummer (1.2.752.129.2.1.3.1).</w:t>
              </w:r>
              <w:r w:rsidRPr="00F92CFC">
                <w:rPr>
                  <w:spacing w:val="-1"/>
                  <w:sz w:val="20"/>
                  <w:szCs w:val="20"/>
                </w:rPr>
                <w:br/>
                <w:t>För samordningsnummer ska Skatteverkets samordningsnummer (1.2.752.129.2.1.3.3).</w:t>
              </w:r>
              <w:r w:rsidRPr="00F92CFC">
                <w:rPr>
                  <w:spacing w:val="-1"/>
                  <w:sz w:val="20"/>
                  <w:szCs w:val="20"/>
                </w:rPr>
                <w:br/>
                <w:t>För reservnummer används lokalt definierade reservnummet, exempelvis SLL reservnummer (1.2.752.97.3.1.3)</w:t>
              </w:r>
            </w:ins>
          </w:p>
        </w:tc>
        <w:tc>
          <w:tcPr>
            <w:tcW w:w="851" w:type="dxa"/>
            <w:tcBorders>
              <w:top w:val="single" w:sz="5" w:space="0" w:color="000000"/>
              <w:left w:val="single" w:sz="5" w:space="0" w:color="000000"/>
              <w:bottom w:val="single" w:sz="5" w:space="0" w:color="000000"/>
              <w:right w:val="single" w:sz="5" w:space="0" w:color="000000"/>
            </w:tcBorders>
          </w:tcPr>
          <w:p w14:paraId="484DAF45" w14:textId="77777777" w:rsidR="00060E39" w:rsidRPr="00907C9B" w:rsidRDefault="00060E39" w:rsidP="00060E39">
            <w:pPr>
              <w:spacing w:line="229" w:lineRule="exact"/>
              <w:ind w:left="102"/>
              <w:rPr>
                <w:ins w:id="2046" w:author="2.1RC1" w:date="2013-12-11T22:33:00Z"/>
                <w:sz w:val="20"/>
                <w:szCs w:val="20"/>
              </w:rPr>
            </w:pPr>
            <w:ins w:id="2047" w:author="2.1RC1" w:date="2013-12-11T22:33:00Z">
              <w:r w:rsidRPr="00907C9B">
                <w:rPr>
                  <w:sz w:val="20"/>
                  <w:szCs w:val="20"/>
                </w:rPr>
                <w:t>1..1</w:t>
              </w:r>
            </w:ins>
          </w:p>
        </w:tc>
      </w:tr>
      <w:tr w:rsidR="00060E39" w:rsidRPr="00907C9B" w14:paraId="1EA3F8C7" w14:textId="77777777" w:rsidTr="0085393A">
        <w:trPr>
          <w:trHeight w:hRule="exact" w:val="2346"/>
          <w:tblHeader/>
          <w:ins w:id="2048"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1335753C" w14:textId="77777777" w:rsidR="00060E39" w:rsidRPr="00907C9B" w:rsidRDefault="00060E39" w:rsidP="00060E39">
            <w:pPr>
              <w:spacing w:line="226" w:lineRule="exact"/>
              <w:ind w:left="102"/>
              <w:rPr>
                <w:ins w:id="2049" w:author="2.1RC1" w:date="2013-12-11T22:33:00Z"/>
                <w:sz w:val="20"/>
                <w:szCs w:val="20"/>
              </w:rPr>
            </w:pPr>
            <w:ins w:id="2050" w:author="2.1RC1" w:date="2013-12-11T22:33:00Z">
              <w:r w:rsidRPr="00907C9B">
                <w:rPr>
                  <w:sz w:val="20"/>
                  <w:szCs w:val="20"/>
                </w:rPr>
                <w:t>timePeriod</w:t>
              </w:r>
            </w:ins>
          </w:p>
        </w:tc>
        <w:tc>
          <w:tcPr>
            <w:tcW w:w="1559" w:type="dxa"/>
            <w:tcBorders>
              <w:top w:val="single" w:sz="5" w:space="0" w:color="000000"/>
              <w:left w:val="single" w:sz="5" w:space="0" w:color="000000"/>
              <w:bottom w:val="single" w:sz="5" w:space="0" w:color="000000"/>
              <w:right w:val="single" w:sz="5" w:space="0" w:color="000000"/>
            </w:tcBorders>
          </w:tcPr>
          <w:p w14:paraId="04DF2D08" w14:textId="77777777" w:rsidR="00060E39" w:rsidRPr="00907C9B" w:rsidRDefault="00060E39" w:rsidP="00060E39">
            <w:pPr>
              <w:spacing w:line="226" w:lineRule="exact"/>
              <w:ind w:left="102"/>
              <w:rPr>
                <w:ins w:id="2051" w:author="2.1RC1" w:date="2013-12-11T22:33:00Z"/>
                <w:spacing w:val="-1"/>
                <w:sz w:val="20"/>
                <w:szCs w:val="20"/>
              </w:rPr>
            </w:pPr>
            <w:ins w:id="2052" w:author="2.1RC1" w:date="2013-12-11T22:33:00Z">
              <w:r>
                <w:rPr>
                  <w:spacing w:val="-1"/>
                  <w:sz w:val="20"/>
                  <w:szCs w:val="20"/>
                </w:rPr>
                <w:t>DatePeriodType</w:t>
              </w:r>
            </w:ins>
          </w:p>
        </w:tc>
        <w:tc>
          <w:tcPr>
            <w:tcW w:w="3969" w:type="dxa"/>
            <w:tcBorders>
              <w:top w:val="single" w:sz="5" w:space="0" w:color="000000"/>
              <w:left w:val="single" w:sz="5" w:space="0" w:color="000000"/>
              <w:bottom w:val="single" w:sz="5" w:space="0" w:color="000000"/>
              <w:right w:val="single" w:sz="5" w:space="0" w:color="000000"/>
            </w:tcBorders>
          </w:tcPr>
          <w:p w14:paraId="12A619A7" w14:textId="5F55744A" w:rsidR="0085393A" w:rsidRPr="0085393A" w:rsidRDefault="0085393A" w:rsidP="0085393A">
            <w:pPr>
              <w:spacing w:line="229" w:lineRule="exact"/>
              <w:ind w:left="102"/>
              <w:rPr>
                <w:ins w:id="2053" w:author="2.1RC1" w:date="2013-12-11T22:33:00Z"/>
                <w:spacing w:val="-1"/>
                <w:sz w:val="20"/>
                <w:szCs w:val="20"/>
              </w:rPr>
            </w:pPr>
            <w:ins w:id="2054" w:author="2.1RC1" w:date="2013-12-11T22:33:00Z">
              <w:r w:rsidRPr="0085393A">
                <w:rPr>
                  <w:spacing w:val="-1"/>
                  <w:sz w:val="20"/>
                  <w:szCs w:val="20"/>
                </w:rPr>
                <w:t xml:space="preserve">Begränsning av sökningen i tid, vilket innebär att endast svar där </w:t>
              </w:r>
              <w:r>
                <w:rPr>
                  <w:spacing w:val="-1"/>
                  <w:sz w:val="20"/>
                  <w:szCs w:val="20"/>
                </w:rPr>
                <w:t>giltighetsintervallet</w:t>
              </w:r>
              <w:r w:rsidRPr="0085393A">
                <w:rPr>
                  <w:spacing w:val="-1"/>
                  <w:sz w:val="20"/>
                  <w:szCs w:val="20"/>
                </w:rPr>
                <w:t xml:space="preserve"> ligger helt eller delvis inom efterfrågat tidsintervall returneras.</w:t>
              </w:r>
            </w:ins>
          </w:p>
          <w:p w14:paraId="0932DEA8" w14:textId="77777777" w:rsidR="0085393A" w:rsidRPr="0085393A" w:rsidRDefault="0085393A" w:rsidP="0085393A">
            <w:pPr>
              <w:spacing w:line="229" w:lineRule="exact"/>
              <w:ind w:left="102"/>
              <w:rPr>
                <w:ins w:id="2055" w:author="2.1RC1" w:date="2013-12-11T22:33:00Z"/>
                <w:spacing w:val="-1"/>
                <w:sz w:val="20"/>
                <w:szCs w:val="20"/>
              </w:rPr>
            </w:pPr>
            <w:ins w:id="2056" w:author="2.1RC1" w:date="2013-12-11T22:33:00Z">
              <w:r w:rsidRPr="0085393A">
                <w:rPr>
                  <w:spacing w:val="-1"/>
                  <w:sz w:val="20"/>
                  <w:szCs w:val="20"/>
                </w:rPr>
                <w:t xml:space="preserve"> </w:t>
              </w:r>
            </w:ins>
          </w:p>
          <w:p w14:paraId="00CF4229" w14:textId="0232214C" w:rsidR="00787186" w:rsidRPr="00F92CFC" w:rsidRDefault="0085393A" w:rsidP="0085393A">
            <w:pPr>
              <w:spacing w:line="229" w:lineRule="exact"/>
              <w:ind w:left="102"/>
              <w:rPr>
                <w:ins w:id="2057" w:author="2.1RC1" w:date="2013-12-11T22:33:00Z"/>
                <w:sz w:val="20"/>
                <w:szCs w:val="20"/>
              </w:rPr>
            </w:pPr>
            <w:ins w:id="2058" w:author="2.1RC1" w:date="2013-12-11T22:33:00Z">
              <w:r w:rsidRPr="0085393A">
                <w:rPr>
                  <w:spacing w:val="-1"/>
                  <w:sz w:val="20"/>
                  <w:szCs w:val="20"/>
                </w:rPr>
                <w:t>Giltighetsintervallet startar vid validityTimePeriod.start och slutar vid tidigaste datum av obsoleteTime och validityTimePeriod.end om någon av dessa är satta, annars tills vidare</w:t>
              </w:r>
              <w:r>
                <w:rPr>
                  <w:spacing w:val="-1"/>
                  <w:sz w:val="20"/>
                  <w:szCs w:val="20"/>
                </w:rPr>
                <w:t>.</w:t>
              </w:r>
            </w:ins>
          </w:p>
        </w:tc>
        <w:tc>
          <w:tcPr>
            <w:tcW w:w="851" w:type="dxa"/>
            <w:tcBorders>
              <w:top w:val="single" w:sz="5" w:space="0" w:color="000000"/>
              <w:left w:val="single" w:sz="5" w:space="0" w:color="000000"/>
              <w:bottom w:val="single" w:sz="5" w:space="0" w:color="000000"/>
              <w:right w:val="single" w:sz="5" w:space="0" w:color="000000"/>
            </w:tcBorders>
          </w:tcPr>
          <w:p w14:paraId="2A29BF7D" w14:textId="77777777" w:rsidR="00060E39" w:rsidRPr="00907C9B" w:rsidRDefault="00060E39" w:rsidP="00060E39">
            <w:pPr>
              <w:spacing w:line="229" w:lineRule="exact"/>
              <w:ind w:left="102"/>
              <w:rPr>
                <w:ins w:id="2059" w:author="2.1RC1" w:date="2013-12-11T22:33:00Z"/>
                <w:sz w:val="20"/>
                <w:szCs w:val="20"/>
              </w:rPr>
            </w:pPr>
            <w:ins w:id="2060" w:author="2.1RC1" w:date="2013-12-11T22:33:00Z">
              <w:r w:rsidRPr="00907C9B">
                <w:rPr>
                  <w:sz w:val="20"/>
                  <w:szCs w:val="20"/>
                </w:rPr>
                <w:t>0..1</w:t>
              </w:r>
            </w:ins>
          </w:p>
        </w:tc>
      </w:tr>
      <w:tr w:rsidR="00060E39" w:rsidRPr="000A2790" w14:paraId="15390F8D" w14:textId="77777777" w:rsidTr="00507A1C">
        <w:trPr>
          <w:trHeight w:hRule="exact" w:val="287"/>
          <w:tblHeader/>
          <w:ins w:id="2061"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138BAB85" w14:textId="77777777" w:rsidR="00060E39" w:rsidRPr="000A2790" w:rsidRDefault="00060E39" w:rsidP="00060E39">
            <w:pPr>
              <w:spacing w:line="226" w:lineRule="exact"/>
              <w:ind w:left="102"/>
              <w:rPr>
                <w:ins w:id="2062" w:author="2.1RC1" w:date="2013-12-11T22:33:00Z"/>
                <w:sz w:val="20"/>
                <w:szCs w:val="20"/>
              </w:rPr>
            </w:pPr>
            <w:ins w:id="2063" w:author="2.1RC1" w:date="2013-12-11T22:33:00Z">
              <w:r w:rsidRPr="000A2790">
                <w:rPr>
                  <w:sz w:val="20"/>
                  <w:szCs w:val="20"/>
                </w:rPr>
                <w:t>..</w:t>
              </w:r>
              <w:r>
                <w:rPr>
                  <w:sz w:val="20"/>
                  <w:szCs w:val="20"/>
                </w:rPr>
                <w:t>/</w:t>
              </w:r>
              <w:r w:rsidRPr="000A2790">
                <w:rPr>
                  <w:sz w:val="20"/>
                  <w:szCs w:val="20"/>
                </w:rPr>
                <w:t>start</w:t>
              </w:r>
            </w:ins>
          </w:p>
        </w:tc>
        <w:tc>
          <w:tcPr>
            <w:tcW w:w="1559" w:type="dxa"/>
            <w:tcBorders>
              <w:top w:val="single" w:sz="5" w:space="0" w:color="000000"/>
              <w:left w:val="single" w:sz="5" w:space="0" w:color="000000"/>
              <w:bottom w:val="single" w:sz="5" w:space="0" w:color="000000"/>
              <w:right w:val="single" w:sz="5" w:space="0" w:color="000000"/>
            </w:tcBorders>
          </w:tcPr>
          <w:p w14:paraId="703FD881" w14:textId="77777777" w:rsidR="00060E39" w:rsidRPr="000A2790" w:rsidRDefault="00060E39" w:rsidP="00060E39">
            <w:pPr>
              <w:spacing w:line="226" w:lineRule="exact"/>
              <w:ind w:left="102"/>
              <w:rPr>
                <w:ins w:id="2064" w:author="2.1RC1" w:date="2013-12-11T22:33:00Z"/>
                <w:spacing w:val="-1"/>
                <w:sz w:val="20"/>
                <w:szCs w:val="20"/>
              </w:rPr>
            </w:pPr>
            <w:ins w:id="2065" w:author="2.1RC1" w:date="2013-12-11T22:33:00Z">
              <w:r w:rsidRPr="000A2790">
                <w:rPr>
                  <w:spacing w:val="-1"/>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5C61C47C" w14:textId="77777777" w:rsidR="00060E39" w:rsidRPr="000A2790" w:rsidRDefault="00060E39" w:rsidP="00060E39">
            <w:pPr>
              <w:spacing w:line="226" w:lineRule="exact"/>
              <w:ind w:left="102"/>
              <w:rPr>
                <w:ins w:id="2066" w:author="2.1RC1" w:date="2013-12-11T22:33:00Z"/>
                <w:sz w:val="20"/>
                <w:szCs w:val="20"/>
              </w:rPr>
            </w:pPr>
            <w:ins w:id="2067" w:author="2.1RC1" w:date="2013-12-11T22:33:00Z">
              <w:r w:rsidRPr="000A2790">
                <w:rPr>
                  <w:spacing w:val="-1"/>
                  <w:sz w:val="20"/>
                  <w:szCs w:val="20"/>
                </w:rPr>
                <w:t xml:space="preserve">Startdatum. Format </w:t>
              </w:r>
              <w:r>
                <w:rPr>
                  <w:spacing w:val="-1"/>
                  <w:sz w:val="20"/>
                  <w:szCs w:val="20"/>
                </w:rPr>
                <w:t>ÅÅÅÅ</w:t>
              </w:r>
              <w:r w:rsidRPr="000A2790">
                <w:rPr>
                  <w:spacing w:val="-1"/>
                  <w:sz w:val="20"/>
                  <w:szCs w:val="20"/>
                </w:rPr>
                <w:t>MMDD.</w:t>
              </w:r>
            </w:ins>
          </w:p>
        </w:tc>
        <w:tc>
          <w:tcPr>
            <w:tcW w:w="851" w:type="dxa"/>
            <w:tcBorders>
              <w:top w:val="single" w:sz="5" w:space="0" w:color="000000"/>
              <w:left w:val="single" w:sz="5" w:space="0" w:color="000000"/>
              <w:bottom w:val="single" w:sz="5" w:space="0" w:color="000000"/>
              <w:right w:val="single" w:sz="5" w:space="0" w:color="000000"/>
            </w:tcBorders>
          </w:tcPr>
          <w:p w14:paraId="2DBBB5C5" w14:textId="77777777" w:rsidR="00060E39" w:rsidRPr="000A2790" w:rsidRDefault="00060E39" w:rsidP="00060E39">
            <w:pPr>
              <w:spacing w:line="229" w:lineRule="exact"/>
              <w:ind w:left="102"/>
              <w:rPr>
                <w:ins w:id="2068" w:author="2.1RC1" w:date="2013-12-11T22:33:00Z"/>
                <w:sz w:val="20"/>
                <w:szCs w:val="20"/>
              </w:rPr>
            </w:pPr>
            <w:ins w:id="2069" w:author="2.1RC1" w:date="2013-12-11T22:33:00Z">
              <w:r w:rsidRPr="000A2790">
                <w:rPr>
                  <w:sz w:val="20"/>
                  <w:szCs w:val="20"/>
                </w:rPr>
                <w:t>1..1</w:t>
              </w:r>
            </w:ins>
          </w:p>
        </w:tc>
      </w:tr>
      <w:tr w:rsidR="00060E39" w:rsidRPr="000A2790" w14:paraId="43DD6735" w14:textId="77777777" w:rsidTr="00507A1C">
        <w:trPr>
          <w:trHeight w:hRule="exact" w:val="287"/>
          <w:tblHeader/>
          <w:ins w:id="2070"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4916448D" w14:textId="77777777" w:rsidR="00060E39" w:rsidRPr="000A2790" w:rsidRDefault="00060E39" w:rsidP="00060E39">
            <w:pPr>
              <w:spacing w:line="226" w:lineRule="exact"/>
              <w:ind w:left="102"/>
              <w:rPr>
                <w:ins w:id="2071" w:author="2.1RC1" w:date="2013-12-11T22:33:00Z"/>
                <w:sz w:val="20"/>
                <w:szCs w:val="20"/>
              </w:rPr>
            </w:pPr>
            <w:ins w:id="2072" w:author="2.1RC1" w:date="2013-12-11T22:33:00Z">
              <w:r w:rsidRPr="000A2790">
                <w:rPr>
                  <w:sz w:val="20"/>
                  <w:szCs w:val="20"/>
                </w:rPr>
                <w:t>.</w:t>
              </w:r>
              <w:r>
                <w:rPr>
                  <w:sz w:val="20"/>
                  <w:szCs w:val="20"/>
                </w:rPr>
                <w:t>./</w:t>
              </w:r>
              <w:r w:rsidRPr="000A2790">
                <w:rPr>
                  <w:sz w:val="20"/>
                  <w:szCs w:val="20"/>
                </w:rPr>
                <w:t>end</w:t>
              </w:r>
            </w:ins>
          </w:p>
        </w:tc>
        <w:tc>
          <w:tcPr>
            <w:tcW w:w="1559" w:type="dxa"/>
            <w:tcBorders>
              <w:top w:val="single" w:sz="5" w:space="0" w:color="000000"/>
              <w:left w:val="single" w:sz="5" w:space="0" w:color="000000"/>
              <w:bottom w:val="single" w:sz="5" w:space="0" w:color="000000"/>
              <w:right w:val="single" w:sz="5" w:space="0" w:color="000000"/>
            </w:tcBorders>
          </w:tcPr>
          <w:p w14:paraId="7650B521" w14:textId="77777777" w:rsidR="00060E39" w:rsidRPr="000A2790" w:rsidRDefault="00060E39" w:rsidP="00060E39">
            <w:pPr>
              <w:spacing w:line="226" w:lineRule="exact"/>
              <w:ind w:left="102"/>
              <w:rPr>
                <w:ins w:id="2073" w:author="2.1RC1" w:date="2013-12-11T22:33:00Z"/>
                <w:spacing w:val="-1"/>
                <w:sz w:val="20"/>
                <w:szCs w:val="20"/>
              </w:rPr>
            </w:pPr>
            <w:ins w:id="2074" w:author="2.1RC1" w:date="2013-12-11T22:33:00Z">
              <w:r w:rsidRPr="000A2790">
                <w:rPr>
                  <w:spacing w:val="-1"/>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1141A003" w14:textId="77777777" w:rsidR="00060E39" w:rsidRPr="000A2790" w:rsidRDefault="00060E39" w:rsidP="00060E39">
            <w:pPr>
              <w:spacing w:line="226" w:lineRule="exact"/>
              <w:ind w:left="102"/>
              <w:rPr>
                <w:ins w:id="2075" w:author="2.1RC1" w:date="2013-12-11T22:33:00Z"/>
                <w:sz w:val="20"/>
                <w:szCs w:val="20"/>
              </w:rPr>
            </w:pPr>
            <w:ins w:id="2076" w:author="2.1RC1" w:date="2013-12-11T22:33:00Z">
              <w:r w:rsidRPr="000A2790">
                <w:rPr>
                  <w:spacing w:val="-1"/>
                  <w:sz w:val="20"/>
                  <w:szCs w:val="20"/>
                </w:rPr>
                <w:t xml:space="preserve">Slutdatum. Format </w:t>
              </w:r>
              <w:r>
                <w:rPr>
                  <w:spacing w:val="-1"/>
                  <w:sz w:val="20"/>
                  <w:szCs w:val="20"/>
                </w:rPr>
                <w:t>ÅÅÅÅ</w:t>
              </w:r>
              <w:r w:rsidRPr="000A2790">
                <w:rPr>
                  <w:spacing w:val="-1"/>
                  <w:sz w:val="20"/>
                  <w:szCs w:val="20"/>
                </w:rPr>
                <w:t>MMDD.</w:t>
              </w:r>
            </w:ins>
          </w:p>
        </w:tc>
        <w:tc>
          <w:tcPr>
            <w:tcW w:w="851" w:type="dxa"/>
            <w:tcBorders>
              <w:top w:val="single" w:sz="5" w:space="0" w:color="000000"/>
              <w:left w:val="single" w:sz="5" w:space="0" w:color="000000"/>
              <w:bottom w:val="single" w:sz="5" w:space="0" w:color="000000"/>
              <w:right w:val="single" w:sz="5" w:space="0" w:color="000000"/>
            </w:tcBorders>
          </w:tcPr>
          <w:p w14:paraId="1DA451A8" w14:textId="77777777" w:rsidR="00060E39" w:rsidRPr="000A2790" w:rsidRDefault="00060E39" w:rsidP="00060E39">
            <w:pPr>
              <w:spacing w:line="229" w:lineRule="exact"/>
              <w:ind w:left="102"/>
              <w:rPr>
                <w:ins w:id="2077" w:author="2.1RC1" w:date="2013-12-11T22:33:00Z"/>
                <w:sz w:val="20"/>
                <w:szCs w:val="20"/>
              </w:rPr>
            </w:pPr>
            <w:ins w:id="2078" w:author="2.1RC1" w:date="2013-12-11T22:33:00Z">
              <w:r w:rsidRPr="000A2790">
                <w:rPr>
                  <w:sz w:val="20"/>
                  <w:szCs w:val="20"/>
                </w:rPr>
                <w:t>1..1</w:t>
              </w:r>
            </w:ins>
          </w:p>
        </w:tc>
      </w:tr>
      <w:tr w:rsidR="00060E39" w:rsidRPr="00907C9B" w14:paraId="5E5EE2F1" w14:textId="77777777" w:rsidTr="00507A1C">
        <w:trPr>
          <w:trHeight w:hRule="exact" w:val="503"/>
          <w:tblHeader/>
          <w:ins w:id="2079"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1FCD398B" w14:textId="77777777" w:rsidR="00060E39" w:rsidRPr="000A2790" w:rsidRDefault="00060E39" w:rsidP="00060E39">
            <w:pPr>
              <w:spacing w:line="226" w:lineRule="exact"/>
              <w:ind w:left="102"/>
              <w:rPr>
                <w:ins w:id="2080" w:author="2.1RC1" w:date="2013-12-11T22:33:00Z"/>
                <w:sz w:val="20"/>
                <w:szCs w:val="20"/>
              </w:rPr>
            </w:pPr>
            <w:ins w:id="2081" w:author="2.1RC1" w:date="2013-12-11T22:33:00Z">
              <w:r w:rsidRPr="000A2790">
                <w:rPr>
                  <w:sz w:val="20"/>
                  <w:szCs w:val="20"/>
                </w:rPr>
                <w:lastRenderedPageBreak/>
                <w:t>sourceSystemHSAId</w:t>
              </w:r>
            </w:ins>
          </w:p>
        </w:tc>
        <w:tc>
          <w:tcPr>
            <w:tcW w:w="1559" w:type="dxa"/>
            <w:tcBorders>
              <w:top w:val="single" w:sz="5" w:space="0" w:color="000000"/>
              <w:left w:val="single" w:sz="5" w:space="0" w:color="000000"/>
              <w:bottom w:val="single" w:sz="5" w:space="0" w:color="000000"/>
              <w:right w:val="single" w:sz="5" w:space="0" w:color="000000"/>
            </w:tcBorders>
          </w:tcPr>
          <w:p w14:paraId="1F254272" w14:textId="77777777" w:rsidR="00060E39" w:rsidRPr="000A2790" w:rsidRDefault="00060E39" w:rsidP="00060E39">
            <w:pPr>
              <w:spacing w:line="226" w:lineRule="exact"/>
              <w:ind w:left="102"/>
              <w:rPr>
                <w:ins w:id="2082" w:author="2.1RC1" w:date="2013-12-11T22:33:00Z"/>
                <w:spacing w:val="-1"/>
                <w:sz w:val="20"/>
                <w:szCs w:val="20"/>
              </w:rPr>
            </w:pPr>
            <w:ins w:id="2083" w:author="2.1RC1" w:date="2013-12-11T22:33:00Z">
              <w:r w:rsidRPr="000A2790">
                <w:rPr>
                  <w:spacing w:val="-1"/>
                  <w:sz w:val="20"/>
                  <w:szCs w:val="20"/>
                </w:rPr>
                <w:t>HSAIdType</w:t>
              </w:r>
            </w:ins>
          </w:p>
        </w:tc>
        <w:tc>
          <w:tcPr>
            <w:tcW w:w="3969" w:type="dxa"/>
            <w:tcBorders>
              <w:top w:val="single" w:sz="5" w:space="0" w:color="000000"/>
              <w:left w:val="single" w:sz="5" w:space="0" w:color="000000"/>
              <w:bottom w:val="single" w:sz="5" w:space="0" w:color="000000"/>
              <w:right w:val="single" w:sz="5" w:space="0" w:color="000000"/>
            </w:tcBorders>
          </w:tcPr>
          <w:p w14:paraId="7372C4AF" w14:textId="77777777" w:rsidR="00060E39" w:rsidRPr="00F92CFC" w:rsidRDefault="00060E39" w:rsidP="00060E39">
            <w:pPr>
              <w:spacing w:line="226" w:lineRule="exact"/>
              <w:ind w:left="102"/>
              <w:rPr>
                <w:ins w:id="2084" w:author="2.1RC1" w:date="2013-12-11T22:33:00Z"/>
                <w:sz w:val="20"/>
                <w:szCs w:val="20"/>
              </w:rPr>
            </w:pPr>
            <w:ins w:id="2085" w:author="2.1RC1" w:date="2013-12-11T22:33:00Z">
              <w:r w:rsidRPr="00F92CFC">
                <w:rPr>
                  <w:sz w:val="20"/>
                  <w:szCs w:val="20"/>
                </w:rPr>
                <w:t xml:space="preserve">Begränsar sökningen till dokument som är skapade i angivet system. </w:t>
              </w:r>
            </w:ins>
          </w:p>
          <w:p w14:paraId="14F07366" w14:textId="77777777" w:rsidR="00060E39" w:rsidRPr="00F92CFC" w:rsidRDefault="00060E39" w:rsidP="00060E39">
            <w:pPr>
              <w:spacing w:line="226" w:lineRule="exact"/>
              <w:ind w:left="102"/>
              <w:rPr>
                <w:ins w:id="2086" w:author="2.1RC1" w:date="2013-12-11T22:33:00Z"/>
                <w:sz w:val="20"/>
                <w:szCs w:val="20"/>
              </w:rPr>
            </w:pPr>
          </w:p>
          <w:p w14:paraId="6787D36A" w14:textId="77777777" w:rsidR="00060E39" w:rsidRPr="00F92CFC" w:rsidRDefault="00060E39" w:rsidP="00060E39">
            <w:pPr>
              <w:spacing w:line="226" w:lineRule="exact"/>
              <w:ind w:left="102"/>
              <w:rPr>
                <w:ins w:id="2087" w:author="2.1RC1" w:date="2013-12-11T22:33:00Z"/>
                <w:sz w:val="20"/>
                <w:szCs w:val="20"/>
              </w:rPr>
            </w:pPr>
            <w:ins w:id="2088" w:author="2.1RC1" w:date="2013-12-11T22:33:00Z">
              <w:r w:rsidRPr="00F92CFC">
                <w:rPr>
                  <w:sz w:val="20"/>
                  <w:szCs w:val="20"/>
                </w:rPr>
                <w:t>Värdet på detta fält måste överensstämma med värdet på logicalAddress i anropets tekniska kuvertering (ex. SOAP-header).</w:t>
              </w:r>
            </w:ins>
          </w:p>
          <w:p w14:paraId="60C66EA9" w14:textId="77777777" w:rsidR="00060E39" w:rsidRPr="00F92CFC" w:rsidRDefault="00060E39" w:rsidP="00060E39">
            <w:pPr>
              <w:spacing w:line="226" w:lineRule="exact"/>
              <w:ind w:left="102"/>
              <w:rPr>
                <w:ins w:id="2089" w:author="2.1RC1" w:date="2013-12-11T22:33:00Z"/>
                <w:spacing w:val="-1"/>
                <w:sz w:val="20"/>
                <w:szCs w:val="20"/>
              </w:rPr>
            </w:pPr>
          </w:p>
          <w:p w14:paraId="37902B7A" w14:textId="77777777" w:rsidR="00060E39" w:rsidRPr="00F92CFC" w:rsidRDefault="00060E39" w:rsidP="00060E39">
            <w:pPr>
              <w:spacing w:line="226" w:lineRule="exact"/>
              <w:ind w:left="102"/>
              <w:rPr>
                <w:ins w:id="2090" w:author="2.1RC1" w:date="2013-12-11T22:33:00Z"/>
                <w:sz w:val="20"/>
                <w:szCs w:val="20"/>
              </w:rPr>
            </w:pPr>
            <w:ins w:id="2091" w:author="2.1RC1" w:date="2013-12-11T22:33:00Z">
              <w:r w:rsidRPr="00F92CFC">
                <w:rPr>
                  <w:sz w:val="20"/>
                  <w:szCs w:val="20"/>
                </w:rPr>
                <w:t>Det innebär i praktiken att aggregerande tjänster inte används när detta fält anges.</w:t>
              </w:r>
            </w:ins>
          </w:p>
          <w:p w14:paraId="30E0B83E" w14:textId="77777777" w:rsidR="00060E39" w:rsidRPr="00F92CFC" w:rsidRDefault="00060E39" w:rsidP="00060E39">
            <w:pPr>
              <w:spacing w:line="226" w:lineRule="exact"/>
              <w:ind w:left="102"/>
              <w:rPr>
                <w:ins w:id="2092" w:author="2.1RC1" w:date="2013-12-11T22:33:00Z"/>
                <w:sz w:val="20"/>
                <w:szCs w:val="20"/>
              </w:rPr>
            </w:pPr>
          </w:p>
          <w:p w14:paraId="380902F5" w14:textId="77777777" w:rsidR="00060E39" w:rsidRPr="00F92CFC" w:rsidRDefault="00060E39" w:rsidP="00060E39">
            <w:pPr>
              <w:spacing w:line="229" w:lineRule="exact"/>
              <w:ind w:left="102"/>
              <w:rPr>
                <w:ins w:id="2093" w:author="2.1RC1" w:date="2013-12-11T22:33:00Z"/>
                <w:sz w:val="20"/>
                <w:szCs w:val="20"/>
              </w:rPr>
            </w:pPr>
            <w:ins w:id="2094" w:author="2.1RC1" w:date="2013-12-11T22:33:00Z">
              <w:r w:rsidRPr="00F92CFC">
                <w:rPr>
                  <w:sz w:val="20"/>
                  <w:szCs w:val="20"/>
                </w:rPr>
                <w:t>Fältet är tvingande om careContactId angivits.</w:t>
              </w:r>
            </w:ins>
          </w:p>
        </w:tc>
        <w:tc>
          <w:tcPr>
            <w:tcW w:w="851" w:type="dxa"/>
            <w:tcBorders>
              <w:top w:val="single" w:sz="5" w:space="0" w:color="000000"/>
              <w:left w:val="single" w:sz="5" w:space="0" w:color="000000"/>
              <w:bottom w:val="single" w:sz="5" w:space="0" w:color="000000"/>
              <w:right w:val="single" w:sz="5" w:space="0" w:color="000000"/>
            </w:tcBorders>
          </w:tcPr>
          <w:p w14:paraId="4CC34213" w14:textId="77777777" w:rsidR="00060E39" w:rsidRPr="005F1D2D" w:rsidRDefault="00060E39" w:rsidP="00060E39">
            <w:pPr>
              <w:spacing w:line="229" w:lineRule="exact"/>
              <w:ind w:left="102"/>
              <w:rPr>
                <w:ins w:id="2095" w:author="2.1RC1" w:date="2013-12-11T22:33:00Z"/>
                <w:sz w:val="20"/>
                <w:szCs w:val="20"/>
              </w:rPr>
            </w:pPr>
            <w:ins w:id="2096" w:author="2.1RC1" w:date="2013-12-11T22:33:00Z">
              <w:r w:rsidRPr="005F1D2D">
                <w:rPr>
                  <w:sz w:val="20"/>
                  <w:szCs w:val="20"/>
                </w:rPr>
                <w:t>0..1</w:t>
              </w:r>
            </w:ins>
          </w:p>
          <w:p w14:paraId="79CAC145" w14:textId="77777777" w:rsidR="00060E39" w:rsidRPr="005F1D2D" w:rsidRDefault="00060E39" w:rsidP="00060E39">
            <w:pPr>
              <w:spacing w:line="229" w:lineRule="exact"/>
              <w:ind w:left="102"/>
              <w:rPr>
                <w:ins w:id="2097" w:author="2.1RC1" w:date="2013-12-11T22:33:00Z"/>
                <w:sz w:val="20"/>
                <w:szCs w:val="20"/>
              </w:rPr>
            </w:pPr>
          </w:p>
          <w:p w14:paraId="72656342" w14:textId="77777777" w:rsidR="00060E39" w:rsidRPr="005F1D2D" w:rsidRDefault="00060E39" w:rsidP="00060E39">
            <w:pPr>
              <w:spacing w:line="229" w:lineRule="exact"/>
              <w:ind w:left="102"/>
              <w:rPr>
                <w:ins w:id="2098" w:author="2.1RC1" w:date="2013-12-11T22:33:00Z"/>
                <w:sz w:val="20"/>
                <w:szCs w:val="20"/>
              </w:rPr>
            </w:pPr>
          </w:p>
          <w:p w14:paraId="369DCA19" w14:textId="77777777" w:rsidR="00060E39" w:rsidRPr="00907C9B" w:rsidRDefault="00060E39" w:rsidP="00060E39">
            <w:pPr>
              <w:spacing w:line="229" w:lineRule="exact"/>
              <w:ind w:left="102"/>
              <w:rPr>
                <w:ins w:id="2099" w:author="2.1RC1" w:date="2013-12-11T22:33:00Z"/>
                <w:sz w:val="20"/>
                <w:szCs w:val="20"/>
              </w:rPr>
            </w:pPr>
          </w:p>
        </w:tc>
      </w:tr>
      <w:tr w:rsidR="00060E39" w:rsidRPr="00907C9B" w14:paraId="24F16812" w14:textId="77777777" w:rsidTr="0085393A">
        <w:trPr>
          <w:trHeight w:hRule="exact" w:val="850"/>
          <w:tblHeader/>
          <w:ins w:id="2100"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79352ACA" w14:textId="77777777" w:rsidR="00060E39" w:rsidRPr="00907C9B" w:rsidRDefault="00060E39" w:rsidP="00060E39">
            <w:pPr>
              <w:spacing w:line="226" w:lineRule="exact"/>
              <w:ind w:left="102"/>
              <w:rPr>
                <w:ins w:id="2101" w:author="2.1RC1" w:date="2013-12-11T22:33:00Z"/>
                <w:b/>
                <w:sz w:val="20"/>
                <w:szCs w:val="20"/>
              </w:rPr>
            </w:pPr>
            <w:ins w:id="2102" w:author="2.1RC1" w:date="2013-12-11T22:33:00Z">
              <w:r w:rsidRPr="005F1D2D">
                <w:rPr>
                  <w:sz w:val="20"/>
                  <w:szCs w:val="20"/>
                </w:rPr>
                <w:t>careContactId</w:t>
              </w:r>
            </w:ins>
          </w:p>
        </w:tc>
        <w:tc>
          <w:tcPr>
            <w:tcW w:w="1559" w:type="dxa"/>
            <w:tcBorders>
              <w:top w:val="single" w:sz="5" w:space="0" w:color="000000"/>
              <w:left w:val="single" w:sz="5" w:space="0" w:color="000000"/>
              <w:bottom w:val="single" w:sz="5" w:space="0" w:color="000000"/>
              <w:right w:val="single" w:sz="5" w:space="0" w:color="000000"/>
            </w:tcBorders>
          </w:tcPr>
          <w:p w14:paraId="07B76F2A" w14:textId="77777777" w:rsidR="00060E39" w:rsidRPr="00907C9B" w:rsidRDefault="00060E39" w:rsidP="00060E39">
            <w:pPr>
              <w:spacing w:line="226" w:lineRule="exact"/>
              <w:ind w:left="102"/>
              <w:rPr>
                <w:ins w:id="2103" w:author="2.1RC1" w:date="2013-12-11T22:33:00Z"/>
              </w:rPr>
            </w:pPr>
            <w:ins w:id="2104" w:author="2.1RC1" w:date="2013-12-11T22:33:00Z">
              <w:r>
                <w:rPr>
                  <w:spacing w:val="-1"/>
                  <w:sz w:val="20"/>
                  <w:szCs w:val="20"/>
                </w:rPr>
                <w:t>s</w:t>
              </w:r>
              <w:r w:rsidRPr="005F1D2D">
                <w:rPr>
                  <w:spacing w:val="-1"/>
                  <w:sz w:val="20"/>
                  <w:szCs w:val="20"/>
                </w:rPr>
                <w:t>tring</w:t>
              </w:r>
            </w:ins>
          </w:p>
        </w:tc>
        <w:tc>
          <w:tcPr>
            <w:tcW w:w="3969" w:type="dxa"/>
            <w:tcBorders>
              <w:top w:val="single" w:sz="5" w:space="0" w:color="000000"/>
              <w:left w:val="single" w:sz="5" w:space="0" w:color="000000"/>
              <w:bottom w:val="single" w:sz="5" w:space="0" w:color="000000"/>
              <w:right w:val="single" w:sz="5" w:space="0" w:color="000000"/>
            </w:tcBorders>
          </w:tcPr>
          <w:p w14:paraId="23304167" w14:textId="77777777" w:rsidR="00060E39" w:rsidRPr="00F92CFC" w:rsidRDefault="00060E39" w:rsidP="00060E39">
            <w:pPr>
              <w:spacing w:line="229" w:lineRule="exact"/>
              <w:ind w:left="102"/>
              <w:rPr>
                <w:ins w:id="2105" w:author="2.1RC1" w:date="2013-12-11T22:33:00Z"/>
                <w:spacing w:val="-1"/>
                <w:sz w:val="20"/>
                <w:szCs w:val="20"/>
              </w:rPr>
            </w:pPr>
            <w:ins w:id="2106" w:author="2.1RC1" w:date="2013-12-11T22:33:00Z">
              <w:r w:rsidRPr="00F92CFC">
                <w:rPr>
                  <w:spacing w:val="-1"/>
                  <w:sz w:val="20"/>
                  <w:szCs w:val="20"/>
                </w:rPr>
                <w:t>Begränsar sökningen till den vård- och omsorgskontakt där den vårdbegäran som låg till grund för laboratoriesvaret skapades.</w:t>
              </w:r>
            </w:ins>
          </w:p>
          <w:p w14:paraId="0D49C72A" w14:textId="77777777" w:rsidR="00060E39" w:rsidRPr="00F92CFC" w:rsidRDefault="00060E39" w:rsidP="00060E39">
            <w:pPr>
              <w:spacing w:line="229" w:lineRule="exact"/>
              <w:ind w:left="102"/>
              <w:rPr>
                <w:ins w:id="2107" w:author="2.1RC1" w:date="2013-12-11T22:33:00Z"/>
              </w:rPr>
            </w:pPr>
          </w:p>
        </w:tc>
        <w:tc>
          <w:tcPr>
            <w:tcW w:w="851" w:type="dxa"/>
            <w:tcBorders>
              <w:top w:val="single" w:sz="5" w:space="0" w:color="000000"/>
              <w:left w:val="single" w:sz="5" w:space="0" w:color="000000"/>
              <w:bottom w:val="single" w:sz="5" w:space="0" w:color="000000"/>
              <w:right w:val="single" w:sz="5" w:space="0" w:color="000000"/>
            </w:tcBorders>
          </w:tcPr>
          <w:p w14:paraId="626A5951" w14:textId="77777777" w:rsidR="00060E39" w:rsidRPr="00907C9B" w:rsidRDefault="00060E39" w:rsidP="00060E39">
            <w:pPr>
              <w:spacing w:line="229" w:lineRule="exact"/>
              <w:ind w:left="102"/>
              <w:rPr>
                <w:ins w:id="2108" w:author="2.1RC1" w:date="2013-12-11T22:33:00Z"/>
              </w:rPr>
            </w:pPr>
            <w:ins w:id="2109" w:author="2.1RC1" w:date="2013-12-11T22:33:00Z">
              <w:r w:rsidRPr="005F1D2D">
                <w:rPr>
                  <w:sz w:val="20"/>
                  <w:szCs w:val="20"/>
                </w:rPr>
                <w:t>0..*</w:t>
              </w:r>
            </w:ins>
          </w:p>
        </w:tc>
      </w:tr>
      <w:tr w:rsidR="00060E39" w14:paraId="43A51BBB" w14:textId="77777777" w:rsidTr="00507A1C">
        <w:trPr>
          <w:trHeight w:hRule="exact" w:val="277"/>
          <w:tblHeader/>
          <w:ins w:id="2110" w:author="2.1RC1" w:date="2013-12-11T22:33:00Z"/>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3246BD" w14:textId="77777777" w:rsidR="00060E39" w:rsidRDefault="00060E39" w:rsidP="00060E39">
            <w:pPr>
              <w:spacing w:line="226" w:lineRule="exact"/>
              <w:ind w:left="102"/>
              <w:rPr>
                <w:ins w:id="2111" w:author="2.1RC1" w:date="2013-12-11T22:33:00Z"/>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FD0B673" w14:textId="77777777" w:rsidR="00060E39" w:rsidRDefault="00060E39" w:rsidP="00060E39">
            <w:pPr>
              <w:spacing w:line="226" w:lineRule="exact"/>
              <w:ind w:left="102"/>
              <w:rPr>
                <w:ins w:id="2112" w:author="2.1RC1" w:date="2013-12-11T22:33:00Z"/>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4F421EF" w14:textId="77777777" w:rsidR="00060E39" w:rsidRDefault="00060E39" w:rsidP="00060E39">
            <w:pPr>
              <w:spacing w:line="229" w:lineRule="exact"/>
              <w:ind w:left="102"/>
              <w:rPr>
                <w:ins w:id="2113" w:author="2.1RC1" w:date="2013-12-11T22:33:00Z"/>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4C6A498" w14:textId="77777777" w:rsidR="00060E39" w:rsidRDefault="00060E39" w:rsidP="00060E39">
            <w:pPr>
              <w:spacing w:line="229" w:lineRule="exact"/>
              <w:ind w:left="102"/>
              <w:rPr>
                <w:ins w:id="2114" w:author="2.1RC1" w:date="2013-12-11T22:33:00Z"/>
                <w:sz w:val="20"/>
                <w:szCs w:val="20"/>
              </w:rPr>
            </w:pPr>
          </w:p>
        </w:tc>
      </w:tr>
      <w:tr w:rsidR="00060E39" w14:paraId="1872C184" w14:textId="77777777" w:rsidTr="00507A1C">
        <w:trPr>
          <w:trHeight w:hRule="exact" w:val="277"/>
          <w:tblHeader/>
          <w:ins w:id="2115" w:author="2.1RC1" w:date="2013-12-11T22:33:00Z"/>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5BDD6" w14:textId="77777777" w:rsidR="00060E39" w:rsidRDefault="00060E39" w:rsidP="00060E39">
            <w:pPr>
              <w:spacing w:line="226" w:lineRule="exact"/>
              <w:ind w:left="102"/>
              <w:rPr>
                <w:ins w:id="2116" w:author="2.1RC1" w:date="2013-12-11T22:33:00Z"/>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2F0799C" w14:textId="77777777" w:rsidR="00060E39" w:rsidRDefault="00060E39" w:rsidP="00060E39">
            <w:pPr>
              <w:spacing w:line="226" w:lineRule="exact"/>
              <w:ind w:left="102"/>
              <w:rPr>
                <w:ins w:id="2117" w:author="2.1RC1" w:date="2013-12-11T22:33:00Z"/>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E76185C" w14:textId="77777777" w:rsidR="00060E39" w:rsidRDefault="00060E39" w:rsidP="00060E39">
            <w:pPr>
              <w:spacing w:line="229" w:lineRule="exact"/>
              <w:ind w:left="102"/>
              <w:rPr>
                <w:ins w:id="2118" w:author="2.1RC1" w:date="2013-12-11T22:33:00Z"/>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3914E3A" w14:textId="77777777" w:rsidR="00060E39" w:rsidRDefault="00060E39" w:rsidP="00060E39">
            <w:pPr>
              <w:spacing w:line="229" w:lineRule="exact"/>
              <w:ind w:left="102"/>
              <w:rPr>
                <w:ins w:id="2119" w:author="2.1RC1" w:date="2013-12-11T22:33:00Z"/>
                <w:sz w:val="20"/>
                <w:szCs w:val="20"/>
              </w:rPr>
            </w:pPr>
          </w:p>
        </w:tc>
      </w:tr>
      <w:tr w:rsidR="00060E39" w14:paraId="64DFC6E9" w14:textId="77777777" w:rsidTr="00507A1C">
        <w:trPr>
          <w:trHeight w:hRule="exact" w:val="285"/>
          <w:tblHeader/>
          <w:ins w:id="2120"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0576B282" w14:textId="77777777" w:rsidR="00060E39" w:rsidRDefault="00060E39" w:rsidP="00060E39">
            <w:pPr>
              <w:spacing w:line="226" w:lineRule="exact"/>
              <w:ind w:left="102"/>
              <w:rPr>
                <w:ins w:id="2121" w:author="2.1RC1" w:date="2013-12-11T22:33:00Z"/>
                <w:sz w:val="20"/>
                <w:szCs w:val="20"/>
              </w:rPr>
            </w:pPr>
            <w:ins w:id="2122" w:author="2.1RC1" w:date="2013-12-11T22:33:00Z">
              <w:r w:rsidRPr="00907C9B">
                <w:rPr>
                  <w:b/>
                  <w:sz w:val="20"/>
                  <w:szCs w:val="20"/>
                </w:rPr>
                <w:t>Sv</w:t>
              </w:r>
              <w:r w:rsidRPr="00907C9B">
                <w:rPr>
                  <w:b/>
                  <w:spacing w:val="-1"/>
                  <w:sz w:val="20"/>
                  <w:szCs w:val="20"/>
                </w:rPr>
                <w:t>a</w:t>
              </w:r>
              <w:r w:rsidRPr="00907C9B">
                <w:rPr>
                  <w:b/>
                  <w:sz w:val="20"/>
                  <w:szCs w:val="20"/>
                </w:rPr>
                <w:t>r</w:t>
              </w:r>
            </w:ins>
          </w:p>
        </w:tc>
        <w:tc>
          <w:tcPr>
            <w:tcW w:w="1559" w:type="dxa"/>
            <w:tcBorders>
              <w:top w:val="single" w:sz="5" w:space="0" w:color="000000"/>
              <w:left w:val="single" w:sz="5" w:space="0" w:color="000000"/>
              <w:bottom w:val="single" w:sz="5" w:space="0" w:color="000000"/>
              <w:right w:val="single" w:sz="5" w:space="0" w:color="000000"/>
            </w:tcBorders>
          </w:tcPr>
          <w:p w14:paraId="35AAD8A1" w14:textId="77777777" w:rsidR="00060E39" w:rsidRPr="00B43AC4" w:rsidRDefault="00060E39" w:rsidP="00060E39">
            <w:pPr>
              <w:rPr>
                <w:ins w:id="2123" w:author="2.1RC1" w:date="2013-12-11T22:33:00Z"/>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6456330" w14:textId="77777777" w:rsidR="00060E39" w:rsidRDefault="00060E39" w:rsidP="00060E39">
            <w:pPr>
              <w:rPr>
                <w:ins w:id="2124" w:author="2.1RC1" w:date="2013-12-11T22:33:00Z"/>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FB2C4F" w14:textId="77777777" w:rsidR="00060E39" w:rsidRDefault="00060E39" w:rsidP="00060E39">
            <w:pPr>
              <w:rPr>
                <w:ins w:id="2125" w:author="2.1RC1" w:date="2013-12-11T22:33:00Z"/>
                <w:sz w:val="20"/>
                <w:szCs w:val="20"/>
              </w:rPr>
            </w:pPr>
          </w:p>
        </w:tc>
      </w:tr>
      <w:tr w:rsidR="00060E39" w:rsidRPr="00907C9B" w14:paraId="1D61884C" w14:textId="77777777" w:rsidTr="00507A1C">
        <w:trPr>
          <w:trHeight w:hRule="exact" w:val="495"/>
          <w:tblHeader/>
          <w:ins w:id="2126"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77DECE47" w14:textId="77777777" w:rsidR="00060E39" w:rsidRPr="00907C9B" w:rsidRDefault="00060E39" w:rsidP="00060E39">
            <w:pPr>
              <w:spacing w:line="229" w:lineRule="exact"/>
              <w:rPr>
                <w:ins w:id="2127" w:author="2.1RC1" w:date="2013-12-11T22:33:00Z"/>
                <w:sz w:val="20"/>
                <w:szCs w:val="20"/>
              </w:rPr>
            </w:pPr>
            <w:ins w:id="2128" w:author="2.1RC1" w:date="2013-12-11T22:33:00Z">
              <w:r>
                <w:rPr>
                  <w:sz w:val="20"/>
                  <w:szCs w:val="20"/>
                </w:rPr>
                <w:t xml:space="preserve"> alertInformation</w:t>
              </w:r>
            </w:ins>
          </w:p>
          <w:p w14:paraId="399C80BD" w14:textId="77777777" w:rsidR="00060E39" w:rsidRPr="00907C9B" w:rsidRDefault="00060E39" w:rsidP="00060E39">
            <w:pPr>
              <w:spacing w:line="226" w:lineRule="exact"/>
              <w:ind w:left="102"/>
              <w:rPr>
                <w:ins w:id="2129" w:author="2.1RC1" w:date="2013-12-11T22:33:00Z"/>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403B1BF" w14:textId="77777777" w:rsidR="00060E39" w:rsidRPr="00907C9B" w:rsidRDefault="00060E39" w:rsidP="00060E39">
            <w:pPr>
              <w:spacing w:line="229" w:lineRule="exact"/>
              <w:ind w:left="102"/>
              <w:rPr>
                <w:ins w:id="2130" w:author="2.1RC1" w:date="2013-12-11T22:33:00Z"/>
                <w:sz w:val="20"/>
                <w:szCs w:val="20"/>
              </w:rPr>
            </w:pPr>
            <w:ins w:id="2131" w:author="2.1RC1" w:date="2013-12-11T22:33:00Z">
              <w:r>
                <w:rPr>
                  <w:sz w:val="20"/>
                  <w:szCs w:val="20"/>
                </w:rPr>
                <w:t>AlertInformationType</w:t>
              </w:r>
            </w:ins>
          </w:p>
        </w:tc>
        <w:tc>
          <w:tcPr>
            <w:tcW w:w="3969" w:type="dxa"/>
            <w:tcBorders>
              <w:top w:val="single" w:sz="5" w:space="0" w:color="000000"/>
              <w:left w:val="single" w:sz="5" w:space="0" w:color="000000"/>
              <w:bottom w:val="single" w:sz="5" w:space="0" w:color="000000"/>
              <w:right w:val="single" w:sz="5" w:space="0" w:color="000000"/>
            </w:tcBorders>
          </w:tcPr>
          <w:p w14:paraId="5CC6B31E" w14:textId="77777777" w:rsidR="00060E39" w:rsidRPr="00166A0E" w:rsidRDefault="00060E39" w:rsidP="00060E39">
            <w:pPr>
              <w:spacing w:line="229" w:lineRule="exact"/>
              <w:ind w:left="102"/>
              <w:rPr>
                <w:ins w:id="2132" w:author="2.1RC1" w:date="2013-12-11T22:33:00Z"/>
                <w:sz w:val="20"/>
                <w:szCs w:val="20"/>
              </w:rPr>
            </w:pPr>
            <w:ins w:id="2133" w:author="2.1RC1" w:date="2013-12-11T22:33:00Z">
              <w:r w:rsidRPr="00166A0E">
                <w:rPr>
                  <w:sz w:val="20"/>
                  <w:szCs w:val="20"/>
                </w:rPr>
                <w:t>De diagnoser som matchar begäran.</w:t>
              </w:r>
            </w:ins>
          </w:p>
        </w:tc>
        <w:tc>
          <w:tcPr>
            <w:tcW w:w="851" w:type="dxa"/>
            <w:tcBorders>
              <w:top w:val="single" w:sz="5" w:space="0" w:color="000000"/>
              <w:left w:val="single" w:sz="5" w:space="0" w:color="000000"/>
              <w:bottom w:val="single" w:sz="5" w:space="0" w:color="000000"/>
              <w:right w:val="single" w:sz="5" w:space="0" w:color="000000"/>
            </w:tcBorders>
          </w:tcPr>
          <w:p w14:paraId="4DD271B8" w14:textId="77777777" w:rsidR="00060E39" w:rsidRPr="00907C9B" w:rsidRDefault="00060E39" w:rsidP="00060E39">
            <w:pPr>
              <w:spacing w:line="229" w:lineRule="exact"/>
              <w:ind w:left="102"/>
              <w:rPr>
                <w:ins w:id="2134" w:author="2.1RC1" w:date="2013-12-11T22:33:00Z"/>
                <w:sz w:val="20"/>
                <w:szCs w:val="20"/>
              </w:rPr>
            </w:pPr>
            <w:ins w:id="2135" w:author="2.1RC1" w:date="2013-12-11T22:33:00Z">
              <w:r w:rsidRPr="00907C9B">
                <w:rPr>
                  <w:sz w:val="20"/>
                  <w:szCs w:val="20"/>
                </w:rPr>
                <w:t>0.</w:t>
              </w:r>
              <w:r w:rsidRPr="00907C9B">
                <w:rPr>
                  <w:spacing w:val="-1"/>
                  <w:sz w:val="20"/>
                  <w:szCs w:val="20"/>
                </w:rPr>
                <w:t>.</w:t>
              </w:r>
              <w:r w:rsidRPr="00907C9B">
                <w:rPr>
                  <w:sz w:val="20"/>
                  <w:szCs w:val="20"/>
                </w:rPr>
                <w:t>*</w:t>
              </w:r>
            </w:ins>
          </w:p>
        </w:tc>
      </w:tr>
      <w:tr w:rsidR="00060E39" w:rsidRPr="00907C9B" w14:paraId="6FCD16C5" w14:textId="77777777" w:rsidTr="00507A1C">
        <w:trPr>
          <w:trHeight w:hRule="exact" w:val="490"/>
          <w:tblHeader/>
          <w:ins w:id="2136"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41B68707" w14:textId="77777777" w:rsidR="00060E39" w:rsidRPr="00907C9B" w:rsidRDefault="00060E39" w:rsidP="00060E39">
            <w:pPr>
              <w:spacing w:line="229" w:lineRule="exact"/>
              <w:rPr>
                <w:ins w:id="2137" w:author="2.1RC1" w:date="2013-12-11T22:33:00Z"/>
                <w:sz w:val="20"/>
                <w:szCs w:val="20"/>
              </w:rPr>
            </w:pPr>
            <w:ins w:id="2138" w:author="2.1RC1" w:date="2013-12-11T22:33:00Z">
              <w:r w:rsidRPr="00907C9B">
                <w:rPr>
                  <w:sz w:val="20"/>
                  <w:szCs w:val="20"/>
                </w:rPr>
                <w:t xml:space="preserve"> </w:t>
              </w:r>
              <w:r>
                <w:rPr>
                  <w:sz w:val="20"/>
                  <w:szCs w:val="20"/>
                </w:rPr>
                <w:t>../alertInformationHeader</w:t>
              </w:r>
            </w:ins>
          </w:p>
        </w:tc>
        <w:tc>
          <w:tcPr>
            <w:tcW w:w="1559" w:type="dxa"/>
            <w:tcBorders>
              <w:top w:val="single" w:sz="5" w:space="0" w:color="000000"/>
              <w:left w:val="single" w:sz="5" w:space="0" w:color="000000"/>
              <w:bottom w:val="single" w:sz="5" w:space="0" w:color="000000"/>
              <w:right w:val="single" w:sz="5" w:space="0" w:color="000000"/>
            </w:tcBorders>
          </w:tcPr>
          <w:p w14:paraId="1266F2F5" w14:textId="77777777" w:rsidR="00060E39" w:rsidRPr="00907C9B" w:rsidRDefault="00060E39" w:rsidP="00060E39">
            <w:pPr>
              <w:spacing w:line="229" w:lineRule="exact"/>
              <w:ind w:left="102"/>
              <w:rPr>
                <w:ins w:id="2139" w:author="2.1RC1" w:date="2013-12-11T22:33:00Z"/>
                <w:sz w:val="20"/>
                <w:szCs w:val="20"/>
              </w:rPr>
            </w:pPr>
            <w:ins w:id="2140" w:author="2.1RC1" w:date="2013-12-11T22:33:00Z">
              <w:r>
                <w:rPr>
                  <w:sz w:val="20"/>
                  <w:szCs w:val="20"/>
                </w:rPr>
                <w:t>P</w:t>
              </w:r>
              <w:r w:rsidRPr="00907C9B">
                <w:rPr>
                  <w:sz w:val="20"/>
                  <w:szCs w:val="20"/>
                </w:rPr>
                <w:t>atient</w:t>
              </w:r>
              <w:r>
                <w:rPr>
                  <w:sz w:val="20"/>
                  <w:szCs w:val="20"/>
                </w:rPr>
                <w:t>Summary</w:t>
              </w:r>
              <w:r w:rsidRPr="00907C9B">
                <w:rPr>
                  <w:sz w:val="20"/>
                  <w:szCs w:val="20"/>
                </w:rPr>
                <w:t>HeaderType</w:t>
              </w:r>
            </w:ins>
          </w:p>
        </w:tc>
        <w:tc>
          <w:tcPr>
            <w:tcW w:w="3969" w:type="dxa"/>
            <w:tcBorders>
              <w:top w:val="single" w:sz="5" w:space="0" w:color="000000"/>
              <w:left w:val="single" w:sz="5" w:space="0" w:color="000000"/>
              <w:bottom w:val="single" w:sz="5" w:space="0" w:color="000000"/>
              <w:right w:val="single" w:sz="5" w:space="0" w:color="000000"/>
            </w:tcBorders>
          </w:tcPr>
          <w:p w14:paraId="12836B90" w14:textId="77777777" w:rsidR="00060E39" w:rsidRPr="00907C9B" w:rsidRDefault="00060E39" w:rsidP="00060E39">
            <w:pPr>
              <w:spacing w:line="229" w:lineRule="exact"/>
              <w:ind w:left="102"/>
              <w:rPr>
                <w:ins w:id="2141" w:author="2.1RC1" w:date="2013-12-11T22:33:00Z"/>
                <w:sz w:val="20"/>
                <w:szCs w:val="20"/>
              </w:rPr>
            </w:pPr>
            <w:ins w:id="2142" w:author="2.1RC1" w:date="2013-12-11T22:33:00Z">
              <w:r w:rsidRPr="00907C9B">
                <w:rPr>
                  <w:sz w:val="20"/>
                  <w:szCs w:val="20"/>
                </w:rPr>
                <w:t>Innehåller basinformation om dokumentet</w:t>
              </w:r>
            </w:ins>
          </w:p>
        </w:tc>
        <w:tc>
          <w:tcPr>
            <w:tcW w:w="851" w:type="dxa"/>
            <w:tcBorders>
              <w:top w:val="single" w:sz="5" w:space="0" w:color="000000"/>
              <w:left w:val="single" w:sz="5" w:space="0" w:color="000000"/>
              <w:bottom w:val="single" w:sz="5" w:space="0" w:color="000000"/>
              <w:right w:val="single" w:sz="5" w:space="0" w:color="000000"/>
            </w:tcBorders>
          </w:tcPr>
          <w:p w14:paraId="56C21C86" w14:textId="77777777" w:rsidR="00060E39" w:rsidRPr="00907C9B" w:rsidRDefault="00060E39" w:rsidP="00060E39">
            <w:pPr>
              <w:spacing w:line="229" w:lineRule="exact"/>
              <w:ind w:left="102"/>
              <w:rPr>
                <w:ins w:id="2143" w:author="2.1RC1" w:date="2013-12-11T22:33:00Z"/>
                <w:sz w:val="20"/>
                <w:szCs w:val="20"/>
              </w:rPr>
            </w:pPr>
            <w:ins w:id="2144" w:author="2.1RC1" w:date="2013-12-11T22:33:00Z">
              <w:r w:rsidRPr="00907C9B">
                <w:rPr>
                  <w:sz w:val="20"/>
                  <w:szCs w:val="20"/>
                </w:rPr>
                <w:t>1..1</w:t>
              </w:r>
            </w:ins>
          </w:p>
        </w:tc>
      </w:tr>
      <w:tr w:rsidR="00060E39" w:rsidRPr="00907C9B" w14:paraId="25241CD0" w14:textId="77777777" w:rsidTr="00507A1C">
        <w:trPr>
          <w:trHeight w:hRule="exact" w:val="505"/>
          <w:tblHeader/>
          <w:ins w:id="2145"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29EF7875" w14:textId="77777777" w:rsidR="00060E39" w:rsidRPr="00907C9B" w:rsidRDefault="00060E39" w:rsidP="00060E39">
            <w:pPr>
              <w:spacing w:line="229" w:lineRule="exact"/>
              <w:ind w:left="102"/>
              <w:rPr>
                <w:ins w:id="2146" w:author="2.1RC1" w:date="2013-12-11T22:33:00Z"/>
                <w:sz w:val="20"/>
                <w:szCs w:val="20"/>
              </w:rPr>
            </w:pPr>
            <w:ins w:id="2147" w:author="2.1RC1" w:date="2013-12-11T22:33:00Z">
              <w:r>
                <w:rPr>
                  <w:sz w:val="20"/>
                  <w:szCs w:val="20"/>
                </w:rPr>
                <w:t>../../</w:t>
              </w:r>
              <w:r w:rsidRPr="00907C9B">
                <w:rPr>
                  <w:sz w:val="20"/>
                  <w:szCs w:val="20"/>
                </w:rPr>
                <w:t>document</w:t>
              </w:r>
              <w:r>
                <w:rPr>
                  <w:sz w:val="20"/>
                  <w:szCs w:val="20"/>
                </w:rPr>
                <w:t>Id</w:t>
              </w:r>
            </w:ins>
          </w:p>
        </w:tc>
        <w:tc>
          <w:tcPr>
            <w:tcW w:w="1559" w:type="dxa"/>
            <w:tcBorders>
              <w:top w:val="single" w:sz="5" w:space="0" w:color="000000"/>
              <w:left w:val="single" w:sz="5" w:space="0" w:color="000000"/>
              <w:bottom w:val="single" w:sz="5" w:space="0" w:color="000000"/>
              <w:right w:val="single" w:sz="5" w:space="0" w:color="000000"/>
            </w:tcBorders>
          </w:tcPr>
          <w:p w14:paraId="62ECE1C4" w14:textId="77777777" w:rsidR="00060E39" w:rsidRPr="00907C9B" w:rsidRDefault="00060E39" w:rsidP="00060E39">
            <w:pPr>
              <w:spacing w:line="229" w:lineRule="exact"/>
              <w:ind w:left="102"/>
              <w:rPr>
                <w:ins w:id="2148" w:author="2.1RC1" w:date="2013-12-11T22:33:00Z"/>
                <w:sz w:val="20"/>
                <w:szCs w:val="20"/>
              </w:rPr>
            </w:pPr>
            <w:ins w:id="2149" w:author="2.1RC1" w:date="2013-12-11T22:33:00Z">
              <w:r>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349DFE0F" w14:textId="77777777" w:rsidR="00060E39" w:rsidRPr="00306B15" w:rsidRDefault="00060E39" w:rsidP="00060E39">
            <w:pPr>
              <w:pStyle w:val="TableParagraph"/>
              <w:ind w:left="142"/>
              <w:rPr>
                <w:ins w:id="2150" w:author="2.1RC1" w:date="2013-12-11T22:33:00Z"/>
                <w:sz w:val="20"/>
                <w:szCs w:val="20"/>
              </w:rPr>
            </w:pPr>
            <w:ins w:id="2151" w:author="2.1RC1" w:date="2013-12-11T22:33:00Z">
              <w:r w:rsidRPr="00306B15">
                <w:rPr>
                  <w:rFonts w:ascii="Times New Roman" w:hAnsi="Times New Roman" w:cs="Times New Roman"/>
                  <w:sz w:val="20"/>
                  <w:szCs w:val="20"/>
                </w:rPr>
                <w:t xml:space="preserve">Dokumentets identitet som är </w:t>
              </w:r>
              <w:r>
                <w:rPr>
                  <w:rFonts w:ascii="Times New Roman" w:hAnsi="Times New Roman" w:cs="Times New Roman"/>
                  <w:sz w:val="20"/>
                  <w:szCs w:val="20"/>
                </w:rPr>
                <w:t>unik inom källsystemet.</w:t>
              </w:r>
            </w:ins>
          </w:p>
        </w:tc>
        <w:tc>
          <w:tcPr>
            <w:tcW w:w="851" w:type="dxa"/>
            <w:tcBorders>
              <w:top w:val="single" w:sz="5" w:space="0" w:color="000000"/>
              <w:left w:val="single" w:sz="5" w:space="0" w:color="000000"/>
              <w:bottom w:val="single" w:sz="5" w:space="0" w:color="000000"/>
              <w:right w:val="single" w:sz="5" w:space="0" w:color="000000"/>
            </w:tcBorders>
          </w:tcPr>
          <w:p w14:paraId="2C2867D5" w14:textId="77777777" w:rsidR="00060E39" w:rsidRPr="00907C9B" w:rsidRDefault="00060E39" w:rsidP="00060E39">
            <w:pPr>
              <w:spacing w:line="229" w:lineRule="exact"/>
              <w:ind w:left="102"/>
              <w:rPr>
                <w:ins w:id="2152" w:author="2.1RC1" w:date="2013-12-11T22:33:00Z"/>
                <w:sz w:val="20"/>
                <w:szCs w:val="20"/>
              </w:rPr>
            </w:pPr>
            <w:ins w:id="2153" w:author="2.1RC1" w:date="2013-12-11T22:33:00Z">
              <w:r w:rsidRPr="00907C9B">
                <w:rPr>
                  <w:sz w:val="20"/>
                  <w:szCs w:val="20"/>
                </w:rPr>
                <w:t>1..1</w:t>
              </w:r>
            </w:ins>
          </w:p>
        </w:tc>
      </w:tr>
      <w:tr w:rsidR="00060E39" w:rsidRPr="00907C9B" w14:paraId="6E6CDBDC" w14:textId="77777777" w:rsidTr="00507A1C">
        <w:trPr>
          <w:trHeight w:hRule="exact" w:val="573"/>
          <w:tblHeader/>
          <w:ins w:id="2154" w:author="2.1RC1" w:date="2013-12-11T22:33:00Z"/>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722782" w14:textId="77777777" w:rsidR="00060E39" w:rsidRPr="00E0757D" w:rsidRDefault="00060E39" w:rsidP="00060E39">
            <w:pPr>
              <w:spacing w:line="229" w:lineRule="exact"/>
              <w:ind w:left="102"/>
              <w:rPr>
                <w:ins w:id="2155" w:author="2.1RC1" w:date="2013-12-11T22:33:00Z"/>
                <w:sz w:val="20"/>
                <w:szCs w:val="20"/>
              </w:rPr>
            </w:pPr>
            <w:ins w:id="2156" w:author="2.1RC1" w:date="2013-12-11T22:33:00Z">
              <w:r>
                <w:rPr>
                  <w:sz w:val="20"/>
                  <w:szCs w:val="20"/>
                </w:rPr>
                <w:t>../../sourceSystemHSAI</w:t>
              </w:r>
              <w:r w:rsidRPr="00D6731C">
                <w:rPr>
                  <w:sz w:val="20"/>
                  <w:szCs w:val="20"/>
                </w:rPr>
                <w:t>d</w:t>
              </w:r>
            </w:ins>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7629F29" w14:textId="77777777" w:rsidR="00060E39" w:rsidRPr="00E0757D" w:rsidRDefault="00060E39" w:rsidP="00060E39">
            <w:pPr>
              <w:spacing w:line="229" w:lineRule="exact"/>
              <w:ind w:left="102"/>
              <w:rPr>
                <w:ins w:id="2157" w:author="2.1RC1" w:date="2013-12-11T22:33:00Z"/>
                <w:sz w:val="20"/>
                <w:szCs w:val="20"/>
              </w:rPr>
            </w:pPr>
            <w:ins w:id="2158" w:author="2.1RC1" w:date="2013-12-11T22:33:00Z">
              <w:r>
                <w:rPr>
                  <w:sz w:val="20"/>
                  <w:szCs w:val="20"/>
                </w:rPr>
                <w:t>HSAI</w:t>
              </w:r>
              <w:r w:rsidRPr="007D6475">
                <w:rPr>
                  <w:sz w:val="20"/>
                  <w:szCs w:val="20"/>
                </w:rPr>
                <w:t>dType</w:t>
              </w:r>
            </w:ins>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5D80C853" w14:textId="77777777" w:rsidR="00060E39" w:rsidRPr="00166A0E" w:rsidRDefault="00060E39" w:rsidP="00060E39">
            <w:pPr>
              <w:spacing w:line="229" w:lineRule="exact"/>
              <w:ind w:left="102"/>
              <w:rPr>
                <w:ins w:id="2159" w:author="2.1RC1" w:date="2013-12-11T22:33:00Z"/>
                <w:sz w:val="20"/>
                <w:szCs w:val="20"/>
              </w:rPr>
            </w:pPr>
            <w:ins w:id="2160" w:author="2.1RC1" w:date="2013-12-11T22:33:00Z">
              <w:r w:rsidRPr="00166A0E">
                <w:rPr>
                  <w:sz w:val="20"/>
                  <w:szCs w:val="20"/>
                </w:rPr>
                <w:t>HSA-id för det system som dokumentet är skapat i.</w:t>
              </w:r>
            </w:ins>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30920F97" w14:textId="77777777" w:rsidR="00060E39" w:rsidRPr="00907C9B" w:rsidRDefault="00060E39" w:rsidP="00060E39">
            <w:pPr>
              <w:spacing w:line="229" w:lineRule="exact"/>
              <w:ind w:left="102"/>
              <w:rPr>
                <w:ins w:id="2161" w:author="2.1RC1" w:date="2013-12-11T22:33:00Z"/>
                <w:sz w:val="20"/>
                <w:szCs w:val="20"/>
              </w:rPr>
            </w:pPr>
            <w:ins w:id="2162" w:author="2.1RC1" w:date="2013-12-11T22:33:00Z">
              <w:r w:rsidRPr="007D6475">
                <w:rPr>
                  <w:sz w:val="20"/>
                  <w:szCs w:val="20"/>
                </w:rPr>
                <w:t>1..1</w:t>
              </w:r>
            </w:ins>
          </w:p>
        </w:tc>
      </w:tr>
      <w:tr w:rsidR="00060E39" w:rsidRPr="00907C9B" w14:paraId="08AC8711" w14:textId="77777777" w:rsidTr="00507A1C">
        <w:trPr>
          <w:trHeight w:val="259"/>
          <w:tblHeader/>
          <w:ins w:id="2163"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613B761D" w14:textId="77777777" w:rsidR="00060E39" w:rsidRPr="00F82472" w:rsidRDefault="00060E39" w:rsidP="00060E39">
            <w:pPr>
              <w:spacing w:line="229" w:lineRule="exact"/>
              <w:ind w:left="87"/>
              <w:rPr>
                <w:ins w:id="2164" w:author="2.1RC1" w:date="2013-12-11T22:33:00Z"/>
                <w:sz w:val="20"/>
                <w:szCs w:val="20"/>
              </w:rPr>
            </w:pPr>
            <w:ins w:id="2165" w:author="2.1RC1" w:date="2013-12-11T22:33:00Z">
              <w:r>
                <w:rPr>
                  <w:sz w:val="20"/>
                  <w:szCs w:val="20"/>
                </w:rPr>
                <w:t>../../</w:t>
              </w:r>
              <w:r w:rsidRPr="00907C9B">
                <w:rPr>
                  <w:sz w:val="20"/>
                  <w:szCs w:val="20"/>
                </w:rPr>
                <w:t>patient</w:t>
              </w:r>
              <w:r>
                <w:rPr>
                  <w:sz w:val="20"/>
                  <w:szCs w:val="20"/>
                </w:rPr>
                <w:t>Id</w:t>
              </w:r>
            </w:ins>
          </w:p>
        </w:tc>
        <w:tc>
          <w:tcPr>
            <w:tcW w:w="1559" w:type="dxa"/>
            <w:tcBorders>
              <w:top w:val="single" w:sz="5" w:space="0" w:color="000000"/>
              <w:left w:val="single" w:sz="5" w:space="0" w:color="000000"/>
              <w:bottom w:val="single" w:sz="5" w:space="0" w:color="000000"/>
              <w:right w:val="single" w:sz="5" w:space="0" w:color="000000"/>
            </w:tcBorders>
          </w:tcPr>
          <w:p w14:paraId="412F25A7" w14:textId="77777777" w:rsidR="00060E39" w:rsidRPr="000A6DF8" w:rsidRDefault="00060E39" w:rsidP="00060E39">
            <w:pPr>
              <w:spacing w:line="226" w:lineRule="exact"/>
              <w:ind w:left="102"/>
              <w:rPr>
                <w:ins w:id="2166" w:author="2.1RC1" w:date="2013-12-11T22:33:00Z"/>
                <w:spacing w:val="-1"/>
                <w:sz w:val="20"/>
                <w:szCs w:val="20"/>
              </w:rPr>
            </w:pPr>
            <w:ins w:id="2167" w:author="2.1RC1" w:date="2013-12-11T22:33:00Z">
              <w:r>
                <w:rPr>
                  <w:spacing w:val="-1"/>
                  <w:sz w:val="20"/>
                  <w:szCs w:val="20"/>
                </w:rPr>
                <w:t>PersonIdType</w:t>
              </w:r>
            </w:ins>
          </w:p>
        </w:tc>
        <w:tc>
          <w:tcPr>
            <w:tcW w:w="3969" w:type="dxa"/>
            <w:tcBorders>
              <w:top w:val="single" w:sz="5" w:space="0" w:color="000000"/>
              <w:left w:val="single" w:sz="5" w:space="0" w:color="000000"/>
              <w:bottom w:val="single" w:sz="5" w:space="0" w:color="000000"/>
              <w:right w:val="single" w:sz="5" w:space="0" w:color="000000"/>
            </w:tcBorders>
          </w:tcPr>
          <w:p w14:paraId="48C45FD1" w14:textId="77777777" w:rsidR="00060E39" w:rsidRPr="00F82472" w:rsidRDefault="00060E39" w:rsidP="00060E39">
            <w:pPr>
              <w:spacing w:line="229" w:lineRule="exact"/>
              <w:ind w:left="102"/>
              <w:rPr>
                <w:ins w:id="2168" w:author="2.1RC1" w:date="2013-12-11T22:33:00Z"/>
                <w:sz w:val="20"/>
                <w:szCs w:val="20"/>
              </w:rPr>
            </w:pPr>
            <w:ins w:id="2169" w:author="2.1RC1" w:date="2013-12-11T22:33:00Z">
              <w:r w:rsidRPr="00041CC6">
                <w:rPr>
                  <w:sz w:val="20"/>
                  <w:szCs w:val="20"/>
                </w:rPr>
                <w:t>Id</w:t>
              </w:r>
              <w:r>
                <w:rPr>
                  <w:sz w:val="20"/>
                  <w:szCs w:val="20"/>
                </w:rPr>
                <w:t xml:space="preserve">entifierare för patient. </w:t>
              </w:r>
            </w:ins>
          </w:p>
        </w:tc>
        <w:tc>
          <w:tcPr>
            <w:tcW w:w="851" w:type="dxa"/>
            <w:tcBorders>
              <w:top w:val="single" w:sz="5" w:space="0" w:color="000000"/>
              <w:left w:val="single" w:sz="5" w:space="0" w:color="000000"/>
              <w:bottom w:val="single" w:sz="5" w:space="0" w:color="000000"/>
              <w:right w:val="single" w:sz="5" w:space="0" w:color="000000"/>
            </w:tcBorders>
          </w:tcPr>
          <w:p w14:paraId="309CC133" w14:textId="77777777" w:rsidR="00060E39" w:rsidRPr="00907C9B" w:rsidRDefault="00060E39" w:rsidP="00060E39">
            <w:pPr>
              <w:spacing w:line="229" w:lineRule="exact"/>
              <w:ind w:left="102"/>
              <w:rPr>
                <w:ins w:id="2170" w:author="2.1RC1" w:date="2013-12-11T22:33:00Z"/>
                <w:sz w:val="20"/>
                <w:szCs w:val="20"/>
              </w:rPr>
            </w:pPr>
            <w:ins w:id="2171" w:author="2.1RC1" w:date="2013-12-11T22:33:00Z">
              <w:r w:rsidRPr="00907C9B">
                <w:rPr>
                  <w:sz w:val="20"/>
                  <w:szCs w:val="20"/>
                </w:rPr>
                <w:t>1..1</w:t>
              </w:r>
            </w:ins>
          </w:p>
        </w:tc>
      </w:tr>
      <w:tr w:rsidR="00060E39" w:rsidRPr="00907C9B" w14:paraId="7AE3FF61" w14:textId="77777777" w:rsidTr="00507A1C">
        <w:trPr>
          <w:trHeight w:val="529"/>
          <w:tblHeader/>
          <w:ins w:id="2172"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5DC639DE" w14:textId="77777777" w:rsidR="00060E39" w:rsidRPr="00F82472" w:rsidRDefault="00060E39" w:rsidP="00060E39">
            <w:pPr>
              <w:spacing w:line="229" w:lineRule="exact"/>
              <w:ind w:left="102"/>
              <w:rPr>
                <w:ins w:id="2173" w:author="2.1RC1" w:date="2013-12-11T22:33:00Z"/>
                <w:sz w:val="20"/>
                <w:szCs w:val="20"/>
              </w:rPr>
            </w:pPr>
            <w:ins w:id="2174" w:author="2.1RC1" w:date="2013-12-11T22:33:00Z">
              <w:r>
                <w:rPr>
                  <w:sz w:val="20"/>
                  <w:szCs w:val="20"/>
                </w:rPr>
                <w:t>../../../id</w:t>
              </w:r>
            </w:ins>
          </w:p>
        </w:tc>
        <w:tc>
          <w:tcPr>
            <w:tcW w:w="1559" w:type="dxa"/>
            <w:tcBorders>
              <w:top w:val="single" w:sz="5" w:space="0" w:color="000000"/>
              <w:left w:val="single" w:sz="5" w:space="0" w:color="000000"/>
              <w:bottom w:val="single" w:sz="5" w:space="0" w:color="000000"/>
              <w:right w:val="single" w:sz="5" w:space="0" w:color="000000"/>
            </w:tcBorders>
          </w:tcPr>
          <w:p w14:paraId="18A6D750" w14:textId="77777777" w:rsidR="00060E39" w:rsidRPr="00F82472" w:rsidRDefault="00060E39" w:rsidP="00060E39">
            <w:pPr>
              <w:spacing w:line="226" w:lineRule="exact"/>
              <w:ind w:left="102"/>
              <w:rPr>
                <w:ins w:id="2175" w:author="2.1RC1" w:date="2013-12-11T22:33:00Z"/>
                <w:spacing w:val="-1"/>
                <w:sz w:val="20"/>
                <w:szCs w:val="20"/>
              </w:rPr>
            </w:pPr>
            <w:ins w:id="2176" w:author="2.1RC1" w:date="2013-12-11T22:33:00Z">
              <w:r>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539ECD7C" w14:textId="77777777" w:rsidR="00060E39" w:rsidRPr="00166A0E" w:rsidRDefault="00060E39" w:rsidP="00060E39">
            <w:pPr>
              <w:spacing w:line="226" w:lineRule="exact"/>
              <w:ind w:left="142"/>
              <w:rPr>
                <w:ins w:id="2177" w:author="2.1RC1" w:date="2013-12-11T22:33:00Z"/>
                <w:spacing w:val="-1"/>
                <w:sz w:val="20"/>
                <w:szCs w:val="20"/>
              </w:rPr>
            </w:pPr>
            <w:ins w:id="2178" w:author="2.1RC1" w:date="2013-12-11T22:33:00Z">
              <w:r w:rsidRPr="00166A0E">
                <w:rPr>
                  <w:sz w:val="20"/>
                  <w:szCs w:val="20"/>
                </w:rPr>
                <w:t>Sätts till patientens identifierare. Anges med 12 tecken utan avskiljare.</w:t>
              </w:r>
            </w:ins>
          </w:p>
        </w:tc>
        <w:tc>
          <w:tcPr>
            <w:tcW w:w="851" w:type="dxa"/>
            <w:tcBorders>
              <w:top w:val="single" w:sz="5" w:space="0" w:color="000000"/>
              <w:left w:val="single" w:sz="5" w:space="0" w:color="000000"/>
              <w:bottom w:val="single" w:sz="5" w:space="0" w:color="000000"/>
              <w:right w:val="single" w:sz="5" w:space="0" w:color="000000"/>
            </w:tcBorders>
          </w:tcPr>
          <w:p w14:paraId="0E3DFB72" w14:textId="77777777" w:rsidR="00060E39" w:rsidRPr="00907C9B" w:rsidRDefault="00060E39" w:rsidP="00060E39">
            <w:pPr>
              <w:spacing w:line="229" w:lineRule="exact"/>
              <w:ind w:left="102"/>
              <w:rPr>
                <w:ins w:id="2179" w:author="2.1RC1" w:date="2013-12-11T22:33:00Z"/>
                <w:sz w:val="20"/>
                <w:szCs w:val="20"/>
              </w:rPr>
            </w:pPr>
            <w:ins w:id="2180" w:author="2.1RC1" w:date="2013-12-11T22:33:00Z">
              <w:r>
                <w:rPr>
                  <w:sz w:val="20"/>
                  <w:szCs w:val="20"/>
                </w:rPr>
                <w:t>1..1</w:t>
              </w:r>
            </w:ins>
          </w:p>
        </w:tc>
      </w:tr>
      <w:tr w:rsidR="00060E39" w:rsidRPr="00907C9B" w14:paraId="00503BB3" w14:textId="77777777" w:rsidTr="00507A1C">
        <w:trPr>
          <w:trHeight w:val="1786"/>
          <w:tblHeader/>
          <w:ins w:id="2181"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17C92A92" w14:textId="77777777" w:rsidR="00060E39" w:rsidRPr="00F82472" w:rsidRDefault="00060E39" w:rsidP="00060E39">
            <w:pPr>
              <w:spacing w:line="229" w:lineRule="exact"/>
              <w:ind w:left="102"/>
              <w:rPr>
                <w:ins w:id="2182" w:author="2.1RC1" w:date="2013-12-11T22:33:00Z"/>
                <w:sz w:val="20"/>
                <w:szCs w:val="20"/>
              </w:rPr>
            </w:pPr>
            <w:ins w:id="2183" w:author="2.1RC1" w:date="2013-12-11T22:33:00Z">
              <w:r>
                <w:rPr>
                  <w:sz w:val="20"/>
                  <w:szCs w:val="20"/>
                </w:rPr>
                <w:t>../../../type</w:t>
              </w:r>
            </w:ins>
          </w:p>
        </w:tc>
        <w:tc>
          <w:tcPr>
            <w:tcW w:w="1559" w:type="dxa"/>
            <w:tcBorders>
              <w:top w:val="single" w:sz="5" w:space="0" w:color="000000"/>
              <w:left w:val="single" w:sz="5" w:space="0" w:color="000000"/>
              <w:bottom w:val="single" w:sz="5" w:space="0" w:color="000000"/>
              <w:right w:val="single" w:sz="5" w:space="0" w:color="000000"/>
            </w:tcBorders>
          </w:tcPr>
          <w:p w14:paraId="1B72E01C" w14:textId="77777777" w:rsidR="00060E39" w:rsidRPr="00F82472" w:rsidRDefault="00060E39" w:rsidP="00060E39">
            <w:pPr>
              <w:spacing w:line="226" w:lineRule="exact"/>
              <w:ind w:left="102"/>
              <w:rPr>
                <w:ins w:id="2184" w:author="2.1RC1" w:date="2013-12-11T22:33:00Z"/>
                <w:spacing w:val="-1"/>
                <w:sz w:val="20"/>
                <w:szCs w:val="20"/>
              </w:rPr>
            </w:pPr>
            <w:ins w:id="2185" w:author="2.1RC1" w:date="2013-12-11T22:33:00Z">
              <w:r>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6F0F6084" w14:textId="35263A15" w:rsidR="00060E39" w:rsidRPr="00507A1C" w:rsidRDefault="00060E39" w:rsidP="00507A1C">
            <w:pPr>
              <w:spacing w:line="226" w:lineRule="exact"/>
              <w:ind w:left="102"/>
              <w:rPr>
                <w:ins w:id="2186" w:author="2.1RC1" w:date="2013-12-11T22:33:00Z"/>
                <w:sz w:val="20"/>
                <w:szCs w:val="20"/>
              </w:rPr>
            </w:pPr>
            <w:ins w:id="2187" w:author="2.1RC1" w:date="2013-12-11T22:33:00Z">
              <w:r w:rsidRPr="00166A0E">
                <w:rPr>
                  <w:sz w:val="20"/>
                  <w:szCs w:val="20"/>
                </w:rPr>
                <w:t xml:space="preserve">Sätts till OID för typ av identifierare. </w:t>
              </w:r>
              <w:r w:rsidRPr="00166A0E">
                <w:rPr>
                  <w:sz w:val="20"/>
                  <w:szCs w:val="20"/>
                </w:rPr>
                <w:br/>
                <w:t>För personnummer ska Skatteverkets personnummer (1.2.752.129.2.1.3.1).</w:t>
              </w:r>
              <w:r w:rsidRPr="00166A0E">
                <w:rPr>
                  <w:sz w:val="20"/>
                  <w:szCs w:val="20"/>
                </w:rPr>
                <w:br/>
                <w:t>För samordningsnummer ska Skatteverkets samordningsnummer (1.2.752.129.2.1.3.3).</w:t>
              </w:r>
              <w:r w:rsidRPr="00166A0E">
                <w:rPr>
                  <w:sz w:val="20"/>
                  <w:szCs w:val="20"/>
                </w:rPr>
                <w:br/>
                <w:t xml:space="preserve">För reservnummer används lokalt definierade reservnummet, exempelvis SLL </w:t>
              </w:r>
              <w:r w:rsidR="00507A1C">
                <w:rPr>
                  <w:sz w:val="20"/>
                  <w:szCs w:val="20"/>
                </w:rPr>
                <w:t>reservnummer (1.2.752.97.3.1.3)</w:t>
              </w:r>
            </w:ins>
          </w:p>
        </w:tc>
        <w:tc>
          <w:tcPr>
            <w:tcW w:w="851" w:type="dxa"/>
            <w:tcBorders>
              <w:top w:val="single" w:sz="5" w:space="0" w:color="000000"/>
              <w:left w:val="single" w:sz="5" w:space="0" w:color="000000"/>
              <w:bottom w:val="single" w:sz="5" w:space="0" w:color="000000"/>
              <w:right w:val="single" w:sz="5" w:space="0" w:color="000000"/>
            </w:tcBorders>
          </w:tcPr>
          <w:p w14:paraId="3BF6A622" w14:textId="77777777" w:rsidR="00060E39" w:rsidRPr="00907C9B" w:rsidRDefault="00060E39" w:rsidP="00060E39">
            <w:pPr>
              <w:spacing w:line="229" w:lineRule="exact"/>
              <w:ind w:left="102"/>
              <w:rPr>
                <w:ins w:id="2188" w:author="2.1RC1" w:date="2013-12-11T22:33:00Z"/>
                <w:sz w:val="20"/>
                <w:szCs w:val="20"/>
              </w:rPr>
            </w:pPr>
            <w:ins w:id="2189" w:author="2.1RC1" w:date="2013-12-11T22:33:00Z">
              <w:r>
                <w:rPr>
                  <w:sz w:val="20"/>
                  <w:szCs w:val="20"/>
                </w:rPr>
                <w:t>1..1</w:t>
              </w:r>
            </w:ins>
          </w:p>
        </w:tc>
      </w:tr>
      <w:tr w:rsidR="00060E39" w:rsidRPr="00907C9B" w14:paraId="30EE1DB0" w14:textId="77777777" w:rsidTr="00507A1C">
        <w:trPr>
          <w:trHeight w:hRule="exact" w:val="547"/>
          <w:tblHeader/>
          <w:ins w:id="2190"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210EF13C" w14:textId="77777777" w:rsidR="00060E39" w:rsidRPr="00907C9B" w:rsidRDefault="00060E39" w:rsidP="00060E39">
            <w:pPr>
              <w:spacing w:line="229" w:lineRule="exact"/>
              <w:ind w:left="102"/>
              <w:rPr>
                <w:ins w:id="2191" w:author="2.1RC1" w:date="2013-12-11T22:33:00Z"/>
                <w:sz w:val="20"/>
                <w:szCs w:val="20"/>
              </w:rPr>
            </w:pPr>
            <w:ins w:id="2192" w:author="2.1RC1" w:date="2013-12-11T22:33:00Z">
              <w:r>
                <w:rPr>
                  <w:sz w:val="20"/>
                  <w:szCs w:val="20"/>
                </w:rPr>
                <w:t>../../</w:t>
              </w:r>
              <w:r w:rsidRPr="00100BA1">
                <w:rPr>
                  <w:sz w:val="20"/>
                  <w:szCs w:val="20"/>
                </w:rPr>
                <w:t>accountableHealthcareProfessional</w:t>
              </w:r>
            </w:ins>
          </w:p>
          <w:p w14:paraId="55494EE8" w14:textId="77777777" w:rsidR="00060E39" w:rsidRPr="00907C9B" w:rsidRDefault="00060E39" w:rsidP="00060E39">
            <w:pPr>
              <w:spacing w:line="229" w:lineRule="exact"/>
              <w:ind w:left="102"/>
              <w:rPr>
                <w:ins w:id="2193" w:author="2.1RC1" w:date="2013-12-11T22:33:00Z"/>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506C6" w14:textId="77777777" w:rsidR="00060E39" w:rsidRPr="00907C9B" w:rsidRDefault="00060E39" w:rsidP="00060E39">
            <w:pPr>
              <w:spacing w:line="229" w:lineRule="exact"/>
              <w:ind w:left="102"/>
              <w:rPr>
                <w:ins w:id="2194" w:author="2.1RC1" w:date="2013-12-11T22:33:00Z"/>
                <w:sz w:val="20"/>
                <w:szCs w:val="20"/>
              </w:rPr>
            </w:pPr>
            <w:ins w:id="2195" w:author="2.1RC1" w:date="2013-12-11T22:33:00Z">
              <w:r>
                <w:rPr>
                  <w:sz w:val="20"/>
                  <w:szCs w:val="20"/>
                </w:rPr>
                <w:t>HealthcareProfessionalType</w:t>
              </w:r>
            </w:ins>
          </w:p>
          <w:p w14:paraId="56C1DABB" w14:textId="77777777" w:rsidR="00060E39" w:rsidRPr="00907C9B" w:rsidRDefault="00060E39" w:rsidP="00060E39">
            <w:pPr>
              <w:spacing w:line="229" w:lineRule="exact"/>
              <w:ind w:left="102"/>
              <w:rPr>
                <w:ins w:id="2196" w:author="2.1RC1" w:date="2013-12-11T22:33:00Z"/>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11B10" w14:textId="77777777" w:rsidR="00060E39" w:rsidRPr="00166A0E" w:rsidRDefault="00060E39" w:rsidP="00060E39">
            <w:pPr>
              <w:spacing w:line="226" w:lineRule="exact"/>
              <w:ind w:left="102"/>
              <w:rPr>
                <w:ins w:id="2197" w:author="2.1RC1" w:date="2013-12-11T22:33:00Z"/>
                <w:spacing w:val="-1"/>
                <w:sz w:val="20"/>
                <w:szCs w:val="20"/>
              </w:rPr>
            </w:pPr>
            <w:ins w:id="2198" w:author="2.1RC1" w:date="2013-12-11T22:33:00Z">
              <w:r w:rsidRPr="00166A0E">
                <w:rPr>
                  <w:spacing w:val="-1"/>
                  <w:sz w:val="20"/>
                  <w:szCs w:val="20"/>
                </w:rPr>
                <w:t xml:space="preserve">Information om den hälso- och sjukvårdsperson som </w:t>
              </w:r>
              <w:r>
                <w:rPr>
                  <w:spacing w:val="-1"/>
                  <w:sz w:val="20"/>
                  <w:szCs w:val="20"/>
                </w:rPr>
                <w:t>verifierat</w:t>
              </w:r>
              <w:r w:rsidRPr="00166A0E">
                <w:rPr>
                  <w:spacing w:val="-1"/>
                  <w:sz w:val="20"/>
                  <w:szCs w:val="20"/>
                </w:rPr>
                <w:t xml:space="preserve"> informationen i dokumentet</w:t>
              </w:r>
              <w:r>
                <w:rPr>
                  <w:spacing w:val="-1"/>
                  <w:sz w:val="20"/>
                  <w:szCs w:val="20"/>
                </w:rPr>
                <w:t>.</w:t>
              </w:r>
            </w:ins>
          </w:p>
          <w:p w14:paraId="6DA81A90" w14:textId="77777777" w:rsidR="00060E39" w:rsidRPr="00166A0E" w:rsidRDefault="00060E39" w:rsidP="00060E39">
            <w:pPr>
              <w:spacing w:line="229" w:lineRule="exact"/>
              <w:ind w:left="102"/>
              <w:rPr>
                <w:ins w:id="2199" w:author="2.1RC1" w:date="2013-12-11T22:33:00Z"/>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50FF9C6" w14:textId="77777777" w:rsidR="00060E39" w:rsidRPr="00907C9B" w:rsidRDefault="00060E39" w:rsidP="00060E39">
            <w:pPr>
              <w:spacing w:line="229" w:lineRule="exact"/>
              <w:ind w:left="102"/>
              <w:rPr>
                <w:ins w:id="2200" w:author="2.1RC1" w:date="2013-12-11T22:33:00Z"/>
                <w:sz w:val="20"/>
                <w:szCs w:val="20"/>
              </w:rPr>
            </w:pPr>
            <w:ins w:id="2201" w:author="2.1RC1" w:date="2013-12-11T22:33:00Z">
              <w:r w:rsidRPr="00907C9B">
                <w:rPr>
                  <w:sz w:val="20"/>
                  <w:szCs w:val="20"/>
                </w:rPr>
                <w:t>1..1</w:t>
              </w:r>
            </w:ins>
          </w:p>
        </w:tc>
      </w:tr>
      <w:tr w:rsidR="00060E39" w:rsidRPr="00907C9B" w14:paraId="61E3001B" w14:textId="77777777" w:rsidTr="00507A1C">
        <w:trPr>
          <w:trHeight w:hRule="exact" w:val="1208"/>
          <w:tblHeader/>
          <w:ins w:id="2202"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39F5ACF9" w14:textId="77777777" w:rsidR="00060E39" w:rsidRPr="00907C9B" w:rsidRDefault="00060E39" w:rsidP="00060E39">
            <w:pPr>
              <w:spacing w:line="229" w:lineRule="exact"/>
              <w:ind w:left="102"/>
              <w:rPr>
                <w:ins w:id="2203" w:author="2.1RC1" w:date="2013-12-11T22:33:00Z"/>
                <w:sz w:val="20"/>
                <w:szCs w:val="20"/>
              </w:rPr>
            </w:pPr>
            <w:ins w:id="2204" w:author="2.1RC1" w:date="2013-12-11T22:33:00Z">
              <w:r>
                <w:rPr>
                  <w:sz w:val="20"/>
                  <w:szCs w:val="20"/>
                </w:rPr>
                <w:t>../../../</w:t>
              </w:r>
              <w:r w:rsidRPr="00907C9B">
                <w:rPr>
                  <w:sz w:val="20"/>
                  <w:szCs w:val="20"/>
                </w:rPr>
                <w:t>a</w:t>
              </w:r>
              <w:r w:rsidRPr="00907C9B">
                <w:rPr>
                  <w:spacing w:val="-1"/>
                  <w:sz w:val="20"/>
                  <w:szCs w:val="20"/>
                </w:rPr>
                <w:t>uthorTime</w:t>
              </w:r>
            </w:ins>
          </w:p>
          <w:p w14:paraId="20F9A39A" w14:textId="77777777" w:rsidR="00060E39" w:rsidRPr="00907C9B" w:rsidRDefault="00060E39" w:rsidP="00060E39">
            <w:pPr>
              <w:spacing w:line="226" w:lineRule="exact"/>
              <w:ind w:left="102"/>
              <w:rPr>
                <w:ins w:id="2205" w:author="2.1RC1" w:date="2013-12-11T22:33:00Z"/>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40607F0" w14:textId="77777777" w:rsidR="00060E39" w:rsidRPr="00DB2312" w:rsidRDefault="00060E39" w:rsidP="00060E39">
            <w:pPr>
              <w:spacing w:line="229" w:lineRule="exact"/>
              <w:ind w:left="102"/>
              <w:rPr>
                <w:ins w:id="2206" w:author="2.1RC1" w:date="2013-12-11T22:33:00Z"/>
                <w:rFonts w:ascii="Arial" w:hAnsi="Arial" w:cs="Arial"/>
                <w:color w:val="FF0000"/>
                <w:sz w:val="20"/>
                <w:szCs w:val="20"/>
              </w:rPr>
            </w:pPr>
            <w:ins w:id="2207" w:author="2.1RC1" w:date="2013-12-11T22:33:00Z">
              <w:r w:rsidRPr="00DB2312">
                <w:rPr>
                  <w:sz w:val="20"/>
                  <w:szCs w:val="20"/>
                </w:rPr>
                <w:t>TimeStampType</w:t>
              </w:r>
            </w:ins>
          </w:p>
          <w:p w14:paraId="166B567C" w14:textId="77777777" w:rsidR="00060E39" w:rsidRPr="00907C9B" w:rsidRDefault="00060E39" w:rsidP="00060E39">
            <w:pPr>
              <w:spacing w:line="226" w:lineRule="exact"/>
              <w:ind w:left="102"/>
              <w:rPr>
                <w:ins w:id="2208" w:author="2.1RC1" w:date="2013-12-11T22:33:00Z"/>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EE193C9" w14:textId="77777777" w:rsidR="00060E39" w:rsidRPr="00166A0E" w:rsidRDefault="00060E39" w:rsidP="00060E39">
            <w:pPr>
              <w:spacing w:line="226" w:lineRule="exact"/>
              <w:ind w:left="102"/>
              <w:rPr>
                <w:ins w:id="2209" w:author="2.1RC1" w:date="2013-12-11T22:33:00Z"/>
                <w:sz w:val="20"/>
                <w:szCs w:val="20"/>
              </w:rPr>
            </w:pPr>
            <w:ins w:id="2210" w:author="2.1RC1" w:date="2013-12-11T22:33:00Z">
              <w:r w:rsidRPr="00166A0E">
                <w:rPr>
                  <w:spacing w:val="-1"/>
                  <w:sz w:val="20"/>
                  <w:szCs w:val="20"/>
                </w:rPr>
                <w:t>Tidpunkt då dokumentet skapades.</w:t>
              </w:r>
              <w:r w:rsidRPr="00166A0E">
                <w:rPr>
                  <w:sz w:val="20"/>
                  <w:szCs w:val="20"/>
                </w:rPr>
                <w:t xml:space="preserve"> </w:t>
              </w:r>
              <w:r w:rsidRPr="00166A0E">
                <w:rPr>
                  <w:spacing w:val="-1"/>
                  <w:sz w:val="20"/>
                  <w:szCs w:val="20"/>
                </w:rPr>
                <w:t>Det är den senaste tidpunkten då informationen uppdaterats i systemet som ska finnas här i de fall informationen har ändrats efter det att den skapades.</w:t>
              </w:r>
            </w:ins>
          </w:p>
          <w:p w14:paraId="1EEF5D77" w14:textId="77777777" w:rsidR="00060E39" w:rsidRPr="00166A0E" w:rsidRDefault="00060E39" w:rsidP="00060E39">
            <w:pPr>
              <w:spacing w:line="226" w:lineRule="exact"/>
              <w:ind w:left="102"/>
              <w:rPr>
                <w:ins w:id="2211" w:author="2.1RC1" w:date="2013-12-11T22:33:00Z"/>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FE150BB" w14:textId="77777777" w:rsidR="00060E39" w:rsidRPr="00907C9B" w:rsidRDefault="00060E39" w:rsidP="00060E39">
            <w:pPr>
              <w:spacing w:line="226" w:lineRule="exact"/>
              <w:ind w:left="102"/>
              <w:rPr>
                <w:ins w:id="2212" w:author="2.1RC1" w:date="2013-12-11T22:33:00Z"/>
                <w:spacing w:val="-1"/>
                <w:sz w:val="20"/>
                <w:szCs w:val="20"/>
              </w:rPr>
            </w:pPr>
            <w:ins w:id="2213" w:author="2.1RC1" w:date="2013-12-11T22:33:00Z">
              <w:r w:rsidRPr="00DB2312">
                <w:rPr>
                  <w:spacing w:val="-1"/>
                  <w:sz w:val="20"/>
                  <w:szCs w:val="20"/>
                </w:rPr>
                <w:t>1..1</w:t>
              </w:r>
            </w:ins>
          </w:p>
        </w:tc>
      </w:tr>
      <w:tr w:rsidR="00060E39" w:rsidRPr="00907C9B" w14:paraId="6DE533E2" w14:textId="77777777" w:rsidTr="00507A1C">
        <w:trPr>
          <w:trHeight w:hRule="exact" w:val="537"/>
          <w:tblHeader/>
          <w:ins w:id="2214"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5C87F468" w14:textId="77777777" w:rsidR="00060E39" w:rsidRPr="00907C9B" w:rsidRDefault="00060E39" w:rsidP="00060E39">
            <w:pPr>
              <w:spacing w:line="229" w:lineRule="exact"/>
              <w:ind w:left="102"/>
              <w:rPr>
                <w:ins w:id="2215" w:author="2.1RC1" w:date="2013-12-11T22:33:00Z"/>
                <w:sz w:val="20"/>
                <w:szCs w:val="20"/>
              </w:rPr>
            </w:pPr>
            <w:ins w:id="2216" w:author="2.1RC1" w:date="2013-12-11T22:33:00Z">
              <w:r>
                <w:rPr>
                  <w:sz w:val="20"/>
                  <w:szCs w:val="20"/>
                </w:rPr>
                <w:t>../../../</w:t>
              </w:r>
              <w:r>
                <w:rPr>
                  <w:spacing w:val="-1"/>
                  <w:sz w:val="20"/>
                  <w:szCs w:val="20"/>
                </w:rPr>
                <w:t>healthcareProfessionalHSAId</w:t>
              </w:r>
            </w:ins>
          </w:p>
          <w:p w14:paraId="66B8297F" w14:textId="77777777" w:rsidR="00060E39" w:rsidRPr="00907C9B" w:rsidRDefault="00060E39" w:rsidP="00060E39">
            <w:pPr>
              <w:spacing w:line="226" w:lineRule="exact"/>
              <w:ind w:left="102"/>
              <w:rPr>
                <w:ins w:id="2217" w:author="2.1RC1" w:date="2013-12-11T22:33:00Z"/>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1CE6AC" w14:textId="77777777" w:rsidR="00060E39" w:rsidRPr="00DB2312" w:rsidRDefault="00060E39" w:rsidP="00060E39">
            <w:pPr>
              <w:spacing w:line="229" w:lineRule="exact"/>
              <w:ind w:left="102"/>
              <w:rPr>
                <w:ins w:id="2218" w:author="2.1RC1" w:date="2013-12-11T22:33:00Z"/>
                <w:rFonts w:ascii="Arial" w:hAnsi="Arial" w:cs="Arial"/>
                <w:sz w:val="20"/>
                <w:szCs w:val="20"/>
              </w:rPr>
            </w:pPr>
            <w:ins w:id="2219" w:author="2.1RC1" w:date="2013-12-11T22:33:00Z">
              <w:r w:rsidRPr="00DB2312">
                <w:rPr>
                  <w:sz w:val="20"/>
                  <w:szCs w:val="20"/>
                </w:rPr>
                <w:t>HSAIdType</w:t>
              </w:r>
            </w:ins>
          </w:p>
          <w:p w14:paraId="69CA1FC9" w14:textId="77777777" w:rsidR="00060E39" w:rsidRPr="00907C9B" w:rsidRDefault="00060E39" w:rsidP="00060E39">
            <w:pPr>
              <w:spacing w:line="226" w:lineRule="exact"/>
              <w:ind w:left="102"/>
              <w:rPr>
                <w:ins w:id="2220" w:author="2.1RC1" w:date="2013-12-11T22:33:00Z"/>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A3250EB" w14:textId="77777777" w:rsidR="00060E39" w:rsidRPr="00BE7739" w:rsidRDefault="00060E39" w:rsidP="00060E39">
            <w:pPr>
              <w:spacing w:line="226" w:lineRule="exact"/>
              <w:ind w:left="102"/>
              <w:rPr>
                <w:ins w:id="2221" w:author="2.1RC1" w:date="2013-12-11T22:33:00Z"/>
                <w:spacing w:val="-1"/>
                <w:sz w:val="20"/>
                <w:szCs w:val="20"/>
              </w:rPr>
            </w:pPr>
            <w:ins w:id="2222" w:author="2.1RC1" w:date="2013-12-11T22:33:00Z">
              <w:r>
                <w:rPr>
                  <w:spacing w:val="-1"/>
                  <w:sz w:val="20"/>
                  <w:szCs w:val="20"/>
                </w:rPr>
                <w:t>Vård- och omsorgspersonalens</w:t>
              </w:r>
              <w:r w:rsidRPr="00BE7739">
                <w:rPr>
                  <w:spacing w:val="-1"/>
                  <w:sz w:val="20"/>
                  <w:szCs w:val="20"/>
                </w:rPr>
                <w:t xml:space="preserve"> HSA-id. </w:t>
              </w:r>
              <w:r>
                <w:rPr>
                  <w:spacing w:val="-1"/>
                  <w:sz w:val="20"/>
                  <w:szCs w:val="20"/>
                </w:rPr>
                <w:t>Krav enligt NPÖ RIV 2.2.0.</w:t>
              </w:r>
            </w:ins>
          </w:p>
        </w:tc>
        <w:tc>
          <w:tcPr>
            <w:tcW w:w="851" w:type="dxa"/>
            <w:tcBorders>
              <w:top w:val="single" w:sz="5" w:space="0" w:color="000000"/>
              <w:left w:val="single" w:sz="5" w:space="0" w:color="000000"/>
              <w:bottom w:val="single" w:sz="5" w:space="0" w:color="000000"/>
              <w:right w:val="single" w:sz="5" w:space="0" w:color="000000"/>
            </w:tcBorders>
          </w:tcPr>
          <w:p w14:paraId="4756F441" w14:textId="77777777" w:rsidR="00060E39" w:rsidRPr="00907C9B" w:rsidRDefault="00060E39" w:rsidP="00060E39">
            <w:pPr>
              <w:spacing w:line="226" w:lineRule="exact"/>
              <w:ind w:left="102"/>
              <w:rPr>
                <w:ins w:id="2223" w:author="2.1RC1" w:date="2013-12-11T22:33:00Z"/>
                <w:spacing w:val="-1"/>
                <w:sz w:val="20"/>
                <w:szCs w:val="20"/>
              </w:rPr>
            </w:pPr>
            <w:ins w:id="2224" w:author="2.1RC1" w:date="2013-12-11T22:33:00Z">
              <w:r>
                <w:rPr>
                  <w:spacing w:val="-1"/>
                  <w:sz w:val="20"/>
                  <w:szCs w:val="20"/>
                </w:rPr>
                <w:t>0</w:t>
              </w:r>
              <w:r w:rsidRPr="00DB2312">
                <w:rPr>
                  <w:spacing w:val="-1"/>
                  <w:sz w:val="20"/>
                  <w:szCs w:val="20"/>
                </w:rPr>
                <w:t>..1</w:t>
              </w:r>
            </w:ins>
          </w:p>
        </w:tc>
      </w:tr>
      <w:tr w:rsidR="00060E39" w:rsidRPr="00907C9B" w14:paraId="42091A0C" w14:textId="77777777" w:rsidTr="00507A1C">
        <w:trPr>
          <w:trHeight w:hRule="exact" w:val="725"/>
          <w:tblHeader/>
          <w:ins w:id="2225"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0D044FE1" w14:textId="77777777" w:rsidR="00060E39" w:rsidRPr="00907C9B" w:rsidRDefault="00060E39" w:rsidP="00060E39">
            <w:pPr>
              <w:spacing w:line="226" w:lineRule="exact"/>
              <w:ind w:left="102"/>
              <w:rPr>
                <w:ins w:id="2226" w:author="2.1RC1" w:date="2013-12-11T22:33:00Z"/>
                <w:spacing w:val="-1"/>
                <w:sz w:val="20"/>
                <w:szCs w:val="20"/>
              </w:rPr>
            </w:pPr>
            <w:ins w:id="2227" w:author="2.1RC1" w:date="2013-12-11T22:33:00Z">
              <w:r>
                <w:rPr>
                  <w:sz w:val="20"/>
                  <w:szCs w:val="20"/>
                </w:rPr>
                <w:t>../../../</w:t>
              </w:r>
              <w:r>
                <w:rPr>
                  <w:spacing w:val="-1"/>
                  <w:sz w:val="20"/>
                  <w:szCs w:val="20"/>
                </w:rPr>
                <w:t>healthcareProfessionalName</w:t>
              </w:r>
            </w:ins>
          </w:p>
        </w:tc>
        <w:tc>
          <w:tcPr>
            <w:tcW w:w="1559" w:type="dxa"/>
            <w:tcBorders>
              <w:top w:val="single" w:sz="5" w:space="0" w:color="000000"/>
              <w:left w:val="single" w:sz="5" w:space="0" w:color="000000"/>
              <w:bottom w:val="single" w:sz="5" w:space="0" w:color="000000"/>
              <w:right w:val="single" w:sz="5" w:space="0" w:color="000000"/>
            </w:tcBorders>
          </w:tcPr>
          <w:p w14:paraId="79791811" w14:textId="77777777" w:rsidR="00060E39" w:rsidRPr="00907C9B" w:rsidRDefault="00060E39" w:rsidP="00060E39">
            <w:pPr>
              <w:spacing w:line="226" w:lineRule="exact"/>
              <w:ind w:left="102"/>
              <w:rPr>
                <w:ins w:id="2228" w:author="2.1RC1" w:date="2013-12-11T22:33:00Z"/>
                <w:spacing w:val="-1"/>
                <w:sz w:val="20"/>
                <w:szCs w:val="20"/>
              </w:rPr>
            </w:pPr>
            <w:ins w:id="2229" w:author="2.1RC1" w:date="2013-12-11T22:33:00Z">
              <w:r w:rsidRPr="00DB2312">
                <w:rPr>
                  <w:spacing w:val="-1"/>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359D4042" w14:textId="77777777" w:rsidR="00060E39" w:rsidRPr="00BE7739" w:rsidRDefault="00060E39" w:rsidP="00060E39">
            <w:pPr>
              <w:spacing w:line="226" w:lineRule="exact"/>
              <w:ind w:left="102"/>
              <w:rPr>
                <w:ins w:id="2230" w:author="2.1RC1" w:date="2013-12-11T22:33:00Z"/>
              </w:rPr>
            </w:pPr>
            <w:ins w:id="2231" w:author="2.1RC1" w:date="2013-12-11T22:33:00Z">
              <w:r w:rsidRPr="00166A0E">
                <w:rPr>
                  <w:sz w:val="20"/>
                  <w:szCs w:val="20"/>
                </w:rPr>
                <w:t xml:space="preserve">Namn på </w:t>
              </w:r>
              <w:r>
                <w:rPr>
                  <w:spacing w:val="-1"/>
                  <w:sz w:val="20"/>
                  <w:szCs w:val="20"/>
                </w:rPr>
                <w:t>vård- och omsorgspersonal</w:t>
              </w:r>
              <w:r w:rsidRPr="00166A0E">
                <w:rPr>
                  <w:spacing w:val="-1"/>
                  <w:sz w:val="20"/>
                  <w:szCs w:val="20"/>
                </w:rPr>
                <w:t xml:space="preserve">. </w:t>
              </w:r>
              <w:r w:rsidRPr="00BE7739">
                <w:rPr>
                  <w:spacing w:val="-1"/>
                  <w:sz w:val="20"/>
                  <w:szCs w:val="20"/>
                </w:rPr>
                <w:t>Om tillgängligt skall detta anges.</w:t>
              </w:r>
              <w:r>
                <w:rPr>
                  <w:spacing w:val="-1"/>
                  <w:sz w:val="20"/>
                  <w:szCs w:val="20"/>
                </w:rPr>
                <w:t xml:space="preserve"> Krav enligt NPÖ RIV 2.2.0.</w:t>
              </w:r>
            </w:ins>
          </w:p>
        </w:tc>
        <w:tc>
          <w:tcPr>
            <w:tcW w:w="851" w:type="dxa"/>
            <w:tcBorders>
              <w:top w:val="single" w:sz="5" w:space="0" w:color="000000"/>
              <w:left w:val="single" w:sz="5" w:space="0" w:color="000000"/>
              <w:bottom w:val="single" w:sz="5" w:space="0" w:color="000000"/>
              <w:right w:val="single" w:sz="5" w:space="0" w:color="000000"/>
            </w:tcBorders>
          </w:tcPr>
          <w:p w14:paraId="6CB6F605" w14:textId="77777777" w:rsidR="00060E39" w:rsidRPr="00907C9B" w:rsidRDefault="00060E39" w:rsidP="00060E39">
            <w:pPr>
              <w:spacing w:line="226" w:lineRule="exact"/>
              <w:ind w:left="102"/>
              <w:rPr>
                <w:ins w:id="2232" w:author="2.1RC1" w:date="2013-12-11T22:33:00Z"/>
                <w:spacing w:val="-1"/>
                <w:sz w:val="20"/>
                <w:szCs w:val="20"/>
              </w:rPr>
            </w:pPr>
            <w:ins w:id="2233" w:author="2.1RC1" w:date="2013-12-11T22:33:00Z">
              <w:r w:rsidRPr="00DB2312">
                <w:rPr>
                  <w:spacing w:val="-1"/>
                  <w:sz w:val="20"/>
                  <w:szCs w:val="20"/>
                </w:rPr>
                <w:t>0..1</w:t>
              </w:r>
            </w:ins>
          </w:p>
        </w:tc>
      </w:tr>
      <w:tr w:rsidR="00060E39" w:rsidRPr="00907C9B" w14:paraId="4D8829F1" w14:textId="77777777" w:rsidTr="00507A1C">
        <w:trPr>
          <w:trHeight w:hRule="exact" w:val="1415"/>
          <w:tblHeader/>
          <w:ins w:id="2234"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72391E7D" w14:textId="77777777" w:rsidR="00060E39" w:rsidRPr="00907C9B" w:rsidRDefault="00060E39" w:rsidP="00060E39">
            <w:pPr>
              <w:spacing w:line="229" w:lineRule="exact"/>
              <w:ind w:left="102"/>
              <w:rPr>
                <w:ins w:id="2235" w:author="2.1RC1" w:date="2013-12-11T22:33:00Z"/>
                <w:sz w:val="20"/>
                <w:szCs w:val="20"/>
              </w:rPr>
            </w:pPr>
            <w:ins w:id="2236" w:author="2.1RC1" w:date="2013-12-11T22:33:00Z">
              <w:r>
                <w:rPr>
                  <w:sz w:val="20"/>
                  <w:szCs w:val="20"/>
                </w:rPr>
                <w:t>../../../</w:t>
              </w:r>
              <w:r>
                <w:rPr>
                  <w:spacing w:val="-1"/>
                  <w:sz w:val="20"/>
                  <w:szCs w:val="20"/>
                </w:rPr>
                <w:t>healthcareProfessional</w:t>
              </w:r>
              <w:r w:rsidRPr="00907C9B">
                <w:rPr>
                  <w:spacing w:val="-1"/>
                  <w:sz w:val="20"/>
                  <w:szCs w:val="20"/>
                </w:rPr>
                <w:t>RoleCode</w:t>
              </w:r>
            </w:ins>
          </w:p>
          <w:p w14:paraId="1453A357" w14:textId="77777777" w:rsidR="00060E39" w:rsidRPr="00907C9B" w:rsidRDefault="00060E39" w:rsidP="00060E39">
            <w:pPr>
              <w:spacing w:line="226" w:lineRule="exact"/>
              <w:ind w:left="102"/>
              <w:rPr>
                <w:ins w:id="2237" w:author="2.1RC1" w:date="2013-12-11T22:33:00Z"/>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7ADF2E1" w14:textId="77777777" w:rsidR="00060E39" w:rsidRPr="00DB2312" w:rsidRDefault="00060E39" w:rsidP="00060E39">
            <w:pPr>
              <w:spacing w:line="226" w:lineRule="exact"/>
              <w:ind w:left="102"/>
              <w:rPr>
                <w:ins w:id="2238" w:author="2.1RC1" w:date="2013-12-11T22:33:00Z"/>
                <w:spacing w:val="-1"/>
                <w:sz w:val="20"/>
                <w:szCs w:val="20"/>
              </w:rPr>
            </w:pPr>
            <w:ins w:id="2239" w:author="2.1RC1" w:date="2013-12-11T22:33:00Z">
              <w:r w:rsidRPr="00DB2312">
                <w:rPr>
                  <w:spacing w:val="-1"/>
                  <w:sz w:val="20"/>
                  <w:szCs w:val="20"/>
                </w:rPr>
                <w:t xml:space="preserve">CVType </w:t>
              </w:r>
            </w:ins>
          </w:p>
          <w:p w14:paraId="174B9D5F" w14:textId="77777777" w:rsidR="00060E39" w:rsidRDefault="00060E39" w:rsidP="00060E39">
            <w:pPr>
              <w:spacing w:line="226" w:lineRule="exact"/>
              <w:ind w:left="102"/>
              <w:rPr>
                <w:ins w:id="2240" w:author="2.1RC1" w:date="2013-12-11T22:33:00Z"/>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E1141C" w14:textId="77777777" w:rsidR="00060E39" w:rsidRPr="00166A0E" w:rsidRDefault="00060E39" w:rsidP="00060E39">
            <w:pPr>
              <w:spacing w:line="226" w:lineRule="exact"/>
              <w:ind w:left="102"/>
              <w:rPr>
                <w:ins w:id="2241" w:author="2.1RC1" w:date="2013-12-11T22:33:00Z"/>
                <w:sz w:val="20"/>
                <w:szCs w:val="20"/>
              </w:rPr>
            </w:pPr>
            <w:ins w:id="2242" w:author="2.1RC1" w:date="2013-12-11T22:33:00Z">
              <w:r w:rsidRPr="00166A0E">
                <w:rPr>
                  <w:sz w:val="20"/>
                  <w:szCs w:val="20"/>
                </w:rPr>
                <w:t>Information om personens befattning. Om möjligt skall KV Befattning (OID 1.2.752.129.2.2.1.4)</w:t>
              </w:r>
              <w:r>
                <w:rPr>
                  <w:sz w:val="20"/>
                  <w:szCs w:val="20"/>
                </w:rPr>
                <w:t xml:space="preserve"> användas</w:t>
              </w:r>
              <w:r w:rsidRPr="00166A0E">
                <w:rPr>
                  <w:sz w:val="20"/>
                  <w:szCs w:val="20"/>
                </w:rPr>
                <w:t xml:space="preserve">, se </w:t>
              </w:r>
            </w:ins>
          </w:p>
          <w:p w14:paraId="37CD64C4" w14:textId="77777777" w:rsidR="00060E39" w:rsidRPr="000C59A8" w:rsidRDefault="0082660E" w:rsidP="00060E39">
            <w:pPr>
              <w:spacing w:line="226" w:lineRule="exact"/>
              <w:ind w:left="102"/>
              <w:rPr>
                <w:ins w:id="2243" w:author="2.1RC1" w:date="2013-12-11T22:33:00Z"/>
                <w:color w:val="0000FF" w:themeColor="hyperlink"/>
                <w:sz w:val="20"/>
                <w:szCs w:val="20"/>
                <w:u w:val="single"/>
              </w:rPr>
            </w:pPr>
            <w:ins w:id="2244" w:author="2.1RC1" w:date="2013-12-11T22:33:00Z">
              <w:r>
                <w:fldChar w:fldCharType="begin"/>
              </w:r>
              <w:r>
                <w:instrText xml:space="preserve"> HYPERLINK "http://www.inera.se/Documents/TJANSTER_PROJEKT/Katalogtjanst_HSA/Innehall/hsa_innehall_befattning.pdf" </w:instrText>
              </w:r>
              <w:r>
                <w:fldChar w:fldCharType="separate"/>
              </w:r>
              <w:r w:rsidR="00060E39" w:rsidRPr="00BB7C17">
                <w:rPr>
                  <w:rStyle w:val="Hyperlnk"/>
                  <w:sz w:val="20"/>
                  <w:szCs w:val="20"/>
                </w:rPr>
                <w:t>http://www.inera.se/Documents/TJANSTER_PROJEKT/Katalogtjanst_HSA/Innehall/hsa_innehall_befattning.pdf</w:t>
              </w:r>
              <w:r>
                <w:rPr>
                  <w:rStyle w:val="Hyperlnk"/>
                  <w:sz w:val="20"/>
                  <w:szCs w:val="20"/>
                </w:rPr>
                <w:fldChar w:fldCharType="end"/>
              </w:r>
            </w:ins>
          </w:p>
        </w:tc>
        <w:tc>
          <w:tcPr>
            <w:tcW w:w="851" w:type="dxa"/>
            <w:tcBorders>
              <w:top w:val="single" w:sz="5" w:space="0" w:color="000000"/>
              <w:left w:val="single" w:sz="5" w:space="0" w:color="000000"/>
              <w:bottom w:val="single" w:sz="5" w:space="0" w:color="000000"/>
              <w:right w:val="single" w:sz="5" w:space="0" w:color="000000"/>
            </w:tcBorders>
          </w:tcPr>
          <w:p w14:paraId="5D9F90F0" w14:textId="77777777" w:rsidR="00060E39" w:rsidRPr="00907C9B" w:rsidRDefault="00060E39" w:rsidP="00060E39">
            <w:pPr>
              <w:spacing w:line="226" w:lineRule="exact"/>
              <w:ind w:left="102"/>
              <w:rPr>
                <w:ins w:id="2245" w:author="2.1RC1" w:date="2013-12-11T22:33:00Z"/>
                <w:spacing w:val="-1"/>
                <w:sz w:val="20"/>
                <w:szCs w:val="20"/>
              </w:rPr>
            </w:pPr>
            <w:ins w:id="2246" w:author="2.1RC1" w:date="2013-12-11T22:33:00Z">
              <w:r>
                <w:rPr>
                  <w:spacing w:val="-1"/>
                  <w:sz w:val="20"/>
                  <w:szCs w:val="20"/>
                </w:rPr>
                <w:t>0</w:t>
              </w:r>
              <w:r w:rsidRPr="002D6889">
                <w:rPr>
                  <w:spacing w:val="-1"/>
                  <w:sz w:val="20"/>
                  <w:szCs w:val="20"/>
                </w:rPr>
                <w:t>..1</w:t>
              </w:r>
            </w:ins>
          </w:p>
        </w:tc>
      </w:tr>
      <w:tr w:rsidR="00060E39" w:rsidRPr="00907C9B" w14:paraId="7DEEC659" w14:textId="77777777" w:rsidTr="00507A1C">
        <w:trPr>
          <w:trHeight w:hRule="exact" w:val="571"/>
          <w:tblHeader/>
          <w:ins w:id="2247"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7BBDEBD2" w14:textId="77777777" w:rsidR="00060E39" w:rsidRPr="00907C9B" w:rsidRDefault="00060E39" w:rsidP="00060E39">
            <w:pPr>
              <w:spacing w:line="226" w:lineRule="exact"/>
              <w:ind w:left="102"/>
              <w:rPr>
                <w:ins w:id="2248" w:author="2.1RC1" w:date="2013-12-11T22:33:00Z"/>
                <w:sz w:val="20"/>
                <w:szCs w:val="20"/>
              </w:rPr>
            </w:pPr>
            <w:ins w:id="2249" w:author="2.1RC1" w:date="2013-12-11T22:33:00Z">
              <w:r>
                <w:rPr>
                  <w:sz w:val="20"/>
                  <w:szCs w:val="20"/>
                </w:rPr>
                <w:t>../../../</w:t>
              </w:r>
              <w:r>
                <w:rPr>
                  <w:spacing w:val="-1"/>
                  <w:sz w:val="20"/>
                  <w:szCs w:val="20"/>
                </w:rPr>
                <w:t>../code</w:t>
              </w:r>
            </w:ins>
          </w:p>
        </w:tc>
        <w:tc>
          <w:tcPr>
            <w:tcW w:w="1559" w:type="dxa"/>
            <w:tcBorders>
              <w:top w:val="single" w:sz="5" w:space="0" w:color="000000"/>
              <w:left w:val="single" w:sz="5" w:space="0" w:color="000000"/>
              <w:bottom w:val="single" w:sz="5" w:space="0" w:color="000000"/>
              <w:right w:val="single" w:sz="5" w:space="0" w:color="000000"/>
            </w:tcBorders>
          </w:tcPr>
          <w:p w14:paraId="400CDF5C" w14:textId="77777777" w:rsidR="00060E39" w:rsidRDefault="00060E39" w:rsidP="00060E39">
            <w:pPr>
              <w:spacing w:line="226" w:lineRule="exact"/>
              <w:ind w:left="102"/>
              <w:rPr>
                <w:ins w:id="2250" w:author="2.1RC1" w:date="2013-12-11T22:33:00Z"/>
                <w:spacing w:val="-1"/>
                <w:sz w:val="20"/>
                <w:szCs w:val="20"/>
              </w:rPr>
            </w:pPr>
            <w:ins w:id="2251" w:author="2.1RC1" w:date="2013-12-11T22:33:00Z">
              <w:r>
                <w:rPr>
                  <w:spacing w:val="-1"/>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48E1A0DE" w14:textId="77777777" w:rsidR="00060E39" w:rsidRPr="00166A0E" w:rsidRDefault="00060E39" w:rsidP="00060E39">
            <w:pPr>
              <w:spacing w:line="229" w:lineRule="exact"/>
              <w:ind w:left="102"/>
              <w:rPr>
                <w:ins w:id="2252" w:author="2.1RC1" w:date="2013-12-11T22:33:00Z"/>
                <w:sz w:val="20"/>
                <w:szCs w:val="20"/>
              </w:rPr>
            </w:pPr>
            <w:ins w:id="2253" w:author="2.1RC1" w:date="2013-12-11T22:33:00Z">
              <w:r w:rsidRPr="00166A0E">
                <w:rPr>
                  <w:sz w:val="20"/>
                  <w:szCs w:val="20"/>
                </w:rPr>
                <w:t>Befattningskod. Om code anges skall också codeSystem  samt displayName anges.</w:t>
              </w:r>
            </w:ins>
          </w:p>
        </w:tc>
        <w:tc>
          <w:tcPr>
            <w:tcW w:w="851" w:type="dxa"/>
            <w:tcBorders>
              <w:top w:val="single" w:sz="5" w:space="0" w:color="000000"/>
              <w:left w:val="single" w:sz="5" w:space="0" w:color="000000"/>
              <w:bottom w:val="single" w:sz="5" w:space="0" w:color="000000"/>
              <w:right w:val="single" w:sz="5" w:space="0" w:color="000000"/>
            </w:tcBorders>
          </w:tcPr>
          <w:p w14:paraId="12E53354" w14:textId="77777777" w:rsidR="00060E39" w:rsidRPr="00907C9B" w:rsidRDefault="00060E39" w:rsidP="00060E39">
            <w:pPr>
              <w:spacing w:line="226" w:lineRule="exact"/>
              <w:ind w:left="102"/>
              <w:rPr>
                <w:ins w:id="2254" w:author="2.1RC1" w:date="2013-12-11T22:33:00Z"/>
                <w:spacing w:val="-1"/>
                <w:sz w:val="20"/>
                <w:szCs w:val="20"/>
              </w:rPr>
            </w:pPr>
            <w:ins w:id="2255" w:author="2.1RC1" w:date="2013-12-11T22:33:00Z">
              <w:r w:rsidRPr="004149A9">
                <w:rPr>
                  <w:spacing w:val="-1"/>
                  <w:sz w:val="20"/>
                  <w:szCs w:val="20"/>
                </w:rPr>
                <w:t>0..1</w:t>
              </w:r>
            </w:ins>
          </w:p>
        </w:tc>
      </w:tr>
      <w:tr w:rsidR="00060E39" w:rsidRPr="00907C9B" w14:paraId="36D8DB70" w14:textId="77777777" w:rsidTr="00507A1C">
        <w:trPr>
          <w:trHeight w:hRule="exact" w:val="706"/>
          <w:tblHeader/>
          <w:ins w:id="2256"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4C3C444F" w14:textId="77777777" w:rsidR="00060E39" w:rsidRPr="00907C9B" w:rsidRDefault="00060E39" w:rsidP="00060E39">
            <w:pPr>
              <w:spacing w:line="226" w:lineRule="exact"/>
              <w:ind w:left="102"/>
              <w:rPr>
                <w:ins w:id="2257" w:author="2.1RC1" w:date="2013-12-11T22:33:00Z"/>
                <w:sz w:val="20"/>
                <w:szCs w:val="20"/>
              </w:rPr>
            </w:pPr>
            <w:ins w:id="2258" w:author="2.1RC1" w:date="2013-12-11T22:33:00Z">
              <w:r>
                <w:rPr>
                  <w:sz w:val="20"/>
                  <w:szCs w:val="20"/>
                </w:rPr>
                <w:t>../../../</w:t>
              </w:r>
              <w:r>
                <w:rPr>
                  <w:spacing w:val="-1"/>
                  <w:sz w:val="20"/>
                  <w:szCs w:val="20"/>
                </w:rPr>
                <w:t>../code</w:t>
              </w:r>
              <w:r>
                <w:rPr>
                  <w:sz w:val="20"/>
                  <w:szCs w:val="20"/>
                </w:rPr>
                <w:t>System</w:t>
              </w:r>
            </w:ins>
          </w:p>
        </w:tc>
        <w:tc>
          <w:tcPr>
            <w:tcW w:w="1559" w:type="dxa"/>
            <w:tcBorders>
              <w:top w:val="single" w:sz="5" w:space="0" w:color="000000"/>
              <w:left w:val="single" w:sz="5" w:space="0" w:color="000000"/>
              <w:bottom w:val="single" w:sz="5" w:space="0" w:color="000000"/>
              <w:right w:val="single" w:sz="5" w:space="0" w:color="000000"/>
            </w:tcBorders>
          </w:tcPr>
          <w:p w14:paraId="3F156DD4" w14:textId="77777777" w:rsidR="00060E39" w:rsidRDefault="00060E39" w:rsidP="00060E39">
            <w:pPr>
              <w:spacing w:line="226" w:lineRule="exact"/>
              <w:ind w:left="102"/>
              <w:rPr>
                <w:ins w:id="2259" w:author="2.1RC1" w:date="2013-12-11T22:33:00Z"/>
                <w:spacing w:val="-1"/>
                <w:sz w:val="20"/>
                <w:szCs w:val="20"/>
              </w:rPr>
            </w:pPr>
            <w:ins w:id="2260" w:author="2.1RC1" w:date="2013-12-11T22:33:00Z">
              <w:r w:rsidRPr="00A10342">
                <w:rPr>
                  <w:spacing w:val="-1"/>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342343C5" w14:textId="77777777" w:rsidR="00060E39" w:rsidRPr="00166A0E" w:rsidRDefault="00060E39" w:rsidP="00060E39">
            <w:pPr>
              <w:spacing w:line="229" w:lineRule="exact"/>
              <w:ind w:left="102"/>
              <w:rPr>
                <w:ins w:id="2261" w:author="2.1RC1" w:date="2013-12-11T22:33:00Z"/>
                <w:sz w:val="20"/>
                <w:szCs w:val="20"/>
              </w:rPr>
            </w:pPr>
            <w:ins w:id="2262" w:author="2.1RC1" w:date="2013-12-11T22:33:00Z">
              <w:r w:rsidRPr="00166A0E">
                <w:rPr>
                  <w:sz w:val="20"/>
                  <w:szCs w:val="20"/>
                </w:rPr>
                <w:t>Kodsystem för befattningskod. Om codeSystem anges skall också code samt displayName anges.</w:t>
              </w:r>
            </w:ins>
          </w:p>
        </w:tc>
        <w:tc>
          <w:tcPr>
            <w:tcW w:w="851" w:type="dxa"/>
            <w:tcBorders>
              <w:top w:val="single" w:sz="5" w:space="0" w:color="000000"/>
              <w:left w:val="single" w:sz="5" w:space="0" w:color="000000"/>
              <w:bottom w:val="single" w:sz="5" w:space="0" w:color="000000"/>
              <w:right w:val="single" w:sz="5" w:space="0" w:color="000000"/>
            </w:tcBorders>
          </w:tcPr>
          <w:p w14:paraId="47EBA9AB" w14:textId="77777777" w:rsidR="00060E39" w:rsidRPr="00907C9B" w:rsidRDefault="00060E39" w:rsidP="00060E39">
            <w:pPr>
              <w:spacing w:line="226" w:lineRule="exact"/>
              <w:ind w:left="102"/>
              <w:rPr>
                <w:ins w:id="2263" w:author="2.1RC1" w:date="2013-12-11T22:33:00Z"/>
                <w:spacing w:val="-1"/>
                <w:sz w:val="20"/>
                <w:szCs w:val="20"/>
              </w:rPr>
            </w:pPr>
            <w:ins w:id="2264" w:author="2.1RC1" w:date="2013-12-11T22:33:00Z">
              <w:r w:rsidRPr="00DB2312">
                <w:rPr>
                  <w:spacing w:val="-1"/>
                  <w:sz w:val="20"/>
                  <w:szCs w:val="20"/>
                </w:rPr>
                <w:t>0..1</w:t>
              </w:r>
            </w:ins>
          </w:p>
        </w:tc>
      </w:tr>
      <w:tr w:rsidR="00060E39" w:rsidRPr="00907C9B" w14:paraId="1E4F9E04" w14:textId="77777777" w:rsidTr="00507A1C">
        <w:trPr>
          <w:trHeight w:hRule="exact" w:val="277"/>
          <w:tblHeader/>
          <w:ins w:id="2265"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38673B1E" w14:textId="77777777" w:rsidR="00060E39" w:rsidRPr="00907C9B" w:rsidRDefault="00060E39" w:rsidP="00060E39">
            <w:pPr>
              <w:spacing w:line="226" w:lineRule="exact"/>
              <w:ind w:left="102"/>
              <w:rPr>
                <w:ins w:id="2266" w:author="2.1RC1" w:date="2013-12-11T22:33:00Z"/>
                <w:spacing w:val="-1"/>
                <w:sz w:val="20"/>
                <w:szCs w:val="20"/>
              </w:rPr>
            </w:pPr>
            <w:ins w:id="2267" w:author="2.1RC1" w:date="2013-12-11T22:33:00Z">
              <w:r>
                <w:rPr>
                  <w:sz w:val="20"/>
                  <w:szCs w:val="20"/>
                </w:rPr>
                <w:t>../../../</w:t>
              </w:r>
              <w:r>
                <w:rPr>
                  <w:spacing w:val="-1"/>
                  <w:sz w:val="20"/>
                  <w:szCs w:val="20"/>
                </w:rPr>
                <w:t>../code</w:t>
              </w:r>
              <w:r w:rsidRPr="00DB2312">
                <w:rPr>
                  <w:sz w:val="20"/>
                  <w:szCs w:val="20"/>
                </w:rPr>
                <w:t>SystemName</w:t>
              </w:r>
            </w:ins>
          </w:p>
        </w:tc>
        <w:tc>
          <w:tcPr>
            <w:tcW w:w="1559" w:type="dxa"/>
            <w:tcBorders>
              <w:top w:val="single" w:sz="5" w:space="0" w:color="000000"/>
              <w:left w:val="single" w:sz="5" w:space="0" w:color="000000"/>
              <w:bottom w:val="single" w:sz="5" w:space="0" w:color="000000"/>
              <w:right w:val="single" w:sz="5" w:space="0" w:color="000000"/>
            </w:tcBorders>
          </w:tcPr>
          <w:p w14:paraId="6B53C929" w14:textId="77777777" w:rsidR="00060E39" w:rsidRPr="00907C9B" w:rsidRDefault="00060E39" w:rsidP="00060E39">
            <w:pPr>
              <w:spacing w:line="226" w:lineRule="exact"/>
              <w:ind w:left="102"/>
              <w:rPr>
                <w:ins w:id="2268" w:author="2.1RC1" w:date="2013-12-11T22:33:00Z"/>
                <w:spacing w:val="-1"/>
                <w:sz w:val="20"/>
                <w:szCs w:val="20"/>
              </w:rPr>
            </w:pPr>
            <w:ins w:id="2269" w:author="2.1RC1" w:date="2013-12-11T22:33:00Z">
              <w:r w:rsidRPr="00DB2312">
                <w:rPr>
                  <w:spacing w:val="-1"/>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08590CE1" w14:textId="77777777" w:rsidR="00060E39" w:rsidRPr="00166A0E" w:rsidRDefault="00060E39" w:rsidP="00060E39">
            <w:pPr>
              <w:spacing w:line="229" w:lineRule="exact"/>
              <w:ind w:left="102"/>
              <w:rPr>
                <w:ins w:id="2270" w:author="2.1RC1" w:date="2013-12-11T22:33:00Z"/>
                <w:sz w:val="20"/>
                <w:szCs w:val="20"/>
              </w:rPr>
            </w:pPr>
            <w:ins w:id="2271" w:author="2.1RC1" w:date="2013-12-11T22:33:00Z">
              <w:r w:rsidRPr="00166A0E">
                <w:rPr>
                  <w:sz w:val="20"/>
                  <w:szCs w:val="20"/>
                </w:rPr>
                <w:t>Namn på kodsystem för befattningskod.</w:t>
              </w:r>
            </w:ins>
          </w:p>
        </w:tc>
        <w:tc>
          <w:tcPr>
            <w:tcW w:w="851" w:type="dxa"/>
            <w:tcBorders>
              <w:top w:val="single" w:sz="5" w:space="0" w:color="000000"/>
              <w:left w:val="single" w:sz="5" w:space="0" w:color="000000"/>
              <w:bottom w:val="single" w:sz="5" w:space="0" w:color="000000"/>
              <w:right w:val="single" w:sz="5" w:space="0" w:color="000000"/>
            </w:tcBorders>
          </w:tcPr>
          <w:p w14:paraId="5B4FC544" w14:textId="77777777" w:rsidR="00060E39" w:rsidRPr="00907C9B" w:rsidRDefault="00060E39" w:rsidP="00060E39">
            <w:pPr>
              <w:spacing w:line="226" w:lineRule="exact"/>
              <w:ind w:left="102"/>
              <w:rPr>
                <w:ins w:id="2272" w:author="2.1RC1" w:date="2013-12-11T22:33:00Z"/>
                <w:spacing w:val="-1"/>
                <w:sz w:val="20"/>
                <w:szCs w:val="20"/>
              </w:rPr>
            </w:pPr>
            <w:ins w:id="2273" w:author="2.1RC1" w:date="2013-12-11T22:33:00Z">
              <w:r w:rsidRPr="00DB2312">
                <w:rPr>
                  <w:spacing w:val="-1"/>
                  <w:sz w:val="20"/>
                  <w:szCs w:val="20"/>
                </w:rPr>
                <w:t>0..1</w:t>
              </w:r>
            </w:ins>
          </w:p>
        </w:tc>
      </w:tr>
      <w:tr w:rsidR="00060E39" w:rsidRPr="00907C9B" w14:paraId="187E7C63" w14:textId="77777777" w:rsidTr="00507A1C">
        <w:trPr>
          <w:trHeight w:hRule="exact" w:val="296"/>
          <w:tblHeader/>
          <w:ins w:id="2274"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6F6DD0E6" w14:textId="77777777" w:rsidR="00060E39" w:rsidRPr="00907C9B" w:rsidRDefault="00060E39" w:rsidP="00060E39">
            <w:pPr>
              <w:spacing w:line="226" w:lineRule="exact"/>
              <w:ind w:left="102"/>
              <w:rPr>
                <w:ins w:id="2275" w:author="2.1RC1" w:date="2013-12-11T22:33:00Z"/>
                <w:sz w:val="20"/>
                <w:szCs w:val="20"/>
              </w:rPr>
            </w:pPr>
            <w:ins w:id="2276" w:author="2.1RC1" w:date="2013-12-11T22:33:00Z">
              <w:r>
                <w:rPr>
                  <w:sz w:val="20"/>
                  <w:szCs w:val="20"/>
                </w:rPr>
                <w:t>../../../</w:t>
              </w:r>
              <w:r>
                <w:rPr>
                  <w:spacing w:val="-1"/>
                  <w:sz w:val="20"/>
                  <w:szCs w:val="20"/>
                </w:rPr>
                <w:t>../code</w:t>
              </w:r>
              <w:r w:rsidRPr="00DB2312">
                <w:rPr>
                  <w:sz w:val="20"/>
                  <w:szCs w:val="20"/>
                </w:rPr>
                <w:t>SystemVersion</w:t>
              </w:r>
            </w:ins>
          </w:p>
        </w:tc>
        <w:tc>
          <w:tcPr>
            <w:tcW w:w="1559" w:type="dxa"/>
            <w:tcBorders>
              <w:top w:val="single" w:sz="5" w:space="0" w:color="000000"/>
              <w:left w:val="single" w:sz="5" w:space="0" w:color="000000"/>
              <w:bottom w:val="single" w:sz="5" w:space="0" w:color="000000"/>
              <w:right w:val="single" w:sz="5" w:space="0" w:color="000000"/>
            </w:tcBorders>
          </w:tcPr>
          <w:p w14:paraId="62F3F267" w14:textId="77777777" w:rsidR="00060E39" w:rsidRDefault="00060E39" w:rsidP="00060E39">
            <w:pPr>
              <w:spacing w:line="226" w:lineRule="exact"/>
              <w:ind w:left="102"/>
              <w:rPr>
                <w:ins w:id="2277" w:author="2.1RC1" w:date="2013-12-11T22:33:00Z"/>
                <w:spacing w:val="-1"/>
                <w:sz w:val="20"/>
                <w:szCs w:val="20"/>
              </w:rPr>
            </w:pPr>
            <w:ins w:id="2278" w:author="2.1RC1" w:date="2013-12-11T22:33:00Z">
              <w:r w:rsidRPr="00DB2312">
                <w:rPr>
                  <w:spacing w:val="-1"/>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43A73428" w14:textId="77777777" w:rsidR="00060E39" w:rsidRPr="00166A0E" w:rsidRDefault="00060E39" w:rsidP="00060E39">
            <w:pPr>
              <w:spacing w:line="229" w:lineRule="exact"/>
              <w:ind w:left="102"/>
              <w:rPr>
                <w:ins w:id="2279" w:author="2.1RC1" w:date="2013-12-11T22:33:00Z"/>
                <w:sz w:val="20"/>
                <w:szCs w:val="20"/>
              </w:rPr>
            </w:pPr>
            <w:ins w:id="2280" w:author="2.1RC1" w:date="2013-12-11T22:33:00Z">
              <w:r w:rsidRPr="00166A0E">
                <w:rPr>
                  <w:sz w:val="20"/>
                  <w:szCs w:val="20"/>
                </w:rPr>
                <w:t>Version på kodsystem för befattningskod.</w:t>
              </w:r>
            </w:ins>
          </w:p>
        </w:tc>
        <w:tc>
          <w:tcPr>
            <w:tcW w:w="851" w:type="dxa"/>
            <w:tcBorders>
              <w:top w:val="single" w:sz="5" w:space="0" w:color="000000"/>
              <w:left w:val="single" w:sz="5" w:space="0" w:color="000000"/>
              <w:bottom w:val="single" w:sz="5" w:space="0" w:color="000000"/>
              <w:right w:val="single" w:sz="5" w:space="0" w:color="000000"/>
            </w:tcBorders>
          </w:tcPr>
          <w:p w14:paraId="0088BB1A" w14:textId="77777777" w:rsidR="00060E39" w:rsidRPr="00907C9B" w:rsidRDefault="00060E39" w:rsidP="00060E39">
            <w:pPr>
              <w:spacing w:line="226" w:lineRule="exact"/>
              <w:ind w:left="102"/>
              <w:rPr>
                <w:ins w:id="2281" w:author="2.1RC1" w:date="2013-12-11T22:33:00Z"/>
                <w:spacing w:val="-1"/>
                <w:sz w:val="20"/>
                <w:szCs w:val="20"/>
              </w:rPr>
            </w:pPr>
            <w:ins w:id="2282" w:author="2.1RC1" w:date="2013-12-11T22:33:00Z">
              <w:r w:rsidRPr="00DB2312">
                <w:rPr>
                  <w:spacing w:val="-1"/>
                  <w:sz w:val="20"/>
                  <w:szCs w:val="20"/>
                </w:rPr>
                <w:t>0..1</w:t>
              </w:r>
            </w:ins>
          </w:p>
        </w:tc>
      </w:tr>
      <w:tr w:rsidR="00060E39" w:rsidRPr="00907C9B" w14:paraId="289A26F8" w14:textId="77777777" w:rsidTr="00507A1C">
        <w:trPr>
          <w:trHeight w:hRule="exact" w:val="839"/>
          <w:tblHeader/>
          <w:ins w:id="2283"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47768E53" w14:textId="77777777" w:rsidR="00060E39" w:rsidRPr="00E0757D" w:rsidRDefault="00060E39" w:rsidP="00060E39">
            <w:pPr>
              <w:spacing w:line="226" w:lineRule="exact"/>
              <w:ind w:left="102"/>
              <w:rPr>
                <w:ins w:id="2284" w:author="2.1RC1" w:date="2013-12-11T22:33:00Z"/>
                <w:sz w:val="20"/>
                <w:szCs w:val="20"/>
              </w:rPr>
            </w:pPr>
            <w:ins w:id="2285" w:author="2.1RC1" w:date="2013-12-11T22:33:00Z">
              <w:r>
                <w:rPr>
                  <w:sz w:val="20"/>
                  <w:szCs w:val="20"/>
                </w:rPr>
                <w:lastRenderedPageBreak/>
                <w:t>../../../</w:t>
              </w:r>
              <w:r>
                <w:rPr>
                  <w:spacing w:val="-1"/>
                  <w:sz w:val="20"/>
                  <w:szCs w:val="20"/>
                </w:rPr>
                <w:t>../</w:t>
              </w:r>
              <w:r w:rsidRPr="00E0757D">
                <w:rPr>
                  <w:spacing w:val="-1"/>
                  <w:sz w:val="20"/>
                  <w:szCs w:val="20"/>
                </w:rPr>
                <w:t>displayName</w:t>
              </w:r>
            </w:ins>
          </w:p>
        </w:tc>
        <w:tc>
          <w:tcPr>
            <w:tcW w:w="1559" w:type="dxa"/>
            <w:tcBorders>
              <w:top w:val="single" w:sz="5" w:space="0" w:color="000000"/>
              <w:left w:val="single" w:sz="5" w:space="0" w:color="000000"/>
              <w:bottom w:val="single" w:sz="5" w:space="0" w:color="000000"/>
              <w:right w:val="single" w:sz="5" w:space="0" w:color="000000"/>
            </w:tcBorders>
          </w:tcPr>
          <w:p w14:paraId="2A3ED983" w14:textId="77777777" w:rsidR="00060E39" w:rsidRDefault="00060E39" w:rsidP="00060E39">
            <w:pPr>
              <w:spacing w:line="226" w:lineRule="exact"/>
              <w:ind w:left="102"/>
              <w:rPr>
                <w:ins w:id="2286" w:author="2.1RC1" w:date="2013-12-11T22:33:00Z"/>
                <w:spacing w:val="-1"/>
                <w:sz w:val="20"/>
                <w:szCs w:val="20"/>
              </w:rPr>
            </w:pPr>
            <w:ins w:id="2287" w:author="2.1RC1" w:date="2013-12-11T22:33:00Z">
              <w:r w:rsidRPr="00DB2312">
                <w:rPr>
                  <w:spacing w:val="-1"/>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482B402B" w14:textId="77777777" w:rsidR="00060E39" w:rsidRPr="00166A0E" w:rsidRDefault="00060E39" w:rsidP="00060E39">
            <w:pPr>
              <w:spacing w:line="229" w:lineRule="exact"/>
              <w:ind w:left="102"/>
              <w:rPr>
                <w:ins w:id="2288" w:author="2.1RC1" w:date="2013-12-11T22:33:00Z"/>
                <w:sz w:val="20"/>
                <w:szCs w:val="20"/>
              </w:rPr>
            </w:pPr>
            <w:ins w:id="2289" w:author="2.1RC1" w:date="2013-12-11T22:33:00Z">
              <w:r w:rsidRPr="00166A0E">
                <w:rPr>
                  <w:sz w:val="20"/>
                  <w:szCs w:val="20"/>
                </w:rPr>
                <w:t>Befattningskoden i klartext. Om separat displayName inte finns i producerande system skall samma värde som i code anges.</w:t>
              </w:r>
            </w:ins>
          </w:p>
        </w:tc>
        <w:tc>
          <w:tcPr>
            <w:tcW w:w="851" w:type="dxa"/>
            <w:tcBorders>
              <w:top w:val="single" w:sz="5" w:space="0" w:color="000000"/>
              <w:left w:val="single" w:sz="5" w:space="0" w:color="000000"/>
              <w:bottom w:val="single" w:sz="5" w:space="0" w:color="000000"/>
              <w:right w:val="single" w:sz="5" w:space="0" w:color="000000"/>
            </w:tcBorders>
          </w:tcPr>
          <w:p w14:paraId="3E4999B2" w14:textId="77777777" w:rsidR="00060E39" w:rsidRPr="00907C9B" w:rsidRDefault="00060E39" w:rsidP="00060E39">
            <w:pPr>
              <w:spacing w:line="226" w:lineRule="exact"/>
              <w:ind w:left="102"/>
              <w:rPr>
                <w:ins w:id="2290" w:author="2.1RC1" w:date="2013-12-11T22:33:00Z"/>
                <w:spacing w:val="-1"/>
                <w:sz w:val="20"/>
                <w:szCs w:val="20"/>
              </w:rPr>
            </w:pPr>
            <w:ins w:id="2291" w:author="2.1RC1" w:date="2013-12-11T22:33:00Z">
              <w:r w:rsidRPr="004149A9">
                <w:rPr>
                  <w:spacing w:val="-1"/>
                  <w:sz w:val="20"/>
                  <w:szCs w:val="20"/>
                </w:rPr>
                <w:t>0..1</w:t>
              </w:r>
            </w:ins>
          </w:p>
        </w:tc>
      </w:tr>
      <w:tr w:rsidR="00060E39" w14:paraId="6CEAC95D" w14:textId="77777777" w:rsidTr="00507A1C">
        <w:trPr>
          <w:trHeight w:hRule="exact" w:val="1276"/>
          <w:tblHeader/>
          <w:ins w:id="2292"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3CD5C1C0" w14:textId="77777777" w:rsidR="00060E39" w:rsidRPr="00E0757D" w:rsidRDefault="00060E39" w:rsidP="00060E39">
            <w:pPr>
              <w:pStyle w:val="TableParagraph"/>
              <w:spacing w:line="229" w:lineRule="exact"/>
              <w:ind w:left="102"/>
              <w:rPr>
                <w:ins w:id="2293" w:author="2.1RC1" w:date="2013-12-11T22:33:00Z"/>
                <w:rFonts w:ascii="Times New Roman" w:eastAsia="Times New Roman" w:hAnsi="Times New Roman" w:cs="Times New Roman"/>
                <w:spacing w:val="-1"/>
                <w:sz w:val="20"/>
                <w:szCs w:val="20"/>
              </w:rPr>
            </w:pPr>
            <w:ins w:id="2294" w:author="2.1RC1" w:date="2013-12-11T22:33:00Z">
              <w:r>
                <w:rPr>
                  <w:rFonts w:ascii="Times New Roman" w:hAnsi="Times New Roman" w:cs="Times New Roman"/>
                  <w:sz w:val="20"/>
                  <w:szCs w:val="20"/>
                </w:rPr>
                <w:t>../../../</w:t>
              </w:r>
              <w:r>
                <w:rPr>
                  <w:rFonts w:ascii="Times New Roman" w:hAnsi="Times New Roman" w:cs="Times New Roman"/>
                  <w:spacing w:val="-1"/>
                  <w:sz w:val="20"/>
                  <w:szCs w:val="20"/>
                </w:rPr>
                <w:t>../</w:t>
              </w:r>
              <w:r w:rsidRPr="0095504B">
                <w:rPr>
                  <w:rFonts w:ascii="Times New Roman" w:hAnsi="Times New Roman" w:cs="Times New Roman"/>
                  <w:spacing w:val="-1"/>
                  <w:sz w:val="20"/>
                  <w:szCs w:val="20"/>
                </w:rPr>
                <w:t>originalText</w:t>
              </w:r>
            </w:ins>
          </w:p>
        </w:tc>
        <w:tc>
          <w:tcPr>
            <w:tcW w:w="1559" w:type="dxa"/>
            <w:tcBorders>
              <w:top w:val="single" w:sz="5" w:space="0" w:color="000000"/>
              <w:left w:val="single" w:sz="5" w:space="0" w:color="000000"/>
              <w:bottom w:val="single" w:sz="5" w:space="0" w:color="000000"/>
              <w:right w:val="single" w:sz="5" w:space="0" w:color="000000"/>
            </w:tcBorders>
          </w:tcPr>
          <w:p w14:paraId="6F76AB6E" w14:textId="77777777" w:rsidR="00060E39" w:rsidRPr="008C68A3" w:rsidRDefault="00060E39" w:rsidP="00060E39">
            <w:pPr>
              <w:spacing w:line="226" w:lineRule="exact"/>
              <w:ind w:left="102"/>
              <w:rPr>
                <w:ins w:id="2295" w:author="2.1RC1" w:date="2013-12-11T22:33:00Z"/>
                <w:spacing w:val="-1"/>
                <w:sz w:val="20"/>
                <w:szCs w:val="20"/>
              </w:rPr>
            </w:pPr>
            <w:ins w:id="2296" w:author="2.1RC1" w:date="2013-12-11T22:33:00Z">
              <w:r w:rsidRPr="00A10342">
                <w:rPr>
                  <w:spacing w:val="-1"/>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369B7C25" w14:textId="77777777" w:rsidR="00060E39" w:rsidRPr="00166A0E" w:rsidRDefault="00060E39" w:rsidP="00060E39">
            <w:pPr>
              <w:spacing w:line="229" w:lineRule="exact"/>
              <w:ind w:left="102"/>
              <w:rPr>
                <w:ins w:id="2297" w:author="2.1RC1" w:date="2013-12-11T22:33:00Z"/>
                <w:sz w:val="20"/>
                <w:szCs w:val="20"/>
              </w:rPr>
            </w:pPr>
            <w:ins w:id="2298" w:author="2.1RC1" w:date="2013-12-11T22:33:00Z">
              <w:r w:rsidRPr="00166A0E">
                <w:rPr>
                  <w:sz w:val="20"/>
                  <w:szCs w:val="20"/>
                </w:rPr>
                <w:t>Om befattning är beskriven i ett lokalt kodverk utan OID, eller när kod helt saknas, kan en beskrivande text anges i originalText.</w:t>
              </w:r>
            </w:ins>
          </w:p>
          <w:p w14:paraId="05F6618D" w14:textId="77777777" w:rsidR="00060E39" w:rsidRPr="00166A0E" w:rsidRDefault="00060E39" w:rsidP="00060E39">
            <w:pPr>
              <w:spacing w:line="229" w:lineRule="exact"/>
              <w:ind w:left="102"/>
              <w:rPr>
                <w:ins w:id="2299" w:author="2.1RC1" w:date="2013-12-11T22:33:00Z"/>
                <w:spacing w:val="-1"/>
                <w:sz w:val="20"/>
                <w:szCs w:val="20"/>
              </w:rPr>
            </w:pPr>
            <w:ins w:id="2300" w:author="2.1RC1" w:date="2013-12-11T22:33:00Z">
              <w:r w:rsidRPr="00166A0E">
                <w:rPr>
                  <w:sz w:val="20"/>
                  <w:szCs w:val="20"/>
                </w:rPr>
                <w:t xml:space="preserve">Om originalText anges skall inget annat värde i </w:t>
              </w:r>
              <w:r w:rsidRPr="00166A0E">
                <w:rPr>
                  <w:spacing w:val="-1"/>
                  <w:sz w:val="20"/>
                  <w:szCs w:val="20"/>
                </w:rPr>
                <w:t>healthcareProfessionalRoleCode anges.</w:t>
              </w:r>
            </w:ins>
          </w:p>
        </w:tc>
        <w:tc>
          <w:tcPr>
            <w:tcW w:w="851" w:type="dxa"/>
            <w:tcBorders>
              <w:top w:val="single" w:sz="5" w:space="0" w:color="000000"/>
              <w:left w:val="single" w:sz="5" w:space="0" w:color="000000"/>
              <w:bottom w:val="single" w:sz="5" w:space="0" w:color="000000"/>
              <w:right w:val="single" w:sz="5" w:space="0" w:color="000000"/>
            </w:tcBorders>
          </w:tcPr>
          <w:p w14:paraId="580903FC" w14:textId="77777777" w:rsidR="00060E39" w:rsidRDefault="00060E39" w:rsidP="00060E39">
            <w:pPr>
              <w:spacing w:line="226" w:lineRule="exact"/>
              <w:ind w:left="102"/>
              <w:rPr>
                <w:ins w:id="2301" w:author="2.1RC1" w:date="2013-12-11T22:33:00Z"/>
                <w:spacing w:val="-1"/>
                <w:sz w:val="20"/>
                <w:szCs w:val="20"/>
              </w:rPr>
            </w:pPr>
            <w:ins w:id="2302" w:author="2.1RC1" w:date="2013-12-11T22:33:00Z">
              <w:r w:rsidRPr="004149A9">
                <w:rPr>
                  <w:spacing w:val="-1"/>
                  <w:sz w:val="20"/>
                  <w:szCs w:val="20"/>
                </w:rPr>
                <w:t>0..1</w:t>
              </w:r>
            </w:ins>
          </w:p>
        </w:tc>
      </w:tr>
      <w:tr w:rsidR="00060E39" w:rsidRPr="00A104D2" w14:paraId="03D976DF" w14:textId="77777777" w:rsidTr="00B9539D">
        <w:trPr>
          <w:trHeight w:hRule="exact" w:val="1227"/>
          <w:tblHeader/>
          <w:ins w:id="2303"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063BE76E" w14:textId="77777777" w:rsidR="00060E39" w:rsidRPr="00907C9B" w:rsidRDefault="00060E39" w:rsidP="00060E39">
            <w:pPr>
              <w:spacing w:line="226" w:lineRule="exact"/>
              <w:ind w:left="102"/>
              <w:rPr>
                <w:ins w:id="2304" w:author="2.1RC1" w:date="2013-12-11T22:33:00Z"/>
                <w:spacing w:val="-1"/>
                <w:sz w:val="20"/>
                <w:szCs w:val="20"/>
              </w:rPr>
            </w:pPr>
            <w:ins w:id="2305" w:author="2.1RC1" w:date="2013-12-11T22:33:00Z">
              <w:r>
                <w:rPr>
                  <w:spacing w:val="-1"/>
                  <w:sz w:val="20"/>
                  <w:szCs w:val="20"/>
                </w:rPr>
                <w:t>../../../healthcareProfessional</w:t>
              </w:r>
              <w:r w:rsidRPr="008C68A3">
                <w:rPr>
                  <w:spacing w:val="-1"/>
                  <w:sz w:val="20"/>
                  <w:szCs w:val="20"/>
                </w:rPr>
                <w:t>OrgUnit</w:t>
              </w:r>
            </w:ins>
          </w:p>
        </w:tc>
        <w:tc>
          <w:tcPr>
            <w:tcW w:w="1559" w:type="dxa"/>
            <w:tcBorders>
              <w:top w:val="single" w:sz="5" w:space="0" w:color="000000"/>
              <w:left w:val="single" w:sz="5" w:space="0" w:color="000000"/>
              <w:bottom w:val="single" w:sz="5" w:space="0" w:color="000000"/>
              <w:right w:val="single" w:sz="5" w:space="0" w:color="000000"/>
            </w:tcBorders>
          </w:tcPr>
          <w:p w14:paraId="432A1724" w14:textId="77777777" w:rsidR="00060E39" w:rsidRPr="00907C9B" w:rsidRDefault="00060E39" w:rsidP="00060E39">
            <w:pPr>
              <w:spacing w:line="226" w:lineRule="exact"/>
              <w:ind w:left="102"/>
              <w:rPr>
                <w:ins w:id="2306" w:author="2.1RC1" w:date="2013-12-11T22:33:00Z"/>
                <w:spacing w:val="-1"/>
                <w:sz w:val="20"/>
                <w:szCs w:val="20"/>
              </w:rPr>
            </w:pPr>
            <w:ins w:id="2307" w:author="2.1RC1" w:date="2013-12-11T22:33:00Z">
              <w:r>
                <w:rPr>
                  <w:spacing w:val="-1"/>
                  <w:sz w:val="20"/>
                  <w:szCs w:val="20"/>
                </w:rPr>
                <w:t>OrgUnitType</w:t>
              </w:r>
            </w:ins>
          </w:p>
        </w:tc>
        <w:tc>
          <w:tcPr>
            <w:tcW w:w="3969" w:type="dxa"/>
            <w:tcBorders>
              <w:top w:val="single" w:sz="5" w:space="0" w:color="000000"/>
              <w:left w:val="single" w:sz="5" w:space="0" w:color="000000"/>
              <w:bottom w:val="single" w:sz="5" w:space="0" w:color="000000"/>
              <w:right w:val="single" w:sz="5" w:space="0" w:color="000000"/>
            </w:tcBorders>
          </w:tcPr>
          <w:p w14:paraId="40C6920D" w14:textId="2AEB6CD4" w:rsidR="00060E39" w:rsidRPr="00A104D2" w:rsidRDefault="00060E39" w:rsidP="00B9118A">
            <w:pPr>
              <w:spacing w:line="229" w:lineRule="exact"/>
              <w:ind w:left="102"/>
              <w:rPr>
                <w:ins w:id="2308" w:author="2.1RC1" w:date="2013-12-11T22:33:00Z"/>
                <w:sz w:val="20"/>
                <w:szCs w:val="20"/>
              </w:rPr>
            </w:pPr>
            <w:ins w:id="2309" w:author="2.1RC1" w:date="2013-12-11T22:33:00Z">
              <w:r w:rsidRPr="00A104D2">
                <w:rPr>
                  <w:spacing w:val="-1"/>
                  <w:sz w:val="20"/>
                  <w:szCs w:val="20"/>
                </w:rPr>
                <w:t xml:space="preserve">Den organisation som </w:t>
              </w:r>
              <w:r>
                <w:rPr>
                  <w:spacing w:val="-1"/>
                  <w:sz w:val="20"/>
                  <w:szCs w:val="20"/>
                </w:rPr>
                <w:t xml:space="preserve">vård- och omsorgspersonalen </w:t>
              </w:r>
              <w:r w:rsidRPr="00A104D2">
                <w:rPr>
                  <w:spacing w:val="-1"/>
                  <w:sz w:val="20"/>
                  <w:szCs w:val="20"/>
                </w:rPr>
                <w:t xml:space="preserve">är uppdragstagare på. </w:t>
              </w:r>
              <w:r>
                <w:rPr>
                  <w:spacing w:val="-1"/>
                  <w:sz w:val="20"/>
                  <w:szCs w:val="20"/>
                </w:rPr>
                <w:t>HSA-id och namn är krav enligt NPÖ RIV 2.2.0.</w:t>
              </w:r>
              <w:r w:rsidR="00B9539D">
                <w:rPr>
                  <w:spacing w:val="-1"/>
                  <w:sz w:val="20"/>
                  <w:szCs w:val="20"/>
                </w:rPr>
                <w:t xml:space="preserve"> </w:t>
              </w:r>
              <w:r w:rsidR="00B9118A" w:rsidRPr="00E050D1">
                <w:rPr>
                  <w:spacing w:val="-1"/>
                  <w:sz w:val="20"/>
                  <w:szCs w:val="20"/>
                </w:rPr>
                <w:t xml:space="preserve">I de fall då HSA-id inte finns tillgängligt i systemet </w:t>
              </w:r>
              <w:r w:rsidR="00B9118A">
                <w:rPr>
                  <w:spacing w:val="-1"/>
                  <w:sz w:val="20"/>
                  <w:szCs w:val="20"/>
                </w:rPr>
                <w:t xml:space="preserve">skall </w:t>
              </w:r>
              <w:r w:rsidR="00B9118A" w:rsidRPr="00E050D1">
                <w:rPr>
                  <w:spacing w:val="-1"/>
                  <w:sz w:val="20"/>
                  <w:szCs w:val="20"/>
                </w:rPr>
                <w:t>lokalt id anges</w:t>
              </w:r>
              <w:r w:rsidR="00B9118A">
                <w:rPr>
                  <w:spacing w:val="-1"/>
                  <w:sz w:val="20"/>
                  <w:szCs w:val="20"/>
                </w:rPr>
                <w:t xml:space="preserve"> (unikt inom källsystemet)</w:t>
              </w:r>
              <w:r w:rsidR="00B9118A" w:rsidRPr="00E050D1">
                <w:rPr>
                  <w:spacing w:val="-1"/>
                  <w:sz w:val="20"/>
                  <w:szCs w:val="20"/>
                </w:rPr>
                <w:t>.</w:t>
              </w:r>
            </w:ins>
          </w:p>
        </w:tc>
        <w:tc>
          <w:tcPr>
            <w:tcW w:w="851" w:type="dxa"/>
            <w:tcBorders>
              <w:top w:val="single" w:sz="5" w:space="0" w:color="000000"/>
              <w:left w:val="single" w:sz="5" w:space="0" w:color="000000"/>
              <w:bottom w:val="single" w:sz="5" w:space="0" w:color="000000"/>
              <w:right w:val="single" w:sz="5" w:space="0" w:color="000000"/>
            </w:tcBorders>
          </w:tcPr>
          <w:p w14:paraId="1CDDCBA0" w14:textId="77777777" w:rsidR="00060E39" w:rsidRPr="00A104D2" w:rsidRDefault="00060E39" w:rsidP="00060E39">
            <w:pPr>
              <w:spacing w:line="226" w:lineRule="exact"/>
              <w:ind w:left="102"/>
              <w:rPr>
                <w:ins w:id="2310" w:author="2.1RC1" w:date="2013-12-11T22:33:00Z"/>
                <w:spacing w:val="-1"/>
                <w:sz w:val="20"/>
                <w:szCs w:val="20"/>
              </w:rPr>
            </w:pPr>
            <w:ins w:id="2311" w:author="2.1RC1" w:date="2013-12-11T22:33:00Z">
              <w:r w:rsidRPr="00A104D2">
                <w:rPr>
                  <w:spacing w:val="-1"/>
                  <w:sz w:val="20"/>
                  <w:szCs w:val="20"/>
                </w:rPr>
                <w:t>0..1</w:t>
              </w:r>
            </w:ins>
          </w:p>
        </w:tc>
      </w:tr>
      <w:tr w:rsidR="00060E39" w:rsidRPr="00A104D2" w14:paraId="42CF45A1" w14:textId="77777777" w:rsidTr="00B9118A">
        <w:trPr>
          <w:trHeight w:hRule="exact" w:val="989"/>
          <w:tblHeader/>
          <w:ins w:id="2312"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48B1EFE6" w14:textId="77777777" w:rsidR="00060E39" w:rsidRPr="00A104D2" w:rsidRDefault="00060E39" w:rsidP="00060E39">
            <w:pPr>
              <w:spacing w:line="229" w:lineRule="exact"/>
              <w:ind w:left="102"/>
              <w:rPr>
                <w:ins w:id="2313" w:author="2.1RC1" w:date="2013-12-11T22:33:00Z"/>
                <w:sz w:val="20"/>
                <w:szCs w:val="20"/>
              </w:rPr>
            </w:pPr>
            <w:ins w:id="2314" w:author="2.1RC1" w:date="2013-12-11T22:33:00Z">
              <w:r w:rsidRPr="00A104D2">
                <w:rPr>
                  <w:sz w:val="20"/>
                  <w:szCs w:val="20"/>
                </w:rPr>
                <w:t>../../../../orgUnitHSAId</w:t>
              </w:r>
            </w:ins>
          </w:p>
        </w:tc>
        <w:tc>
          <w:tcPr>
            <w:tcW w:w="1559" w:type="dxa"/>
            <w:tcBorders>
              <w:top w:val="single" w:sz="5" w:space="0" w:color="000000"/>
              <w:left w:val="single" w:sz="5" w:space="0" w:color="000000"/>
              <w:bottom w:val="single" w:sz="5" w:space="0" w:color="000000"/>
              <w:right w:val="single" w:sz="5" w:space="0" w:color="000000"/>
            </w:tcBorders>
          </w:tcPr>
          <w:p w14:paraId="6D4D2ECE" w14:textId="77777777" w:rsidR="00060E39" w:rsidRPr="00A104D2" w:rsidRDefault="00060E39" w:rsidP="00060E39">
            <w:pPr>
              <w:spacing w:line="226" w:lineRule="exact"/>
              <w:ind w:left="102"/>
              <w:rPr>
                <w:ins w:id="2315" w:author="2.1RC1" w:date="2013-12-11T22:33:00Z"/>
                <w:spacing w:val="-1"/>
                <w:sz w:val="20"/>
                <w:szCs w:val="20"/>
              </w:rPr>
            </w:pPr>
            <w:ins w:id="2316" w:author="2.1RC1" w:date="2013-12-11T22:33:00Z">
              <w:r w:rsidRPr="00A104D2">
                <w:rPr>
                  <w:spacing w:val="-1"/>
                  <w:sz w:val="20"/>
                  <w:szCs w:val="20"/>
                </w:rPr>
                <w:t>HSAIdType</w:t>
              </w:r>
            </w:ins>
          </w:p>
        </w:tc>
        <w:tc>
          <w:tcPr>
            <w:tcW w:w="3969" w:type="dxa"/>
            <w:tcBorders>
              <w:top w:val="single" w:sz="5" w:space="0" w:color="000000"/>
              <w:left w:val="single" w:sz="5" w:space="0" w:color="000000"/>
              <w:bottom w:val="single" w:sz="5" w:space="0" w:color="000000"/>
              <w:right w:val="single" w:sz="5" w:space="0" w:color="000000"/>
            </w:tcBorders>
          </w:tcPr>
          <w:p w14:paraId="45099663" w14:textId="2B7A07DC" w:rsidR="00060E39" w:rsidRPr="00A104D2" w:rsidRDefault="00060E39" w:rsidP="00060E39">
            <w:pPr>
              <w:spacing w:line="226" w:lineRule="exact"/>
              <w:ind w:left="102"/>
              <w:rPr>
                <w:ins w:id="2317" w:author="2.1RC1" w:date="2013-12-11T22:33:00Z"/>
                <w:spacing w:val="-1"/>
                <w:sz w:val="20"/>
                <w:szCs w:val="20"/>
              </w:rPr>
            </w:pPr>
            <w:ins w:id="2318" w:author="2.1RC1" w:date="2013-12-11T22:33:00Z">
              <w:r w:rsidRPr="00A104D2">
                <w:rPr>
                  <w:sz w:val="20"/>
                  <w:szCs w:val="20"/>
                </w:rPr>
                <w:t>HSA-id för organisationsenhet.</w:t>
              </w:r>
              <w:r>
                <w:rPr>
                  <w:sz w:val="20"/>
                  <w:szCs w:val="20"/>
                </w:rPr>
                <w:t xml:space="preserve"> </w:t>
              </w:r>
              <w:r>
                <w:rPr>
                  <w:spacing w:val="-1"/>
                  <w:sz w:val="20"/>
                  <w:szCs w:val="20"/>
                </w:rPr>
                <w:t>Krav enligt NPÖ RIV 2.2.0.</w:t>
              </w:r>
              <w:r w:rsidR="00B9118A">
                <w:rPr>
                  <w:spacing w:val="-1"/>
                  <w:sz w:val="20"/>
                  <w:szCs w:val="20"/>
                </w:rPr>
                <w:t xml:space="preserve"> </w:t>
              </w:r>
              <w:r w:rsidR="00B9118A" w:rsidRPr="00E050D1">
                <w:rPr>
                  <w:spacing w:val="-1"/>
                  <w:sz w:val="20"/>
                  <w:szCs w:val="20"/>
                </w:rPr>
                <w:t xml:space="preserve">I de fall då HSA-id inte finns tillgängligt i systemet </w:t>
              </w:r>
              <w:r w:rsidR="00B9118A">
                <w:rPr>
                  <w:spacing w:val="-1"/>
                  <w:sz w:val="20"/>
                  <w:szCs w:val="20"/>
                </w:rPr>
                <w:t xml:space="preserve">skall </w:t>
              </w:r>
              <w:r w:rsidR="00B9118A" w:rsidRPr="00E050D1">
                <w:rPr>
                  <w:spacing w:val="-1"/>
                  <w:sz w:val="20"/>
                  <w:szCs w:val="20"/>
                </w:rPr>
                <w:t>lokalt id anges</w:t>
              </w:r>
              <w:r w:rsidR="00B9118A">
                <w:rPr>
                  <w:spacing w:val="-1"/>
                  <w:sz w:val="20"/>
                  <w:szCs w:val="20"/>
                </w:rPr>
                <w:t xml:space="preserve"> (unikt inom källsystemet)</w:t>
              </w:r>
              <w:r w:rsidR="00B9118A" w:rsidRPr="00E050D1">
                <w:rPr>
                  <w:spacing w:val="-1"/>
                  <w:sz w:val="20"/>
                  <w:szCs w:val="20"/>
                </w:rPr>
                <w:t>.</w:t>
              </w:r>
            </w:ins>
          </w:p>
        </w:tc>
        <w:tc>
          <w:tcPr>
            <w:tcW w:w="851" w:type="dxa"/>
            <w:tcBorders>
              <w:top w:val="single" w:sz="5" w:space="0" w:color="000000"/>
              <w:left w:val="single" w:sz="5" w:space="0" w:color="000000"/>
              <w:bottom w:val="single" w:sz="5" w:space="0" w:color="000000"/>
              <w:right w:val="single" w:sz="5" w:space="0" w:color="000000"/>
            </w:tcBorders>
          </w:tcPr>
          <w:p w14:paraId="1BDB300E" w14:textId="77777777" w:rsidR="00060E39" w:rsidRPr="00A104D2" w:rsidRDefault="00060E39" w:rsidP="00060E39">
            <w:pPr>
              <w:spacing w:line="226" w:lineRule="exact"/>
              <w:ind w:left="102"/>
              <w:rPr>
                <w:ins w:id="2319" w:author="2.1RC1" w:date="2013-12-11T22:33:00Z"/>
                <w:spacing w:val="-1"/>
                <w:sz w:val="20"/>
                <w:szCs w:val="20"/>
              </w:rPr>
            </w:pPr>
            <w:ins w:id="2320" w:author="2.1RC1" w:date="2013-12-11T22:33:00Z">
              <w:r>
                <w:rPr>
                  <w:spacing w:val="-1"/>
                  <w:sz w:val="20"/>
                  <w:szCs w:val="20"/>
                </w:rPr>
                <w:t>0</w:t>
              </w:r>
              <w:r w:rsidRPr="00A104D2">
                <w:rPr>
                  <w:spacing w:val="-1"/>
                  <w:sz w:val="20"/>
                  <w:szCs w:val="20"/>
                </w:rPr>
                <w:t>..1</w:t>
              </w:r>
            </w:ins>
          </w:p>
        </w:tc>
      </w:tr>
      <w:tr w:rsidR="00060E39" w:rsidRPr="00907C9B" w14:paraId="59E665FF" w14:textId="77777777" w:rsidTr="00507A1C">
        <w:trPr>
          <w:trHeight w:hRule="exact" w:val="705"/>
          <w:tblHeader/>
          <w:ins w:id="2321"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24AF0257" w14:textId="77777777" w:rsidR="00060E39" w:rsidRPr="00A104D2" w:rsidRDefault="00060E39" w:rsidP="00060E39">
            <w:pPr>
              <w:spacing w:line="229" w:lineRule="exact"/>
              <w:ind w:left="102"/>
              <w:rPr>
                <w:ins w:id="2322" w:author="2.1RC1" w:date="2013-12-11T22:33:00Z"/>
                <w:sz w:val="20"/>
                <w:szCs w:val="20"/>
              </w:rPr>
            </w:pPr>
            <w:ins w:id="2323" w:author="2.1RC1" w:date="2013-12-11T22:33:00Z">
              <w:r w:rsidRPr="00A104D2">
                <w:rPr>
                  <w:sz w:val="20"/>
                  <w:szCs w:val="20"/>
                </w:rPr>
                <w:t>../../../../orgUnitName</w:t>
              </w:r>
            </w:ins>
          </w:p>
        </w:tc>
        <w:tc>
          <w:tcPr>
            <w:tcW w:w="1559" w:type="dxa"/>
            <w:tcBorders>
              <w:top w:val="single" w:sz="5" w:space="0" w:color="000000"/>
              <w:left w:val="single" w:sz="5" w:space="0" w:color="000000"/>
              <w:bottom w:val="single" w:sz="5" w:space="0" w:color="000000"/>
              <w:right w:val="single" w:sz="5" w:space="0" w:color="000000"/>
            </w:tcBorders>
          </w:tcPr>
          <w:p w14:paraId="68F976B4" w14:textId="77777777" w:rsidR="00060E39" w:rsidRPr="00A104D2" w:rsidRDefault="00060E39" w:rsidP="00060E39">
            <w:pPr>
              <w:spacing w:line="229" w:lineRule="exact"/>
              <w:ind w:left="102"/>
              <w:rPr>
                <w:ins w:id="2324" w:author="2.1RC1" w:date="2013-12-11T22:33:00Z"/>
                <w:sz w:val="20"/>
                <w:szCs w:val="20"/>
              </w:rPr>
            </w:pPr>
            <w:ins w:id="2325" w:author="2.1RC1" w:date="2013-12-11T22:33:00Z">
              <w:r w:rsidRPr="00A104D2">
                <w:rPr>
                  <w:spacing w:val="-1"/>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454BD2F3" w14:textId="77777777" w:rsidR="00060E39" w:rsidRPr="009472EE" w:rsidRDefault="00060E39" w:rsidP="00060E39">
            <w:pPr>
              <w:spacing w:line="229" w:lineRule="exact"/>
              <w:ind w:left="102"/>
              <w:rPr>
                <w:ins w:id="2326" w:author="2.1RC1" w:date="2013-12-11T22:33:00Z"/>
                <w:sz w:val="20"/>
                <w:szCs w:val="20"/>
              </w:rPr>
            </w:pPr>
            <w:ins w:id="2327" w:author="2.1RC1" w:date="2013-12-11T22:33:00Z">
              <w:r w:rsidRPr="00A104D2">
                <w:rPr>
                  <w:spacing w:val="-1"/>
                  <w:sz w:val="20"/>
                  <w:szCs w:val="20"/>
                </w:rPr>
                <w:t xml:space="preserve">Namnet på den organisation som </w:t>
              </w:r>
              <w:r>
                <w:rPr>
                  <w:spacing w:val="-1"/>
                  <w:sz w:val="20"/>
                  <w:szCs w:val="20"/>
                </w:rPr>
                <w:t xml:space="preserve">vård- och omsorgspersonalen </w:t>
              </w:r>
              <w:r w:rsidRPr="00A104D2">
                <w:rPr>
                  <w:spacing w:val="-1"/>
                  <w:sz w:val="20"/>
                  <w:szCs w:val="20"/>
                </w:rPr>
                <w:t>är uppdragstagare på.</w:t>
              </w:r>
              <w:r>
                <w:rPr>
                  <w:spacing w:val="-1"/>
                  <w:sz w:val="20"/>
                  <w:szCs w:val="20"/>
                </w:rPr>
                <w:t xml:space="preserve"> Krav enligt NPÖ RIV 2.2.0.</w:t>
              </w:r>
            </w:ins>
          </w:p>
        </w:tc>
        <w:tc>
          <w:tcPr>
            <w:tcW w:w="851" w:type="dxa"/>
            <w:tcBorders>
              <w:top w:val="single" w:sz="5" w:space="0" w:color="000000"/>
              <w:left w:val="single" w:sz="5" w:space="0" w:color="000000"/>
              <w:bottom w:val="single" w:sz="5" w:space="0" w:color="000000"/>
              <w:right w:val="single" w:sz="5" w:space="0" w:color="000000"/>
            </w:tcBorders>
          </w:tcPr>
          <w:p w14:paraId="08E87BEA" w14:textId="77777777" w:rsidR="00060E39" w:rsidRPr="00907C9B" w:rsidRDefault="00060E39" w:rsidP="00060E39">
            <w:pPr>
              <w:spacing w:line="229" w:lineRule="exact"/>
              <w:ind w:left="102"/>
              <w:rPr>
                <w:ins w:id="2328" w:author="2.1RC1" w:date="2013-12-11T22:33:00Z"/>
                <w:sz w:val="20"/>
                <w:szCs w:val="20"/>
              </w:rPr>
            </w:pPr>
            <w:ins w:id="2329" w:author="2.1RC1" w:date="2013-12-11T22:33:00Z">
              <w:r>
                <w:rPr>
                  <w:spacing w:val="-1"/>
                  <w:sz w:val="20"/>
                  <w:szCs w:val="20"/>
                </w:rPr>
                <w:t>0..1</w:t>
              </w:r>
            </w:ins>
          </w:p>
        </w:tc>
      </w:tr>
      <w:tr w:rsidR="00060E39" w:rsidRPr="00907C9B" w14:paraId="552B4D88" w14:textId="77777777" w:rsidTr="00507A1C">
        <w:trPr>
          <w:trHeight w:hRule="exact" w:val="326"/>
          <w:tblHeader/>
          <w:ins w:id="2330"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76E3C4FF" w14:textId="77777777" w:rsidR="00060E39" w:rsidRPr="00907C9B" w:rsidRDefault="00060E39" w:rsidP="00060E39">
            <w:pPr>
              <w:spacing w:line="229" w:lineRule="exact"/>
              <w:ind w:left="102"/>
              <w:rPr>
                <w:ins w:id="2331" w:author="2.1RC1" w:date="2013-12-11T22:33:00Z"/>
                <w:sz w:val="20"/>
                <w:szCs w:val="20"/>
              </w:rPr>
            </w:pPr>
            <w:ins w:id="2332" w:author="2.1RC1" w:date="2013-12-11T22:33:00Z">
              <w:r>
                <w:rPr>
                  <w:sz w:val="20"/>
                  <w:szCs w:val="20"/>
                </w:rPr>
                <w:t>../../../../orgUnitTelecom</w:t>
              </w:r>
            </w:ins>
          </w:p>
        </w:tc>
        <w:tc>
          <w:tcPr>
            <w:tcW w:w="1559" w:type="dxa"/>
            <w:tcBorders>
              <w:top w:val="single" w:sz="5" w:space="0" w:color="000000"/>
              <w:left w:val="single" w:sz="5" w:space="0" w:color="000000"/>
              <w:bottom w:val="single" w:sz="5" w:space="0" w:color="000000"/>
              <w:right w:val="single" w:sz="5" w:space="0" w:color="000000"/>
            </w:tcBorders>
          </w:tcPr>
          <w:p w14:paraId="1B0950EB" w14:textId="77777777" w:rsidR="00060E39" w:rsidRPr="00907C9B" w:rsidRDefault="00060E39" w:rsidP="00060E39">
            <w:pPr>
              <w:spacing w:line="229" w:lineRule="exact"/>
              <w:ind w:left="102"/>
              <w:rPr>
                <w:ins w:id="2333" w:author="2.1RC1" w:date="2013-12-11T22:33:00Z"/>
                <w:sz w:val="20"/>
                <w:szCs w:val="20"/>
              </w:rPr>
            </w:pPr>
            <w:ins w:id="2334" w:author="2.1RC1" w:date="2013-12-11T22:33:00Z">
              <w:r w:rsidRPr="002A1423">
                <w:rPr>
                  <w:spacing w:val="-1"/>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4F71F899" w14:textId="77777777" w:rsidR="00060E39" w:rsidRPr="00907C9B" w:rsidRDefault="00060E39" w:rsidP="00060E39">
            <w:pPr>
              <w:spacing w:line="229" w:lineRule="exact"/>
              <w:ind w:left="102"/>
              <w:rPr>
                <w:ins w:id="2335" w:author="2.1RC1" w:date="2013-12-11T22:33:00Z"/>
                <w:sz w:val="20"/>
                <w:szCs w:val="20"/>
              </w:rPr>
            </w:pPr>
            <w:ins w:id="2336" w:author="2.1RC1" w:date="2013-12-11T22:33:00Z">
              <w:r w:rsidRPr="00974712">
                <w:rPr>
                  <w:sz w:val="20"/>
                  <w:szCs w:val="20"/>
                </w:rPr>
                <w:t xml:space="preserve">Telefon till </w:t>
              </w:r>
              <w:r w:rsidRPr="00974712">
                <w:rPr>
                  <w:spacing w:val="-1"/>
                  <w:sz w:val="20"/>
                  <w:szCs w:val="20"/>
                </w:rPr>
                <w:t>organisationsenhet</w:t>
              </w:r>
              <w:r>
                <w:rPr>
                  <w:spacing w:val="-1"/>
                  <w:sz w:val="20"/>
                  <w:szCs w:val="20"/>
                </w:rPr>
                <w:t>.</w:t>
              </w:r>
            </w:ins>
          </w:p>
        </w:tc>
        <w:tc>
          <w:tcPr>
            <w:tcW w:w="851" w:type="dxa"/>
            <w:tcBorders>
              <w:top w:val="single" w:sz="5" w:space="0" w:color="000000"/>
              <w:left w:val="single" w:sz="5" w:space="0" w:color="000000"/>
              <w:bottom w:val="single" w:sz="5" w:space="0" w:color="000000"/>
              <w:right w:val="single" w:sz="5" w:space="0" w:color="000000"/>
            </w:tcBorders>
          </w:tcPr>
          <w:p w14:paraId="625AEC62" w14:textId="77777777" w:rsidR="00060E39" w:rsidRPr="00907C9B" w:rsidRDefault="00060E39" w:rsidP="00060E39">
            <w:pPr>
              <w:spacing w:line="229" w:lineRule="exact"/>
              <w:ind w:left="102"/>
              <w:rPr>
                <w:ins w:id="2337" w:author="2.1RC1" w:date="2013-12-11T22:33:00Z"/>
                <w:sz w:val="20"/>
                <w:szCs w:val="20"/>
              </w:rPr>
            </w:pPr>
            <w:ins w:id="2338" w:author="2.1RC1" w:date="2013-12-11T22:33:00Z">
              <w:r w:rsidRPr="001A2A66">
                <w:rPr>
                  <w:sz w:val="20"/>
                  <w:szCs w:val="20"/>
                </w:rPr>
                <w:t>0..1</w:t>
              </w:r>
            </w:ins>
          </w:p>
        </w:tc>
      </w:tr>
      <w:tr w:rsidR="00060E39" w:rsidRPr="00907C9B" w14:paraId="5AA2DE67" w14:textId="77777777" w:rsidTr="00507A1C">
        <w:trPr>
          <w:trHeight w:hRule="exact" w:val="287"/>
          <w:tblHeader/>
          <w:ins w:id="2339"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794A43C1" w14:textId="77777777" w:rsidR="00060E39" w:rsidRPr="00907C9B" w:rsidRDefault="00060E39" w:rsidP="00060E39">
            <w:pPr>
              <w:spacing w:line="226" w:lineRule="exact"/>
              <w:ind w:left="102"/>
              <w:rPr>
                <w:ins w:id="2340" w:author="2.1RC1" w:date="2013-12-11T22:33:00Z"/>
                <w:spacing w:val="-1"/>
                <w:sz w:val="20"/>
                <w:szCs w:val="20"/>
                <w:highlight w:val="yellow"/>
              </w:rPr>
            </w:pPr>
            <w:ins w:id="2341" w:author="2.1RC1" w:date="2013-12-11T22:33:00Z">
              <w:r>
                <w:rPr>
                  <w:sz w:val="20"/>
                  <w:szCs w:val="20"/>
                </w:rPr>
                <w:t>../../../../orgUnitEmail</w:t>
              </w:r>
            </w:ins>
          </w:p>
        </w:tc>
        <w:tc>
          <w:tcPr>
            <w:tcW w:w="1559" w:type="dxa"/>
            <w:tcBorders>
              <w:top w:val="single" w:sz="5" w:space="0" w:color="000000"/>
              <w:left w:val="single" w:sz="5" w:space="0" w:color="000000"/>
              <w:bottom w:val="single" w:sz="5" w:space="0" w:color="000000"/>
              <w:right w:val="single" w:sz="5" w:space="0" w:color="000000"/>
            </w:tcBorders>
          </w:tcPr>
          <w:p w14:paraId="31162BCA" w14:textId="77777777" w:rsidR="00060E39" w:rsidRPr="00907C9B" w:rsidRDefault="00060E39" w:rsidP="00060E39">
            <w:pPr>
              <w:spacing w:line="229" w:lineRule="exact"/>
              <w:ind w:left="102"/>
              <w:rPr>
                <w:ins w:id="2342" w:author="2.1RC1" w:date="2013-12-11T22:33:00Z"/>
                <w:sz w:val="20"/>
                <w:szCs w:val="20"/>
                <w:highlight w:val="yellow"/>
              </w:rPr>
            </w:pPr>
            <w:ins w:id="2343" w:author="2.1RC1" w:date="2013-12-11T22:33:00Z">
              <w:r w:rsidRPr="002A1423">
                <w:rPr>
                  <w:spacing w:val="-1"/>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3A9AB4C8" w14:textId="77777777" w:rsidR="00060E39" w:rsidRPr="00907C9B" w:rsidRDefault="00060E39" w:rsidP="00060E39">
            <w:pPr>
              <w:spacing w:line="229" w:lineRule="exact"/>
              <w:ind w:left="102"/>
              <w:rPr>
                <w:ins w:id="2344" w:author="2.1RC1" w:date="2013-12-11T22:33:00Z"/>
                <w:sz w:val="20"/>
                <w:szCs w:val="20"/>
              </w:rPr>
            </w:pPr>
            <w:ins w:id="2345" w:author="2.1RC1" w:date="2013-12-11T22:33:00Z">
              <w:r w:rsidRPr="00974712">
                <w:rPr>
                  <w:sz w:val="20"/>
                  <w:szCs w:val="20"/>
                </w:rPr>
                <w:t xml:space="preserve">Epost till </w:t>
              </w:r>
              <w:r w:rsidRPr="00974712">
                <w:rPr>
                  <w:spacing w:val="-1"/>
                  <w:sz w:val="20"/>
                  <w:szCs w:val="20"/>
                </w:rPr>
                <w:t>organisationsenhet</w:t>
              </w:r>
              <w:r>
                <w:rPr>
                  <w:sz w:val="20"/>
                  <w:szCs w:val="20"/>
                </w:rPr>
                <w:t>.</w:t>
              </w:r>
            </w:ins>
          </w:p>
        </w:tc>
        <w:tc>
          <w:tcPr>
            <w:tcW w:w="851" w:type="dxa"/>
            <w:tcBorders>
              <w:top w:val="single" w:sz="5" w:space="0" w:color="000000"/>
              <w:left w:val="single" w:sz="5" w:space="0" w:color="000000"/>
              <w:bottom w:val="single" w:sz="5" w:space="0" w:color="000000"/>
              <w:right w:val="single" w:sz="5" w:space="0" w:color="000000"/>
            </w:tcBorders>
          </w:tcPr>
          <w:p w14:paraId="5C1632AC" w14:textId="77777777" w:rsidR="00060E39" w:rsidRPr="00907C9B" w:rsidRDefault="00060E39" w:rsidP="00060E39">
            <w:pPr>
              <w:spacing w:line="229" w:lineRule="exact"/>
              <w:ind w:left="102"/>
              <w:rPr>
                <w:ins w:id="2346" w:author="2.1RC1" w:date="2013-12-11T22:33:00Z"/>
                <w:sz w:val="20"/>
                <w:szCs w:val="20"/>
              </w:rPr>
            </w:pPr>
            <w:ins w:id="2347" w:author="2.1RC1" w:date="2013-12-11T22:33:00Z">
              <w:r w:rsidRPr="001A2A66">
                <w:rPr>
                  <w:sz w:val="20"/>
                  <w:szCs w:val="20"/>
                </w:rPr>
                <w:t>0..1</w:t>
              </w:r>
            </w:ins>
          </w:p>
        </w:tc>
      </w:tr>
      <w:tr w:rsidR="00060E39" w:rsidRPr="00907C9B" w14:paraId="351E42C6" w14:textId="77777777" w:rsidTr="00507A1C">
        <w:trPr>
          <w:trHeight w:hRule="exact" w:val="526"/>
          <w:tblHeader/>
          <w:ins w:id="2348"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353B012A" w14:textId="77777777" w:rsidR="00060E39" w:rsidRPr="00907C9B" w:rsidRDefault="00060E39" w:rsidP="00060E39">
            <w:pPr>
              <w:spacing w:line="229" w:lineRule="exact"/>
              <w:ind w:left="102"/>
              <w:rPr>
                <w:ins w:id="2349" w:author="2.1RC1" w:date="2013-12-11T22:33:00Z"/>
                <w:sz w:val="20"/>
                <w:szCs w:val="20"/>
              </w:rPr>
            </w:pPr>
            <w:ins w:id="2350" w:author="2.1RC1" w:date="2013-12-11T22:33:00Z">
              <w:r>
                <w:rPr>
                  <w:sz w:val="20"/>
                  <w:szCs w:val="20"/>
                </w:rPr>
                <w:t>../../../../</w:t>
              </w:r>
              <w:r w:rsidRPr="00974712">
                <w:rPr>
                  <w:sz w:val="20"/>
                  <w:szCs w:val="20"/>
                </w:rPr>
                <w:t>orgUnit</w:t>
              </w:r>
              <w:r>
                <w:rPr>
                  <w:sz w:val="20"/>
                  <w:szCs w:val="20"/>
                </w:rPr>
                <w:t>Address</w:t>
              </w:r>
            </w:ins>
          </w:p>
        </w:tc>
        <w:tc>
          <w:tcPr>
            <w:tcW w:w="1559" w:type="dxa"/>
            <w:tcBorders>
              <w:top w:val="single" w:sz="5" w:space="0" w:color="000000"/>
              <w:left w:val="single" w:sz="5" w:space="0" w:color="000000"/>
              <w:bottom w:val="single" w:sz="5" w:space="0" w:color="000000"/>
              <w:right w:val="single" w:sz="5" w:space="0" w:color="000000"/>
            </w:tcBorders>
          </w:tcPr>
          <w:p w14:paraId="33A889BE" w14:textId="77777777" w:rsidR="00060E39" w:rsidRPr="00907C9B" w:rsidRDefault="00060E39" w:rsidP="00060E39">
            <w:pPr>
              <w:spacing w:line="226" w:lineRule="exact"/>
              <w:ind w:left="102"/>
              <w:rPr>
                <w:ins w:id="2351" w:author="2.1RC1" w:date="2013-12-11T22:33:00Z"/>
                <w:spacing w:val="-1"/>
                <w:sz w:val="20"/>
                <w:szCs w:val="20"/>
              </w:rPr>
            </w:pPr>
            <w:ins w:id="2352" w:author="2.1RC1" w:date="2013-12-11T22:33:00Z">
              <w:r w:rsidRPr="00377E32">
                <w:rPr>
                  <w:spacing w:val="-1"/>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63B8FD90" w14:textId="77777777" w:rsidR="00060E39" w:rsidRPr="00941DE4" w:rsidRDefault="00060E39" w:rsidP="00060E39">
            <w:pPr>
              <w:spacing w:line="226" w:lineRule="exact"/>
              <w:ind w:left="102"/>
              <w:rPr>
                <w:ins w:id="2353" w:author="2.1RC1" w:date="2013-12-11T22:33:00Z"/>
                <w:spacing w:val="-1"/>
                <w:sz w:val="20"/>
                <w:szCs w:val="20"/>
              </w:rPr>
            </w:pPr>
            <w:ins w:id="2354" w:author="2.1RC1" w:date="2013-12-11T22:33:00Z">
              <w:r w:rsidRPr="00941DE4">
                <w:rPr>
                  <w:spacing w:val="-1"/>
                  <w:sz w:val="20"/>
                  <w:szCs w:val="20"/>
                </w:rPr>
                <w:t xml:space="preserve">Postadress för den organisation som </w:t>
              </w:r>
              <w:r>
                <w:rPr>
                  <w:spacing w:val="-1"/>
                  <w:sz w:val="20"/>
                  <w:szCs w:val="20"/>
                </w:rPr>
                <w:t xml:space="preserve">vård- och omsorgspersonalen </w:t>
              </w:r>
              <w:r w:rsidRPr="00941DE4">
                <w:rPr>
                  <w:spacing w:val="-1"/>
                  <w:sz w:val="20"/>
                  <w:szCs w:val="20"/>
                </w:rPr>
                <w:t>är uppdragstagare på</w:t>
              </w:r>
              <w:r>
                <w:rPr>
                  <w:spacing w:val="-1"/>
                  <w:sz w:val="20"/>
                  <w:szCs w:val="20"/>
                </w:rPr>
                <w:t>.</w:t>
              </w:r>
            </w:ins>
          </w:p>
        </w:tc>
        <w:tc>
          <w:tcPr>
            <w:tcW w:w="851" w:type="dxa"/>
            <w:tcBorders>
              <w:top w:val="single" w:sz="5" w:space="0" w:color="000000"/>
              <w:left w:val="single" w:sz="5" w:space="0" w:color="000000"/>
              <w:bottom w:val="single" w:sz="5" w:space="0" w:color="000000"/>
              <w:right w:val="single" w:sz="5" w:space="0" w:color="000000"/>
            </w:tcBorders>
          </w:tcPr>
          <w:p w14:paraId="4AE4585A" w14:textId="77777777" w:rsidR="00060E39" w:rsidRPr="00907C9B" w:rsidRDefault="00060E39" w:rsidP="00060E39">
            <w:pPr>
              <w:spacing w:line="226" w:lineRule="exact"/>
              <w:ind w:left="102"/>
              <w:rPr>
                <w:ins w:id="2355" w:author="2.1RC1" w:date="2013-12-11T22:33:00Z"/>
                <w:spacing w:val="-1"/>
                <w:sz w:val="20"/>
                <w:szCs w:val="20"/>
              </w:rPr>
            </w:pPr>
            <w:ins w:id="2356" w:author="2.1RC1" w:date="2013-12-11T22:33:00Z">
              <w:r w:rsidRPr="001A2A66">
                <w:rPr>
                  <w:sz w:val="20"/>
                  <w:szCs w:val="20"/>
                </w:rPr>
                <w:t>0..1</w:t>
              </w:r>
            </w:ins>
          </w:p>
        </w:tc>
      </w:tr>
      <w:tr w:rsidR="00060E39" w:rsidRPr="00907C9B" w14:paraId="0F7E3D87" w14:textId="77777777" w:rsidTr="00507A1C">
        <w:trPr>
          <w:trHeight w:hRule="exact" w:val="526"/>
          <w:tblHeader/>
          <w:ins w:id="2357"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64F463BE" w14:textId="77777777" w:rsidR="00060E39" w:rsidRPr="00907C9B" w:rsidRDefault="00060E39" w:rsidP="00060E39">
            <w:pPr>
              <w:spacing w:line="229" w:lineRule="exact"/>
              <w:ind w:left="102"/>
              <w:rPr>
                <w:ins w:id="2358" w:author="2.1RC1" w:date="2013-12-11T22:33:00Z"/>
                <w:sz w:val="20"/>
                <w:szCs w:val="20"/>
              </w:rPr>
            </w:pPr>
            <w:ins w:id="2359" w:author="2.1RC1" w:date="2013-12-11T22:33:00Z">
              <w:r>
                <w:rPr>
                  <w:sz w:val="20"/>
                  <w:szCs w:val="20"/>
                </w:rPr>
                <w:t>../../../../</w:t>
              </w:r>
              <w:r w:rsidRPr="00974712">
                <w:rPr>
                  <w:sz w:val="20"/>
                  <w:szCs w:val="20"/>
                </w:rPr>
                <w:t>orgUnit</w:t>
              </w:r>
              <w:r>
                <w:rPr>
                  <w:sz w:val="20"/>
                  <w:szCs w:val="20"/>
                </w:rPr>
                <w:t>Location</w:t>
              </w:r>
            </w:ins>
          </w:p>
        </w:tc>
        <w:tc>
          <w:tcPr>
            <w:tcW w:w="1559" w:type="dxa"/>
            <w:tcBorders>
              <w:top w:val="single" w:sz="5" w:space="0" w:color="000000"/>
              <w:left w:val="single" w:sz="5" w:space="0" w:color="000000"/>
              <w:bottom w:val="single" w:sz="5" w:space="0" w:color="000000"/>
              <w:right w:val="single" w:sz="5" w:space="0" w:color="000000"/>
            </w:tcBorders>
          </w:tcPr>
          <w:p w14:paraId="0EA36A9C" w14:textId="77777777" w:rsidR="00060E39" w:rsidRDefault="00060E39" w:rsidP="00060E39">
            <w:pPr>
              <w:spacing w:line="226" w:lineRule="exact"/>
              <w:ind w:left="102"/>
              <w:rPr>
                <w:ins w:id="2360" w:author="2.1RC1" w:date="2013-12-11T22:33:00Z"/>
                <w:spacing w:val="-1"/>
                <w:sz w:val="20"/>
                <w:szCs w:val="20"/>
              </w:rPr>
            </w:pPr>
            <w:ins w:id="2361" w:author="2.1RC1" w:date="2013-12-11T22:33:00Z">
              <w:r w:rsidRPr="00377E32">
                <w:rPr>
                  <w:spacing w:val="-1"/>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2E3D9C71" w14:textId="77777777" w:rsidR="00060E39" w:rsidRPr="00941DE4" w:rsidRDefault="00060E39" w:rsidP="00060E39">
            <w:pPr>
              <w:spacing w:line="226" w:lineRule="exact"/>
              <w:ind w:left="102"/>
              <w:rPr>
                <w:ins w:id="2362" w:author="2.1RC1" w:date="2013-12-11T22:33:00Z"/>
                <w:spacing w:val="-1"/>
                <w:sz w:val="20"/>
                <w:szCs w:val="20"/>
              </w:rPr>
            </w:pPr>
            <w:ins w:id="2363" w:author="2.1RC1" w:date="2013-12-11T22:33:00Z">
              <w:r w:rsidRPr="00941DE4">
                <w:rPr>
                  <w:sz w:val="20"/>
                  <w:szCs w:val="20"/>
                </w:rPr>
                <w:t>Text som anger namnet på plats eller ort för organisationens fysiska placering</w:t>
              </w:r>
              <w:r>
                <w:rPr>
                  <w:sz w:val="20"/>
                  <w:szCs w:val="20"/>
                </w:rPr>
                <w:t>.</w:t>
              </w:r>
            </w:ins>
          </w:p>
        </w:tc>
        <w:tc>
          <w:tcPr>
            <w:tcW w:w="851" w:type="dxa"/>
            <w:tcBorders>
              <w:top w:val="single" w:sz="5" w:space="0" w:color="000000"/>
              <w:left w:val="single" w:sz="5" w:space="0" w:color="000000"/>
              <w:bottom w:val="single" w:sz="5" w:space="0" w:color="000000"/>
              <w:right w:val="single" w:sz="5" w:space="0" w:color="000000"/>
            </w:tcBorders>
          </w:tcPr>
          <w:p w14:paraId="0CA7769E" w14:textId="77777777" w:rsidR="00060E39" w:rsidRPr="00907C9B" w:rsidRDefault="00060E39" w:rsidP="00060E39">
            <w:pPr>
              <w:spacing w:line="226" w:lineRule="exact"/>
              <w:ind w:left="102"/>
              <w:rPr>
                <w:ins w:id="2364" w:author="2.1RC1" w:date="2013-12-11T22:33:00Z"/>
                <w:spacing w:val="-1"/>
                <w:sz w:val="20"/>
                <w:szCs w:val="20"/>
              </w:rPr>
            </w:pPr>
            <w:ins w:id="2365" w:author="2.1RC1" w:date="2013-12-11T22:33:00Z">
              <w:r w:rsidRPr="001A2A66">
                <w:rPr>
                  <w:sz w:val="20"/>
                  <w:szCs w:val="20"/>
                </w:rPr>
                <w:t>0..1</w:t>
              </w:r>
            </w:ins>
          </w:p>
        </w:tc>
      </w:tr>
      <w:tr w:rsidR="00060E39" w:rsidRPr="00907C9B" w14:paraId="0B8D1F87" w14:textId="77777777" w:rsidTr="00B9118A">
        <w:trPr>
          <w:trHeight w:hRule="exact" w:val="1009"/>
          <w:tblHeader/>
          <w:ins w:id="2366"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790B2B5F" w14:textId="77777777" w:rsidR="00060E39" w:rsidRPr="00974712" w:rsidRDefault="00060E39" w:rsidP="00060E39">
            <w:pPr>
              <w:spacing w:line="229" w:lineRule="exact"/>
              <w:ind w:left="102"/>
              <w:rPr>
                <w:ins w:id="2367" w:author="2.1RC1" w:date="2013-12-11T22:33:00Z"/>
                <w:sz w:val="20"/>
                <w:szCs w:val="20"/>
              </w:rPr>
            </w:pPr>
            <w:ins w:id="2368" w:author="2.1RC1" w:date="2013-12-11T22:33:00Z">
              <w:r>
                <w:rPr>
                  <w:sz w:val="20"/>
                  <w:szCs w:val="20"/>
                </w:rPr>
                <w:t>../../../</w:t>
              </w:r>
              <w:r w:rsidRPr="00974712">
                <w:rPr>
                  <w:sz w:val="20"/>
                  <w:szCs w:val="20"/>
                </w:rPr>
                <w:t>healthcareProfessional</w:t>
              </w:r>
              <w:r w:rsidRPr="00974712">
                <w:rPr>
                  <w:spacing w:val="-1"/>
                  <w:sz w:val="20"/>
                  <w:szCs w:val="20"/>
                </w:rPr>
                <w:t>careUnitHSA</w:t>
              </w:r>
              <w:r>
                <w:rPr>
                  <w:spacing w:val="-1"/>
                  <w:sz w:val="20"/>
                  <w:szCs w:val="20"/>
                </w:rPr>
                <w:t>I</w:t>
              </w:r>
              <w:r w:rsidRPr="00974712">
                <w:rPr>
                  <w:spacing w:val="-1"/>
                  <w:sz w:val="20"/>
                  <w:szCs w:val="20"/>
                </w:rPr>
                <w:t>d</w:t>
              </w:r>
            </w:ins>
          </w:p>
          <w:p w14:paraId="3C8BD8B8" w14:textId="77777777" w:rsidR="00060E39" w:rsidRPr="00907C9B" w:rsidRDefault="00060E39" w:rsidP="00060E39">
            <w:pPr>
              <w:spacing w:line="229" w:lineRule="exact"/>
              <w:ind w:left="102"/>
              <w:rPr>
                <w:ins w:id="2369" w:author="2.1RC1" w:date="2013-12-11T22:33:00Z"/>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C05D266" w14:textId="77777777" w:rsidR="00060E39" w:rsidRDefault="00060E39" w:rsidP="00060E39">
            <w:pPr>
              <w:spacing w:line="229" w:lineRule="exact"/>
              <w:ind w:left="102"/>
              <w:rPr>
                <w:ins w:id="2370" w:author="2.1RC1" w:date="2013-12-11T22:33:00Z"/>
                <w:rFonts w:ascii="Arial" w:hAnsi="Arial" w:cs="Arial"/>
                <w:sz w:val="20"/>
                <w:szCs w:val="20"/>
              </w:rPr>
            </w:pPr>
            <w:ins w:id="2371" w:author="2.1RC1" w:date="2013-12-11T22:33:00Z">
              <w:r>
                <w:rPr>
                  <w:spacing w:val="-1"/>
                  <w:sz w:val="20"/>
                  <w:szCs w:val="20"/>
                </w:rPr>
                <w:t>HSAIdType</w:t>
              </w:r>
            </w:ins>
          </w:p>
          <w:p w14:paraId="66657ECD" w14:textId="77777777" w:rsidR="00060E39" w:rsidRPr="00907C9B" w:rsidRDefault="00060E39" w:rsidP="00060E39">
            <w:pPr>
              <w:spacing w:line="226" w:lineRule="exact"/>
              <w:ind w:left="102"/>
              <w:rPr>
                <w:ins w:id="2372" w:author="2.1RC1" w:date="2013-12-11T22:33:00Z"/>
                <w:spacing w:val="-1"/>
                <w:sz w:val="20"/>
                <w:szCs w:val="20"/>
              </w:rPr>
            </w:pPr>
          </w:p>
          <w:p w14:paraId="5EBE5FF4" w14:textId="77777777" w:rsidR="00060E39" w:rsidRDefault="00060E39" w:rsidP="00060E39">
            <w:pPr>
              <w:spacing w:line="226" w:lineRule="exact"/>
              <w:ind w:left="102"/>
              <w:rPr>
                <w:ins w:id="2373" w:author="2.1RC1" w:date="2013-12-11T22:33:00Z"/>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873F98B" w14:textId="37BEB9D2" w:rsidR="00060E39" w:rsidRPr="00A104D2" w:rsidRDefault="00060E39" w:rsidP="00060E39">
            <w:pPr>
              <w:spacing w:line="229" w:lineRule="exact"/>
              <w:ind w:left="102"/>
              <w:rPr>
                <w:ins w:id="2374" w:author="2.1RC1" w:date="2013-12-11T22:33:00Z"/>
                <w:sz w:val="20"/>
                <w:szCs w:val="20"/>
              </w:rPr>
            </w:pPr>
            <w:ins w:id="2375" w:author="2.1RC1" w:date="2013-12-11T22:33:00Z">
              <w:r w:rsidRPr="00A104D2">
                <w:rPr>
                  <w:sz w:val="20"/>
                  <w:szCs w:val="20"/>
                </w:rPr>
                <w:t>HSA-id för PDL-enhet.</w:t>
              </w:r>
              <w:r>
                <w:rPr>
                  <w:sz w:val="20"/>
                  <w:szCs w:val="20"/>
                </w:rPr>
                <w:t xml:space="preserve"> </w:t>
              </w:r>
              <w:r>
                <w:rPr>
                  <w:spacing w:val="-1"/>
                  <w:sz w:val="20"/>
                  <w:szCs w:val="20"/>
                </w:rPr>
                <w:t>Krav enligt NPÖ RIV 2.2.0.</w:t>
              </w:r>
              <w:r w:rsidR="00B9118A">
                <w:rPr>
                  <w:spacing w:val="-1"/>
                  <w:sz w:val="20"/>
                  <w:szCs w:val="20"/>
                </w:rPr>
                <w:t xml:space="preserve"> </w:t>
              </w:r>
              <w:r w:rsidR="00B9118A" w:rsidRPr="00E050D1">
                <w:rPr>
                  <w:spacing w:val="-1"/>
                  <w:sz w:val="20"/>
                  <w:szCs w:val="20"/>
                </w:rPr>
                <w:t xml:space="preserve">I de fall då HSA-id inte finns tillgängligt i systemet </w:t>
              </w:r>
              <w:r w:rsidR="00B9118A">
                <w:rPr>
                  <w:spacing w:val="-1"/>
                  <w:sz w:val="20"/>
                  <w:szCs w:val="20"/>
                </w:rPr>
                <w:t xml:space="preserve">skall </w:t>
              </w:r>
              <w:r w:rsidR="00B9118A" w:rsidRPr="00E050D1">
                <w:rPr>
                  <w:spacing w:val="-1"/>
                  <w:sz w:val="20"/>
                  <w:szCs w:val="20"/>
                </w:rPr>
                <w:t>lokalt id anges</w:t>
              </w:r>
              <w:r w:rsidR="00B9118A">
                <w:rPr>
                  <w:spacing w:val="-1"/>
                  <w:sz w:val="20"/>
                  <w:szCs w:val="20"/>
                </w:rPr>
                <w:t xml:space="preserve"> (unikt inom källsystemet)</w:t>
              </w:r>
              <w:r w:rsidR="00B9118A" w:rsidRPr="00E050D1">
                <w:rPr>
                  <w:spacing w:val="-1"/>
                  <w:sz w:val="20"/>
                  <w:szCs w:val="20"/>
                </w:rPr>
                <w:t>.</w:t>
              </w:r>
            </w:ins>
          </w:p>
          <w:p w14:paraId="24392489" w14:textId="77777777" w:rsidR="00060E39" w:rsidRPr="00A104D2" w:rsidRDefault="00060E39" w:rsidP="00060E39">
            <w:pPr>
              <w:spacing w:line="229" w:lineRule="exact"/>
              <w:ind w:left="102"/>
              <w:rPr>
                <w:ins w:id="2376" w:author="2.1RC1" w:date="2013-12-11T22:33:00Z"/>
                <w:sz w:val="20"/>
                <w:szCs w:val="20"/>
              </w:rPr>
            </w:pPr>
          </w:p>
          <w:p w14:paraId="3F3B69D8" w14:textId="77777777" w:rsidR="00060E39" w:rsidRPr="00A104D2" w:rsidRDefault="00060E39" w:rsidP="00060E39">
            <w:pPr>
              <w:spacing w:line="226" w:lineRule="exact"/>
              <w:ind w:left="102"/>
              <w:rPr>
                <w:ins w:id="2377" w:author="2.1RC1" w:date="2013-12-11T22:33:00Z"/>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55867A5" w14:textId="77777777" w:rsidR="00060E39" w:rsidRPr="00907C9B" w:rsidRDefault="00060E39" w:rsidP="00060E39">
            <w:pPr>
              <w:spacing w:line="226" w:lineRule="exact"/>
              <w:ind w:left="102"/>
              <w:rPr>
                <w:ins w:id="2378" w:author="2.1RC1" w:date="2013-12-11T22:33:00Z"/>
                <w:spacing w:val="-1"/>
                <w:sz w:val="20"/>
                <w:szCs w:val="20"/>
              </w:rPr>
            </w:pPr>
            <w:ins w:id="2379" w:author="2.1RC1" w:date="2013-12-11T22:33:00Z">
              <w:r>
                <w:rPr>
                  <w:spacing w:val="-1"/>
                  <w:sz w:val="20"/>
                  <w:szCs w:val="20"/>
                </w:rPr>
                <w:t>0</w:t>
              </w:r>
              <w:r w:rsidRPr="00907C9B">
                <w:rPr>
                  <w:spacing w:val="-1"/>
                  <w:sz w:val="20"/>
                  <w:szCs w:val="20"/>
                </w:rPr>
                <w:t>..1</w:t>
              </w:r>
            </w:ins>
          </w:p>
        </w:tc>
      </w:tr>
      <w:tr w:rsidR="00060E39" w:rsidRPr="00907C9B" w14:paraId="33EE6D47" w14:textId="77777777" w:rsidTr="00507A1C">
        <w:trPr>
          <w:trHeight w:val="404"/>
          <w:tblHeader/>
          <w:ins w:id="2380"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3FFF37D0" w14:textId="77777777" w:rsidR="00060E39" w:rsidRPr="00907C9B" w:rsidRDefault="00060E39" w:rsidP="00060E39">
            <w:pPr>
              <w:spacing w:line="229" w:lineRule="exact"/>
              <w:ind w:left="102"/>
              <w:rPr>
                <w:ins w:id="2381" w:author="2.1RC1" w:date="2013-12-11T22:33:00Z"/>
                <w:sz w:val="20"/>
                <w:szCs w:val="20"/>
              </w:rPr>
            </w:pPr>
            <w:ins w:id="2382" w:author="2.1RC1" w:date="2013-12-11T22:33:00Z">
              <w:r>
                <w:rPr>
                  <w:sz w:val="20"/>
                  <w:szCs w:val="20"/>
                </w:rPr>
                <w:t>../../../</w:t>
              </w:r>
              <w:r w:rsidRPr="00974712">
                <w:rPr>
                  <w:sz w:val="20"/>
                  <w:szCs w:val="20"/>
                </w:rPr>
                <w:t>healthcareProfessional</w:t>
              </w:r>
              <w:r w:rsidRPr="00974712">
                <w:rPr>
                  <w:spacing w:val="-1"/>
                  <w:sz w:val="20"/>
                  <w:szCs w:val="20"/>
                </w:rPr>
                <w:t>careGiverHSA</w:t>
              </w:r>
              <w:r>
                <w:rPr>
                  <w:spacing w:val="-1"/>
                  <w:sz w:val="20"/>
                  <w:szCs w:val="20"/>
                </w:rPr>
                <w:t>I</w:t>
              </w:r>
              <w:r w:rsidRPr="00974712">
                <w:rPr>
                  <w:spacing w:val="-1"/>
                  <w:sz w:val="20"/>
                  <w:szCs w:val="20"/>
                </w:rPr>
                <w:t>d</w:t>
              </w:r>
            </w:ins>
          </w:p>
        </w:tc>
        <w:tc>
          <w:tcPr>
            <w:tcW w:w="1559" w:type="dxa"/>
            <w:tcBorders>
              <w:top w:val="single" w:sz="5" w:space="0" w:color="000000"/>
              <w:left w:val="single" w:sz="5" w:space="0" w:color="000000"/>
              <w:bottom w:val="single" w:sz="5" w:space="0" w:color="000000"/>
              <w:right w:val="single" w:sz="5" w:space="0" w:color="000000"/>
            </w:tcBorders>
          </w:tcPr>
          <w:p w14:paraId="3D0D0220" w14:textId="77777777" w:rsidR="00060E39" w:rsidRPr="00907C9B" w:rsidRDefault="00060E39" w:rsidP="00060E39">
            <w:pPr>
              <w:spacing w:line="226" w:lineRule="exact"/>
              <w:ind w:left="102"/>
              <w:rPr>
                <w:ins w:id="2383" w:author="2.1RC1" w:date="2013-12-11T22:33:00Z"/>
                <w:spacing w:val="-1"/>
                <w:sz w:val="20"/>
                <w:szCs w:val="20"/>
              </w:rPr>
            </w:pPr>
            <w:ins w:id="2384" w:author="2.1RC1" w:date="2013-12-11T22:33:00Z">
              <w:r>
                <w:rPr>
                  <w:spacing w:val="-1"/>
                  <w:sz w:val="20"/>
                  <w:szCs w:val="20"/>
                </w:rPr>
                <w:t>HSAIdType</w:t>
              </w:r>
            </w:ins>
          </w:p>
          <w:p w14:paraId="37175E1E" w14:textId="77777777" w:rsidR="00060E39" w:rsidRDefault="00060E39" w:rsidP="00060E39">
            <w:pPr>
              <w:spacing w:line="226" w:lineRule="exact"/>
              <w:ind w:left="102"/>
              <w:rPr>
                <w:ins w:id="2385" w:author="2.1RC1" w:date="2013-12-11T22:33:00Z"/>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6826C3C" w14:textId="77777777" w:rsidR="00060E39" w:rsidRPr="00941DE4" w:rsidRDefault="00060E39" w:rsidP="00060E39">
            <w:pPr>
              <w:spacing w:line="226" w:lineRule="exact"/>
              <w:ind w:left="102"/>
              <w:rPr>
                <w:ins w:id="2386" w:author="2.1RC1" w:date="2013-12-11T22:33:00Z"/>
                <w:spacing w:val="-1"/>
                <w:sz w:val="20"/>
                <w:szCs w:val="20"/>
              </w:rPr>
            </w:pPr>
            <w:ins w:id="2387" w:author="2.1RC1" w:date="2013-12-11T22:33:00Z">
              <w:r w:rsidRPr="00941DE4">
                <w:rPr>
                  <w:spacing w:val="-1"/>
                  <w:sz w:val="20"/>
                  <w:szCs w:val="20"/>
                </w:rPr>
                <w:t xml:space="preserve">HSA-id för vårdgivaren, som är vårdgivare för den enhet som </w:t>
              </w:r>
              <w:r>
                <w:rPr>
                  <w:spacing w:val="-1"/>
                  <w:sz w:val="20"/>
                  <w:szCs w:val="20"/>
                </w:rPr>
                <w:t xml:space="preserve">vård- och omsorgspersonalen </w:t>
              </w:r>
              <w:r w:rsidRPr="00941DE4">
                <w:rPr>
                  <w:spacing w:val="-1"/>
                  <w:sz w:val="20"/>
                  <w:szCs w:val="20"/>
                </w:rPr>
                <w:t>är uppdragstagare för</w:t>
              </w:r>
              <w:r>
                <w:rPr>
                  <w:spacing w:val="-1"/>
                  <w:sz w:val="20"/>
                  <w:szCs w:val="20"/>
                </w:rPr>
                <w:t>. Krav enligt NPÖ RIV 2.2.0.</w:t>
              </w:r>
            </w:ins>
          </w:p>
        </w:tc>
        <w:tc>
          <w:tcPr>
            <w:tcW w:w="851" w:type="dxa"/>
            <w:tcBorders>
              <w:top w:val="single" w:sz="5" w:space="0" w:color="000000"/>
              <w:left w:val="single" w:sz="5" w:space="0" w:color="000000"/>
              <w:bottom w:val="single" w:sz="5" w:space="0" w:color="000000"/>
              <w:right w:val="single" w:sz="5" w:space="0" w:color="000000"/>
            </w:tcBorders>
          </w:tcPr>
          <w:p w14:paraId="247EEA47" w14:textId="77777777" w:rsidR="00060E39" w:rsidRPr="00907C9B" w:rsidRDefault="00060E39" w:rsidP="00060E39">
            <w:pPr>
              <w:spacing w:line="226" w:lineRule="exact"/>
              <w:ind w:left="102"/>
              <w:rPr>
                <w:ins w:id="2388" w:author="2.1RC1" w:date="2013-12-11T22:33:00Z"/>
                <w:spacing w:val="-1"/>
                <w:sz w:val="20"/>
                <w:szCs w:val="20"/>
              </w:rPr>
            </w:pPr>
            <w:ins w:id="2389" w:author="2.1RC1" w:date="2013-12-11T22:33:00Z">
              <w:r>
                <w:rPr>
                  <w:spacing w:val="-1"/>
                  <w:sz w:val="20"/>
                  <w:szCs w:val="20"/>
                </w:rPr>
                <w:t>0</w:t>
              </w:r>
              <w:r w:rsidRPr="00907C9B">
                <w:rPr>
                  <w:spacing w:val="-1"/>
                  <w:sz w:val="20"/>
                  <w:szCs w:val="20"/>
                </w:rPr>
                <w:t>..1</w:t>
              </w:r>
            </w:ins>
          </w:p>
        </w:tc>
      </w:tr>
      <w:tr w:rsidR="00060E39" w:rsidRPr="00907C9B" w14:paraId="221F393A" w14:textId="77777777" w:rsidTr="00507A1C">
        <w:trPr>
          <w:trHeight w:hRule="exact" w:val="593"/>
          <w:tblHeader/>
          <w:ins w:id="2390"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5CE2FB35" w14:textId="77777777" w:rsidR="00060E39" w:rsidRPr="00907C9B" w:rsidRDefault="00060E39" w:rsidP="00060E39">
            <w:pPr>
              <w:spacing w:line="229" w:lineRule="exact"/>
              <w:ind w:left="102"/>
              <w:rPr>
                <w:ins w:id="2391" w:author="2.1RC1" w:date="2013-12-11T22:33:00Z"/>
                <w:sz w:val="20"/>
                <w:szCs w:val="20"/>
              </w:rPr>
            </w:pPr>
            <w:ins w:id="2392" w:author="2.1RC1" w:date="2013-12-11T22:33:00Z">
              <w:r>
                <w:rPr>
                  <w:sz w:val="20"/>
                  <w:szCs w:val="20"/>
                </w:rPr>
                <w:t>../../</w:t>
              </w:r>
              <w:r w:rsidRPr="00907C9B">
                <w:rPr>
                  <w:sz w:val="20"/>
                  <w:szCs w:val="20"/>
                </w:rPr>
                <w:t>legalAuthenticator</w:t>
              </w:r>
            </w:ins>
          </w:p>
        </w:tc>
        <w:tc>
          <w:tcPr>
            <w:tcW w:w="1559" w:type="dxa"/>
            <w:tcBorders>
              <w:top w:val="single" w:sz="5" w:space="0" w:color="000000"/>
              <w:left w:val="single" w:sz="5" w:space="0" w:color="000000"/>
              <w:bottom w:val="single" w:sz="5" w:space="0" w:color="000000"/>
              <w:right w:val="single" w:sz="5" w:space="0" w:color="000000"/>
            </w:tcBorders>
          </w:tcPr>
          <w:p w14:paraId="0ACC05DC" w14:textId="77777777" w:rsidR="00060E39" w:rsidRDefault="00060E39" w:rsidP="00060E39">
            <w:pPr>
              <w:spacing w:line="226" w:lineRule="exact"/>
              <w:ind w:left="102"/>
              <w:rPr>
                <w:ins w:id="2393" w:author="2.1RC1" w:date="2013-12-11T22:33:00Z"/>
                <w:spacing w:val="-1"/>
                <w:sz w:val="20"/>
                <w:szCs w:val="20"/>
              </w:rPr>
            </w:pPr>
            <w:ins w:id="2394" w:author="2.1RC1" w:date="2013-12-11T22:33:00Z">
              <w:r>
                <w:rPr>
                  <w:sz w:val="20"/>
                  <w:szCs w:val="20"/>
                </w:rPr>
                <w:t>L</w:t>
              </w:r>
              <w:r w:rsidRPr="00907C9B">
                <w:rPr>
                  <w:sz w:val="20"/>
                  <w:szCs w:val="20"/>
                </w:rPr>
                <w:t>egalAuthenticatorType</w:t>
              </w:r>
            </w:ins>
          </w:p>
        </w:tc>
        <w:tc>
          <w:tcPr>
            <w:tcW w:w="3969" w:type="dxa"/>
            <w:tcBorders>
              <w:top w:val="single" w:sz="5" w:space="0" w:color="000000"/>
              <w:left w:val="single" w:sz="5" w:space="0" w:color="000000"/>
              <w:bottom w:val="single" w:sz="5" w:space="0" w:color="000000"/>
              <w:right w:val="single" w:sz="5" w:space="0" w:color="000000"/>
            </w:tcBorders>
          </w:tcPr>
          <w:p w14:paraId="50098816" w14:textId="77777777" w:rsidR="00060E39" w:rsidRPr="00941DE4" w:rsidRDefault="00060E39" w:rsidP="00060E39">
            <w:pPr>
              <w:spacing w:line="229" w:lineRule="exact"/>
              <w:ind w:left="102"/>
              <w:rPr>
                <w:ins w:id="2395" w:author="2.1RC1" w:date="2013-12-11T22:33:00Z"/>
                <w:sz w:val="20"/>
                <w:szCs w:val="20"/>
              </w:rPr>
            </w:pPr>
            <w:ins w:id="2396" w:author="2.1RC1" w:date="2013-12-11T22:33:00Z">
              <w:r w:rsidRPr="00941DE4">
                <w:rPr>
                  <w:sz w:val="20"/>
                  <w:szCs w:val="20"/>
                </w:rPr>
                <w:t>Information om vem som signerat informationen i dokumentet.</w:t>
              </w:r>
            </w:ins>
          </w:p>
          <w:p w14:paraId="18B6928E" w14:textId="77777777" w:rsidR="00060E39" w:rsidRPr="00941DE4" w:rsidRDefault="00060E39" w:rsidP="00060E39">
            <w:pPr>
              <w:spacing w:line="226" w:lineRule="exact"/>
              <w:ind w:left="102"/>
              <w:rPr>
                <w:ins w:id="2397" w:author="2.1RC1" w:date="2013-12-11T22:33:00Z"/>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210DE8" w14:textId="77777777" w:rsidR="00060E39" w:rsidRPr="00907C9B" w:rsidRDefault="00060E39" w:rsidP="00060E39">
            <w:pPr>
              <w:spacing w:line="226" w:lineRule="exact"/>
              <w:ind w:left="102"/>
              <w:rPr>
                <w:ins w:id="2398" w:author="2.1RC1" w:date="2013-12-11T22:33:00Z"/>
                <w:spacing w:val="-1"/>
                <w:sz w:val="20"/>
                <w:szCs w:val="20"/>
              </w:rPr>
            </w:pPr>
            <w:ins w:id="2399" w:author="2.1RC1" w:date="2013-12-11T22:33:00Z">
              <w:r w:rsidRPr="00907C9B">
                <w:rPr>
                  <w:sz w:val="20"/>
                  <w:szCs w:val="20"/>
                </w:rPr>
                <w:t>0..1</w:t>
              </w:r>
            </w:ins>
          </w:p>
        </w:tc>
      </w:tr>
      <w:tr w:rsidR="00060E39" w:rsidRPr="00907C9B" w14:paraId="6DE064F4" w14:textId="77777777" w:rsidTr="00507A1C">
        <w:trPr>
          <w:trHeight w:val="266"/>
          <w:tblHeader/>
          <w:ins w:id="2400"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22E32589" w14:textId="77777777" w:rsidR="00060E39" w:rsidRPr="00907C9B" w:rsidRDefault="00060E39" w:rsidP="00060E39">
            <w:pPr>
              <w:spacing w:line="229" w:lineRule="exact"/>
              <w:ind w:left="102"/>
              <w:rPr>
                <w:ins w:id="2401" w:author="2.1RC1" w:date="2013-12-11T22:33:00Z"/>
                <w:sz w:val="20"/>
                <w:szCs w:val="20"/>
              </w:rPr>
            </w:pPr>
            <w:ins w:id="2402" w:author="2.1RC1" w:date="2013-12-11T22:33:00Z">
              <w:r>
                <w:rPr>
                  <w:sz w:val="20"/>
                  <w:szCs w:val="20"/>
                </w:rPr>
                <w:t>../../../</w:t>
              </w:r>
              <w:r w:rsidRPr="00E74D83">
                <w:rPr>
                  <w:sz w:val="20"/>
                  <w:szCs w:val="20"/>
                </w:rPr>
                <w:t>signatureTime</w:t>
              </w:r>
            </w:ins>
          </w:p>
          <w:p w14:paraId="7F23CCD6" w14:textId="77777777" w:rsidR="00060E39" w:rsidRPr="00907C9B" w:rsidRDefault="00060E39" w:rsidP="00060E39">
            <w:pPr>
              <w:spacing w:line="229" w:lineRule="exact"/>
              <w:ind w:left="102"/>
              <w:rPr>
                <w:ins w:id="2403" w:author="2.1RC1" w:date="2013-12-11T22:33:00Z"/>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B76264E" w14:textId="77777777" w:rsidR="00060E39" w:rsidRDefault="00060E39" w:rsidP="00060E39">
            <w:pPr>
              <w:spacing w:line="229" w:lineRule="exact"/>
              <w:ind w:left="102"/>
              <w:rPr>
                <w:ins w:id="2404" w:author="2.1RC1" w:date="2013-12-11T22:33:00Z"/>
                <w:rFonts w:ascii="Arial" w:hAnsi="Arial" w:cs="Arial"/>
                <w:color w:val="FF0000"/>
                <w:sz w:val="20"/>
                <w:szCs w:val="20"/>
              </w:rPr>
            </w:pPr>
            <w:ins w:id="2405" w:author="2.1RC1" w:date="2013-12-11T22:33:00Z">
              <w:r>
                <w:rPr>
                  <w:sz w:val="20"/>
                  <w:szCs w:val="20"/>
                </w:rPr>
                <w:t>TimeStampType</w:t>
              </w:r>
            </w:ins>
          </w:p>
          <w:p w14:paraId="1EA83BDB" w14:textId="77777777" w:rsidR="00060E39" w:rsidRDefault="00060E39" w:rsidP="00060E39">
            <w:pPr>
              <w:spacing w:line="226" w:lineRule="exact"/>
              <w:ind w:left="102"/>
              <w:rPr>
                <w:ins w:id="2406" w:author="2.1RC1" w:date="2013-12-11T22:33:00Z"/>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0CF8E8" w14:textId="77777777" w:rsidR="00060E39" w:rsidRPr="00907C9B" w:rsidRDefault="00060E39" w:rsidP="00060E39">
            <w:pPr>
              <w:spacing w:line="229" w:lineRule="exact"/>
              <w:ind w:left="102"/>
              <w:rPr>
                <w:ins w:id="2407" w:author="2.1RC1" w:date="2013-12-11T22:33:00Z"/>
                <w:sz w:val="20"/>
                <w:szCs w:val="20"/>
              </w:rPr>
            </w:pPr>
            <w:ins w:id="2408" w:author="2.1RC1" w:date="2013-12-11T22:33:00Z">
              <w:r w:rsidRPr="00907C9B">
                <w:rPr>
                  <w:sz w:val="20"/>
                  <w:szCs w:val="20"/>
                </w:rPr>
                <w:t>Tidpunkt för signering</w:t>
              </w:r>
              <w:r>
                <w:rPr>
                  <w:sz w:val="20"/>
                  <w:szCs w:val="20"/>
                </w:rPr>
                <w:t>.</w:t>
              </w:r>
            </w:ins>
          </w:p>
          <w:p w14:paraId="07B5A68A" w14:textId="77777777" w:rsidR="00060E39" w:rsidRDefault="00060E39" w:rsidP="00060E39">
            <w:pPr>
              <w:spacing w:line="226" w:lineRule="exact"/>
              <w:ind w:left="102"/>
              <w:rPr>
                <w:ins w:id="2409" w:author="2.1RC1" w:date="2013-12-11T22:33:00Z"/>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C2AFD5" w14:textId="77777777" w:rsidR="00060E39" w:rsidRPr="00907C9B" w:rsidRDefault="00060E39" w:rsidP="00060E39">
            <w:pPr>
              <w:spacing w:line="226" w:lineRule="exact"/>
              <w:ind w:left="102"/>
              <w:rPr>
                <w:ins w:id="2410" w:author="2.1RC1" w:date="2013-12-11T22:33:00Z"/>
                <w:spacing w:val="-1"/>
                <w:sz w:val="20"/>
                <w:szCs w:val="20"/>
              </w:rPr>
            </w:pPr>
            <w:ins w:id="2411" w:author="2.1RC1" w:date="2013-12-11T22:33:00Z">
              <w:r w:rsidRPr="00907C9B">
                <w:rPr>
                  <w:sz w:val="20"/>
                  <w:szCs w:val="20"/>
                </w:rPr>
                <w:t>1..1</w:t>
              </w:r>
            </w:ins>
          </w:p>
        </w:tc>
      </w:tr>
      <w:tr w:rsidR="00060E39" w:rsidRPr="00907C9B" w14:paraId="04F986EE" w14:textId="77777777" w:rsidTr="00507A1C">
        <w:trPr>
          <w:trHeight w:val="372"/>
          <w:tblHeader/>
          <w:ins w:id="2412"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548DD807" w14:textId="77777777" w:rsidR="00060E39" w:rsidRPr="00907C9B" w:rsidRDefault="00060E39" w:rsidP="00060E39">
            <w:pPr>
              <w:spacing w:line="229" w:lineRule="exact"/>
              <w:ind w:left="102"/>
              <w:rPr>
                <w:ins w:id="2413" w:author="2.1RC1" w:date="2013-12-11T22:33:00Z"/>
                <w:sz w:val="20"/>
                <w:szCs w:val="20"/>
              </w:rPr>
            </w:pPr>
            <w:ins w:id="2414" w:author="2.1RC1" w:date="2013-12-11T22:33:00Z">
              <w:r>
                <w:rPr>
                  <w:sz w:val="20"/>
                  <w:szCs w:val="20"/>
                </w:rPr>
                <w:t>../../../legalAuthenticatorHSAI</w:t>
              </w:r>
              <w:r w:rsidRPr="0035083B">
                <w:rPr>
                  <w:sz w:val="20"/>
                  <w:szCs w:val="20"/>
                </w:rPr>
                <w:t>d</w:t>
              </w:r>
            </w:ins>
          </w:p>
          <w:p w14:paraId="60A57A41" w14:textId="77777777" w:rsidR="00060E39" w:rsidRPr="00907C9B" w:rsidRDefault="00060E39" w:rsidP="00060E39">
            <w:pPr>
              <w:spacing w:line="229" w:lineRule="exact"/>
              <w:ind w:left="102"/>
              <w:rPr>
                <w:ins w:id="2415" w:author="2.1RC1" w:date="2013-12-11T22:33:00Z"/>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4FF72A" w14:textId="77777777" w:rsidR="00060E39" w:rsidRPr="00907C9B" w:rsidRDefault="00060E39" w:rsidP="00060E39">
            <w:pPr>
              <w:spacing w:line="229" w:lineRule="exact"/>
              <w:ind w:left="102"/>
              <w:rPr>
                <w:ins w:id="2416" w:author="2.1RC1" w:date="2013-12-11T22:33:00Z"/>
                <w:sz w:val="20"/>
                <w:szCs w:val="20"/>
              </w:rPr>
            </w:pPr>
            <w:ins w:id="2417" w:author="2.1RC1" w:date="2013-12-11T22:33:00Z">
              <w:r>
                <w:rPr>
                  <w:sz w:val="20"/>
                  <w:szCs w:val="20"/>
                </w:rPr>
                <w:t>HSAId</w:t>
              </w:r>
              <w:r w:rsidRPr="0035083B">
                <w:rPr>
                  <w:sz w:val="20"/>
                  <w:szCs w:val="20"/>
                </w:rPr>
                <w:t>Type</w:t>
              </w:r>
            </w:ins>
          </w:p>
          <w:p w14:paraId="61C9E125" w14:textId="77777777" w:rsidR="00060E39" w:rsidRDefault="00060E39" w:rsidP="00060E39">
            <w:pPr>
              <w:spacing w:line="226" w:lineRule="exact"/>
              <w:ind w:left="102"/>
              <w:rPr>
                <w:ins w:id="2418" w:author="2.1RC1" w:date="2013-12-11T22:33:00Z"/>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8CF2EF2" w14:textId="77777777" w:rsidR="00060E39" w:rsidRPr="00941DE4" w:rsidRDefault="00060E39" w:rsidP="00060E39">
            <w:pPr>
              <w:spacing w:line="226" w:lineRule="exact"/>
              <w:ind w:left="102"/>
              <w:rPr>
                <w:ins w:id="2419" w:author="2.1RC1" w:date="2013-12-11T22:33:00Z"/>
                <w:spacing w:val="-1"/>
                <w:sz w:val="20"/>
                <w:szCs w:val="20"/>
              </w:rPr>
            </w:pPr>
            <w:ins w:id="2420" w:author="2.1RC1" w:date="2013-12-11T22:33:00Z">
              <w:r w:rsidRPr="00941DE4">
                <w:rPr>
                  <w:sz w:val="20"/>
                  <w:szCs w:val="20"/>
                </w:rPr>
                <w:t>HSA-id för person som signerat dokumentet</w:t>
              </w:r>
            </w:ins>
          </w:p>
        </w:tc>
        <w:tc>
          <w:tcPr>
            <w:tcW w:w="851" w:type="dxa"/>
            <w:tcBorders>
              <w:top w:val="single" w:sz="5" w:space="0" w:color="000000"/>
              <w:left w:val="single" w:sz="5" w:space="0" w:color="000000"/>
              <w:bottom w:val="single" w:sz="5" w:space="0" w:color="000000"/>
              <w:right w:val="single" w:sz="5" w:space="0" w:color="000000"/>
            </w:tcBorders>
          </w:tcPr>
          <w:p w14:paraId="5F48BFF8" w14:textId="77777777" w:rsidR="00060E39" w:rsidRPr="00907C9B" w:rsidRDefault="00060E39" w:rsidP="00060E39">
            <w:pPr>
              <w:spacing w:line="226" w:lineRule="exact"/>
              <w:ind w:left="102"/>
              <w:rPr>
                <w:ins w:id="2421" w:author="2.1RC1" w:date="2013-12-11T22:33:00Z"/>
                <w:spacing w:val="-1"/>
                <w:sz w:val="20"/>
                <w:szCs w:val="20"/>
              </w:rPr>
            </w:pPr>
            <w:ins w:id="2422" w:author="2.1RC1" w:date="2013-12-11T22:33:00Z">
              <w:r>
                <w:rPr>
                  <w:sz w:val="20"/>
                  <w:szCs w:val="20"/>
                </w:rPr>
                <w:t>0</w:t>
              </w:r>
              <w:r w:rsidRPr="00907C9B">
                <w:rPr>
                  <w:sz w:val="20"/>
                  <w:szCs w:val="20"/>
                </w:rPr>
                <w:t>..1</w:t>
              </w:r>
            </w:ins>
          </w:p>
        </w:tc>
      </w:tr>
      <w:tr w:rsidR="00060E39" w:rsidRPr="00907C9B" w14:paraId="0597C78B" w14:textId="77777777" w:rsidTr="00507A1C">
        <w:trPr>
          <w:trHeight w:val="336"/>
          <w:tblHeader/>
          <w:ins w:id="2423"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73BA1945" w14:textId="77777777" w:rsidR="00060E39" w:rsidRPr="00907C9B" w:rsidRDefault="00060E39" w:rsidP="00060E39">
            <w:pPr>
              <w:spacing w:line="229" w:lineRule="exact"/>
              <w:ind w:left="102"/>
              <w:rPr>
                <w:ins w:id="2424" w:author="2.1RC1" w:date="2013-12-11T22:33:00Z"/>
                <w:sz w:val="20"/>
                <w:szCs w:val="20"/>
              </w:rPr>
            </w:pPr>
            <w:ins w:id="2425" w:author="2.1RC1" w:date="2013-12-11T22:33:00Z">
              <w:r>
                <w:rPr>
                  <w:sz w:val="20"/>
                  <w:szCs w:val="20"/>
                </w:rPr>
                <w:t>../../../</w:t>
              </w:r>
              <w:r w:rsidRPr="0035083B">
                <w:rPr>
                  <w:sz w:val="20"/>
                  <w:szCs w:val="20"/>
                </w:rPr>
                <w:t>legalAuthenticator</w:t>
              </w:r>
              <w:r>
                <w:rPr>
                  <w:sz w:val="20"/>
                  <w:szCs w:val="20"/>
                </w:rPr>
                <w:t>Name</w:t>
              </w:r>
            </w:ins>
          </w:p>
          <w:p w14:paraId="456870D7" w14:textId="77777777" w:rsidR="00060E39" w:rsidRPr="00907C9B" w:rsidRDefault="00060E39" w:rsidP="00060E39">
            <w:pPr>
              <w:spacing w:line="229" w:lineRule="exact"/>
              <w:ind w:left="102"/>
              <w:rPr>
                <w:ins w:id="2426" w:author="2.1RC1" w:date="2013-12-11T22:33:00Z"/>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BDBCD9" w14:textId="77777777" w:rsidR="00060E39" w:rsidRDefault="00060E39" w:rsidP="00060E39">
            <w:pPr>
              <w:spacing w:line="226" w:lineRule="exact"/>
              <w:ind w:left="102"/>
              <w:rPr>
                <w:ins w:id="2427" w:author="2.1RC1" w:date="2013-12-11T22:33:00Z"/>
                <w:spacing w:val="-1"/>
                <w:sz w:val="20"/>
                <w:szCs w:val="20"/>
              </w:rPr>
            </w:pPr>
            <w:ins w:id="2428" w:author="2.1RC1" w:date="2013-12-11T22:33:00Z">
              <w:r>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5402BB61" w14:textId="77777777" w:rsidR="00060E39" w:rsidRPr="00941DE4" w:rsidRDefault="00060E39" w:rsidP="00060E39">
            <w:pPr>
              <w:spacing w:line="226" w:lineRule="exact"/>
              <w:ind w:left="102"/>
              <w:rPr>
                <w:ins w:id="2429" w:author="2.1RC1" w:date="2013-12-11T22:33:00Z"/>
                <w:spacing w:val="-1"/>
                <w:sz w:val="20"/>
                <w:szCs w:val="20"/>
              </w:rPr>
            </w:pPr>
            <w:ins w:id="2430" w:author="2.1RC1" w:date="2013-12-11T22:33:00Z">
              <w:r w:rsidRPr="00941DE4">
                <w:rPr>
                  <w:sz w:val="20"/>
                  <w:szCs w:val="20"/>
                </w:rPr>
                <w:t>Namnen i klartext för signerande person.</w:t>
              </w:r>
            </w:ins>
          </w:p>
        </w:tc>
        <w:tc>
          <w:tcPr>
            <w:tcW w:w="851" w:type="dxa"/>
            <w:tcBorders>
              <w:top w:val="single" w:sz="5" w:space="0" w:color="000000"/>
              <w:left w:val="single" w:sz="5" w:space="0" w:color="000000"/>
              <w:bottom w:val="single" w:sz="5" w:space="0" w:color="000000"/>
              <w:right w:val="single" w:sz="5" w:space="0" w:color="000000"/>
            </w:tcBorders>
          </w:tcPr>
          <w:p w14:paraId="07DB5D52" w14:textId="77777777" w:rsidR="00060E39" w:rsidRPr="00907C9B" w:rsidRDefault="00060E39" w:rsidP="00060E39">
            <w:pPr>
              <w:spacing w:line="226" w:lineRule="exact"/>
              <w:ind w:left="102"/>
              <w:rPr>
                <w:ins w:id="2431" w:author="2.1RC1" w:date="2013-12-11T22:33:00Z"/>
                <w:spacing w:val="-1"/>
                <w:sz w:val="20"/>
                <w:szCs w:val="20"/>
              </w:rPr>
            </w:pPr>
            <w:ins w:id="2432" w:author="2.1RC1" w:date="2013-12-11T22:33:00Z">
              <w:r>
                <w:rPr>
                  <w:sz w:val="20"/>
                  <w:szCs w:val="20"/>
                </w:rPr>
                <w:t>0..1</w:t>
              </w:r>
            </w:ins>
          </w:p>
        </w:tc>
      </w:tr>
      <w:tr w:rsidR="00060E39" w:rsidRPr="00907C9B" w14:paraId="37DD81A5" w14:textId="77777777" w:rsidTr="00507A1C">
        <w:trPr>
          <w:trHeight w:hRule="exact" w:val="766"/>
          <w:tblHeader/>
          <w:ins w:id="2433"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2ACECE2E" w14:textId="77777777" w:rsidR="00060E39" w:rsidRPr="00E74D83" w:rsidRDefault="00060E39" w:rsidP="00060E39">
            <w:pPr>
              <w:spacing w:line="229" w:lineRule="exact"/>
              <w:ind w:left="102"/>
              <w:rPr>
                <w:ins w:id="2434" w:author="2.1RC1" w:date="2013-12-11T22:33:00Z"/>
                <w:sz w:val="20"/>
                <w:szCs w:val="20"/>
              </w:rPr>
            </w:pPr>
            <w:ins w:id="2435" w:author="2.1RC1" w:date="2013-12-11T22:33:00Z">
              <w:r>
                <w:rPr>
                  <w:sz w:val="20"/>
                  <w:szCs w:val="20"/>
                </w:rPr>
                <w:t>../../</w:t>
              </w:r>
              <w:r w:rsidRPr="00E74D83">
                <w:rPr>
                  <w:spacing w:val="-1"/>
                  <w:sz w:val="20"/>
                  <w:szCs w:val="20"/>
                </w:rPr>
                <w:t>approvedForPatient</w:t>
              </w:r>
            </w:ins>
          </w:p>
          <w:p w14:paraId="5AC87468" w14:textId="77777777" w:rsidR="00060E39" w:rsidRPr="00907C9B" w:rsidRDefault="00060E39" w:rsidP="00060E39">
            <w:pPr>
              <w:spacing w:line="229" w:lineRule="exact"/>
              <w:ind w:left="102"/>
              <w:rPr>
                <w:ins w:id="2436" w:author="2.1RC1" w:date="2013-12-11T22:33:00Z"/>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7268E60" w14:textId="77777777" w:rsidR="00060E39" w:rsidRDefault="00060E39" w:rsidP="00060E39">
            <w:pPr>
              <w:spacing w:line="229" w:lineRule="exact"/>
              <w:ind w:left="102"/>
              <w:rPr>
                <w:ins w:id="2437" w:author="2.1RC1" w:date="2013-12-11T22:33:00Z"/>
                <w:rFonts w:ascii="Arial" w:hAnsi="Arial" w:cs="Arial"/>
                <w:color w:val="FF0000"/>
                <w:sz w:val="20"/>
                <w:szCs w:val="20"/>
              </w:rPr>
            </w:pPr>
            <w:ins w:id="2438" w:author="2.1RC1" w:date="2013-12-11T22:33:00Z">
              <w:r w:rsidRPr="00E74D83">
                <w:rPr>
                  <w:sz w:val="20"/>
                  <w:szCs w:val="20"/>
                </w:rPr>
                <w:t>boolean</w:t>
              </w:r>
            </w:ins>
          </w:p>
          <w:p w14:paraId="7D30D57C" w14:textId="77777777" w:rsidR="00060E39" w:rsidRDefault="00060E39" w:rsidP="00060E39">
            <w:pPr>
              <w:spacing w:line="226" w:lineRule="exact"/>
              <w:ind w:left="102"/>
              <w:rPr>
                <w:ins w:id="2439" w:author="2.1RC1" w:date="2013-12-11T22:33:00Z"/>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7AE35E" w14:textId="77777777" w:rsidR="00060E39" w:rsidRPr="00941DE4" w:rsidRDefault="00060E39" w:rsidP="00060E39">
            <w:pPr>
              <w:spacing w:line="226" w:lineRule="exact"/>
              <w:ind w:left="102"/>
              <w:rPr>
                <w:ins w:id="2440" w:author="2.1RC1" w:date="2013-12-11T22:33:00Z"/>
                <w:spacing w:val="-1"/>
                <w:sz w:val="20"/>
                <w:szCs w:val="20"/>
              </w:rPr>
            </w:pPr>
            <w:ins w:id="2441" w:author="2.1RC1" w:date="2013-12-11T22:33:00Z">
              <w:r w:rsidRPr="00941DE4">
                <w:rPr>
                  <w:spacing w:val="-1"/>
                  <w:sz w:val="20"/>
                  <w:szCs w:val="20"/>
                </w:rPr>
                <w:t xml:space="preserve">Anger om information får delas till patient. Värdet sätts i sådant fall till true, i annat fall till false. </w:t>
              </w:r>
            </w:ins>
          </w:p>
          <w:p w14:paraId="66716796" w14:textId="77777777" w:rsidR="00060E39" w:rsidRPr="00941DE4" w:rsidRDefault="00060E39" w:rsidP="00060E39">
            <w:pPr>
              <w:spacing w:line="226" w:lineRule="exact"/>
              <w:ind w:left="102"/>
              <w:rPr>
                <w:ins w:id="2442" w:author="2.1RC1" w:date="2013-12-11T22:33:00Z"/>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9FC88D" w14:textId="77777777" w:rsidR="00060E39" w:rsidRPr="00907C9B" w:rsidRDefault="00060E39" w:rsidP="00060E39">
            <w:pPr>
              <w:spacing w:line="226" w:lineRule="exact"/>
              <w:ind w:left="102"/>
              <w:rPr>
                <w:ins w:id="2443" w:author="2.1RC1" w:date="2013-12-11T22:33:00Z"/>
                <w:spacing w:val="-1"/>
                <w:sz w:val="20"/>
                <w:szCs w:val="20"/>
              </w:rPr>
            </w:pPr>
            <w:ins w:id="2444" w:author="2.1RC1" w:date="2013-12-11T22:33:00Z">
              <w:r>
                <w:rPr>
                  <w:spacing w:val="-1"/>
                  <w:sz w:val="20"/>
                  <w:szCs w:val="20"/>
                </w:rPr>
                <w:t>1..1</w:t>
              </w:r>
            </w:ins>
          </w:p>
        </w:tc>
      </w:tr>
      <w:tr w:rsidR="00060E39" w:rsidRPr="00907C9B" w14:paraId="1C031A9F" w14:textId="77777777" w:rsidTr="00507A1C">
        <w:trPr>
          <w:trHeight w:hRule="exact" w:val="989"/>
          <w:tblHeader/>
          <w:ins w:id="2445"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47C3682A" w14:textId="77777777" w:rsidR="00060E39" w:rsidRPr="00907C9B" w:rsidRDefault="00060E39" w:rsidP="00060E39">
            <w:pPr>
              <w:spacing w:line="229" w:lineRule="exact"/>
              <w:ind w:left="102"/>
              <w:rPr>
                <w:ins w:id="2446" w:author="2.1RC1" w:date="2013-12-11T22:33:00Z"/>
                <w:sz w:val="20"/>
                <w:szCs w:val="20"/>
              </w:rPr>
            </w:pPr>
            <w:ins w:id="2447" w:author="2.1RC1" w:date="2013-12-11T22:33:00Z">
              <w:r>
                <w:rPr>
                  <w:sz w:val="20"/>
                  <w:szCs w:val="20"/>
                </w:rPr>
                <w:t>../../</w:t>
              </w:r>
              <w:r>
                <w:rPr>
                  <w:spacing w:val="-1"/>
                  <w:sz w:val="20"/>
                  <w:szCs w:val="20"/>
                </w:rPr>
                <w:t>careContactId</w:t>
              </w:r>
            </w:ins>
          </w:p>
        </w:tc>
        <w:tc>
          <w:tcPr>
            <w:tcW w:w="1559" w:type="dxa"/>
            <w:tcBorders>
              <w:top w:val="single" w:sz="5" w:space="0" w:color="000000"/>
              <w:left w:val="single" w:sz="5" w:space="0" w:color="000000"/>
              <w:bottom w:val="single" w:sz="5" w:space="0" w:color="000000"/>
              <w:right w:val="single" w:sz="5" w:space="0" w:color="000000"/>
            </w:tcBorders>
          </w:tcPr>
          <w:p w14:paraId="2E7FE934" w14:textId="77777777" w:rsidR="00060E39" w:rsidRDefault="00060E39" w:rsidP="00060E39">
            <w:pPr>
              <w:spacing w:line="226" w:lineRule="exact"/>
              <w:ind w:left="102"/>
              <w:rPr>
                <w:ins w:id="2448" w:author="2.1RC1" w:date="2013-12-11T22:33:00Z"/>
                <w:spacing w:val="-1"/>
                <w:sz w:val="20"/>
                <w:szCs w:val="20"/>
              </w:rPr>
            </w:pPr>
            <w:ins w:id="2449" w:author="2.1RC1" w:date="2013-12-11T22:33:00Z">
              <w:r>
                <w:rPr>
                  <w:spacing w:val="-1"/>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7C22307A" w14:textId="77777777" w:rsidR="00060E39" w:rsidRDefault="00060E39" w:rsidP="00060E39">
            <w:pPr>
              <w:spacing w:line="226" w:lineRule="exact"/>
              <w:ind w:left="102"/>
              <w:rPr>
                <w:ins w:id="2450" w:author="2.1RC1" w:date="2013-12-11T22:33:00Z"/>
                <w:spacing w:val="-1"/>
                <w:sz w:val="20"/>
                <w:szCs w:val="20"/>
              </w:rPr>
            </w:pPr>
            <w:ins w:id="2451" w:author="2.1RC1" w:date="2013-12-11T22:33:00Z">
              <w:r w:rsidRPr="00941DE4">
                <w:rPr>
                  <w:spacing w:val="-1"/>
                  <w:sz w:val="20"/>
                  <w:szCs w:val="20"/>
                </w:rPr>
                <w:t xml:space="preserve">Identitetet för den vård- och omsorgskontakt som föranlett den information som omfattas av dokumentet. </w:t>
              </w:r>
              <w:r w:rsidRPr="006067AA">
                <w:rPr>
                  <w:spacing w:val="-1"/>
                  <w:sz w:val="20"/>
                  <w:szCs w:val="20"/>
                </w:rPr>
                <w:t>Identiteten är unik inom källsystemet</w:t>
              </w:r>
            </w:ins>
          </w:p>
        </w:tc>
        <w:tc>
          <w:tcPr>
            <w:tcW w:w="851" w:type="dxa"/>
            <w:tcBorders>
              <w:top w:val="single" w:sz="5" w:space="0" w:color="000000"/>
              <w:left w:val="single" w:sz="5" w:space="0" w:color="000000"/>
              <w:bottom w:val="single" w:sz="5" w:space="0" w:color="000000"/>
              <w:right w:val="single" w:sz="5" w:space="0" w:color="000000"/>
            </w:tcBorders>
          </w:tcPr>
          <w:p w14:paraId="46AAA830" w14:textId="77777777" w:rsidR="00060E39" w:rsidRPr="00907C9B" w:rsidRDefault="00060E39" w:rsidP="00060E39">
            <w:pPr>
              <w:spacing w:line="226" w:lineRule="exact"/>
              <w:ind w:left="102"/>
              <w:rPr>
                <w:ins w:id="2452" w:author="2.1RC1" w:date="2013-12-11T22:33:00Z"/>
                <w:spacing w:val="-1"/>
                <w:sz w:val="20"/>
                <w:szCs w:val="20"/>
              </w:rPr>
            </w:pPr>
            <w:ins w:id="2453" w:author="2.1RC1" w:date="2013-12-11T22:33:00Z">
              <w:r w:rsidRPr="00B6171C">
                <w:rPr>
                  <w:spacing w:val="-1"/>
                  <w:sz w:val="20"/>
                  <w:szCs w:val="20"/>
                </w:rPr>
                <w:t>0..1</w:t>
              </w:r>
            </w:ins>
          </w:p>
        </w:tc>
      </w:tr>
      <w:tr w:rsidR="00060E39" w:rsidRPr="003455B2" w14:paraId="66C48E90" w14:textId="77777777" w:rsidTr="00507A1C">
        <w:trPr>
          <w:trHeight w:hRule="exact" w:val="501"/>
          <w:tblHeader/>
          <w:ins w:id="2454" w:author="2.1RC1" w:date="2013-12-11T22:33:00Z"/>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E210FCB" w14:textId="77777777" w:rsidR="00060E39" w:rsidRPr="003455B2" w:rsidRDefault="00060E39" w:rsidP="00060E39">
            <w:pPr>
              <w:spacing w:line="229" w:lineRule="exact"/>
              <w:ind w:left="102"/>
              <w:rPr>
                <w:ins w:id="2455" w:author="2.1RC1" w:date="2013-12-11T22:33:00Z"/>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567A3E8" w14:textId="77777777" w:rsidR="00060E39" w:rsidRPr="003455B2" w:rsidRDefault="00060E39" w:rsidP="00060E39">
            <w:pPr>
              <w:spacing w:line="226" w:lineRule="exact"/>
              <w:ind w:left="102"/>
              <w:rPr>
                <w:ins w:id="2456" w:author="2.1RC1" w:date="2013-12-11T22:33:00Z"/>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407C7DC" w14:textId="77777777" w:rsidR="00060E39" w:rsidRPr="003455B2" w:rsidRDefault="00060E39" w:rsidP="00060E39">
            <w:pPr>
              <w:spacing w:line="226" w:lineRule="exact"/>
              <w:ind w:left="102"/>
              <w:rPr>
                <w:ins w:id="2457" w:author="2.1RC1" w:date="2013-12-11T22:33:00Z"/>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98B0ED2" w14:textId="77777777" w:rsidR="00060E39" w:rsidRPr="003455B2" w:rsidRDefault="00060E39" w:rsidP="00060E39">
            <w:pPr>
              <w:spacing w:line="226" w:lineRule="exact"/>
              <w:ind w:left="102"/>
              <w:rPr>
                <w:ins w:id="2458" w:author="2.1RC1" w:date="2013-12-11T22:33:00Z"/>
                <w:spacing w:val="-1"/>
                <w:sz w:val="20"/>
                <w:szCs w:val="20"/>
              </w:rPr>
            </w:pPr>
          </w:p>
        </w:tc>
      </w:tr>
      <w:tr w:rsidR="00060E39" w:rsidRPr="003455B2" w14:paraId="535612B4" w14:textId="77777777" w:rsidTr="00507A1C">
        <w:trPr>
          <w:trHeight w:hRule="exact" w:val="671"/>
          <w:tblHeader/>
          <w:ins w:id="2459"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1D9E2952" w14:textId="77777777" w:rsidR="00060E39" w:rsidRPr="003455B2" w:rsidRDefault="00060E39" w:rsidP="00060E39">
            <w:pPr>
              <w:spacing w:line="229" w:lineRule="exact"/>
              <w:ind w:left="102"/>
              <w:rPr>
                <w:ins w:id="2460" w:author="2.1RC1" w:date="2013-12-11T22:33:00Z"/>
                <w:sz w:val="20"/>
                <w:szCs w:val="20"/>
              </w:rPr>
            </w:pPr>
            <w:ins w:id="2461" w:author="2.1RC1" w:date="2013-12-11T22:33:00Z">
              <w:r w:rsidRPr="003455B2">
                <w:rPr>
                  <w:sz w:val="20"/>
                  <w:szCs w:val="20"/>
                </w:rPr>
                <w:t>../alertInformationBody</w:t>
              </w:r>
            </w:ins>
          </w:p>
        </w:tc>
        <w:tc>
          <w:tcPr>
            <w:tcW w:w="1559" w:type="dxa"/>
            <w:tcBorders>
              <w:top w:val="single" w:sz="5" w:space="0" w:color="000000"/>
              <w:left w:val="single" w:sz="5" w:space="0" w:color="000000"/>
              <w:bottom w:val="single" w:sz="5" w:space="0" w:color="000000"/>
              <w:right w:val="single" w:sz="5" w:space="0" w:color="000000"/>
            </w:tcBorders>
          </w:tcPr>
          <w:p w14:paraId="57A3DDB1" w14:textId="77777777" w:rsidR="00060E39" w:rsidRPr="003455B2" w:rsidRDefault="00060E39" w:rsidP="00060E39">
            <w:pPr>
              <w:spacing w:line="226" w:lineRule="exact"/>
              <w:ind w:left="102"/>
              <w:rPr>
                <w:ins w:id="2462" w:author="2.1RC1" w:date="2013-12-11T22:33:00Z"/>
                <w:spacing w:val="-1"/>
                <w:sz w:val="20"/>
                <w:szCs w:val="20"/>
              </w:rPr>
            </w:pPr>
            <w:ins w:id="2463" w:author="2.1RC1" w:date="2013-12-11T22:33:00Z">
              <w:r w:rsidRPr="003455B2">
                <w:rPr>
                  <w:spacing w:val="-1"/>
                  <w:sz w:val="20"/>
                  <w:szCs w:val="20"/>
                </w:rPr>
                <w:t>AlertInformation</w:t>
              </w:r>
            </w:ins>
          </w:p>
          <w:p w14:paraId="447CC444" w14:textId="77777777" w:rsidR="00060E39" w:rsidRPr="003455B2" w:rsidRDefault="00060E39" w:rsidP="00060E39">
            <w:pPr>
              <w:spacing w:line="226" w:lineRule="exact"/>
              <w:ind w:left="102"/>
              <w:rPr>
                <w:ins w:id="2464" w:author="2.1RC1" w:date="2013-12-11T22:33:00Z"/>
                <w:spacing w:val="-1"/>
                <w:sz w:val="20"/>
                <w:szCs w:val="20"/>
              </w:rPr>
            </w:pPr>
            <w:ins w:id="2465" w:author="2.1RC1" w:date="2013-12-11T22:33:00Z">
              <w:r w:rsidRPr="003455B2">
                <w:rPr>
                  <w:spacing w:val="-1"/>
                  <w:sz w:val="20"/>
                  <w:szCs w:val="20"/>
                </w:rPr>
                <w:t>BodyType</w:t>
              </w:r>
            </w:ins>
          </w:p>
        </w:tc>
        <w:tc>
          <w:tcPr>
            <w:tcW w:w="3969" w:type="dxa"/>
            <w:tcBorders>
              <w:top w:val="single" w:sz="5" w:space="0" w:color="000000"/>
              <w:left w:val="single" w:sz="5" w:space="0" w:color="000000"/>
              <w:bottom w:val="single" w:sz="5" w:space="0" w:color="000000"/>
              <w:right w:val="single" w:sz="5" w:space="0" w:color="000000"/>
            </w:tcBorders>
          </w:tcPr>
          <w:p w14:paraId="01822CF0" w14:textId="77777777" w:rsidR="00060E39" w:rsidRPr="003455B2" w:rsidRDefault="00060E39" w:rsidP="00060E39">
            <w:pPr>
              <w:spacing w:line="226" w:lineRule="exact"/>
              <w:ind w:left="102"/>
              <w:rPr>
                <w:ins w:id="2466" w:author="2.1RC1" w:date="2013-12-11T22:33:00Z"/>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A02AA8E" w14:textId="77777777" w:rsidR="00060E39" w:rsidRPr="003455B2" w:rsidRDefault="00060E39" w:rsidP="00060E39">
            <w:pPr>
              <w:spacing w:line="226" w:lineRule="exact"/>
              <w:ind w:left="102"/>
              <w:rPr>
                <w:ins w:id="2467" w:author="2.1RC1" w:date="2013-12-11T22:33:00Z"/>
                <w:spacing w:val="-1"/>
                <w:sz w:val="20"/>
                <w:szCs w:val="20"/>
              </w:rPr>
            </w:pPr>
            <w:ins w:id="2468" w:author="2.1RC1" w:date="2013-12-11T22:33:00Z">
              <w:r w:rsidRPr="003455B2">
                <w:rPr>
                  <w:spacing w:val="-1"/>
                  <w:sz w:val="20"/>
                  <w:szCs w:val="20"/>
                </w:rPr>
                <w:t>1..1</w:t>
              </w:r>
            </w:ins>
          </w:p>
        </w:tc>
      </w:tr>
      <w:tr w:rsidR="00060E39" w:rsidRPr="003455B2" w14:paraId="0949AEF3" w14:textId="77777777" w:rsidTr="00507A1C">
        <w:trPr>
          <w:trHeight w:hRule="exact" w:val="1595"/>
          <w:tblHeader/>
          <w:ins w:id="2469"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28187835" w14:textId="77777777" w:rsidR="00060E39" w:rsidRPr="003455B2" w:rsidRDefault="00060E39" w:rsidP="00060E39">
            <w:pPr>
              <w:spacing w:line="229" w:lineRule="exact"/>
              <w:ind w:left="102"/>
              <w:rPr>
                <w:ins w:id="2470" w:author="2.1RC1" w:date="2013-12-11T22:33:00Z"/>
                <w:sz w:val="20"/>
                <w:szCs w:val="20"/>
              </w:rPr>
            </w:pPr>
            <w:ins w:id="2471" w:author="2.1RC1" w:date="2013-12-11T22:33:00Z">
              <w:r w:rsidRPr="003455B2">
                <w:rPr>
                  <w:sz w:val="20"/>
                  <w:szCs w:val="20"/>
                </w:rPr>
                <w:lastRenderedPageBreak/>
                <w:t>../../typeOfAlertInformation</w:t>
              </w:r>
            </w:ins>
          </w:p>
        </w:tc>
        <w:tc>
          <w:tcPr>
            <w:tcW w:w="1559" w:type="dxa"/>
            <w:tcBorders>
              <w:top w:val="single" w:sz="5" w:space="0" w:color="000000"/>
              <w:left w:val="single" w:sz="5" w:space="0" w:color="000000"/>
              <w:bottom w:val="single" w:sz="5" w:space="0" w:color="000000"/>
              <w:right w:val="single" w:sz="5" w:space="0" w:color="000000"/>
            </w:tcBorders>
          </w:tcPr>
          <w:p w14:paraId="4DC8438C" w14:textId="77777777" w:rsidR="00060E39" w:rsidRPr="003455B2" w:rsidRDefault="00060E39" w:rsidP="00060E39">
            <w:pPr>
              <w:spacing w:line="226" w:lineRule="exact"/>
              <w:ind w:left="102"/>
              <w:rPr>
                <w:ins w:id="2472" w:author="2.1RC1" w:date="2013-12-11T22:33:00Z"/>
                <w:sz w:val="20"/>
                <w:szCs w:val="20"/>
              </w:rPr>
            </w:pPr>
            <w:ins w:id="2473" w:author="2.1RC1" w:date="2013-12-11T22:33:00Z">
              <w:r w:rsidRPr="003455B2">
                <w:rPr>
                  <w:sz w:val="20"/>
                  <w:szCs w:val="20"/>
                </w:rPr>
                <w:t>CVType</w:t>
              </w:r>
            </w:ins>
          </w:p>
          <w:p w14:paraId="16D437D7" w14:textId="77777777" w:rsidR="00060E39" w:rsidRPr="003455B2" w:rsidRDefault="00060E39" w:rsidP="00060E39">
            <w:pPr>
              <w:spacing w:line="226" w:lineRule="exact"/>
              <w:ind w:left="102"/>
              <w:rPr>
                <w:ins w:id="2474" w:author="2.1RC1" w:date="2013-12-11T22:33:00Z"/>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66EEEBF" w14:textId="77777777" w:rsidR="00060E39" w:rsidRPr="003455B2" w:rsidRDefault="00060E39" w:rsidP="00060E39">
            <w:pPr>
              <w:spacing w:line="226" w:lineRule="exact"/>
              <w:ind w:left="102"/>
              <w:rPr>
                <w:ins w:id="2475" w:author="2.1RC1" w:date="2013-12-11T22:33:00Z"/>
                <w:spacing w:val="-1"/>
                <w:sz w:val="20"/>
                <w:szCs w:val="20"/>
              </w:rPr>
            </w:pPr>
            <w:ins w:id="2476" w:author="2.1RC1" w:date="2013-12-11T22:33:00Z">
              <w:r w:rsidRPr="003455B2">
                <w:rPr>
                  <w:spacing w:val="-1"/>
                  <w:sz w:val="20"/>
                  <w:szCs w:val="20"/>
                </w:rPr>
                <w:t>Kod som anger vilken typ av uppmärksamhetssignal som avses. Om möjligt ska KV Uppmärksamhetstyp användas. Den har tyvärr ingen OID, men KV Uppmärksamhetstyp verkar i nuvarande format vara ett subset av KV Informationstyp, så KV Informationstyp går bra att ange här.</w:t>
              </w:r>
            </w:ins>
          </w:p>
        </w:tc>
        <w:tc>
          <w:tcPr>
            <w:tcW w:w="851" w:type="dxa"/>
            <w:tcBorders>
              <w:top w:val="single" w:sz="5" w:space="0" w:color="000000"/>
              <w:left w:val="single" w:sz="5" w:space="0" w:color="000000"/>
              <w:bottom w:val="single" w:sz="5" w:space="0" w:color="000000"/>
              <w:right w:val="single" w:sz="5" w:space="0" w:color="000000"/>
            </w:tcBorders>
          </w:tcPr>
          <w:p w14:paraId="48CA05B4" w14:textId="77777777" w:rsidR="00060E39" w:rsidRPr="003455B2" w:rsidRDefault="00060E39" w:rsidP="00060E39">
            <w:pPr>
              <w:spacing w:line="226" w:lineRule="exact"/>
              <w:ind w:left="102"/>
              <w:rPr>
                <w:ins w:id="2477" w:author="2.1RC1" w:date="2013-12-11T22:33:00Z"/>
                <w:spacing w:val="-1"/>
                <w:sz w:val="20"/>
                <w:szCs w:val="20"/>
              </w:rPr>
            </w:pPr>
            <w:ins w:id="2478" w:author="2.1RC1" w:date="2013-12-11T22:33:00Z">
              <w:r w:rsidRPr="003455B2">
                <w:rPr>
                  <w:spacing w:val="-1"/>
                  <w:sz w:val="20"/>
                  <w:szCs w:val="20"/>
                </w:rPr>
                <w:t>1..1</w:t>
              </w:r>
            </w:ins>
          </w:p>
        </w:tc>
      </w:tr>
      <w:tr w:rsidR="00060E39" w:rsidRPr="003455B2" w14:paraId="175DB340" w14:textId="77777777" w:rsidTr="00507A1C">
        <w:trPr>
          <w:trHeight w:hRule="exact" w:val="569"/>
          <w:tblHeader/>
          <w:ins w:id="2479"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6AC94A9C" w14:textId="77777777" w:rsidR="00060E39" w:rsidRPr="003455B2" w:rsidRDefault="00060E39" w:rsidP="00060E39">
            <w:pPr>
              <w:rPr>
                <w:ins w:id="2480" w:author="2.1RC1" w:date="2013-12-11T22:33:00Z"/>
                <w:sz w:val="20"/>
                <w:szCs w:val="20"/>
              </w:rPr>
            </w:pPr>
            <w:ins w:id="2481" w:author="2.1RC1" w:date="2013-12-11T22:33:00Z">
              <w:r w:rsidRPr="003455B2">
                <w:rPr>
                  <w:sz w:val="20"/>
                  <w:szCs w:val="20"/>
                </w:rPr>
                <w:t>../../../code</w:t>
              </w:r>
            </w:ins>
          </w:p>
        </w:tc>
        <w:tc>
          <w:tcPr>
            <w:tcW w:w="1559" w:type="dxa"/>
            <w:tcBorders>
              <w:top w:val="single" w:sz="5" w:space="0" w:color="000000"/>
              <w:left w:val="single" w:sz="5" w:space="0" w:color="000000"/>
              <w:bottom w:val="single" w:sz="5" w:space="0" w:color="000000"/>
              <w:right w:val="single" w:sz="5" w:space="0" w:color="000000"/>
            </w:tcBorders>
          </w:tcPr>
          <w:p w14:paraId="47403490" w14:textId="77777777" w:rsidR="00060E39" w:rsidRPr="003455B2" w:rsidRDefault="00060E39" w:rsidP="00060E39">
            <w:pPr>
              <w:rPr>
                <w:ins w:id="2482" w:author="2.1RC1" w:date="2013-12-11T22:33:00Z"/>
                <w:sz w:val="20"/>
                <w:szCs w:val="20"/>
              </w:rPr>
            </w:pPr>
            <w:ins w:id="2483" w:author="2.1RC1" w:date="2013-12-11T22:33:00Z">
              <w:r w:rsidRPr="003455B2">
                <w:rPr>
                  <w:spacing w:val="-1"/>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052D55C1" w14:textId="77777777" w:rsidR="00060E39" w:rsidRPr="000C59A8" w:rsidRDefault="00060E39" w:rsidP="00060E39">
            <w:pPr>
              <w:rPr>
                <w:ins w:id="2484" w:author="2.1RC1" w:date="2013-12-11T22:33:00Z"/>
                <w:sz w:val="20"/>
                <w:szCs w:val="20"/>
              </w:rPr>
            </w:pPr>
            <w:ins w:id="2485" w:author="2.1RC1" w:date="2013-12-11T22:33:00Z">
              <w:r w:rsidRPr="000C59A8">
                <w:rPr>
                  <w:sz w:val="20"/>
                  <w:szCs w:val="20"/>
                </w:rPr>
                <w:t>Kod som anger typ av uppmärksamhetssignal. Bör tas från KV Uppmärksamhetstyp.</w:t>
              </w:r>
            </w:ins>
          </w:p>
        </w:tc>
        <w:tc>
          <w:tcPr>
            <w:tcW w:w="851" w:type="dxa"/>
            <w:tcBorders>
              <w:top w:val="single" w:sz="5" w:space="0" w:color="000000"/>
              <w:left w:val="single" w:sz="5" w:space="0" w:color="000000"/>
              <w:bottom w:val="single" w:sz="5" w:space="0" w:color="000000"/>
              <w:right w:val="single" w:sz="5" w:space="0" w:color="000000"/>
            </w:tcBorders>
          </w:tcPr>
          <w:p w14:paraId="373F6DA2" w14:textId="77777777" w:rsidR="00060E39" w:rsidRPr="003455B2" w:rsidRDefault="00060E39" w:rsidP="00060E39">
            <w:pPr>
              <w:spacing w:line="226" w:lineRule="exact"/>
              <w:ind w:left="102"/>
              <w:rPr>
                <w:ins w:id="2486" w:author="2.1RC1" w:date="2013-12-11T22:33:00Z"/>
                <w:spacing w:val="-1"/>
                <w:sz w:val="20"/>
                <w:szCs w:val="20"/>
              </w:rPr>
            </w:pPr>
            <w:ins w:id="2487" w:author="2.1RC1" w:date="2013-12-11T22:33:00Z">
              <w:r w:rsidRPr="003455B2">
                <w:rPr>
                  <w:spacing w:val="-1"/>
                  <w:sz w:val="20"/>
                  <w:szCs w:val="20"/>
                </w:rPr>
                <w:t>0..1</w:t>
              </w:r>
            </w:ins>
          </w:p>
        </w:tc>
      </w:tr>
      <w:tr w:rsidR="00060E39" w:rsidRPr="003455B2" w14:paraId="2A2A2C21" w14:textId="77777777" w:rsidTr="00507A1C">
        <w:trPr>
          <w:trHeight w:hRule="exact" w:val="340"/>
          <w:tblHeader/>
          <w:ins w:id="2488"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00B25819" w14:textId="77777777" w:rsidR="00060E39" w:rsidRPr="003455B2" w:rsidRDefault="00060E39" w:rsidP="00060E39">
            <w:pPr>
              <w:rPr>
                <w:ins w:id="2489" w:author="2.1RC1" w:date="2013-12-11T22:33:00Z"/>
                <w:sz w:val="20"/>
                <w:szCs w:val="20"/>
              </w:rPr>
            </w:pPr>
            <w:ins w:id="2490" w:author="2.1RC1" w:date="2013-12-11T22:33:00Z">
              <w:r w:rsidRPr="003455B2">
                <w:rPr>
                  <w:sz w:val="20"/>
                  <w:szCs w:val="20"/>
                </w:rPr>
                <w:t>../../../displayName</w:t>
              </w:r>
            </w:ins>
          </w:p>
        </w:tc>
        <w:tc>
          <w:tcPr>
            <w:tcW w:w="1559" w:type="dxa"/>
            <w:tcBorders>
              <w:top w:val="single" w:sz="5" w:space="0" w:color="000000"/>
              <w:left w:val="single" w:sz="5" w:space="0" w:color="000000"/>
              <w:bottom w:val="single" w:sz="5" w:space="0" w:color="000000"/>
              <w:right w:val="single" w:sz="5" w:space="0" w:color="000000"/>
            </w:tcBorders>
          </w:tcPr>
          <w:p w14:paraId="54EA7340" w14:textId="77777777" w:rsidR="00060E39" w:rsidRPr="003455B2" w:rsidRDefault="00060E39" w:rsidP="00060E39">
            <w:pPr>
              <w:rPr>
                <w:ins w:id="2491" w:author="2.1RC1" w:date="2013-12-11T22:33:00Z"/>
                <w:sz w:val="20"/>
                <w:szCs w:val="20"/>
              </w:rPr>
            </w:pPr>
            <w:ins w:id="2492" w:author="2.1RC1" w:date="2013-12-11T22:33:00Z">
              <w:r w:rsidRPr="003455B2">
                <w:rPr>
                  <w:spacing w:val="-1"/>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4154329F" w14:textId="77777777" w:rsidR="00060E39" w:rsidRPr="003455B2" w:rsidRDefault="00060E39" w:rsidP="00060E39">
            <w:pPr>
              <w:rPr>
                <w:ins w:id="2493" w:author="2.1RC1" w:date="2013-12-11T22:33:00Z"/>
                <w:sz w:val="20"/>
                <w:szCs w:val="20"/>
              </w:rPr>
            </w:pPr>
            <w:ins w:id="2494" w:author="2.1RC1" w:date="2013-12-11T22:33:00Z">
              <w:r w:rsidRPr="003455B2">
                <w:rPr>
                  <w:sz w:val="20"/>
                  <w:szCs w:val="20"/>
                </w:rPr>
                <w:t>Koden i klartext.</w:t>
              </w:r>
            </w:ins>
          </w:p>
        </w:tc>
        <w:tc>
          <w:tcPr>
            <w:tcW w:w="851" w:type="dxa"/>
            <w:tcBorders>
              <w:top w:val="single" w:sz="5" w:space="0" w:color="000000"/>
              <w:left w:val="single" w:sz="5" w:space="0" w:color="000000"/>
              <w:bottom w:val="single" w:sz="5" w:space="0" w:color="000000"/>
              <w:right w:val="single" w:sz="5" w:space="0" w:color="000000"/>
            </w:tcBorders>
          </w:tcPr>
          <w:p w14:paraId="5626D0EE" w14:textId="77777777" w:rsidR="00060E39" w:rsidRPr="003455B2" w:rsidRDefault="00060E39" w:rsidP="00060E39">
            <w:pPr>
              <w:spacing w:line="226" w:lineRule="exact"/>
              <w:ind w:left="102"/>
              <w:rPr>
                <w:ins w:id="2495" w:author="2.1RC1" w:date="2013-12-11T22:33:00Z"/>
                <w:spacing w:val="-1"/>
                <w:sz w:val="20"/>
                <w:szCs w:val="20"/>
              </w:rPr>
            </w:pPr>
            <w:ins w:id="2496" w:author="2.1RC1" w:date="2013-12-11T22:33:00Z">
              <w:r w:rsidRPr="003455B2">
                <w:rPr>
                  <w:spacing w:val="-1"/>
                  <w:sz w:val="20"/>
                  <w:szCs w:val="20"/>
                </w:rPr>
                <w:t>0..1</w:t>
              </w:r>
            </w:ins>
          </w:p>
        </w:tc>
      </w:tr>
      <w:tr w:rsidR="00060E39" w:rsidRPr="003455B2" w14:paraId="1596689E" w14:textId="77777777" w:rsidTr="00507A1C">
        <w:trPr>
          <w:trHeight w:hRule="exact" w:val="1361"/>
          <w:tblHeader/>
          <w:ins w:id="2497"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2EEBB685" w14:textId="77777777" w:rsidR="00060E39" w:rsidRPr="003455B2" w:rsidRDefault="00060E39" w:rsidP="00060E39">
            <w:pPr>
              <w:rPr>
                <w:ins w:id="2498" w:author="2.1RC1" w:date="2013-12-11T22:33:00Z"/>
                <w:sz w:val="20"/>
                <w:szCs w:val="20"/>
              </w:rPr>
            </w:pPr>
            <w:ins w:id="2499" w:author="2.1RC1" w:date="2013-12-11T22:33:00Z">
              <w:r w:rsidRPr="003455B2">
                <w:rPr>
                  <w:sz w:val="20"/>
                  <w:szCs w:val="20"/>
                </w:rPr>
                <w:t>../../../codeSystem</w:t>
              </w:r>
            </w:ins>
          </w:p>
        </w:tc>
        <w:tc>
          <w:tcPr>
            <w:tcW w:w="1559" w:type="dxa"/>
            <w:tcBorders>
              <w:top w:val="single" w:sz="5" w:space="0" w:color="000000"/>
              <w:left w:val="single" w:sz="5" w:space="0" w:color="000000"/>
              <w:bottom w:val="single" w:sz="5" w:space="0" w:color="000000"/>
              <w:right w:val="single" w:sz="5" w:space="0" w:color="000000"/>
            </w:tcBorders>
          </w:tcPr>
          <w:p w14:paraId="23C5DF90" w14:textId="77777777" w:rsidR="00060E39" w:rsidRPr="003455B2" w:rsidRDefault="00060E39" w:rsidP="00060E39">
            <w:pPr>
              <w:spacing w:line="226" w:lineRule="exact"/>
              <w:ind w:left="102"/>
              <w:rPr>
                <w:ins w:id="2500" w:author="2.1RC1" w:date="2013-12-11T22:33:00Z"/>
                <w:spacing w:val="-1"/>
                <w:sz w:val="20"/>
                <w:szCs w:val="20"/>
              </w:rPr>
            </w:pPr>
            <w:ins w:id="2501" w:author="2.1RC1" w:date="2013-12-11T22:33:00Z">
              <w:r w:rsidRPr="003455B2">
                <w:rPr>
                  <w:spacing w:val="-1"/>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791E6995" w14:textId="77777777" w:rsidR="00060E39" w:rsidRPr="000C59A8" w:rsidRDefault="00060E39" w:rsidP="00060E39">
            <w:pPr>
              <w:rPr>
                <w:ins w:id="2502" w:author="2.1RC1" w:date="2013-12-11T22:33:00Z"/>
                <w:sz w:val="20"/>
                <w:szCs w:val="20"/>
              </w:rPr>
            </w:pPr>
            <w:ins w:id="2503" w:author="2.1RC1" w:date="2013-12-11T22:33:00Z">
              <w:r w:rsidRPr="000C59A8">
                <w:rPr>
                  <w:sz w:val="20"/>
                  <w:szCs w:val="20"/>
                </w:rPr>
                <w:t>OID för kodsystem. Bör vara OID till KV Uppmärksamhetstyp, om sådan finns tillgänglig. Backup, så länge KV Uppmärksamhetstyp är en delmängd av KV Informationstyp går det bra att ange OID för KV Informationstyp istället (1.2.752.129.2.2.2.1).</w:t>
              </w:r>
            </w:ins>
          </w:p>
        </w:tc>
        <w:tc>
          <w:tcPr>
            <w:tcW w:w="851" w:type="dxa"/>
            <w:tcBorders>
              <w:top w:val="single" w:sz="5" w:space="0" w:color="000000"/>
              <w:left w:val="single" w:sz="5" w:space="0" w:color="000000"/>
              <w:bottom w:val="single" w:sz="5" w:space="0" w:color="000000"/>
              <w:right w:val="single" w:sz="5" w:space="0" w:color="000000"/>
            </w:tcBorders>
          </w:tcPr>
          <w:p w14:paraId="1EC563E7" w14:textId="77777777" w:rsidR="00060E39" w:rsidRPr="003455B2" w:rsidRDefault="00060E39" w:rsidP="00060E39">
            <w:pPr>
              <w:spacing w:line="226" w:lineRule="exact"/>
              <w:ind w:left="102"/>
              <w:rPr>
                <w:ins w:id="2504" w:author="2.1RC1" w:date="2013-12-11T22:33:00Z"/>
                <w:spacing w:val="-1"/>
                <w:sz w:val="20"/>
                <w:szCs w:val="20"/>
              </w:rPr>
            </w:pPr>
            <w:ins w:id="2505" w:author="2.1RC1" w:date="2013-12-11T22:33:00Z">
              <w:r w:rsidRPr="003455B2">
                <w:rPr>
                  <w:spacing w:val="-1"/>
                  <w:sz w:val="20"/>
                  <w:szCs w:val="20"/>
                </w:rPr>
                <w:t>0..1</w:t>
              </w:r>
            </w:ins>
          </w:p>
        </w:tc>
      </w:tr>
      <w:tr w:rsidR="00060E39" w:rsidRPr="003455B2" w14:paraId="2C174805" w14:textId="77777777" w:rsidTr="00507A1C">
        <w:trPr>
          <w:trHeight w:hRule="exact" w:val="276"/>
          <w:tblHeader/>
          <w:ins w:id="2506"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463824C1" w14:textId="77777777" w:rsidR="00060E39" w:rsidRPr="003455B2" w:rsidRDefault="00060E39" w:rsidP="00060E39">
            <w:pPr>
              <w:rPr>
                <w:ins w:id="2507" w:author="2.1RC1" w:date="2013-12-11T22:33:00Z"/>
                <w:sz w:val="20"/>
                <w:szCs w:val="20"/>
              </w:rPr>
            </w:pPr>
            <w:ins w:id="2508" w:author="2.1RC1" w:date="2013-12-11T22:33:00Z">
              <w:r w:rsidRPr="003455B2">
                <w:rPr>
                  <w:sz w:val="20"/>
                  <w:szCs w:val="20"/>
                </w:rPr>
                <w:t>../../../codeSystemName</w:t>
              </w:r>
            </w:ins>
          </w:p>
        </w:tc>
        <w:tc>
          <w:tcPr>
            <w:tcW w:w="1559" w:type="dxa"/>
            <w:tcBorders>
              <w:top w:val="single" w:sz="5" w:space="0" w:color="000000"/>
              <w:left w:val="single" w:sz="5" w:space="0" w:color="000000"/>
              <w:bottom w:val="single" w:sz="5" w:space="0" w:color="000000"/>
              <w:right w:val="single" w:sz="5" w:space="0" w:color="000000"/>
            </w:tcBorders>
          </w:tcPr>
          <w:p w14:paraId="72E6D228" w14:textId="77777777" w:rsidR="00060E39" w:rsidRPr="003455B2" w:rsidRDefault="00060E39" w:rsidP="00060E39">
            <w:pPr>
              <w:spacing w:line="226" w:lineRule="exact"/>
              <w:ind w:left="102"/>
              <w:rPr>
                <w:ins w:id="2509" w:author="2.1RC1" w:date="2013-12-11T22:33:00Z"/>
                <w:spacing w:val="-1"/>
                <w:sz w:val="20"/>
                <w:szCs w:val="20"/>
              </w:rPr>
            </w:pPr>
            <w:ins w:id="2510"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1C1944C4" w14:textId="77777777" w:rsidR="00060E39" w:rsidRPr="000C59A8" w:rsidRDefault="00060E39" w:rsidP="00060E39">
            <w:pPr>
              <w:rPr>
                <w:ins w:id="2511" w:author="2.1RC1" w:date="2013-12-11T22:33:00Z"/>
                <w:sz w:val="20"/>
                <w:szCs w:val="20"/>
              </w:rPr>
            </w:pPr>
            <w:ins w:id="2512" w:author="2.1RC1" w:date="2013-12-11T22:33:00Z">
              <w:r w:rsidRPr="000C59A8">
                <w:rPr>
                  <w:sz w:val="20"/>
                  <w:szCs w:val="20"/>
                </w:rPr>
                <w:t>Klartext för kodsystemet angivet i codeSystem.</w:t>
              </w:r>
            </w:ins>
          </w:p>
        </w:tc>
        <w:tc>
          <w:tcPr>
            <w:tcW w:w="851" w:type="dxa"/>
            <w:tcBorders>
              <w:top w:val="single" w:sz="5" w:space="0" w:color="000000"/>
              <w:left w:val="single" w:sz="5" w:space="0" w:color="000000"/>
              <w:bottom w:val="single" w:sz="5" w:space="0" w:color="000000"/>
              <w:right w:val="single" w:sz="5" w:space="0" w:color="000000"/>
            </w:tcBorders>
          </w:tcPr>
          <w:p w14:paraId="106FCCFA" w14:textId="78EB3C0D" w:rsidR="00060E39" w:rsidRPr="003455B2" w:rsidRDefault="00E22FA5" w:rsidP="00E22FA5">
            <w:pPr>
              <w:spacing w:line="226" w:lineRule="exact"/>
              <w:rPr>
                <w:ins w:id="2513" w:author="2.1RC1" w:date="2013-12-11T22:33:00Z"/>
                <w:spacing w:val="-1"/>
                <w:sz w:val="20"/>
                <w:szCs w:val="20"/>
              </w:rPr>
            </w:pPr>
            <w:ins w:id="2514" w:author="2.1RC1" w:date="2013-12-11T22:33:00Z">
              <w:r>
                <w:rPr>
                  <w:spacing w:val="-1"/>
                  <w:sz w:val="20"/>
                  <w:szCs w:val="20"/>
                </w:rPr>
                <w:t xml:space="preserve"> </w:t>
              </w:r>
              <w:r w:rsidR="00060E39" w:rsidRPr="003455B2">
                <w:rPr>
                  <w:spacing w:val="-1"/>
                  <w:sz w:val="20"/>
                  <w:szCs w:val="20"/>
                </w:rPr>
                <w:t>0..1</w:t>
              </w:r>
            </w:ins>
          </w:p>
        </w:tc>
      </w:tr>
      <w:tr w:rsidR="00060E39" w:rsidRPr="003455B2" w14:paraId="5B62BC15" w14:textId="77777777" w:rsidTr="00507A1C">
        <w:trPr>
          <w:trHeight w:hRule="exact" w:val="294"/>
          <w:tblHeader/>
          <w:ins w:id="2515"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1432C04F" w14:textId="77777777" w:rsidR="00060E39" w:rsidRPr="003455B2" w:rsidRDefault="00060E39" w:rsidP="00060E39">
            <w:pPr>
              <w:rPr>
                <w:ins w:id="2516" w:author="2.1RC1" w:date="2013-12-11T22:33:00Z"/>
                <w:sz w:val="20"/>
                <w:szCs w:val="20"/>
              </w:rPr>
            </w:pPr>
            <w:ins w:id="2517" w:author="2.1RC1" w:date="2013-12-11T22:33:00Z">
              <w:r w:rsidRPr="003455B2">
                <w:rPr>
                  <w:sz w:val="20"/>
                  <w:szCs w:val="20"/>
                </w:rPr>
                <w:t>../../../codeSystemVersion</w:t>
              </w:r>
            </w:ins>
          </w:p>
        </w:tc>
        <w:tc>
          <w:tcPr>
            <w:tcW w:w="1559" w:type="dxa"/>
            <w:tcBorders>
              <w:top w:val="single" w:sz="5" w:space="0" w:color="000000"/>
              <w:left w:val="single" w:sz="5" w:space="0" w:color="000000"/>
              <w:bottom w:val="single" w:sz="5" w:space="0" w:color="000000"/>
              <w:right w:val="single" w:sz="5" w:space="0" w:color="000000"/>
            </w:tcBorders>
          </w:tcPr>
          <w:p w14:paraId="7A085E07" w14:textId="77777777" w:rsidR="00060E39" w:rsidRPr="003455B2" w:rsidRDefault="00060E39" w:rsidP="00060E39">
            <w:pPr>
              <w:spacing w:line="226" w:lineRule="exact"/>
              <w:ind w:left="102"/>
              <w:rPr>
                <w:ins w:id="2518" w:author="2.1RC1" w:date="2013-12-11T22:33:00Z"/>
                <w:spacing w:val="-1"/>
                <w:sz w:val="20"/>
                <w:szCs w:val="20"/>
              </w:rPr>
            </w:pPr>
            <w:ins w:id="2519"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2E0C2FC0" w14:textId="77777777" w:rsidR="00060E39" w:rsidRPr="000C59A8" w:rsidRDefault="00060E39" w:rsidP="00060E39">
            <w:pPr>
              <w:rPr>
                <w:ins w:id="2520" w:author="2.1RC1" w:date="2013-12-11T22:33:00Z"/>
                <w:sz w:val="20"/>
                <w:szCs w:val="20"/>
              </w:rPr>
            </w:pPr>
            <w:ins w:id="2521" w:author="2.1RC1" w:date="2013-12-11T22:33:00Z">
              <w:r w:rsidRPr="000C59A8">
                <w:rPr>
                  <w:sz w:val="20"/>
                  <w:szCs w:val="20"/>
                </w:rPr>
                <w:t>Version på kodsystem, om tillgängligt.</w:t>
              </w:r>
            </w:ins>
          </w:p>
        </w:tc>
        <w:tc>
          <w:tcPr>
            <w:tcW w:w="851" w:type="dxa"/>
            <w:tcBorders>
              <w:top w:val="single" w:sz="5" w:space="0" w:color="000000"/>
              <w:left w:val="single" w:sz="5" w:space="0" w:color="000000"/>
              <w:bottom w:val="single" w:sz="5" w:space="0" w:color="000000"/>
              <w:right w:val="single" w:sz="5" w:space="0" w:color="000000"/>
            </w:tcBorders>
          </w:tcPr>
          <w:p w14:paraId="2490A04F" w14:textId="5B9186BF" w:rsidR="00060E39" w:rsidRPr="003455B2" w:rsidRDefault="00E22FA5" w:rsidP="00E22FA5">
            <w:pPr>
              <w:spacing w:line="226" w:lineRule="exact"/>
              <w:rPr>
                <w:ins w:id="2522" w:author="2.1RC1" w:date="2013-12-11T22:33:00Z"/>
                <w:spacing w:val="-1"/>
                <w:sz w:val="20"/>
                <w:szCs w:val="20"/>
              </w:rPr>
            </w:pPr>
            <w:ins w:id="2523" w:author="2.1RC1" w:date="2013-12-11T22:33:00Z">
              <w:r>
                <w:rPr>
                  <w:spacing w:val="-1"/>
                  <w:sz w:val="20"/>
                  <w:szCs w:val="20"/>
                </w:rPr>
                <w:t xml:space="preserve"> </w:t>
              </w:r>
              <w:r w:rsidR="00060E39" w:rsidRPr="003455B2">
                <w:rPr>
                  <w:spacing w:val="-1"/>
                  <w:sz w:val="20"/>
                  <w:szCs w:val="20"/>
                </w:rPr>
                <w:t>0..1</w:t>
              </w:r>
            </w:ins>
          </w:p>
        </w:tc>
      </w:tr>
      <w:tr w:rsidR="00060E39" w:rsidRPr="003455B2" w14:paraId="1BBB034F" w14:textId="77777777" w:rsidTr="00507A1C">
        <w:trPr>
          <w:trHeight w:hRule="exact" w:val="979"/>
          <w:tblHeader/>
          <w:ins w:id="2524"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75D6531C" w14:textId="77777777" w:rsidR="00060E39" w:rsidRPr="003455B2" w:rsidRDefault="00060E39" w:rsidP="00060E39">
            <w:pPr>
              <w:rPr>
                <w:ins w:id="2525" w:author="2.1RC1" w:date="2013-12-11T22:33:00Z"/>
                <w:sz w:val="20"/>
                <w:szCs w:val="20"/>
              </w:rPr>
            </w:pPr>
            <w:ins w:id="2526" w:author="2.1RC1" w:date="2013-12-11T22:33:00Z">
              <w:r w:rsidRPr="003455B2">
                <w:rPr>
                  <w:sz w:val="20"/>
                  <w:szCs w:val="20"/>
                </w:rPr>
                <w:t>../../../originalText</w:t>
              </w:r>
            </w:ins>
          </w:p>
        </w:tc>
        <w:tc>
          <w:tcPr>
            <w:tcW w:w="1559" w:type="dxa"/>
            <w:tcBorders>
              <w:top w:val="single" w:sz="5" w:space="0" w:color="000000"/>
              <w:left w:val="single" w:sz="5" w:space="0" w:color="000000"/>
              <w:bottom w:val="single" w:sz="5" w:space="0" w:color="000000"/>
              <w:right w:val="single" w:sz="5" w:space="0" w:color="000000"/>
            </w:tcBorders>
          </w:tcPr>
          <w:p w14:paraId="3A3F3F13" w14:textId="77777777" w:rsidR="00060E39" w:rsidRPr="003455B2" w:rsidRDefault="00060E39" w:rsidP="00060E39">
            <w:pPr>
              <w:spacing w:line="226" w:lineRule="exact"/>
              <w:ind w:left="102"/>
              <w:rPr>
                <w:ins w:id="2527" w:author="2.1RC1" w:date="2013-12-11T22:33:00Z"/>
                <w:sz w:val="20"/>
                <w:szCs w:val="20"/>
              </w:rPr>
            </w:pPr>
            <w:ins w:id="2528"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276396F1" w14:textId="77777777" w:rsidR="00060E39" w:rsidRPr="000C59A8" w:rsidRDefault="00060E39" w:rsidP="00060E39">
            <w:pPr>
              <w:rPr>
                <w:ins w:id="2529" w:author="2.1RC1" w:date="2013-12-11T22:33:00Z"/>
                <w:sz w:val="20"/>
                <w:szCs w:val="20"/>
              </w:rPr>
            </w:pPr>
            <w:ins w:id="2530" w:author="2.1RC1" w:date="2013-12-11T22:33:00Z">
              <w:r w:rsidRPr="000C59A8">
                <w:rPr>
                  <w:sz w:val="20"/>
                  <w:szCs w:val="20"/>
                </w:rPr>
                <w:t>Om typ av uppmärksamhetssignal är beskriven i ett lokalt kodsystem, eller ett kodsystem utan OID ska typ av uppmärksamhetssignal anges här.</w:t>
              </w:r>
            </w:ins>
          </w:p>
        </w:tc>
        <w:tc>
          <w:tcPr>
            <w:tcW w:w="851" w:type="dxa"/>
            <w:tcBorders>
              <w:top w:val="single" w:sz="5" w:space="0" w:color="000000"/>
              <w:left w:val="single" w:sz="5" w:space="0" w:color="000000"/>
              <w:bottom w:val="single" w:sz="5" w:space="0" w:color="000000"/>
              <w:right w:val="single" w:sz="5" w:space="0" w:color="000000"/>
            </w:tcBorders>
          </w:tcPr>
          <w:p w14:paraId="32A269A1" w14:textId="7D630A5D" w:rsidR="00060E39" w:rsidRPr="003455B2" w:rsidRDefault="00E22FA5" w:rsidP="00E22FA5">
            <w:pPr>
              <w:spacing w:line="226" w:lineRule="exact"/>
              <w:rPr>
                <w:ins w:id="2531" w:author="2.1RC1" w:date="2013-12-11T22:33:00Z"/>
                <w:spacing w:val="-1"/>
                <w:sz w:val="20"/>
                <w:szCs w:val="20"/>
              </w:rPr>
            </w:pPr>
            <w:ins w:id="2532" w:author="2.1RC1" w:date="2013-12-11T22:33:00Z">
              <w:r>
                <w:rPr>
                  <w:spacing w:val="-1"/>
                  <w:sz w:val="20"/>
                  <w:szCs w:val="20"/>
                </w:rPr>
                <w:t xml:space="preserve"> </w:t>
              </w:r>
              <w:r w:rsidR="00060E39" w:rsidRPr="003455B2">
                <w:rPr>
                  <w:spacing w:val="-1"/>
                  <w:sz w:val="20"/>
                  <w:szCs w:val="20"/>
                </w:rPr>
                <w:t>0..1</w:t>
              </w:r>
            </w:ins>
          </w:p>
        </w:tc>
      </w:tr>
      <w:tr w:rsidR="00060E39" w:rsidRPr="003455B2" w14:paraId="5E2159B8" w14:textId="77777777" w:rsidTr="00507A1C">
        <w:trPr>
          <w:trHeight w:hRule="exact" w:val="1210"/>
          <w:tblHeader/>
          <w:ins w:id="2533"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707A9B8D" w14:textId="77777777" w:rsidR="00060E39" w:rsidRPr="003455B2" w:rsidRDefault="00060E39" w:rsidP="00060E39">
            <w:pPr>
              <w:rPr>
                <w:ins w:id="2534" w:author="2.1RC1" w:date="2013-12-11T22:33:00Z"/>
                <w:sz w:val="20"/>
                <w:szCs w:val="20"/>
              </w:rPr>
            </w:pPr>
            <w:ins w:id="2535" w:author="2.1RC1" w:date="2013-12-11T22:33:00Z">
              <w:r w:rsidRPr="003455B2">
                <w:rPr>
                  <w:sz w:val="20"/>
                  <w:szCs w:val="20"/>
                </w:rPr>
                <w:t>../../ascertainedDate</w:t>
              </w:r>
            </w:ins>
          </w:p>
        </w:tc>
        <w:tc>
          <w:tcPr>
            <w:tcW w:w="1559" w:type="dxa"/>
            <w:tcBorders>
              <w:top w:val="single" w:sz="5" w:space="0" w:color="000000"/>
              <w:left w:val="single" w:sz="5" w:space="0" w:color="000000"/>
              <w:bottom w:val="single" w:sz="5" w:space="0" w:color="000000"/>
              <w:right w:val="single" w:sz="5" w:space="0" w:color="000000"/>
            </w:tcBorders>
          </w:tcPr>
          <w:p w14:paraId="2AAE76B8" w14:textId="77777777" w:rsidR="00060E39" w:rsidRPr="003455B2" w:rsidRDefault="00060E39" w:rsidP="00060E39">
            <w:pPr>
              <w:rPr>
                <w:ins w:id="2536" w:author="2.1RC1" w:date="2013-12-11T22:33:00Z"/>
                <w:sz w:val="20"/>
                <w:szCs w:val="20"/>
              </w:rPr>
            </w:pPr>
            <w:ins w:id="2537" w:author="2.1RC1" w:date="2013-12-11T22:33:00Z">
              <w:r w:rsidRPr="003455B2">
                <w:rPr>
                  <w:sz w:val="20"/>
                  <w:szCs w:val="20"/>
                </w:rPr>
                <w:t>DateType</w:t>
              </w:r>
            </w:ins>
          </w:p>
        </w:tc>
        <w:tc>
          <w:tcPr>
            <w:tcW w:w="3969" w:type="dxa"/>
            <w:tcBorders>
              <w:top w:val="single" w:sz="5" w:space="0" w:color="000000"/>
              <w:left w:val="single" w:sz="5" w:space="0" w:color="000000"/>
              <w:bottom w:val="single" w:sz="5" w:space="0" w:color="000000"/>
              <w:right w:val="single" w:sz="5" w:space="0" w:color="000000"/>
            </w:tcBorders>
          </w:tcPr>
          <w:p w14:paraId="020D4C7C" w14:textId="77777777" w:rsidR="00060E39" w:rsidRPr="000C59A8" w:rsidRDefault="00060E39" w:rsidP="00060E39">
            <w:pPr>
              <w:rPr>
                <w:ins w:id="2538" w:author="2.1RC1" w:date="2013-12-11T22:33:00Z"/>
                <w:sz w:val="20"/>
                <w:szCs w:val="20"/>
              </w:rPr>
            </w:pPr>
            <w:ins w:id="2539" w:author="2.1RC1" w:date="2013-12-11T22:33:00Z">
              <w:r w:rsidRPr="000C59A8">
                <w:rPr>
                  <w:sz w:val="20"/>
                  <w:szCs w:val="20"/>
                </w:rPr>
                <w:t>Datum då förhållandet som föranledde uppmärksamhetssignalen konstaterades. Om inget specifikt datum för detta finns i källsystemet används</w:t>
              </w:r>
              <w:r w:rsidRPr="000C59A8">
                <w:rPr>
                  <w:sz w:val="20"/>
                  <w:szCs w:val="20"/>
                </w:rPr>
                <w:br/>
                <w:t>samma tid som starttiden i attributet giltighetstid.</w:t>
              </w:r>
            </w:ins>
          </w:p>
          <w:p w14:paraId="533BEA24" w14:textId="77777777" w:rsidR="00060E39" w:rsidRPr="003455B2" w:rsidRDefault="00060E39" w:rsidP="00060E39">
            <w:pPr>
              <w:spacing w:line="226" w:lineRule="exact"/>
              <w:ind w:left="102"/>
              <w:rPr>
                <w:ins w:id="2540" w:author="2.1RC1" w:date="2013-12-11T22:33:00Z"/>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C9250A8" w14:textId="4E5065ED" w:rsidR="00060E39" w:rsidRPr="003455B2" w:rsidRDefault="00E22FA5" w:rsidP="00E22FA5">
            <w:pPr>
              <w:spacing w:line="226" w:lineRule="exact"/>
              <w:rPr>
                <w:ins w:id="2541" w:author="2.1RC1" w:date="2013-12-11T22:33:00Z"/>
                <w:spacing w:val="-1"/>
                <w:sz w:val="20"/>
                <w:szCs w:val="20"/>
              </w:rPr>
            </w:pPr>
            <w:ins w:id="2542" w:author="2.1RC1" w:date="2013-12-11T22:33:00Z">
              <w:r>
                <w:rPr>
                  <w:spacing w:val="-1"/>
                  <w:sz w:val="20"/>
                  <w:szCs w:val="20"/>
                </w:rPr>
                <w:t xml:space="preserve"> </w:t>
              </w:r>
              <w:r w:rsidR="00060E39" w:rsidRPr="003455B2">
                <w:rPr>
                  <w:spacing w:val="-1"/>
                  <w:sz w:val="20"/>
                  <w:szCs w:val="20"/>
                </w:rPr>
                <w:t>0..1</w:t>
              </w:r>
            </w:ins>
          </w:p>
          <w:p w14:paraId="542D04E3" w14:textId="77777777" w:rsidR="00060E39" w:rsidRPr="003455B2" w:rsidRDefault="00060E39" w:rsidP="00060E39">
            <w:pPr>
              <w:spacing w:line="226" w:lineRule="exact"/>
              <w:rPr>
                <w:ins w:id="2543" w:author="2.1RC1" w:date="2013-12-11T22:33:00Z"/>
                <w:spacing w:val="-1"/>
                <w:sz w:val="20"/>
                <w:szCs w:val="20"/>
              </w:rPr>
            </w:pPr>
          </w:p>
        </w:tc>
      </w:tr>
      <w:tr w:rsidR="00060E39" w:rsidRPr="003455B2" w14:paraId="43695D09" w14:textId="77777777" w:rsidTr="00507A1C">
        <w:trPr>
          <w:trHeight w:hRule="exact" w:val="561"/>
          <w:tblHeader/>
          <w:ins w:id="2544"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407BDF34" w14:textId="77777777" w:rsidR="00060E39" w:rsidRPr="009E1560" w:rsidRDefault="00060E39" w:rsidP="00060E39">
            <w:pPr>
              <w:rPr>
                <w:ins w:id="2545" w:author="2.1RC1" w:date="2013-12-11T22:33:00Z"/>
                <w:sz w:val="20"/>
                <w:szCs w:val="20"/>
              </w:rPr>
            </w:pPr>
            <w:ins w:id="2546" w:author="2.1RC1" w:date="2013-12-11T22:33:00Z">
              <w:r w:rsidRPr="003455B2">
                <w:rPr>
                  <w:sz w:val="20"/>
                  <w:szCs w:val="20"/>
                </w:rPr>
                <w:t>../../</w:t>
              </w:r>
              <w:r>
                <w:rPr>
                  <w:sz w:val="20"/>
                  <w:szCs w:val="20"/>
                </w:rPr>
                <w:t>verifiedTime</w:t>
              </w:r>
            </w:ins>
          </w:p>
        </w:tc>
        <w:tc>
          <w:tcPr>
            <w:tcW w:w="1559" w:type="dxa"/>
            <w:tcBorders>
              <w:top w:val="single" w:sz="5" w:space="0" w:color="000000"/>
              <w:left w:val="single" w:sz="5" w:space="0" w:color="000000"/>
              <w:bottom w:val="single" w:sz="5" w:space="0" w:color="000000"/>
              <w:right w:val="single" w:sz="5" w:space="0" w:color="000000"/>
            </w:tcBorders>
          </w:tcPr>
          <w:p w14:paraId="6B2EB54A" w14:textId="77777777" w:rsidR="00060E39" w:rsidRPr="003455B2" w:rsidRDefault="00060E39" w:rsidP="00060E39">
            <w:pPr>
              <w:rPr>
                <w:ins w:id="2547" w:author="2.1RC1" w:date="2013-12-11T22:33:00Z"/>
                <w:sz w:val="20"/>
                <w:szCs w:val="20"/>
              </w:rPr>
            </w:pPr>
            <w:ins w:id="2548" w:author="2.1RC1" w:date="2013-12-11T22:33:00Z">
              <w:r w:rsidRPr="003455B2">
                <w:rPr>
                  <w:sz w:val="20"/>
                  <w:szCs w:val="20"/>
                </w:rPr>
                <w:t>TimeStampType</w:t>
              </w:r>
            </w:ins>
          </w:p>
          <w:p w14:paraId="79EDCB32" w14:textId="77777777" w:rsidR="00060E39" w:rsidRPr="003455B2" w:rsidRDefault="00060E39" w:rsidP="00060E39">
            <w:pPr>
              <w:spacing w:line="226" w:lineRule="exact"/>
              <w:ind w:left="102"/>
              <w:rPr>
                <w:ins w:id="2549" w:author="2.1RC1" w:date="2013-12-11T22:33:00Z"/>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2992BFC" w14:textId="77777777" w:rsidR="00060E39" w:rsidRPr="000C59A8" w:rsidRDefault="00060E39" w:rsidP="00060E39">
            <w:pPr>
              <w:rPr>
                <w:ins w:id="2550" w:author="2.1RC1" w:date="2013-12-11T22:33:00Z"/>
                <w:sz w:val="20"/>
                <w:szCs w:val="20"/>
              </w:rPr>
            </w:pPr>
            <w:ins w:id="2551" w:author="2.1RC1" w:date="2013-12-11T22:33:00Z">
              <w:r w:rsidRPr="000C59A8">
                <w:rPr>
                  <w:sz w:val="20"/>
                  <w:szCs w:val="20"/>
                </w:rPr>
                <w:t>Den tidpunkt då uppmärksamhetssignalen verifierades i det lokala systemet</w:t>
              </w:r>
            </w:ins>
          </w:p>
          <w:p w14:paraId="39392EE6" w14:textId="77777777" w:rsidR="00060E39" w:rsidRPr="003455B2" w:rsidRDefault="00060E39" w:rsidP="00060E39">
            <w:pPr>
              <w:spacing w:line="229" w:lineRule="exact"/>
              <w:ind w:left="102"/>
              <w:rPr>
                <w:ins w:id="2552" w:author="2.1RC1" w:date="2013-12-11T22:33:00Z"/>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1C90AEA" w14:textId="3C4BDDEF" w:rsidR="00060E39" w:rsidRPr="003455B2" w:rsidRDefault="00E22FA5" w:rsidP="00060E39">
            <w:pPr>
              <w:rPr>
                <w:ins w:id="2553" w:author="2.1RC1" w:date="2013-12-11T22:33:00Z"/>
                <w:sz w:val="20"/>
                <w:szCs w:val="20"/>
              </w:rPr>
            </w:pPr>
            <w:ins w:id="2554" w:author="2.1RC1" w:date="2013-12-11T22:33:00Z">
              <w:r>
                <w:rPr>
                  <w:sz w:val="20"/>
                  <w:szCs w:val="20"/>
                </w:rPr>
                <w:t xml:space="preserve"> </w:t>
              </w:r>
              <w:r w:rsidR="00060E39" w:rsidRPr="003455B2">
                <w:rPr>
                  <w:sz w:val="20"/>
                  <w:szCs w:val="20"/>
                </w:rPr>
                <w:t>0..1</w:t>
              </w:r>
            </w:ins>
          </w:p>
          <w:p w14:paraId="78B49948" w14:textId="77777777" w:rsidR="00060E39" w:rsidRPr="003455B2" w:rsidRDefault="00060E39" w:rsidP="00060E39">
            <w:pPr>
              <w:spacing w:line="226" w:lineRule="exact"/>
              <w:ind w:left="102"/>
              <w:rPr>
                <w:ins w:id="2555" w:author="2.1RC1" w:date="2013-12-11T22:33:00Z"/>
                <w:spacing w:val="-1"/>
                <w:sz w:val="20"/>
                <w:szCs w:val="20"/>
              </w:rPr>
            </w:pPr>
          </w:p>
        </w:tc>
      </w:tr>
      <w:tr w:rsidR="00060E39" w:rsidRPr="003455B2" w14:paraId="391F5335" w14:textId="77777777" w:rsidTr="00507A1C">
        <w:trPr>
          <w:trHeight w:hRule="exact" w:val="1278"/>
          <w:tblHeader/>
          <w:ins w:id="2556"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3C23021A" w14:textId="77777777" w:rsidR="00060E39" w:rsidRPr="009E1560" w:rsidRDefault="00060E39" w:rsidP="00060E39">
            <w:pPr>
              <w:rPr>
                <w:ins w:id="2557" w:author="2.1RC1" w:date="2013-12-11T22:33:00Z"/>
                <w:sz w:val="20"/>
                <w:szCs w:val="20"/>
              </w:rPr>
            </w:pPr>
            <w:ins w:id="2558" w:author="2.1RC1" w:date="2013-12-11T22:33:00Z">
              <w:r w:rsidRPr="003455B2">
                <w:rPr>
                  <w:sz w:val="20"/>
                  <w:szCs w:val="20"/>
                </w:rPr>
                <w:t>../../</w:t>
              </w:r>
              <w:r>
                <w:rPr>
                  <w:sz w:val="20"/>
                  <w:szCs w:val="20"/>
                </w:rPr>
                <w:t>validityTimePeriod</w:t>
              </w:r>
            </w:ins>
          </w:p>
        </w:tc>
        <w:tc>
          <w:tcPr>
            <w:tcW w:w="1559" w:type="dxa"/>
            <w:tcBorders>
              <w:top w:val="single" w:sz="5" w:space="0" w:color="000000"/>
              <w:left w:val="single" w:sz="5" w:space="0" w:color="000000"/>
              <w:bottom w:val="single" w:sz="5" w:space="0" w:color="000000"/>
              <w:right w:val="single" w:sz="5" w:space="0" w:color="000000"/>
            </w:tcBorders>
          </w:tcPr>
          <w:p w14:paraId="26148580" w14:textId="77777777" w:rsidR="00060E39" w:rsidRPr="003455B2" w:rsidRDefault="00060E39" w:rsidP="00060E39">
            <w:pPr>
              <w:rPr>
                <w:ins w:id="2559" w:author="2.1RC1" w:date="2013-12-11T22:33:00Z"/>
                <w:sz w:val="20"/>
                <w:szCs w:val="20"/>
              </w:rPr>
            </w:pPr>
            <w:ins w:id="2560" w:author="2.1RC1" w:date="2013-12-11T22:33:00Z">
              <w:r w:rsidRPr="003455B2">
                <w:rPr>
                  <w:sz w:val="20"/>
                  <w:szCs w:val="20"/>
                </w:rPr>
                <w:t>TimePeriodType</w:t>
              </w:r>
            </w:ins>
          </w:p>
          <w:p w14:paraId="7C52421C" w14:textId="77777777" w:rsidR="00060E39" w:rsidRPr="003455B2" w:rsidRDefault="00060E39" w:rsidP="00060E39">
            <w:pPr>
              <w:spacing w:line="226" w:lineRule="exact"/>
              <w:ind w:left="102"/>
              <w:rPr>
                <w:ins w:id="2561" w:author="2.1RC1" w:date="2013-12-11T22:33:00Z"/>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ABF185D" w14:textId="77777777" w:rsidR="00060E39" w:rsidRPr="000C59A8" w:rsidRDefault="00060E39" w:rsidP="00060E39">
            <w:pPr>
              <w:rPr>
                <w:ins w:id="2562" w:author="2.1RC1" w:date="2013-12-11T22:33:00Z"/>
                <w:sz w:val="20"/>
                <w:szCs w:val="20"/>
              </w:rPr>
            </w:pPr>
            <w:ins w:id="2563" w:author="2.1RC1" w:date="2013-12-11T22:33:00Z">
              <w:r w:rsidRPr="000C59A8">
                <w:rPr>
                  <w:sz w:val="20"/>
                  <w:szCs w:val="20"/>
                </w:rPr>
                <w:t>Tidsintervallet inom vilket uppmärksamhetssignalen är giltig. Sluttidpunkt kan vara aktuellt att ange då man i förväg bedömer att uppmärksamhetssignalen har en sluttidpunkt (t.ex. för behandlingar).</w:t>
              </w:r>
            </w:ins>
          </w:p>
          <w:p w14:paraId="1016B315" w14:textId="77777777" w:rsidR="00060E39" w:rsidRPr="003455B2" w:rsidRDefault="00060E39" w:rsidP="00060E39">
            <w:pPr>
              <w:spacing w:line="229" w:lineRule="exact"/>
              <w:ind w:left="102"/>
              <w:rPr>
                <w:ins w:id="2564" w:author="2.1RC1" w:date="2013-12-11T22:33:00Z"/>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E0D384" w14:textId="458DF95C" w:rsidR="00060E39" w:rsidRPr="003455B2" w:rsidRDefault="00E22FA5" w:rsidP="00060E39">
            <w:pPr>
              <w:rPr>
                <w:ins w:id="2565" w:author="2.1RC1" w:date="2013-12-11T22:33:00Z"/>
                <w:sz w:val="20"/>
                <w:szCs w:val="20"/>
              </w:rPr>
            </w:pPr>
            <w:ins w:id="2566" w:author="2.1RC1" w:date="2013-12-11T22:33:00Z">
              <w:r>
                <w:rPr>
                  <w:sz w:val="20"/>
                  <w:szCs w:val="20"/>
                </w:rPr>
                <w:t xml:space="preserve"> </w:t>
              </w:r>
              <w:r w:rsidR="00060E39" w:rsidRPr="003455B2">
                <w:rPr>
                  <w:sz w:val="20"/>
                  <w:szCs w:val="20"/>
                </w:rPr>
                <w:t>1..1</w:t>
              </w:r>
            </w:ins>
          </w:p>
        </w:tc>
      </w:tr>
      <w:tr w:rsidR="00060E39" w:rsidRPr="003455B2" w14:paraId="10BA393C" w14:textId="77777777" w:rsidTr="00507A1C">
        <w:trPr>
          <w:trHeight w:hRule="exact" w:val="303"/>
          <w:tblHeader/>
          <w:ins w:id="2567"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01C7F372" w14:textId="77777777" w:rsidR="00060E39" w:rsidRPr="003455B2" w:rsidRDefault="00060E39" w:rsidP="00060E39">
            <w:pPr>
              <w:rPr>
                <w:ins w:id="2568" w:author="2.1RC1" w:date="2013-12-11T22:33:00Z"/>
                <w:sz w:val="20"/>
                <w:szCs w:val="20"/>
              </w:rPr>
            </w:pPr>
            <w:ins w:id="2569" w:author="2.1RC1" w:date="2013-12-11T22:33:00Z">
              <w:r w:rsidRPr="003455B2">
                <w:rPr>
                  <w:sz w:val="20"/>
                  <w:szCs w:val="20"/>
                </w:rPr>
                <w:t>../../../</w:t>
              </w:r>
              <w:r>
                <w:rPr>
                  <w:sz w:val="20"/>
                  <w:szCs w:val="20"/>
                </w:rPr>
                <w:t>start</w:t>
              </w:r>
            </w:ins>
          </w:p>
        </w:tc>
        <w:tc>
          <w:tcPr>
            <w:tcW w:w="1559" w:type="dxa"/>
            <w:tcBorders>
              <w:top w:val="single" w:sz="5" w:space="0" w:color="000000"/>
              <w:left w:val="single" w:sz="5" w:space="0" w:color="000000"/>
              <w:bottom w:val="single" w:sz="5" w:space="0" w:color="000000"/>
              <w:right w:val="single" w:sz="5" w:space="0" w:color="000000"/>
            </w:tcBorders>
          </w:tcPr>
          <w:p w14:paraId="6ED3120F" w14:textId="77777777" w:rsidR="00060E39" w:rsidRPr="003455B2" w:rsidRDefault="00060E39" w:rsidP="00060E39">
            <w:pPr>
              <w:rPr>
                <w:ins w:id="2570" w:author="2.1RC1" w:date="2013-12-11T22:33:00Z"/>
                <w:sz w:val="20"/>
                <w:szCs w:val="20"/>
              </w:rPr>
            </w:pPr>
            <w:ins w:id="2571" w:author="2.1RC1" w:date="2013-12-11T22:33:00Z">
              <w:r w:rsidRPr="003455B2">
                <w:rPr>
                  <w:sz w:val="20"/>
                  <w:szCs w:val="20"/>
                </w:rPr>
                <w:t>TimeStampType</w:t>
              </w:r>
            </w:ins>
          </w:p>
        </w:tc>
        <w:tc>
          <w:tcPr>
            <w:tcW w:w="3969" w:type="dxa"/>
            <w:tcBorders>
              <w:top w:val="single" w:sz="5" w:space="0" w:color="000000"/>
              <w:left w:val="single" w:sz="5" w:space="0" w:color="000000"/>
              <w:bottom w:val="single" w:sz="5" w:space="0" w:color="000000"/>
              <w:right w:val="single" w:sz="5" w:space="0" w:color="000000"/>
            </w:tcBorders>
          </w:tcPr>
          <w:p w14:paraId="3268CBC1" w14:textId="503A48EC" w:rsidR="00060E39" w:rsidRPr="003455B2" w:rsidRDefault="00060E39" w:rsidP="00060E39">
            <w:pPr>
              <w:spacing w:line="229" w:lineRule="exact"/>
              <w:ind w:left="102"/>
              <w:rPr>
                <w:ins w:id="2572" w:author="2.1RC1" w:date="2013-12-11T22:33:00Z"/>
                <w:spacing w:val="-1"/>
                <w:sz w:val="20"/>
                <w:szCs w:val="20"/>
              </w:rPr>
            </w:pPr>
            <w:ins w:id="2573" w:author="2.1RC1" w:date="2013-12-11T22:33:00Z">
              <w:r w:rsidRPr="000A2790">
                <w:rPr>
                  <w:spacing w:val="-1"/>
                  <w:sz w:val="20"/>
                  <w:szCs w:val="20"/>
                </w:rPr>
                <w:t xml:space="preserve">Format </w:t>
              </w:r>
              <w:r>
                <w:rPr>
                  <w:spacing w:val="-1"/>
                  <w:sz w:val="20"/>
                  <w:szCs w:val="20"/>
                </w:rPr>
                <w:t>ÅÅÅÅ</w:t>
              </w:r>
              <w:r w:rsidRPr="000A2790">
                <w:rPr>
                  <w:spacing w:val="-1"/>
                  <w:sz w:val="20"/>
                  <w:szCs w:val="20"/>
                </w:rPr>
                <w:t>MMDD</w:t>
              </w:r>
              <w:r w:rsidR="005973FA">
                <w:rPr>
                  <w:spacing w:val="-1"/>
                  <w:sz w:val="20"/>
                  <w:szCs w:val="20"/>
                </w:rPr>
                <w:t>hhmmss</w:t>
              </w:r>
              <w:r w:rsidRPr="000A2790">
                <w:rPr>
                  <w:spacing w:val="-1"/>
                  <w:sz w:val="20"/>
                  <w:szCs w:val="20"/>
                </w:rPr>
                <w:t>.</w:t>
              </w:r>
            </w:ins>
          </w:p>
        </w:tc>
        <w:tc>
          <w:tcPr>
            <w:tcW w:w="851" w:type="dxa"/>
            <w:tcBorders>
              <w:top w:val="single" w:sz="5" w:space="0" w:color="000000"/>
              <w:left w:val="single" w:sz="5" w:space="0" w:color="000000"/>
              <w:bottom w:val="single" w:sz="5" w:space="0" w:color="000000"/>
              <w:right w:val="single" w:sz="5" w:space="0" w:color="000000"/>
            </w:tcBorders>
          </w:tcPr>
          <w:p w14:paraId="795D70B8" w14:textId="323FC0A1" w:rsidR="00060E39" w:rsidRPr="003455B2" w:rsidRDefault="00E22FA5" w:rsidP="005973FA">
            <w:pPr>
              <w:rPr>
                <w:ins w:id="2574" w:author="2.1RC1" w:date="2013-12-11T22:33:00Z"/>
                <w:sz w:val="20"/>
                <w:szCs w:val="20"/>
              </w:rPr>
            </w:pPr>
            <w:ins w:id="2575" w:author="2.1RC1" w:date="2013-12-11T22:33:00Z">
              <w:r>
                <w:rPr>
                  <w:sz w:val="20"/>
                  <w:szCs w:val="20"/>
                </w:rPr>
                <w:t xml:space="preserve"> </w:t>
              </w:r>
              <w:r w:rsidR="005973FA">
                <w:rPr>
                  <w:sz w:val="20"/>
                  <w:szCs w:val="20"/>
                </w:rPr>
                <w:t>1</w:t>
              </w:r>
              <w:r w:rsidR="00060E39" w:rsidRPr="003455B2">
                <w:rPr>
                  <w:sz w:val="20"/>
                  <w:szCs w:val="20"/>
                </w:rPr>
                <w:t>..1</w:t>
              </w:r>
            </w:ins>
          </w:p>
        </w:tc>
      </w:tr>
      <w:tr w:rsidR="00060E39" w:rsidRPr="003455B2" w14:paraId="34DC9A5F" w14:textId="77777777" w:rsidTr="00507A1C">
        <w:trPr>
          <w:trHeight w:hRule="exact" w:val="265"/>
          <w:tblHeader/>
          <w:ins w:id="2576"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533265F9" w14:textId="77777777" w:rsidR="00060E39" w:rsidRPr="003455B2" w:rsidRDefault="00060E39" w:rsidP="00060E39">
            <w:pPr>
              <w:rPr>
                <w:ins w:id="2577" w:author="2.1RC1" w:date="2013-12-11T22:33:00Z"/>
                <w:sz w:val="20"/>
                <w:szCs w:val="20"/>
              </w:rPr>
            </w:pPr>
            <w:ins w:id="2578" w:author="2.1RC1" w:date="2013-12-11T22:33:00Z">
              <w:r w:rsidRPr="003455B2">
                <w:rPr>
                  <w:sz w:val="20"/>
                  <w:szCs w:val="20"/>
                </w:rPr>
                <w:t>../../../</w:t>
              </w:r>
              <w:r>
                <w:rPr>
                  <w:sz w:val="20"/>
                  <w:szCs w:val="20"/>
                </w:rPr>
                <w:t>end</w:t>
              </w:r>
            </w:ins>
          </w:p>
        </w:tc>
        <w:tc>
          <w:tcPr>
            <w:tcW w:w="1559" w:type="dxa"/>
            <w:tcBorders>
              <w:top w:val="single" w:sz="5" w:space="0" w:color="000000"/>
              <w:left w:val="single" w:sz="5" w:space="0" w:color="000000"/>
              <w:bottom w:val="single" w:sz="5" w:space="0" w:color="000000"/>
              <w:right w:val="single" w:sz="5" w:space="0" w:color="000000"/>
            </w:tcBorders>
          </w:tcPr>
          <w:p w14:paraId="4F7EDD9E" w14:textId="77777777" w:rsidR="00060E39" w:rsidRPr="003455B2" w:rsidRDefault="00060E39" w:rsidP="00060E39">
            <w:pPr>
              <w:rPr>
                <w:ins w:id="2579" w:author="2.1RC1" w:date="2013-12-11T22:33:00Z"/>
                <w:sz w:val="20"/>
                <w:szCs w:val="20"/>
              </w:rPr>
            </w:pPr>
            <w:ins w:id="2580" w:author="2.1RC1" w:date="2013-12-11T22:33:00Z">
              <w:r w:rsidRPr="003455B2">
                <w:rPr>
                  <w:sz w:val="20"/>
                  <w:szCs w:val="20"/>
                </w:rPr>
                <w:t>TimeStampType</w:t>
              </w:r>
            </w:ins>
          </w:p>
        </w:tc>
        <w:tc>
          <w:tcPr>
            <w:tcW w:w="3969" w:type="dxa"/>
            <w:tcBorders>
              <w:top w:val="single" w:sz="5" w:space="0" w:color="000000"/>
              <w:left w:val="single" w:sz="5" w:space="0" w:color="000000"/>
              <w:bottom w:val="single" w:sz="5" w:space="0" w:color="000000"/>
              <w:right w:val="single" w:sz="5" w:space="0" w:color="000000"/>
            </w:tcBorders>
          </w:tcPr>
          <w:p w14:paraId="5108E045" w14:textId="670C5947" w:rsidR="00060E39" w:rsidRPr="003455B2" w:rsidRDefault="00060E39" w:rsidP="00060E39">
            <w:pPr>
              <w:spacing w:line="229" w:lineRule="exact"/>
              <w:ind w:left="102"/>
              <w:rPr>
                <w:ins w:id="2581" w:author="2.1RC1" w:date="2013-12-11T22:33:00Z"/>
                <w:spacing w:val="-1"/>
                <w:sz w:val="20"/>
                <w:szCs w:val="20"/>
              </w:rPr>
            </w:pPr>
            <w:ins w:id="2582" w:author="2.1RC1" w:date="2013-12-11T22:33:00Z">
              <w:r w:rsidRPr="000A2790">
                <w:rPr>
                  <w:spacing w:val="-1"/>
                  <w:sz w:val="20"/>
                  <w:szCs w:val="20"/>
                </w:rPr>
                <w:t xml:space="preserve">Format </w:t>
              </w:r>
              <w:r>
                <w:rPr>
                  <w:spacing w:val="-1"/>
                  <w:sz w:val="20"/>
                  <w:szCs w:val="20"/>
                </w:rPr>
                <w:t>ÅÅÅÅ</w:t>
              </w:r>
              <w:r w:rsidRPr="000A2790">
                <w:rPr>
                  <w:spacing w:val="-1"/>
                  <w:sz w:val="20"/>
                  <w:szCs w:val="20"/>
                </w:rPr>
                <w:t>MMDD</w:t>
              </w:r>
              <w:r w:rsidR="005973FA">
                <w:rPr>
                  <w:spacing w:val="-1"/>
                  <w:sz w:val="20"/>
                  <w:szCs w:val="20"/>
                </w:rPr>
                <w:t>hhmmss</w:t>
              </w:r>
              <w:r w:rsidRPr="000A2790">
                <w:rPr>
                  <w:spacing w:val="-1"/>
                  <w:sz w:val="20"/>
                  <w:szCs w:val="20"/>
                </w:rPr>
                <w:t>.</w:t>
              </w:r>
            </w:ins>
          </w:p>
        </w:tc>
        <w:tc>
          <w:tcPr>
            <w:tcW w:w="851" w:type="dxa"/>
            <w:tcBorders>
              <w:top w:val="single" w:sz="5" w:space="0" w:color="000000"/>
              <w:left w:val="single" w:sz="5" w:space="0" w:color="000000"/>
              <w:bottom w:val="single" w:sz="5" w:space="0" w:color="000000"/>
              <w:right w:val="single" w:sz="5" w:space="0" w:color="000000"/>
            </w:tcBorders>
          </w:tcPr>
          <w:p w14:paraId="5C90AA28" w14:textId="12FBCFB8" w:rsidR="00060E39" w:rsidRPr="003455B2" w:rsidRDefault="00E22FA5" w:rsidP="005973FA">
            <w:pPr>
              <w:rPr>
                <w:ins w:id="2583" w:author="2.1RC1" w:date="2013-12-11T22:33:00Z"/>
                <w:sz w:val="20"/>
                <w:szCs w:val="20"/>
              </w:rPr>
            </w:pPr>
            <w:ins w:id="2584" w:author="2.1RC1" w:date="2013-12-11T22:33:00Z">
              <w:r>
                <w:rPr>
                  <w:sz w:val="20"/>
                  <w:szCs w:val="20"/>
                </w:rPr>
                <w:t xml:space="preserve"> </w:t>
              </w:r>
              <w:r w:rsidR="005973FA">
                <w:rPr>
                  <w:sz w:val="20"/>
                  <w:szCs w:val="20"/>
                </w:rPr>
                <w:t>0</w:t>
              </w:r>
              <w:r w:rsidR="00060E39" w:rsidRPr="003455B2">
                <w:rPr>
                  <w:sz w:val="20"/>
                  <w:szCs w:val="20"/>
                </w:rPr>
                <w:t>..1</w:t>
              </w:r>
            </w:ins>
          </w:p>
        </w:tc>
      </w:tr>
      <w:tr w:rsidR="00060E39" w:rsidRPr="003455B2" w14:paraId="2A31E7F1" w14:textId="77777777" w:rsidTr="00507A1C">
        <w:trPr>
          <w:trHeight w:hRule="exact" w:val="1892"/>
          <w:tblHeader/>
          <w:ins w:id="2585"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0E1B0030" w14:textId="77777777" w:rsidR="00060E39" w:rsidRPr="003455B2" w:rsidRDefault="00060E39" w:rsidP="00060E39">
            <w:pPr>
              <w:rPr>
                <w:ins w:id="2586" w:author="2.1RC1" w:date="2013-12-11T22:33:00Z"/>
                <w:sz w:val="20"/>
                <w:szCs w:val="20"/>
              </w:rPr>
            </w:pPr>
            <w:ins w:id="2587" w:author="2.1RC1" w:date="2013-12-11T22:33:00Z">
              <w:r w:rsidRPr="003455B2">
                <w:rPr>
                  <w:sz w:val="20"/>
                  <w:szCs w:val="20"/>
                </w:rPr>
                <w:t>../../</w:t>
              </w:r>
              <w:r>
                <w:rPr>
                  <w:sz w:val="20"/>
                  <w:szCs w:val="20"/>
                </w:rPr>
                <w:t>alertInformationComment</w:t>
              </w:r>
            </w:ins>
          </w:p>
        </w:tc>
        <w:tc>
          <w:tcPr>
            <w:tcW w:w="1559" w:type="dxa"/>
            <w:tcBorders>
              <w:top w:val="single" w:sz="5" w:space="0" w:color="000000"/>
              <w:left w:val="single" w:sz="5" w:space="0" w:color="000000"/>
              <w:bottom w:val="single" w:sz="5" w:space="0" w:color="000000"/>
              <w:right w:val="single" w:sz="5" w:space="0" w:color="000000"/>
            </w:tcBorders>
          </w:tcPr>
          <w:p w14:paraId="3CE2E477" w14:textId="77777777" w:rsidR="00060E39" w:rsidRPr="003455B2" w:rsidRDefault="00060E39" w:rsidP="00060E39">
            <w:pPr>
              <w:spacing w:line="226" w:lineRule="exact"/>
              <w:ind w:left="102"/>
              <w:rPr>
                <w:ins w:id="2588" w:author="2.1RC1" w:date="2013-12-11T22:33:00Z"/>
                <w:spacing w:val="-1"/>
                <w:sz w:val="20"/>
                <w:szCs w:val="20"/>
              </w:rPr>
            </w:pPr>
            <w:ins w:id="2589" w:author="2.1RC1" w:date="2013-12-11T22:33:00Z">
              <w:r>
                <w:rPr>
                  <w:spacing w:val="-1"/>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67637774" w14:textId="77777777" w:rsidR="00060E39" w:rsidRPr="000C59A8" w:rsidRDefault="00060E39" w:rsidP="00060E39">
            <w:pPr>
              <w:rPr>
                <w:ins w:id="2590" w:author="2.1RC1" w:date="2013-12-11T22:33:00Z"/>
                <w:sz w:val="20"/>
                <w:szCs w:val="20"/>
              </w:rPr>
            </w:pPr>
            <w:ins w:id="2591" w:author="2.1RC1" w:date="2013-12-11T22:33:00Z">
              <w:r w:rsidRPr="003455B2">
                <w:rPr>
                  <w:sz w:val="20"/>
                  <w:szCs w:val="20"/>
                </w:rPr>
                <w:t>Text som innehåller en kommentar av den ansvarige v</w:t>
              </w:r>
              <w:r w:rsidRPr="00EA5E44">
                <w:rPr>
                  <w:sz w:val="20"/>
                  <w:szCs w:val="20"/>
                </w:rPr>
                <w:t>ård- och omsorgspersonalen angående uppmärksamhetssignalen. Vid läkemedelsö</w:t>
              </w:r>
              <w:r w:rsidRPr="000C59A8">
                <w:rPr>
                  <w:sz w:val="20"/>
                  <w:szCs w:val="20"/>
                </w:rPr>
                <w:t>verkänslighet kan kommentaren avse en anamnes,</w:t>
              </w:r>
              <w:r w:rsidRPr="000C59A8">
                <w:rPr>
                  <w:sz w:val="20"/>
                  <w:szCs w:val="20"/>
                </w:rPr>
                <w:br/>
                <w:t>en beskrivning av den observerade reaktionen, en beskrivning av möjliga agens, föreliggande undersökningsresultat.</w:t>
              </w:r>
            </w:ins>
          </w:p>
          <w:p w14:paraId="6DEA8F41" w14:textId="77777777" w:rsidR="00060E39" w:rsidRPr="003455B2" w:rsidRDefault="00060E39" w:rsidP="00060E39">
            <w:pPr>
              <w:spacing w:line="229" w:lineRule="exact"/>
              <w:ind w:left="102"/>
              <w:rPr>
                <w:ins w:id="2592" w:author="2.1RC1" w:date="2013-12-11T22:33:00Z"/>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A86A2F4" w14:textId="1E8699C4" w:rsidR="00060E39" w:rsidRPr="003455B2" w:rsidRDefault="00E22FA5" w:rsidP="00060E39">
            <w:pPr>
              <w:rPr>
                <w:ins w:id="2593" w:author="2.1RC1" w:date="2013-12-11T22:33:00Z"/>
                <w:sz w:val="20"/>
                <w:szCs w:val="20"/>
              </w:rPr>
            </w:pPr>
            <w:ins w:id="2594" w:author="2.1RC1" w:date="2013-12-11T22:33:00Z">
              <w:r>
                <w:rPr>
                  <w:sz w:val="20"/>
                  <w:szCs w:val="20"/>
                </w:rPr>
                <w:t xml:space="preserve"> </w:t>
              </w:r>
              <w:r w:rsidR="00060E39" w:rsidRPr="003455B2">
                <w:rPr>
                  <w:sz w:val="20"/>
                  <w:szCs w:val="20"/>
                </w:rPr>
                <w:t>0..1</w:t>
              </w:r>
            </w:ins>
          </w:p>
          <w:p w14:paraId="7A264BAB" w14:textId="77777777" w:rsidR="00060E39" w:rsidRPr="003455B2" w:rsidRDefault="00060E39" w:rsidP="00060E39">
            <w:pPr>
              <w:spacing w:line="226" w:lineRule="exact"/>
              <w:rPr>
                <w:ins w:id="2595" w:author="2.1RC1" w:date="2013-12-11T22:33:00Z"/>
                <w:spacing w:val="-1"/>
                <w:sz w:val="20"/>
                <w:szCs w:val="20"/>
              </w:rPr>
            </w:pPr>
          </w:p>
        </w:tc>
      </w:tr>
      <w:tr w:rsidR="00060E39" w:rsidRPr="003455B2" w14:paraId="4646804E" w14:textId="77777777" w:rsidTr="00507A1C">
        <w:trPr>
          <w:trHeight w:hRule="exact" w:val="1210"/>
          <w:tblHeader/>
          <w:ins w:id="2596"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579BD61A" w14:textId="77777777" w:rsidR="00060E39" w:rsidRPr="009E1560" w:rsidRDefault="00060E39" w:rsidP="00060E39">
            <w:pPr>
              <w:rPr>
                <w:ins w:id="2597" w:author="2.1RC1" w:date="2013-12-11T22:33:00Z"/>
                <w:sz w:val="20"/>
                <w:szCs w:val="20"/>
              </w:rPr>
            </w:pPr>
            <w:ins w:id="2598" w:author="2.1RC1" w:date="2013-12-11T22:33:00Z">
              <w:r w:rsidRPr="003455B2">
                <w:rPr>
                  <w:sz w:val="20"/>
                  <w:szCs w:val="20"/>
                </w:rPr>
                <w:t>../../</w:t>
              </w:r>
              <w:r>
                <w:rPr>
                  <w:sz w:val="20"/>
                  <w:szCs w:val="20"/>
                </w:rPr>
                <w:t>obsoleteTime</w:t>
              </w:r>
            </w:ins>
          </w:p>
        </w:tc>
        <w:tc>
          <w:tcPr>
            <w:tcW w:w="1559" w:type="dxa"/>
            <w:tcBorders>
              <w:top w:val="single" w:sz="5" w:space="0" w:color="000000"/>
              <w:left w:val="single" w:sz="5" w:space="0" w:color="000000"/>
              <w:bottom w:val="single" w:sz="5" w:space="0" w:color="000000"/>
              <w:right w:val="single" w:sz="5" w:space="0" w:color="000000"/>
            </w:tcBorders>
          </w:tcPr>
          <w:p w14:paraId="10717D36" w14:textId="77777777" w:rsidR="00060E39" w:rsidRPr="003455B2" w:rsidRDefault="00060E39" w:rsidP="00060E39">
            <w:pPr>
              <w:rPr>
                <w:ins w:id="2599" w:author="2.1RC1" w:date="2013-12-11T22:33:00Z"/>
                <w:sz w:val="20"/>
                <w:szCs w:val="20"/>
              </w:rPr>
            </w:pPr>
            <w:ins w:id="2600" w:author="2.1RC1" w:date="2013-12-11T22:33:00Z">
              <w:r w:rsidRPr="003455B2">
                <w:rPr>
                  <w:sz w:val="20"/>
                  <w:szCs w:val="20"/>
                </w:rPr>
                <w:t>TimeStampType</w:t>
              </w:r>
            </w:ins>
          </w:p>
          <w:p w14:paraId="6CDD4B51" w14:textId="77777777" w:rsidR="00060E39" w:rsidRPr="003455B2" w:rsidRDefault="00060E39" w:rsidP="00060E39">
            <w:pPr>
              <w:spacing w:line="226" w:lineRule="exact"/>
              <w:ind w:left="102"/>
              <w:rPr>
                <w:ins w:id="2601" w:author="2.1RC1" w:date="2013-12-11T22:33:00Z"/>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09F664E" w14:textId="77777777" w:rsidR="00060E39" w:rsidRPr="000C59A8" w:rsidRDefault="00060E39" w:rsidP="00060E39">
            <w:pPr>
              <w:rPr>
                <w:ins w:id="2602" w:author="2.1RC1" w:date="2013-12-11T22:33:00Z"/>
                <w:sz w:val="20"/>
                <w:szCs w:val="20"/>
              </w:rPr>
            </w:pPr>
            <w:ins w:id="2603" w:author="2.1RC1" w:date="2013-12-11T22:33:00Z">
              <w:r w:rsidRPr="000C59A8">
                <w:rPr>
                  <w:sz w:val="20"/>
                  <w:szCs w:val="20"/>
                </w:rPr>
                <w:t>Tidpunkt då uppmärksamhetssignalen registrerades som inaktuell i det lokala systemet. Används exempelvis om det uppmärksammade förhållandet bedöms som inte längre aktuellt trots att tidigare angiven gilitighetstid ej gått ut.</w:t>
              </w:r>
            </w:ins>
          </w:p>
          <w:p w14:paraId="7E2465D2" w14:textId="77777777" w:rsidR="00060E39" w:rsidRPr="003455B2" w:rsidRDefault="00060E39" w:rsidP="00060E39">
            <w:pPr>
              <w:spacing w:line="229" w:lineRule="exact"/>
              <w:ind w:left="102"/>
              <w:rPr>
                <w:ins w:id="2604" w:author="2.1RC1" w:date="2013-12-11T22:33:00Z"/>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5631EED" w14:textId="2CC5C0C8" w:rsidR="00060E39" w:rsidRPr="003455B2" w:rsidRDefault="00E22FA5" w:rsidP="00060E39">
            <w:pPr>
              <w:rPr>
                <w:ins w:id="2605" w:author="2.1RC1" w:date="2013-12-11T22:33:00Z"/>
                <w:sz w:val="20"/>
                <w:szCs w:val="20"/>
              </w:rPr>
            </w:pPr>
            <w:ins w:id="2606" w:author="2.1RC1" w:date="2013-12-11T22:33:00Z">
              <w:r>
                <w:rPr>
                  <w:sz w:val="20"/>
                  <w:szCs w:val="20"/>
                </w:rPr>
                <w:t xml:space="preserve"> </w:t>
              </w:r>
              <w:r w:rsidR="00060E39" w:rsidRPr="003455B2">
                <w:rPr>
                  <w:sz w:val="20"/>
                  <w:szCs w:val="20"/>
                </w:rPr>
                <w:t>0..1</w:t>
              </w:r>
            </w:ins>
          </w:p>
          <w:p w14:paraId="56A65638" w14:textId="77777777" w:rsidR="00060E39" w:rsidRPr="003455B2" w:rsidRDefault="00060E39" w:rsidP="00060E39">
            <w:pPr>
              <w:rPr>
                <w:ins w:id="2607" w:author="2.1RC1" w:date="2013-12-11T22:33:00Z"/>
                <w:sz w:val="20"/>
                <w:szCs w:val="20"/>
              </w:rPr>
            </w:pPr>
          </w:p>
        </w:tc>
      </w:tr>
      <w:tr w:rsidR="00060E39" w:rsidRPr="003455B2" w14:paraId="377BA155" w14:textId="77777777" w:rsidTr="00507A1C">
        <w:trPr>
          <w:trHeight w:hRule="exact" w:val="540"/>
          <w:tblHeader/>
          <w:ins w:id="2608"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19B501A3" w14:textId="77777777" w:rsidR="00060E39" w:rsidRPr="009E1560" w:rsidRDefault="00060E39" w:rsidP="00060E39">
            <w:pPr>
              <w:rPr>
                <w:ins w:id="2609" w:author="2.1RC1" w:date="2013-12-11T22:33:00Z"/>
                <w:sz w:val="20"/>
                <w:szCs w:val="20"/>
              </w:rPr>
            </w:pPr>
            <w:ins w:id="2610" w:author="2.1RC1" w:date="2013-12-11T22:33:00Z">
              <w:r w:rsidRPr="003455B2">
                <w:rPr>
                  <w:sz w:val="20"/>
                  <w:szCs w:val="20"/>
                </w:rPr>
                <w:t>../../</w:t>
              </w:r>
              <w:r>
                <w:rPr>
                  <w:sz w:val="20"/>
                  <w:szCs w:val="20"/>
                </w:rPr>
                <w:t>obsoleteComment</w:t>
              </w:r>
            </w:ins>
          </w:p>
        </w:tc>
        <w:tc>
          <w:tcPr>
            <w:tcW w:w="1559" w:type="dxa"/>
            <w:tcBorders>
              <w:top w:val="single" w:sz="5" w:space="0" w:color="000000"/>
              <w:left w:val="single" w:sz="5" w:space="0" w:color="000000"/>
              <w:bottom w:val="single" w:sz="5" w:space="0" w:color="000000"/>
              <w:right w:val="single" w:sz="5" w:space="0" w:color="000000"/>
            </w:tcBorders>
          </w:tcPr>
          <w:p w14:paraId="500C80C3" w14:textId="77777777" w:rsidR="00060E39" w:rsidRPr="003455B2" w:rsidRDefault="00060E39" w:rsidP="00060E39">
            <w:pPr>
              <w:spacing w:line="226" w:lineRule="exact"/>
              <w:ind w:left="102"/>
              <w:rPr>
                <w:ins w:id="2611" w:author="2.1RC1" w:date="2013-12-11T22:33:00Z"/>
                <w:spacing w:val="-1"/>
                <w:sz w:val="20"/>
                <w:szCs w:val="20"/>
              </w:rPr>
            </w:pPr>
            <w:ins w:id="2612"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0AB49BAD" w14:textId="77777777" w:rsidR="00060E39" w:rsidRPr="000C59A8" w:rsidRDefault="00060E39" w:rsidP="00060E39">
            <w:pPr>
              <w:rPr>
                <w:ins w:id="2613" w:author="2.1RC1" w:date="2013-12-11T22:33:00Z"/>
                <w:sz w:val="20"/>
                <w:szCs w:val="20"/>
              </w:rPr>
            </w:pPr>
            <w:ins w:id="2614" w:author="2.1RC1" w:date="2013-12-11T22:33:00Z">
              <w:r w:rsidRPr="000C59A8">
                <w:rPr>
                  <w:sz w:val="20"/>
                  <w:szCs w:val="20"/>
                </w:rPr>
                <w:t>Text som innehåller information om varför uppmärksamhetssignalen gjorts inaktuell.</w:t>
              </w:r>
            </w:ins>
          </w:p>
          <w:p w14:paraId="4DC4DF5D" w14:textId="77777777" w:rsidR="00060E39" w:rsidRPr="003455B2" w:rsidRDefault="00060E39" w:rsidP="00060E39">
            <w:pPr>
              <w:spacing w:line="229" w:lineRule="exact"/>
              <w:ind w:left="102"/>
              <w:rPr>
                <w:ins w:id="2615" w:author="2.1RC1" w:date="2013-12-11T22:33:00Z"/>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B9D060" w14:textId="38C73BDD" w:rsidR="00060E39" w:rsidRPr="003455B2" w:rsidRDefault="00E22FA5" w:rsidP="00E22FA5">
            <w:pPr>
              <w:spacing w:line="226" w:lineRule="exact"/>
              <w:rPr>
                <w:ins w:id="2616" w:author="2.1RC1" w:date="2013-12-11T22:33:00Z"/>
                <w:spacing w:val="-1"/>
                <w:sz w:val="20"/>
                <w:szCs w:val="20"/>
              </w:rPr>
            </w:pPr>
            <w:ins w:id="2617" w:author="2.1RC1" w:date="2013-12-11T22:33:00Z">
              <w:r>
                <w:rPr>
                  <w:spacing w:val="-1"/>
                  <w:sz w:val="20"/>
                  <w:szCs w:val="20"/>
                </w:rPr>
                <w:t xml:space="preserve"> </w:t>
              </w:r>
              <w:r w:rsidR="00060E39" w:rsidRPr="003455B2">
                <w:rPr>
                  <w:spacing w:val="-1"/>
                  <w:sz w:val="20"/>
                  <w:szCs w:val="20"/>
                </w:rPr>
                <w:t>0..1</w:t>
              </w:r>
            </w:ins>
          </w:p>
        </w:tc>
      </w:tr>
      <w:tr w:rsidR="00060E39" w:rsidRPr="00F92DD3" w14:paraId="01678B99" w14:textId="77777777" w:rsidTr="00507A1C">
        <w:trPr>
          <w:trHeight w:hRule="exact" w:val="1171"/>
          <w:tblHeader/>
          <w:ins w:id="2618"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1CE90509" w14:textId="77777777" w:rsidR="00060E39" w:rsidRPr="00F92DD3" w:rsidRDefault="00060E39" w:rsidP="00060E39">
            <w:pPr>
              <w:rPr>
                <w:ins w:id="2619" w:author="2.1RC1" w:date="2013-12-11T22:33:00Z"/>
                <w:sz w:val="20"/>
                <w:szCs w:val="20"/>
              </w:rPr>
            </w:pPr>
            <w:ins w:id="2620" w:author="2.1RC1" w:date="2013-12-11T22:33:00Z">
              <w:r>
                <w:rPr>
                  <w:sz w:val="20"/>
                  <w:szCs w:val="20"/>
                </w:rPr>
                <w:lastRenderedPageBreak/>
                <w:t>../../hypersensitivity</w:t>
              </w:r>
            </w:ins>
          </w:p>
        </w:tc>
        <w:tc>
          <w:tcPr>
            <w:tcW w:w="1559" w:type="dxa"/>
            <w:tcBorders>
              <w:top w:val="single" w:sz="5" w:space="0" w:color="000000"/>
              <w:left w:val="single" w:sz="5" w:space="0" w:color="000000"/>
              <w:bottom w:val="single" w:sz="5" w:space="0" w:color="000000"/>
              <w:right w:val="single" w:sz="5" w:space="0" w:color="000000"/>
            </w:tcBorders>
          </w:tcPr>
          <w:p w14:paraId="3272E4DD" w14:textId="77777777" w:rsidR="00060E39" w:rsidRPr="00F92DD3" w:rsidRDefault="00060E39" w:rsidP="00060E39">
            <w:pPr>
              <w:spacing w:line="226" w:lineRule="exact"/>
              <w:ind w:left="102"/>
              <w:rPr>
                <w:ins w:id="2621" w:author="2.1RC1" w:date="2013-12-11T22:33:00Z"/>
                <w:sz w:val="20"/>
                <w:szCs w:val="20"/>
              </w:rPr>
            </w:pPr>
            <w:ins w:id="2622" w:author="2.1RC1" w:date="2013-12-11T22:33:00Z">
              <w:r>
                <w:rPr>
                  <w:sz w:val="20"/>
                  <w:szCs w:val="20"/>
                </w:rPr>
                <w:t>HyperSensitivityType</w:t>
              </w:r>
            </w:ins>
          </w:p>
        </w:tc>
        <w:tc>
          <w:tcPr>
            <w:tcW w:w="3969" w:type="dxa"/>
            <w:tcBorders>
              <w:top w:val="single" w:sz="5" w:space="0" w:color="000000"/>
              <w:left w:val="single" w:sz="5" w:space="0" w:color="000000"/>
              <w:bottom w:val="single" w:sz="5" w:space="0" w:color="000000"/>
              <w:right w:val="single" w:sz="5" w:space="0" w:color="000000"/>
            </w:tcBorders>
          </w:tcPr>
          <w:p w14:paraId="7CC2CDC5" w14:textId="77777777" w:rsidR="00060E39" w:rsidRPr="00F92DD3" w:rsidRDefault="00060E39" w:rsidP="00060E39">
            <w:pPr>
              <w:rPr>
                <w:ins w:id="2623" w:author="2.1RC1" w:date="2013-12-11T22:33:00Z"/>
                <w:sz w:val="20"/>
                <w:szCs w:val="20"/>
              </w:rPr>
            </w:pPr>
            <w:ins w:id="2624" w:author="2.1RC1" w:date="2013-12-11T22:33:00Z">
              <w:r w:rsidRPr="00F92DD3">
                <w:rPr>
                  <w:sz w:val="20"/>
                  <w:szCs w:val="20"/>
                </w:rPr>
                <w:t>En och endast en av hypersensitivity, seriousDisease, treatment, communicableDisease, restrictionOfCare och unstructuredAlertInformation ska anges.</w:t>
              </w:r>
            </w:ins>
          </w:p>
        </w:tc>
        <w:tc>
          <w:tcPr>
            <w:tcW w:w="851" w:type="dxa"/>
            <w:tcBorders>
              <w:top w:val="single" w:sz="5" w:space="0" w:color="000000"/>
              <w:left w:val="single" w:sz="5" w:space="0" w:color="000000"/>
              <w:bottom w:val="single" w:sz="5" w:space="0" w:color="000000"/>
              <w:right w:val="single" w:sz="5" w:space="0" w:color="000000"/>
            </w:tcBorders>
          </w:tcPr>
          <w:p w14:paraId="585CF673" w14:textId="3981848F" w:rsidR="00060E39" w:rsidRPr="00F92DD3" w:rsidRDefault="00E22FA5" w:rsidP="00060E39">
            <w:pPr>
              <w:spacing w:line="226" w:lineRule="exact"/>
              <w:rPr>
                <w:ins w:id="2625" w:author="2.1RC1" w:date="2013-12-11T22:33:00Z"/>
                <w:spacing w:val="-1"/>
                <w:sz w:val="20"/>
                <w:szCs w:val="20"/>
              </w:rPr>
            </w:pPr>
            <w:ins w:id="2626" w:author="2.1RC1" w:date="2013-12-11T22:33:00Z">
              <w:r>
                <w:rPr>
                  <w:spacing w:val="-1"/>
                  <w:sz w:val="20"/>
                  <w:szCs w:val="20"/>
                </w:rPr>
                <w:t xml:space="preserve"> </w:t>
              </w:r>
              <w:r w:rsidR="00060E39">
                <w:rPr>
                  <w:spacing w:val="-1"/>
                  <w:sz w:val="20"/>
                  <w:szCs w:val="20"/>
                </w:rPr>
                <w:t>0..1</w:t>
              </w:r>
            </w:ins>
          </w:p>
        </w:tc>
      </w:tr>
      <w:tr w:rsidR="00060E39" w:rsidRPr="003455B2" w14:paraId="23A2B227" w14:textId="77777777" w:rsidTr="00507A1C">
        <w:trPr>
          <w:trHeight w:hRule="exact" w:val="2204"/>
          <w:tblHeader/>
          <w:ins w:id="2627"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7C631CAF" w14:textId="77777777" w:rsidR="00060E39" w:rsidRPr="00F92DD3" w:rsidRDefault="00060E39" w:rsidP="00060E39">
            <w:pPr>
              <w:rPr>
                <w:ins w:id="2628" w:author="2.1RC1" w:date="2013-12-11T22:33:00Z"/>
                <w:sz w:val="20"/>
                <w:szCs w:val="20"/>
              </w:rPr>
            </w:pPr>
            <w:ins w:id="2629" w:author="2.1RC1" w:date="2013-12-11T22:33:00Z">
              <w:r w:rsidRPr="003455B2">
                <w:rPr>
                  <w:sz w:val="20"/>
                  <w:szCs w:val="20"/>
                </w:rPr>
                <w:t>../</w:t>
              </w:r>
              <w:r>
                <w:rPr>
                  <w:sz w:val="20"/>
                  <w:szCs w:val="20"/>
                </w:rPr>
                <w:t>../</w:t>
              </w:r>
              <w:r w:rsidRPr="003455B2">
                <w:rPr>
                  <w:sz w:val="20"/>
                  <w:szCs w:val="20"/>
                </w:rPr>
                <w:t>../</w:t>
              </w:r>
              <w:r w:rsidRPr="00F92DD3">
                <w:rPr>
                  <w:sz w:val="20"/>
                  <w:szCs w:val="20"/>
                </w:rPr>
                <w:t>typeOfHypersensitivity</w:t>
              </w:r>
            </w:ins>
          </w:p>
        </w:tc>
        <w:tc>
          <w:tcPr>
            <w:tcW w:w="1559" w:type="dxa"/>
            <w:tcBorders>
              <w:top w:val="single" w:sz="5" w:space="0" w:color="000000"/>
              <w:left w:val="single" w:sz="5" w:space="0" w:color="000000"/>
              <w:bottom w:val="single" w:sz="5" w:space="0" w:color="000000"/>
              <w:right w:val="single" w:sz="5" w:space="0" w:color="000000"/>
            </w:tcBorders>
          </w:tcPr>
          <w:p w14:paraId="015056F2" w14:textId="77777777" w:rsidR="00060E39" w:rsidRPr="003455B2" w:rsidRDefault="00060E39" w:rsidP="00060E39">
            <w:pPr>
              <w:spacing w:line="226" w:lineRule="exact"/>
              <w:ind w:left="102"/>
              <w:rPr>
                <w:ins w:id="2630" w:author="2.1RC1" w:date="2013-12-11T22:33:00Z"/>
                <w:spacing w:val="-1"/>
                <w:sz w:val="20"/>
                <w:szCs w:val="20"/>
              </w:rPr>
            </w:pPr>
            <w:ins w:id="2631" w:author="2.1RC1" w:date="2013-12-11T22:33:00Z">
              <w:r>
                <w:rPr>
                  <w:sz w:val="20"/>
                  <w:szCs w:val="20"/>
                </w:rPr>
                <w:t>CVType</w:t>
              </w:r>
            </w:ins>
          </w:p>
        </w:tc>
        <w:tc>
          <w:tcPr>
            <w:tcW w:w="3969" w:type="dxa"/>
            <w:tcBorders>
              <w:top w:val="single" w:sz="5" w:space="0" w:color="000000"/>
              <w:left w:val="single" w:sz="5" w:space="0" w:color="000000"/>
              <w:bottom w:val="single" w:sz="5" w:space="0" w:color="000000"/>
              <w:right w:val="single" w:sz="5" w:space="0" w:color="000000"/>
            </w:tcBorders>
          </w:tcPr>
          <w:p w14:paraId="02243A30" w14:textId="77777777" w:rsidR="00060E39" w:rsidRPr="00F92DD3" w:rsidRDefault="00060E39" w:rsidP="00060E39">
            <w:pPr>
              <w:rPr>
                <w:ins w:id="2632" w:author="2.1RC1" w:date="2013-12-11T22:33:00Z"/>
                <w:sz w:val="20"/>
                <w:szCs w:val="20"/>
              </w:rPr>
            </w:pPr>
            <w:ins w:id="2633" w:author="2.1RC1" w:date="2013-12-11T22:33:00Z">
              <w:r w:rsidRPr="00F92DD3">
                <w:rPr>
                  <w:sz w:val="20"/>
                  <w:szCs w:val="20"/>
                </w:rPr>
                <w:t>Kod som anger en precisering av vilken typ av överkänslighet som uppmärksamhetssignalen avser.</w:t>
              </w:r>
              <w:r>
                <w:rPr>
                  <w:sz w:val="20"/>
                  <w:szCs w:val="20"/>
                </w:rPr>
                <w:t xml:space="preserve"> Koden bör hämtas ur ICD10/SNOMED.</w:t>
              </w:r>
            </w:ins>
          </w:p>
          <w:p w14:paraId="42D906B9" w14:textId="77777777" w:rsidR="00060E39" w:rsidRPr="00F92DD3" w:rsidRDefault="00060E39" w:rsidP="00060E39">
            <w:pPr>
              <w:rPr>
                <w:ins w:id="2634" w:author="2.1RC1" w:date="2013-12-11T22:33:00Z"/>
                <w:sz w:val="20"/>
                <w:szCs w:val="20"/>
              </w:rPr>
            </w:pPr>
            <w:ins w:id="2635" w:author="2.1RC1" w:date="2013-12-11T22:33:00Z">
              <w:r w:rsidRPr="00F92DD3">
                <w:rPr>
                  <w:sz w:val="20"/>
                  <w:szCs w:val="20"/>
                </w:rPr>
                <w:t>Exempel:</w:t>
              </w:r>
            </w:ins>
          </w:p>
          <w:p w14:paraId="1AE3D0E5" w14:textId="77777777" w:rsidR="00060E39" w:rsidRPr="00F92DD3" w:rsidRDefault="00060E39" w:rsidP="00060E39">
            <w:pPr>
              <w:rPr>
                <w:ins w:id="2636" w:author="2.1RC1" w:date="2013-12-11T22:33:00Z"/>
                <w:sz w:val="20"/>
                <w:szCs w:val="20"/>
              </w:rPr>
            </w:pPr>
            <w:ins w:id="2637" w:author="2.1RC1" w:date="2013-12-11T22:33:00Z">
              <w:r w:rsidRPr="00F92DD3">
                <w:rPr>
                  <w:sz w:val="20"/>
                  <w:szCs w:val="20"/>
                </w:rPr>
                <w:t>Läkemedelsöverkänslighet</w:t>
              </w:r>
            </w:ins>
          </w:p>
          <w:p w14:paraId="30D198B7" w14:textId="77777777" w:rsidR="00060E39" w:rsidRPr="00F92DD3" w:rsidRDefault="00060E39" w:rsidP="00060E39">
            <w:pPr>
              <w:rPr>
                <w:ins w:id="2638" w:author="2.1RC1" w:date="2013-12-11T22:33:00Z"/>
                <w:sz w:val="20"/>
                <w:szCs w:val="20"/>
              </w:rPr>
            </w:pPr>
            <w:ins w:id="2639" w:author="2.1RC1" w:date="2013-12-11T22:33:00Z">
              <w:r w:rsidRPr="00F92DD3">
                <w:rPr>
                  <w:sz w:val="20"/>
                  <w:szCs w:val="20"/>
                </w:rPr>
                <w:t>Överkänslighet avs. födoämne</w:t>
              </w:r>
            </w:ins>
          </w:p>
          <w:p w14:paraId="73DC6ECE" w14:textId="77777777" w:rsidR="00060E39" w:rsidRPr="00F92DD3" w:rsidRDefault="00060E39" w:rsidP="00060E39">
            <w:pPr>
              <w:rPr>
                <w:ins w:id="2640" w:author="2.1RC1" w:date="2013-12-11T22:33:00Z"/>
                <w:sz w:val="20"/>
                <w:szCs w:val="20"/>
              </w:rPr>
            </w:pPr>
            <w:ins w:id="2641" w:author="2.1RC1" w:date="2013-12-11T22:33:00Z">
              <w:r w:rsidRPr="00F92DD3">
                <w:rPr>
                  <w:sz w:val="20"/>
                  <w:szCs w:val="20"/>
                </w:rPr>
                <w:t>Överkänslighet avs. djur</w:t>
              </w:r>
            </w:ins>
          </w:p>
          <w:p w14:paraId="6A93DC3B" w14:textId="77777777" w:rsidR="00060E39" w:rsidRPr="00F92DD3" w:rsidRDefault="00060E39" w:rsidP="00060E39">
            <w:pPr>
              <w:rPr>
                <w:ins w:id="2642" w:author="2.1RC1" w:date="2013-12-11T22:33:00Z"/>
                <w:sz w:val="20"/>
                <w:szCs w:val="20"/>
              </w:rPr>
            </w:pPr>
            <w:ins w:id="2643" w:author="2.1RC1" w:date="2013-12-11T22:33:00Z">
              <w:r w:rsidRPr="00F92DD3">
                <w:rPr>
                  <w:sz w:val="20"/>
                  <w:szCs w:val="20"/>
                </w:rPr>
                <w:t>Överkänslighet avs. växt</w:t>
              </w:r>
            </w:ins>
          </w:p>
          <w:p w14:paraId="4574A5F7" w14:textId="77777777" w:rsidR="00060E39" w:rsidRPr="003455B2" w:rsidRDefault="00060E39" w:rsidP="00060E39">
            <w:pPr>
              <w:spacing w:line="229" w:lineRule="exact"/>
              <w:rPr>
                <w:ins w:id="2644" w:author="2.1RC1" w:date="2013-12-11T22:33:00Z"/>
                <w:spacing w:val="-1"/>
                <w:sz w:val="20"/>
                <w:szCs w:val="20"/>
              </w:rPr>
            </w:pPr>
            <w:ins w:id="2645" w:author="2.1RC1" w:date="2013-12-11T22:33:00Z">
              <w:r w:rsidRPr="00F92DD3">
                <w:rPr>
                  <w:sz w:val="20"/>
                  <w:szCs w:val="20"/>
                </w:rPr>
                <w:t>Överkänslighet av kemikalie</w:t>
              </w:r>
            </w:ins>
          </w:p>
        </w:tc>
        <w:tc>
          <w:tcPr>
            <w:tcW w:w="851" w:type="dxa"/>
            <w:tcBorders>
              <w:top w:val="single" w:sz="5" w:space="0" w:color="000000"/>
              <w:left w:val="single" w:sz="5" w:space="0" w:color="000000"/>
              <w:bottom w:val="single" w:sz="5" w:space="0" w:color="000000"/>
              <w:right w:val="single" w:sz="5" w:space="0" w:color="000000"/>
            </w:tcBorders>
          </w:tcPr>
          <w:p w14:paraId="270FC91A" w14:textId="77777777" w:rsidR="00060E39" w:rsidRPr="003455B2" w:rsidRDefault="00060E39" w:rsidP="00060E39">
            <w:pPr>
              <w:spacing w:line="226" w:lineRule="exact"/>
              <w:rPr>
                <w:ins w:id="2646" w:author="2.1RC1" w:date="2013-12-11T22:33:00Z"/>
                <w:spacing w:val="-1"/>
                <w:sz w:val="20"/>
                <w:szCs w:val="20"/>
              </w:rPr>
            </w:pPr>
            <w:ins w:id="2647" w:author="2.1RC1" w:date="2013-12-11T22:33:00Z">
              <w:r w:rsidRPr="003455B2">
                <w:rPr>
                  <w:spacing w:val="-1"/>
                  <w:sz w:val="20"/>
                  <w:szCs w:val="20"/>
                </w:rPr>
                <w:t>0..1</w:t>
              </w:r>
            </w:ins>
          </w:p>
        </w:tc>
      </w:tr>
      <w:tr w:rsidR="00060E39" w:rsidRPr="00F92DD3" w14:paraId="6524093A" w14:textId="77777777" w:rsidTr="00507A1C">
        <w:trPr>
          <w:trHeight w:hRule="exact" w:val="581"/>
          <w:tblHeader/>
          <w:ins w:id="2648"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3399557D" w14:textId="77777777" w:rsidR="00060E39" w:rsidRPr="00F92DD3" w:rsidRDefault="00060E39" w:rsidP="00060E39">
            <w:pPr>
              <w:rPr>
                <w:ins w:id="2649" w:author="2.1RC1" w:date="2013-12-11T22:33:00Z"/>
                <w:sz w:val="20"/>
                <w:szCs w:val="20"/>
              </w:rPr>
            </w:pPr>
            <w:ins w:id="2650" w:author="2.1RC1" w:date="2013-12-11T22:33:00Z">
              <w:r>
                <w:rPr>
                  <w:sz w:val="20"/>
                  <w:szCs w:val="20"/>
                </w:rPr>
                <w:t>../</w:t>
              </w:r>
              <w:r w:rsidRPr="003455B2">
                <w:rPr>
                  <w:sz w:val="20"/>
                  <w:szCs w:val="20"/>
                </w:rPr>
                <w:t>../../</w:t>
              </w:r>
              <w:r w:rsidRPr="00F92DD3">
                <w:rPr>
                  <w:sz w:val="20"/>
                  <w:szCs w:val="20"/>
                </w:rPr>
                <w:t>../code</w:t>
              </w:r>
            </w:ins>
          </w:p>
        </w:tc>
        <w:tc>
          <w:tcPr>
            <w:tcW w:w="1559" w:type="dxa"/>
            <w:tcBorders>
              <w:top w:val="single" w:sz="5" w:space="0" w:color="000000"/>
              <w:left w:val="single" w:sz="5" w:space="0" w:color="000000"/>
              <w:bottom w:val="single" w:sz="5" w:space="0" w:color="000000"/>
              <w:right w:val="single" w:sz="5" w:space="0" w:color="000000"/>
            </w:tcBorders>
          </w:tcPr>
          <w:p w14:paraId="1C7175A7" w14:textId="77777777" w:rsidR="00060E39" w:rsidRPr="00F92DD3" w:rsidRDefault="00060E39" w:rsidP="00060E39">
            <w:pPr>
              <w:rPr>
                <w:ins w:id="2651" w:author="2.1RC1" w:date="2013-12-11T22:33:00Z"/>
                <w:sz w:val="20"/>
                <w:szCs w:val="20"/>
              </w:rPr>
            </w:pPr>
            <w:ins w:id="2652"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47BB47F5" w14:textId="77777777" w:rsidR="00060E39" w:rsidRPr="003455B2" w:rsidRDefault="00060E39" w:rsidP="00060E39">
            <w:pPr>
              <w:rPr>
                <w:ins w:id="2653" w:author="2.1RC1" w:date="2013-12-11T22:33:00Z"/>
                <w:sz w:val="20"/>
                <w:szCs w:val="20"/>
              </w:rPr>
            </w:pPr>
            <w:ins w:id="2654" w:author="2.1RC1" w:date="2013-12-11T22:33:00Z">
              <w:r w:rsidRPr="003455B2">
                <w:rPr>
                  <w:sz w:val="20"/>
                  <w:szCs w:val="20"/>
                </w:rPr>
                <w:t>Kod. Om code anges måste också codeSystem och displayName också anges.</w:t>
              </w:r>
            </w:ins>
          </w:p>
        </w:tc>
        <w:tc>
          <w:tcPr>
            <w:tcW w:w="851" w:type="dxa"/>
            <w:tcBorders>
              <w:top w:val="single" w:sz="5" w:space="0" w:color="000000"/>
              <w:left w:val="single" w:sz="5" w:space="0" w:color="000000"/>
              <w:bottom w:val="single" w:sz="5" w:space="0" w:color="000000"/>
              <w:right w:val="single" w:sz="5" w:space="0" w:color="000000"/>
            </w:tcBorders>
          </w:tcPr>
          <w:p w14:paraId="76C455FF" w14:textId="77777777" w:rsidR="00060E39" w:rsidRPr="00F92DD3" w:rsidRDefault="00060E39" w:rsidP="00060E39">
            <w:pPr>
              <w:rPr>
                <w:ins w:id="2655" w:author="2.1RC1" w:date="2013-12-11T22:33:00Z"/>
                <w:sz w:val="20"/>
                <w:szCs w:val="20"/>
              </w:rPr>
            </w:pPr>
            <w:ins w:id="2656" w:author="2.1RC1" w:date="2013-12-11T22:33:00Z">
              <w:r w:rsidRPr="003455B2">
                <w:rPr>
                  <w:spacing w:val="-1"/>
                  <w:sz w:val="20"/>
                  <w:szCs w:val="20"/>
                </w:rPr>
                <w:t>0..1</w:t>
              </w:r>
            </w:ins>
          </w:p>
        </w:tc>
      </w:tr>
      <w:tr w:rsidR="00060E39" w:rsidRPr="003455B2" w14:paraId="2684F44B" w14:textId="77777777" w:rsidTr="00507A1C">
        <w:trPr>
          <w:trHeight w:hRule="exact" w:val="561"/>
          <w:tblHeader/>
          <w:ins w:id="2657"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3282DDFF" w14:textId="77777777" w:rsidR="00060E39" w:rsidRPr="00F92DD3" w:rsidRDefault="00060E39" w:rsidP="00060E39">
            <w:pPr>
              <w:rPr>
                <w:ins w:id="2658" w:author="2.1RC1" w:date="2013-12-11T22:33:00Z"/>
                <w:sz w:val="20"/>
                <w:szCs w:val="20"/>
              </w:rPr>
            </w:pPr>
            <w:ins w:id="2659" w:author="2.1RC1" w:date="2013-12-11T22:33:00Z">
              <w:r w:rsidRPr="003455B2">
                <w:rPr>
                  <w:sz w:val="20"/>
                  <w:szCs w:val="20"/>
                </w:rPr>
                <w:t>../</w:t>
              </w:r>
              <w:r>
                <w:rPr>
                  <w:sz w:val="20"/>
                  <w:szCs w:val="20"/>
                </w:rPr>
                <w:t>../</w:t>
              </w:r>
              <w:r w:rsidRPr="003455B2">
                <w:rPr>
                  <w:sz w:val="20"/>
                  <w:szCs w:val="20"/>
                </w:rPr>
                <w:t>../</w:t>
              </w:r>
              <w:r w:rsidRPr="00F92DD3">
                <w:rPr>
                  <w:sz w:val="20"/>
                  <w:szCs w:val="20"/>
                </w:rPr>
                <w:t>../displayName</w:t>
              </w:r>
            </w:ins>
          </w:p>
        </w:tc>
        <w:tc>
          <w:tcPr>
            <w:tcW w:w="1559" w:type="dxa"/>
            <w:tcBorders>
              <w:top w:val="single" w:sz="5" w:space="0" w:color="000000"/>
              <w:left w:val="single" w:sz="5" w:space="0" w:color="000000"/>
              <w:bottom w:val="single" w:sz="5" w:space="0" w:color="000000"/>
              <w:right w:val="single" w:sz="5" w:space="0" w:color="000000"/>
            </w:tcBorders>
          </w:tcPr>
          <w:p w14:paraId="618B5700" w14:textId="77777777" w:rsidR="00060E39" w:rsidRPr="00F92DD3" w:rsidRDefault="00060E39" w:rsidP="00060E39">
            <w:pPr>
              <w:rPr>
                <w:ins w:id="2660" w:author="2.1RC1" w:date="2013-12-11T22:33:00Z"/>
                <w:sz w:val="20"/>
                <w:szCs w:val="20"/>
              </w:rPr>
            </w:pPr>
            <w:ins w:id="2661"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39959343" w14:textId="77777777" w:rsidR="00060E39" w:rsidRPr="000C59A8" w:rsidRDefault="00060E39" w:rsidP="00060E39">
            <w:pPr>
              <w:rPr>
                <w:ins w:id="2662" w:author="2.1RC1" w:date="2013-12-11T22:33:00Z"/>
                <w:sz w:val="20"/>
                <w:szCs w:val="20"/>
              </w:rPr>
            </w:pPr>
            <w:ins w:id="2663" w:author="2.1RC1" w:date="2013-12-11T22:33:00Z">
              <w:r w:rsidRPr="000C59A8">
                <w:rPr>
                  <w:sz w:val="20"/>
                  <w:szCs w:val="20"/>
                </w:rPr>
                <w:t>Klartext. Om displayName anges måste också code och codeSystem anges.</w:t>
              </w:r>
            </w:ins>
          </w:p>
        </w:tc>
        <w:tc>
          <w:tcPr>
            <w:tcW w:w="851" w:type="dxa"/>
            <w:tcBorders>
              <w:top w:val="single" w:sz="5" w:space="0" w:color="000000"/>
              <w:left w:val="single" w:sz="5" w:space="0" w:color="000000"/>
              <w:bottom w:val="single" w:sz="5" w:space="0" w:color="000000"/>
              <w:right w:val="single" w:sz="5" w:space="0" w:color="000000"/>
            </w:tcBorders>
          </w:tcPr>
          <w:p w14:paraId="3A3F3946" w14:textId="77777777" w:rsidR="00060E39" w:rsidRPr="003455B2" w:rsidRDefault="00060E39" w:rsidP="00060E39">
            <w:pPr>
              <w:rPr>
                <w:ins w:id="2664" w:author="2.1RC1" w:date="2013-12-11T22:33:00Z"/>
                <w:sz w:val="20"/>
                <w:szCs w:val="20"/>
              </w:rPr>
            </w:pPr>
            <w:ins w:id="2665" w:author="2.1RC1" w:date="2013-12-11T22:33:00Z">
              <w:r w:rsidRPr="003455B2">
                <w:rPr>
                  <w:spacing w:val="-1"/>
                  <w:sz w:val="20"/>
                  <w:szCs w:val="20"/>
                </w:rPr>
                <w:t>0..1</w:t>
              </w:r>
            </w:ins>
          </w:p>
        </w:tc>
      </w:tr>
      <w:tr w:rsidR="00060E39" w:rsidRPr="00F92DD3" w14:paraId="179D5AD3" w14:textId="77777777" w:rsidTr="00507A1C">
        <w:trPr>
          <w:trHeight w:hRule="exact" w:val="569"/>
          <w:tblHeader/>
          <w:ins w:id="2666"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559CAE1F" w14:textId="77777777" w:rsidR="00060E39" w:rsidRPr="00F92DD3" w:rsidRDefault="00060E39" w:rsidP="00060E39">
            <w:pPr>
              <w:rPr>
                <w:ins w:id="2667" w:author="2.1RC1" w:date="2013-12-11T22:33:00Z"/>
                <w:sz w:val="20"/>
                <w:szCs w:val="20"/>
              </w:rPr>
            </w:pPr>
            <w:ins w:id="2668" w:author="2.1RC1" w:date="2013-12-11T22:33:00Z">
              <w:r w:rsidRPr="003455B2">
                <w:rPr>
                  <w:sz w:val="20"/>
                  <w:szCs w:val="20"/>
                </w:rPr>
                <w:t>../../</w:t>
              </w:r>
              <w:r>
                <w:rPr>
                  <w:sz w:val="20"/>
                  <w:szCs w:val="20"/>
                </w:rPr>
                <w:t>../</w:t>
              </w:r>
              <w:r w:rsidRPr="00F92DD3">
                <w:rPr>
                  <w:sz w:val="20"/>
                  <w:szCs w:val="20"/>
                </w:rPr>
                <w:t>../codeSystem</w:t>
              </w:r>
            </w:ins>
          </w:p>
        </w:tc>
        <w:tc>
          <w:tcPr>
            <w:tcW w:w="1559" w:type="dxa"/>
            <w:tcBorders>
              <w:top w:val="single" w:sz="5" w:space="0" w:color="000000"/>
              <w:left w:val="single" w:sz="5" w:space="0" w:color="000000"/>
              <w:bottom w:val="single" w:sz="5" w:space="0" w:color="000000"/>
              <w:right w:val="single" w:sz="5" w:space="0" w:color="000000"/>
            </w:tcBorders>
          </w:tcPr>
          <w:p w14:paraId="76D0C309" w14:textId="77777777" w:rsidR="00060E39" w:rsidRPr="00F92DD3" w:rsidRDefault="00060E39" w:rsidP="00060E39">
            <w:pPr>
              <w:rPr>
                <w:ins w:id="2669" w:author="2.1RC1" w:date="2013-12-11T22:33:00Z"/>
                <w:sz w:val="20"/>
                <w:szCs w:val="20"/>
              </w:rPr>
            </w:pPr>
            <w:ins w:id="2670"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41D72010" w14:textId="77777777" w:rsidR="00060E39" w:rsidRPr="000C59A8" w:rsidRDefault="00060E39" w:rsidP="00060E39">
            <w:pPr>
              <w:rPr>
                <w:ins w:id="2671" w:author="2.1RC1" w:date="2013-12-11T22:33:00Z"/>
                <w:sz w:val="20"/>
                <w:szCs w:val="20"/>
              </w:rPr>
            </w:pPr>
            <w:ins w:id="2672" w:author="2.1RC1" w:date="2013-12-11T22:33:00Z">
              <w:r w:rsidRPr="000C59A8">
                <w:rPr>
                  <w:sz w:val="20"/>
                  <w:szCs w:val="20"/>
                </w:rPr>
                <w:t>OID för kodsystem. Om codeSystem anges måste också code och displayName anges.</w:t>
              </w:r>
            </w:ins>
          </w:p>
        </w:tc>
        <w:tc>
          <w:tcPr>
            <w:tcW w:w="851" w:type="dxa"/>
            <w:tcBorders>
              <w:top w:val="single" w:sz="5" w:space="0" w:color="000000"/>
              <w:left w:val="single" w:sz="5" w:space="0" w:color="000000"/>
              <w:bottom w:val="single" w:sz="5" w:space="0" w:color="000000"/>
              <w:right w:val="single" w:sz="5" w:space="0" w:color="000000"/>
            </w:tcBorders>
          </w:tcPr>
          <w:p w14:paraId="74F5DFF3" w14:textId="77777777" w:rsidR="00060E39" w:rsidRPr="00F92DD3" w:rsidRDefault="00060E39" w:rsidP="00060E39">
            <w:pPr>
              <w:rPr>
                <w:ins w:id="2673" w:author="2.1RC1" w:date="2013-12-11T22:33:00Z"/>
                <w:sz w:val="20"/>
                <w:szCs w:val="20"/>
              </w:rPr>
            </w:pPr>
            <w:ins w:id="2674" w:author="2.1RC1" w:date="2013-12-11T22:33:00Z">
              <w:r w:rsidRPr="003455B2">
                <w:rPr>
                  <w:spacing w:val="-1"/>
                  <w:sz w:val="20"/>
                  <w:szCs w:val="20"/>
                </w:rPr>
                <w:t>0..1</w:t>
              </w:r>
            </w:ins>
          </w:p>
        </w:tc>
      </w:tr>
      <w:tr w:rsidR="00060E39" w:rsidRPr="003455B2" w14:paraId="1CE81EDC" w14:textId="77777777" w:rsidTr="00507A1C">
        <w:trPr>
          <w:trHeight w:hRule="exact" w:val="293"/>
          <w:tblHeader/>
          <w:ins w:id="2675"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0AB219B6" w14:textId="77777777" w:rsidR="00060E39" w:rsidRPr="00F92DD3" w:rsidRDefault="00060E39" w:rsidP="00060E39">
            <w:pPr>
              <w:rPr>
                <w:ins w:id="2676" w:author="2.1RC1" w:date="2013-12-11T22:33:00Z"/>
                <w:sz w:val="20"/>
                <w:szCs w:val="20"/>
              </w:rPr>
            </w:pPr>
            <w:ins w:id="2677" w:author="2.1RC1" w:date="2013-12-11T22:33:00Z">
              <w:r w:rsidRPr="003455B2">
                <w:rPr>
                  <w:sz w:val="20"/>
                  <w:szCs w:val="20"/>
                </w:rPr>
                <w:t>../../</w:t>
              </w:r>
              <w:r w:rsidRPr="00F92DD3">
                <w:rPr>
                  <w:sz w:val="20"/>
                  <w:szCs w:val="20"/>
                </w:rPr>
                <w:t>../</w:t>
              </w:r>
              <w:r>
                <w:rPr>
                  <w:sz w:val="20"/>
                  <w:szCs w:val="20"/>
                </w:rPr>
                <w:t>../</w:t>
              </w:r>
              <w:r w:rsidRPr="00F92DD3">
                <w:rPr>
                  <w:sz w:val="20"/>
                  <w:szCs w:val="20"/>
                </w:rPr>
                <w:t>codeSystemName</w:t>
              </w:r>
            </w:ins>
          </w:p>
        </w:tc>
        <w:tc>
          <w:tcPr>
            <w:tcW w:w="1559" w:type="dxa"/>
            <w:tcBorders>
              <w:top w:val="single" w:sz="5" w:space="0" w:color="000000"/>
              <w:left w:val="single" w:sz="5" w:space="0" w:color="000000"/>
              <w:bottom w:val="single" w:sz="5" w:space="0" w:color="000000"/>
              <w:right w:val="single" w:sz="5" w:space="0" w:color="000000"/>
            </w:tcBorders>
          </w:tcPr>
          <w:p w14:paraId="6D911269" w14:textId="77777777" w:rsidR="00060E39" w:rsidRPr="00F92DD3" w:rsidRDefault="00060E39" w:rsidP="00060E39">
            <w:pPr>
              <w:rPr>
                <w:ins w:id="2678" w:author="2.1RC1" w:date="2013-12-11T22:33:00Z"/>
                <w:sz w:val="20"/>
                <w:szCs w:val="20"/>
              </w:rPr>
            </w:pPr>
            <w:ins w:id="2679"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717C484B" w14:textId="77777777" w:rsidR="00060E39" w:rsidRPr="003455B2" w:rsidRDefault="00060E39" w:rsidP="00060E39">
            <w:pPr>
              <w:rPr>
                <w:ins w:id="2680" w:author="2.1RC1" w:date="2013-12-11T22:33:00Z"/>
                <w:sz w:val="20"/>
                <w:szCs w:val="20"/>
              </w:rPr>
            </w:pPr>
            <w:ins w:id="2681" w:author="2.1RC1" w:date="2013-12-11T22:33:00Z">
              <w:r w:rsidRPr="00F92DD3">
                <w:rPr>
                  <w:sz w:val="20"/>
                  <w:szCs w:val="20"/>
                </w:rPr>
                <w:t>Kl</w:t>
              </w:r>
              <w:r w:rsidRPr="003455B2">
                <w:rPr>
                  <w:sz w:val="20"/>
                  <w:szCs w:val="20"/>
                </w:rPr>
                <w:t>artext för kodsystem.</w:t>
              </w:r>
            </w:ins>
          </w:p>
        </w:tc>
        <w:tc>
          <w:tcPr>
            <w:tcW w:w="851" w:type="dxa"/>
            <w:tcBorders>
              <w:top w:val="single" w:sz="5" w:space="0" w:color="000000"/>
              <w:left w:val="single" w:sz="5" w:space="0" w:color="000000"/>
              <w:bottom w:val="single" w:sz="5" w:space="0" w:color="000000"/>
              <w:right w:val="single" w:sz="5" w:space="0" w:color="000000"/>
            </w:tcBorders>
          </w:tcPr>
          <w:p w14:paraId="47EE52B7" w14:textId="77777777" w:rsidR="00060E39" w:rsidRPr="003455B2" w:rsidRDefault="00060E39" w:rsidP="00060E39">
            <w:pPr>
              <w:rPr>
                <w:ins w:id="2682" w:author="2.1RC1" w:date="2013-12-11T22:33:00Z"/>
                <w:sz w:val="20"/>
                <w:szCs w:val="20"/>
              </w:rPr>
            </w:pPr>
            <w:ins w:id="2683" w:author="2.1RC1" w:date="2013-12-11T22:33:00Z">
              <w:r w:rsidRPr="003455B2">
                <w:rPr>
                  <w:spacing w:val="-1"/>
                  <w:sz w:val="20"/>
                  <w:szCs w:val="20"/>
                </w:rPr>
                <w:t>0..1</w:t>
              </w:r>
            </w:ins>
          </w:p>
        </w:tc>
      </w:tr>
      <w:tr w:rsidR="00060E39" w:rsidRPr="00F92DD3" w14:paraId="5369FCD8" w14:textId="77777777" w:rsidTr="00507A1C">
        <w:trPr>
          <w:trHeight w:hRule="exact" w:val="284"/>
          <w:tblHeader/>
          <w:ins w:id="2684"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0FF49260" w14:textId="77777777" w:rsidR="00060E39" w:rsidRPr="00F92DD3" w:rsidRDefault="00060E39" w:rsidP="00060E39">
            <w:pPr>
              <w:rPr>
                <w:ins w:id="2685" w:author="2.1RC1" w:date="2013-12-11T22:33:00Z"/>
                <w:sz w:val="20"/>
                <w:szCs w:val="20"/>
              </w:rPr>
            </w:pPr>
            <w:ins w:id="2686" w:author="2.1RC1" w:date="2013-12-11T22:33:00Z">
              <w:r>
                <w:rPr>
                  <w:sz w:val="20"/>
                  <w:szCs w:val="20"/>
                </w:rPr>
                <w:t>../</w:t>
              </w:r>
              <w:r w:rsidRPr="003455B2">
                <w:rPr>
                  <w:sz w:val="20"/>
                  <w:szCs w:val="20"/>
                </w:rPr>
                <w:t>../../</w:t>
              </w:r>
              <w:r w:rsidRPr="00F92DD3">
                <w:rPr>
                  <w:sz w:val="20"/>
                  <w:szCs w:val="20"/>
                </w:rPr>
                <w:t>../codeSystemVersion</w:t>
              </w:r>
            </w:ins>
          </w:p>
        </w:tc>
        <w:tc>
          <w:tcPr>
            <w:tcW w:w="1559" w:type="dxa"/>
            <w:tcBorders>
              <w:top w:val="single" w:sz="5" w:space="0" w:color="000000"/>
              <w:left w:val="single" w:sz="5" w:space="0" w:color="000000"/>
              <w:bottom w:val="single" w:sz="5" w:space="0" w:color="000000"/>
              <w:right w:val="single" w:sz="5" w:space="0" w:color="000000"/>
            </w:tcBorders>
          </w:tcPr>
          <w:p w14:paraId="34A0260C" w14:textId="77777777" w:rsidR="00060E39" w:rsidRPr="00F92DD3" w:rsidRDefault="00060E39" w:rsidP="00060E39">
            <w:pPr>
              <w:rPr>
                <w:ins w:id="2687" w:author="2.1RC1" w:date="2013-12-11T22:33:00Z"/>
                <w:sz w:val="20"/>
                <w:szCs w:val="20"/>
              </w:rPr>
            </w:pPr>
            <w:ins w:id="2688"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7EE06489" w14:textId="77777777" w:rsidR="00060E39" w:rsidRPr="00F92DD3" w:rsidRDefault="00060E39" w:rsidP="00060E39">
            <w:pPr>
              <w:rPr>
                <w:ins w:id="2689" w:author="2.1RC1" w:date="2013-12-11T22:33:00Z"/>
                <w:sz w:val="20"/>
                <w:szCs w:val="20"/>
              </w:rPr>
            </w:pPr>
            <w:ins w:id="2690" w:author="2.1RC1" w:date="2013-12-11T22:33:00Z">
              <w:r w:rsidRPr="00F92DD3">
                <w:rPr>
                  <w:sz w:val="20"/>
                  <w:szCs w:val="20"/>
                </w:rPr>
                <w:t>Kodsystemsversion</w:t>
              </w:r>
              <w:r>
                <w:rPr>
                  <w:sz w:val="20"/>
                  <w:szCs w:val="20"/>
                </w:rPr>
                <w:t>.</w:t>
              </w:r>
            </w:ins>
          </w:p>
        </w:tc>
        <w:tc>
          <w:tcPr>
            <w:tcW w:w="851" w:type="dxa"/>
            <w:tcBorders>
              <w:top w:val="single" w:sz="5" w:space="0" w:color="000000"/>
              <w:left w:val="single" w:sz="5" w:space="0" w:color="000000"/>
              <w:bottom w:val="single" w:sz="5" w:space="0" w:color="000000"/>
              <w:right w:val="single" w:sz="5" w:space="0" w:color="000000"/>
            </w:tcBorders>
          </w:tcPr>
          <w:p w14:paraId="017DD53C" w14:textId="77777777" w:rsidR="00060E39" w:rsidRPr="00F92DD3" w:rsidRDefault="00060E39" w:rsidP="00060E39">
            <w:pPr>
              <w:rPr>
                <w:ins w:id="2691" w:author="2.1RC1" w:date="2013-12-11T22:33:00Z"/>
                <w:sz w:val="20"/>
                <w:szCs w:val="20"/>
              </w:rPr>
            </w:pPr>
            <w:ins w:id="2692" w:author="2.1RC1" w:date="2013-12-11T22:33:00Z">
              <w:r w:rsidRPr="003455B2">
                <w:rPr>
                  <w:spacing w:val="-1"/>
                  <w:sz w:val="20"/>
                  <w:szCs w:val="20"/>
                </w:rPr>
                <w:t>0..1</w:t>
              </w:r>
            </w:ins>
          </w:p>
        </w:tc>
      </w:tr>
      <w:tr w:rsidR="00060E39" w:rsidRPr="003455B2" w14:paraId="43EE5789" w14:textId="77777777" w:rsidTr="00507A1C">
        <w:trPr>
          <w:trHeight w:hRule="exact" w:val="1166"/>
          <w:tblHeader/>
          <w:ins w:id="2693"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2415BE18" w14:textId="77777777" w:rsidR="00060E39" w:rsidRPr="00F92DD3" w:rsidRDefault="00060E39" w:rsidP="00060E39">
            <w:pPr>
              <w:rPr>
                <w:ins w:id="2694" w:author="2.1RC1" w:date="2013-12-11T22:33:00Z"/>
                <w:sz w:val="20"/>
                <w:szCs w:val="20"/>
              </w:rPr>
            </w:pPr>
            <w:ins w:id="2695" w:author="2.1RC1" w:date="2013-12-11T22:33:00Z">
              <w:r w:rsidRPr="003455B2">
                <w:rPr>
                  <w:sz w:val="20"/>
                  <w:szCs w:val="20"/>
                </w:rPr>
                <w:t>../</w:t>
              </w:r>
              <w:r>
                <w:rPr>
                  <w:sz w:val="20"/>
                  <w:szCs w:val="20"/>
                </w:rPr>
                <w:t>../</w:t>
              </w:r>
              <w:r w:rsidRPr="003455B2">
                <w:rPr>
                  <w:sz w:val="20"/>
                  <w:szCs w:val="20"/>
                </w:rPr>
                <w:t>../</w:t>
              </w:r>
              <w:r w:rsidRPr="00F92DD3">
                <w:rPr>
                  <w:sz w:val="20"/>
                  <w:szCs w:val="20"/>
                </w:rPr>
                <w:t>../originalText</w:t>
              </w:r>
            </w:ins>
          </w:p>
        </w:tc>
        <w:tc>
          <w:tcPr>
            <w:tcW w:w="1559" w:type="dxa"/>
            <w:tcBorders>
              <w:top w:val="single" w:sz="5" w:space="0" w:color="000000"/>
              <w:left w:val="single" w:sz="5" w:space="0" w:color="000000"/>
              <w:bottom w:val="single" w:sz="5" w:space="0" w:color="000000"/>
              <w:right w:val="single" w:sz="5" w:space="0" w:color="000000"/>
            </w:tcBorders>
          </w:tcPr>
          <w:p w14:paraId="712A5291" w14:textId="77777777" w:rsidR="00060E39" w:rsidRPr="00F92DD3" w:rsidRDefault="00060E39" w:rsidP="00060E39">
            <w:pPr>
              <w:rPr>
                <w:ins w:id="2696" w:author="2.1RC1" w:date="2013-12-11T22:33:00Z"/>
                <w:sz w:val="20"/>
                <w:szCs w:val="20"/>
              </w:rPr>
            </w:pPr>
            <w:ins w:id="2697"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7FAE7930" w14:textId="77777777" w:rsidR="00060E39" w:rsidRPr="000C59A8" w:rsidRDefault="00060E39" w:rsidP="00060E39">
            <w:pPr>
              <w:rPr>
                <w:ins w:id="2698" w:author="2.1RC1" w:date="2013-12-11T22:33:00Z"/>
                <w:sz w:val="20"/>
                <w:szCs w:val="20"/>
              </w:rPr>
            </w:pPr>
            <w:ins w:id="2699" w:author="2.1RC1" w:date="2013-12-11T22:33:00Z">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ins>
          </w:p>
        </w:tc>
        <w:tc>
          <w:tcPr>
            <w:tcW w:w="851" w:type="dxa"/>
            <w:tcBorders>
              <w:top w:val="single" w:sz="5" w:space="0" w:color="000000"/>
              <w:left w:val="single" w:sz="5" w:space="0" w:color="000000"/>
              <w:bottom w:val="single" w:sz="5" w:space="0" w:color="000000"/>
              <w:right w:val="single" w:sz="5" w:space="0" w:color="000000"/>
            </w:tcBorders>
          </w:tcPr>
          <w:p w14:paraId="636C11A8" w14:textId="77777777" w:rsidR="00060E39" w:rsidRPr="003455B2" w:rsidRDefault="00060E39" w:rsidP="00060E39">
            <w:pPr>
              <w:rPr>
                <w:ins w:id="2700" w:author="2.1RC1" w:date="2013-12-11T22:33:00Z"/>
                <w:sz w:val="20"/>
                <w:szCs w:val="20"/>
              </w:rPr>
            </w:pPr>
            <w:ins w:id="2701" w:author="2.1RC1" w:date="2013-12-11T22:33:00Z">
              <w:r w:rsidRPr="003455B2">
                <w:rPr>
                  <w:spacing w:val="-1"/>
                  <w:sz w:val="20"/>
                  <w:szCs w:val="20"/>
                </w:rPr>
                <w:t>0..1</w:t>
              </w:r>
            </w:ins>
          </w:p>
        </w:tc>
      </w:tr>
      <w:tr w:rsidR="00060E39" w:rsidRPr="003455B2" w14:paraId="2621C719" w14:textId="77777777" w:rsidTr="00507A1C">
        <w:trPr>
          <w:trHeight w:hRule="exact" w:val="1210"/>
          <w:tblHeader/>
          <w:ins w:id="2702"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29A10620" w14:textId="77777777" w:rsidR="00060E39" w:rsidRPr="009E1560" w:rsidRDefault="00060E39" w:rsidP="00060E39">
            <w:pPr>
              <w:rPr>
                <w:ins w:id="2703" w:author="2.1RC1" w:date="2013-12-11T22:33:00Z"/>
                <w:sz w:val="20"/>
                <w:szCs w:val="20"/>
              </w:rPr>
            </w:pPr>
            <w:ins w:id="2704" w:author="2.1RC1" w:date="2013-12-11T22:33:00Z">
              <w:r w:rsidRPr="003455B2">
                <w:rPr>
                  <w:sz w:val="20"/>
                  <w:szCs w:val="20"/>
                </w:rPr>
                <w:t>../</w:t>
              </w:r>
              <w:r>
                <w:rPr>
                  <w:sz w:val="20"/>
                  <w:szCs w:val="20"/>
                </w:rPr>
                <w:t>../</w:t>
              </w:r>
              <w:r w:rsidRPr="003455B2">
                <w:rPr>
                  <w:sz w:val="20"/>
                  <w:szCs w:val="20"/>
                </w:rPr>
                <w:t>../degre</w:t>
              </w:r>
              <w:r>
                <w:rPr>
                  <w:sz w:val="20"/>
                  <w:szCs w:val="20"/>
                </w:rPr>
                <w:t>eOfSeverity</w:t>
              </w:r>
            </w:ins>
          </w:p>
        </w:tc>
        <w:tc>
          <w:tcPr>
            <w:tcW w:w="1559" w:type="dxa"/>
            <w:tcBorders>
              <w:top w:val="single" w:sz="5" w:space="0" w:color="000000"/>
              <w:left w:val="single" w:sz="5" w:space="0" w:color="000000"/>
              <w:bottom w:val="single" w:sz="5" w:space="0" w:color="000000"/>
              <w:right w:val="single" w:sz="5" w:space="0" w:color="000000"/>
            </w:tcBorders>
          </w:tcPr>
          <w:p w14:paraId="2174CDEC" w14:textId="77777777" w:rsidR="00060E39" w:rsidRPr="003455B2" w:rsidRDefault="00060E39" w:rsidP="00060E39">
            <w:pPr>
              <w:spacing w:line="226" w:lineRule="exact"/>
              <w:ind w:left="102"/>
              <w:rPr>
                <w:ins w:id="2705" w:author="2.1RC1" w:date="2013-12-11T22:33:00Z"/>
                <w:spacing w:val="-1"/>
                <w:sz w:val="20"/>
                <w:szCs w:val="20"/>
              </w:rPr>
            </w:pPr>
            <w:ins w:id="2706" w:author="2.1RC1" w:date="2013-12-11T22:33:00Z">
              <w:r>
                <w:rPr>
                  <w:sz w:val="20"/>
                  <w:szCs w:val="20"/>
                </w:rPr>
                <w:t>CVType</w:t>
              </w:r>
            </w:ins>
          </w:p>
        </w:tc>
        <w:tc>
          <w:tcPr>
            <w:tcW w:w="3969" w:type="dxa"/>
            <w:tcBorders>
              <w:top w:val="single" w:sz="5" w:space="0" w:color="000000"/>
              <w:left w:val="single" w:sz="5" w:space="0" w:color="000000"/>
              <w:bottom w:val="single" w:sz="5" w:space="0" w:color="000000"/>
              <w:right w:val="single" w:sz="5" w:space="0" w:color="000000"/>
            </w:tcBorders>
          </w:tcPr>
          <w:p w14:paraId="190C977A" w14:textId="77777777" w:rsidR="00060E39" w:rsidRPr="00F92DD3" w:rsidRDefault="00060E39" w:rsidP="00060E39">
            <w:pPr>
              <w:rPr>
                <w:ins w:id="2707" w:author="2.1RC1" w:date="2013-12-11T22:33:00Z"/>
                <w:sz w:val="20"/>
                <w:szCs w:val="20"/>
              </w:rPr>
            </w:pPr>
            <w:ins w:id="2708" w:author="2.1RC1" w:date="2013-12-11T22:33:00Z">
              <w:r w:rsidRPr="00F92DD3">
                <w:rPr>
                  <w:sz w:val="20"/>
                  <w:szCs w:val="20"/>
                </w:rPr>
                <w:t>Kod som anger bedömning av överkänslighetens allvarlighet. För kompatibilitet med NPÖ RIV 2.2.0 s</w:t>
              </w:r>
              <w:r>
                <w:rPr>
                  <w:sz w:val="20"/>
                  <w:szCs w:val="20"/>
                </w:rPr>
                <w:t>ka  KV Allvarlighetsgrad (</w:t>
              </w:r>
              <w:r w:rsidRPr="006F4CD7">
                <w:rPr>
                  <w:sz w:val="20"/>
                  <w:szCs w:val="20"/>
                </w:rPr>
                <w:t>1.2.752.129.2.2.3.3</w:t>
              </w:r>
              <w:r>
                <w:rPr>
                  <w:sz w:val="20"/>
                  <w:szCs w:val="20"/>
                </w:rPr>
                <w:t>) följas.</w:t>
              </w:r>
            </w:ins>
          </w:p>
          <w:p w14:paraId="131BD467" w14:textId="77777777" w:rsidR="00060E39" w:rsidRPr="000C59A8" w:rsidRDefault="00060E39" w:rsidP="00060E39">
            <w:pPr>
              <w:rPr>
                <w:ins w:id="2709" w:author="2.1RC1" w:date="2013-12-11T22:33:00Z"/>
                <w:sz w:val="20"/>
                <w:szCs w:val="20"/>
              </w:rPr>
            </w:pPr>
            <w:ins w:id="2710" w:author="2.1RC1" w:date="2013-12-11T22:33:00Z">
              <w:r w:rsidRPr="00F92DD3">
                <w:rPr>
                  <w:sz w:val="20"/>
                  <w:szCs w:val="20"/>
                </w:rPr>
                <w:t>Bör anges.</w:t>
              </w:r>
            </w:ins>
          </w:p>
          <w:p w14:paraId="2DB025EC" w14:textId="77777777" w:rsidR="00060E39" w:rsidRPr="003455B2" w:rsidRDefault="00060E39" w:rsidP="00060E39">
            <w:pPr>
              <w:spacing w:line="229" w:lineRule="exact"/>
              <w:ind w:left="102"/>
              <w:rPr>
                <w:ins w:id="2711" w:author="2.1RC1" w:date="2013-12-11T22:33:00Z"/>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9AB928B" w14:textId="77777777" w:rsidR="00060E39" w:rsidRPr="003455B2" w:rsidRDefault="00060E39" w:rsidP="00060E39">
            <w:pPr>
              <w:rPr>
                <w:ins w:id="2712" w:author="2.1RC1" w:date="2013-12-11T22:33:00Z"/>
                <w:sz w:val="20"/>
                <w:szCs w:val="20"/>
              </w:rPr>
            </w:pPr>
            <w:ins w:id="2713" w:author="2.1RC1" w:date="2013-12-11T22:33:00Z">
              <w:r w:rsidRPr="003455B2">
                <w:rPr>
                  <w:spacing w:val="-1"/>
                  <w:sz w:val="20"/>
                  <w:szCs w:val="20"/>
                </w:rPr>
                <w:t>0..1</w:t>
              </w:r>
            </w:ins>
          </w:p>
        </w:tc>
      </w:tr>
      <w:tr w:rsidR="00060E39" w:rsidRPr="00F92DD3" w14:paraId="21A51520" w14:textId="77777777" w:rsidTr="00507A1C">
        <w:trPr>
          <w:trHeight w:hRule="exact" w:val="573"/>
          <w:tblHeader/>
          <w:ins w:id="2714"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78DFD36F" w14:textId="77777777" w:rsidR="00060E39" w:rsidRPr="00F92DD3" w:rsidRDefault="00060E39" w:rsidP="00060E39">
            <w:pPr>
              <w:rPr>
                <w:ins w:id="2715" w:author="2.1RC1" w:date="2013-12-11T22:33:00Z"/>
                <w:sz w:val="20"/>
                <w:szCs w:val="20"/>
              </w:rPr>
            </w:pPr>
            <w:ins w:id="2716" w:author="2.1RC1" w:date="2013-12-11T22:33:00Z">
              <w:r>
                <w:rPr>
                  <w:sz w:val="20"/>
                  <w:szCs w:val="20"/>
                </w:rPr>
                <w:t>../</w:t>
              </w:r>
              <w:r w:rsidRPr="003455B2">
                <w:rPr>
                  <w:sz w:val="20"/>
                  <w:szCs w:val="20"/>
                </w:rPr>
                <w:t>../../</w:t>
              </w:r>
              <w:r w:rsidRPr="00F92DD3">
                <w:rPr>
                  <w:sz w:val="20"/>
                  <w:szCs w:val="20"/>
                </w:rPr>
                <w:t>../code</w:t>
              </w:r>
            </w:ins>
          </w:p>
        </w:tc>
        <w:tc>
          <w:tcPr>
            <w:tcW w:w="1559" w:type="dxa"/>
            <w:tcBorders>
              <w:top w:val="single" w:sz="5" w:space="0" w:color="000000"/>
              <w:left w:val="single" w:sz="5" w:space="0" w:color="000000"/>
              <w:bottom w:val="single" w:sz="5" w:space="0" w:color="000000"/>
              <w:right w:val="single" w:sz="5" w:space="0" w:color="000000"/>
            </w:tcBorders>
          </w:tcPr>
          <w:p w14:paraId="3DBF42DC" w14:textId="77777777" w:rsidR="00060E39" w:rsidRPr="00F92DD3" w:rsidRDefault="00060E39" w:rsidP="00060E39">
            <w:pPr>
              <w:rPr>
                <w:ins w:id="2717" w:author="2.1RC1" w:date="2013-12-11T22:33:00Z"/>
                <w:sz w:val="20"/>
                <w:szCs w:val="20"/>
              </w:rPr>
            </w:pPr>
            <w:ins w:id="2718"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6D74BD5F" w14:textId="77777777" w:rsidR="00060E39" w:rsidRPr="003455B2" w:rsidRDefault="00060E39" w:rsidP="00060E39">
            <w:pPr>
              <w:rPr>
                <w:ins w:id="2719" w:author="2.1RC1" w:date="2013-12-11T22:33:00Z"/>
                <w:sz w:val="20"/>
                <w:szCs w:val="20"/>
              </w:rPr>
            </w:pPr>
            <w:ins w:id="2720" w:author="2.1RC1" w:date="2013-12-11T22:33:00Z">
              <w:r w:rsidRPr="003455B2">
                <w:rPr>
                  <w:sz w:val="20"/>
                  <w:szCs w:val="20"/>
                </w:rPr>
                <w:t>Kod. Om code anges måste också codeSystem och displayName också anges.</w:t>
              </w:r>
            </w:ins>
          </w:p>
        </w:tc>
        <w:tc>
          <w:tcPr>
            <w:tcW w:w="851" w:type="dxa"/>
            <w:tcBorders>
              <w:top w:val="single" w:sz="5" w:space="0" w:color="000000"/>
              <w:left w:val="single" w:sz="5" w:space="0" w:color="000000"/>
              <w:bottom w:val="single" w:sz="5" w:space="0" w:color="000000"/>
              <w:right w:val="single" w:sz="5" w:space="0" w:color="000000"/>
            </w:tcBorders>
          </w:tcPr>
          <w:p w14:paraId="3291E258" w14:textId="77777777" w:rsidR="00060E39" w:rsidRPr="00F92DD3" w:rsidRDefault="00060E39" w:rsidP="00060E39">
            <w:pPr>
              <w:rPr>
                <w:ins w:id="2721" w:author="2.1RC1" w:date="2013-12-11T22:33:00Z"/>
                <w:sz w:val="20"/>
                <w:szCs w:val="20"/>
              </w:rPr>
            </w:pPr>
            <w:ins w:id="2722" w:author="2.1RC1" w:date="2013-12-11T22:33:00Z">
              <w:r w:rsidRPr="003455B2">
                <w:rPr>
                  <w:spacing w:val="-1"/>
                  <w:sz w:val="20"/>
                  <w:szCs w:val="20"/>
                </w:rPr>
                <w:t>0..1</w:t>
              </w:r>
            </w:ins>
          </w:p>
        </w:tc>
      </w:tr>
      <w:tr w:rsidR="00060E39" w:rsidRPr="003455B2" w14:paraId="40F0F17B" w14:textId="77777777" w:rsidTr="00507A1C">
        <w:trPr>
          <w:trHeight w:hRule="exact" w:val="553"/>
          <w:tblHeader/>
          <w:ins w:id="2723"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55282738" w14:textId="77777777" w:rsidR="00060E39" w:rsidRPr="00F92DD3" w:rsidRDefault="00060E39" w:rsidP="00060E39">
            <w:pPr>
              <w:rPr>
                <w:ins w:id="2724" w:author="2.1RC1" w:date="2013-12-11T22:33:00Z"/>
                <w:sz w:val="20"/>
                <w:szCs w:val="20"/>
              </w:rPr>
            </w:pPr>
            <w:ins w:id="2725" w:author="2.1RC1" w:date="2013-12-11T22:33:00Z">
              <w:r w:rsidRPr="003455B2">
                <w:rPr>
                  <w:sz w:val="20"/>
                  <w:szCs w:val="20"/>
                </w:rPr>
                <w:t>../</w:t>
              </w:r>
              <w:r>
                <w:rPr>
                  <w:sz w:val="20"/>
                  <w:szCs w:val="20"/>
                </w:rPr>
                <w:t>../</w:t>
              </w:r>
              <w:r w:rsidRPr="003455B2">
                <w:rPr>
                  <w:sz w:val="20"/>
                  <w:szCs w:val="20"/>
                </w:rPr>
                <w:t>../</w:t>
              </w:r>
              <w:r w:rsidRPr="00F92DD3">
                <w:rPr>
                  <w:sz w:val="20"/>
                  <w:szCs w:val="20"/>
                </w:rPr>
                <w:t>../displayName</w:t>
              </w:r>
            </w:ins>
          </w:p>
        </w:tc>
        <w:tc>
          <w:tcPr>
            <w:tcW w:w="1559" w:type="dxa"/>
            <w:tcBorders>
              <w:top w:val="single" w:sz="5" w:space="0" w:color="000000"/>
              <w:left w:val="single" w:sz="5" w:space="0" w:color="000000"/>
              <w:bottom w:val="single" w:sz="5" w:space="0" w:color="000000"/>
              <w:right w:val="single" w:sz="5" w:space="0" w:color="000000"/>
            </w:tcBorders>
          </w:tcPr>
          <w:p w14:paraId="00756AD6" w14:textId="77777777" w:rsidR="00060E39" w:rsidRPr="00F92DD3" w:rsidRDefault="00060E39" w:rsidP="00060E39">
            <w:pPr>
              <w:rPr>
                <w:ins w:id="2726" w:author="2.1RC1" w:date="2013-12-11T22:33:00Z"/>
                <w:sz w:val="20"/>
                <w:szCs w:val="20"/>
              </w:rPr>
            </w:pPr>
            <w:ins w:id="2727"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33903EE7" w14:textId="77777777" w:rsidR="00060E39" w:rsidRPr="000C59A8" w:rsidRDefault="00060E39" w:rsidP="00060E39">
            <w:pPr>
              <w:rPr>
                <w:ins w:id="2728" w:author="2.1RC1" w:date="2013-12-11T22:33:00Z"/>
                <w:sz w:val="20"/>
                <w:szCs w:val="20"/>
              </w:rPr>
            </w:pPr>
            <w:ins w:id="2729" w:author="2.1RC1" w:date="2013-12-11T22:33:00Z">
              <w:r w:rsidRPr="000C59A8">
                <w:rPr>
                  <w:sz w:val="20"/>
                  <w:szCs w:val="20"/>
                </w:rPr>
                <w:t>Klartext. Om displayName anges måste också code och codeSystem anges.</w:t>
              </w:r>
            </w:ins>
          </w:p>
        </w:tc>
        <w:tc>
          <w:tcPr>
            <w:tcW w:w="851" w:type="dxa"/>
            <w:tcBorders>
              <w:top w:val="single" w:sz="5" w:space="0" w:color="000000"/>
              <w:left w:val="single" w:sz="5" w:space="0" w:color="000000"/>
              <w:bottom w:val="single" w:sz="5" w:space="0" w:color="000000"/>
              <w:right w:val="single" w:sz="5" w:space="0" w:color="000000"/>
            </w:tcBorders>
          </w:tcPr>
          <w:p w14:paraId="3FC9EF5F" w14:textId="77777777" w:rsidR="00060E39" w:rsidRPr="003455B2" w:rsidRDefault="00060E39" w:rsidP="00060E39">
            <w:pPr>
              <w:rPr>
                <w:ins w:id="2730" w:author="2.1RC1" w:date="2013-12-11T22:33:00Z"/>
                <w:sz w:val="20"/>
                <w:szCs w:val="20"/>
              </w:rPr>
            </w:pPr>
            <w:ins w:id="2731" w:author="2.1RC1" w:date="2013-12-11T22:33:00Z">
              <w:r w:rsidRPr="003455B2">
                <w:rPr>
                  <w:spacing w:val="-1"/>
                  <w:sz w:val="20"/>
                  <w:szCs w:val="20"/>
                </w:rPr>
                <w:t>0..1</w:t>
              </w:r>
            </w:ins>
          </w:p>
        </w:tc>
      </w:tr>
      <w:tr w:rsidR="00060E39" w:rsidRPr="00F92DD3" w14:paraId="773B6EE0" w14:textId="77777777" w:rsidTr="00507A1C">
        <w:trPr>
          <w:trHeight w:hRule="exact" w:val="561"/>
          <w:tblHeader/>
          <w:ins w:id="2732"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766CD54B" w14:textId="77777777" w:rsidR="00060E39" w:rsidRPr="00F92DD3" w:rsidRDefault="00060E39" w:rsidP="00060E39">
            <w:pPr>
              <w:rPr>
                <w:ins w:id="2733" w:author="2.1RC1" w:date="2013-12-11T22:33:00Z"/>
                <w:sz w:val="20"/>
                <w:szCs w:val="20"/>
              </w:rPr>
            </w:pPr>
            <w:ins w:id="2734" w:author="2.1RC1" w:date="2013-12-11T22:33:00Z">
              <w:r w:rsidRPr="003455B2">
                <w:rPr>
                  <w:sz w:val="20"/>
                  <w:szCs w:val="20"/>
                </w:rPr>
                <w:t>../../</w:t>
              </w:r>
              <w:r>
                <w:rPr>
                  <w:sz w:val="20"/>
                  <w:szCs w:val="20"/>
                </w:rPr>
                <w:t>../</w:t>
              </w:r>
              <w:r w:rsidRPr="00F92DD3">
                <w:rPr>
                  <w:sz w:val="20"/>
                  <w:szCs w:val="20"/>
                </w:rPr>
                <w:t>../codeSystem</w:t>
              </w:r>
            </w:ins>
          </w:p>
        </w:tc>
        <w:tc>
          <w:tcPr>
            <w:tcW w:w="1559" w:type="dxa"/>
            <w:tcBorders>
              <w:top w:val="single" w:sz="5" w:space="0" w:color="000000"/>
              <w:left w:val="single" w:sz="5" w:space="0" w:color="000000"/>
              <w:bottom w:val="single" w:sz="5" w:space="0" w:color="000000"/>
              <w:right w:val="single" w:sz="5" w:space="0" w:color="000000"/>
            </w:tcBorders>
          </w:tcPr>
          <w:p w14:paraId="483FA7BD" w14:textId="77777777" w:rsidR="00060E39" w:rsidRPr="00F92DD3" w:rsidRDefault="00060E39" w:rsidP="00060E39">
            <w:pPr>
              <w:rPr>
                <w:ins w:id="2735" w:author="2.1RC1" w:date="2013-12-11T22:33:00Z"/>
                <w:sz w:val="20"/>
                <w:szCs w:val="20"/>
              </w:rPr>
            </w:pPr>
            <w:ins w:id="2736"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4D12E37D" w14:textId="77777777" w:rsidR="00060E39" w:rsidRPr="000C59A8" w:rsidRDefault="00060E39" w:rsidP="00060E39">
            <w:pPr>
              <w:rPr>
                <w:ins w:id="2737" w:author="2.1RC1" w:date="2013-12-11T22:33:00Z"/>
                <w:sz w:val="20"/>
                <w:szCs w:val="20"/>
              </w:rPr>
            </w:pPr>
            <w:ins w:id="2738" w:author="2.1RC1" w:date="2013-12-11T22:33:00Z">
              <w:r w:rsidRPr="000C59A8">
                <w:rPr>
                  <w:sz w:val="20"/>
                  <w:szCs w:val="20"/>
                </w:rPr>
                <w:t>OID för kodsystem. Om codeSystem anges måste också code och displayName anges.</w:t>
              </w:r>
            </w:ins>
          </w:p>
        </w:tc>
        <w:tc>
          <w:tcPr>
            <w:tcW w:w="851" w:type="dxa"/>
            <w:tcBorders>
              <w:top w:val="single" w:sz="5" w:space="0" w:color="000000"/>
              <w:left w:val="single" w:sz="5" w:space="0" w:color="000000"/>
              <w:bottom w:val="single" w:sz="5" w:space="0" w:color="000000"/>
              <w:right w:val="single" w:sz="5" w:space="0" w:color="000000"/>
            </w:tcBorders>
          </w:tcPr>
          <w:p w14:paraId="68AE067A" w14:textId="77777777" w:rsidR="00060E39" w:rsidRPr="00F92DD3" w:rsidRDefault="00060E39" w:rsidP="00060E39">
            <w:pPr>
              <w:rPr>
                <w:ins w:id="2739" w:author="2.1RC1" w:date="2013-12-11T22:33:00Z"/>
                <w:sz w:val="20"/>
                <w:szCs w:val="20"/>
              </w:rPr>
            </w:pPr>
            <w:ins w:id="2740" w:author="2.1RC1" w:date="2013-12-11T22:33:00Z">
              <w:r w:rsidRPr="003455B2">
                <w:rPr>
                  <w:spacing w:val="-1"/>
                  <w:sz w:val="20"/>
                  <w:szCs w:val="20"/>
                </w:rPr>
                <w:t>0..1</w:t>
              </w:r>
            </w:ins>
          </w:p>
        </w:tc>
      </w:tr>
      <w:tr w:rsidR="00060E39" w:rsidRPr="003455B2" w14:paraId="26CE2E58" w14:textId="77777777" w:rsidTr="00507A1C">
        <w:trPr>
          <w:trHeight w:hRule="exact" w:val="286"/>
          <w:tblHeader/>
          <w:ins w:id="2741"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3E19918B" w14:textId="77777777" w:rsidR="00060E39" w:rsidRPr="00F92DD3" w:rsidRDefault="00060E39" w:rsidP="00060E39">
            <w:pPr>
              <w:rPr>
                <w:ins w:id="2742" w:author="2.1RC1" w:date="2013-12-11T22:33:00Z"/>
                <w:sz w:val="20"/>
                <w:szCs w:val="20"/>
              </w:rPr>
            </w:pPr>
            <w:ins w:id="2743" w:author="2.1RC1" w:date="2013-12-11T22:33:00Z">
              <w:r w:rsidRPr="003455B2">
                <w:rPr>
                  <w:sz w:val="20"/>
                  <w:szCs w:val="20"/>
                </w:rPr>
                <w:t>../../</w:t>
              </w:r>
              <w:r w:rsidRPr="00F92DD3">
                <w:rPr>
                  <w:sz w:val="20"/>
                  <w:szCs w:val="20"/>
                </w:rPr>
                <w:t>../</w:t>
              </w:r>
              <w:r>
                <w:rPr>
                  <w:sz w:val="20"/>
                  <w:szCs w:val="20"/>
                </w:rPr>
                <w:t>../</w:t>
              </w:r>
              <w:r w:rsidRPr="00F92DD3">
                <w:rPr>
                  <w:sz w:val="20"/>
                  <w:szCs w:val="20"/>
                </w:rPr>
                <w:t>codeSystemName</w:t>
              </w:r>
            </w:ins>
          </w:p>
        </w:tc>
        <w:tc>
          <w:tcPr>
            <w:tcW w:w="1559" w:type="dxa"/>
            <w:tcBorders>
              <w:top w:val="single" w:sz="5" w:space="0" w:color="000000"/>
              <w:left w:val="single" w:sz="5" w:space="0" w:color="000000"/>
              <w:bottom w:val="single" w:sz="5" w:space="0" w:color="000000"/>
              <w:right w:val="single" w:sz="5" w:space="0" w:color="000000"/>
            </w:tcBorders>
          </w:tcPr>
          <w:p w14:paraId="75F1593C" w14:textId="77777777" w:rsidR="00060E39" w:rsidRPr="00F92DD3" w:rsidRDefault="00060E39" w:rsidP="00060E39">
            <w:pPr>
              <w:rPr>
                <w:ins w:id="2744" w:author="2.1RC1" w:date="2013-12-11T22:33:00Z"/>
                <w:sz w:val="20"/>
                <w:szCs w:val="20"/>
              </w:rPr>
            </w:pPr>
            <w:ins w:id="2745"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46F94789" w14:textId="77777777" w:rsidR="00060E39" w:rsidRPr="003455B2" w:rsidRDefault="00060E39" w:rsidP="00060E39">
            <w:pPr>
              <w:rPr>
                <w:ins w:id="2746" w:author="2.1RC1" w:date="2013-12-11T22:33:00Z"/>
                <w:sz w:val="20"/>
                <w:szCs w:val="20"/>
              </w:rPr>
            </w:pPr>
            <w:ins w:id="2747" w:author="2.1RC1" w:date="2013-12-11T22:33:00Z">
              <w:r w:rsidRPr="00F92DD3">
                <w:rPr>
                  <w:sz w:val="20"/>
                  <w:szCs w:val="20"/>
                </w:rPr>
                <w:t>Kl</w:t>
              </w:r>
              <w:r w:rsidRPr="003455B2">
                <w:rPr>
                  <w:sz w:val="20"/>
                  <w:szCs w:val="20"/>
                </w:rPr>
                <w:t>artext för kodsystem.</w:t>
              </w:r>
            </w:ins>
          </w:p>
        </w:tc>
        <w:tc>
          <w:tcPr>
            <w:tcW w:w="851" w:type="dxa"/>
            <w:tcBorders>
              <w:top w:val="single" w:sz="5" w:space="0" w:color="000000"/>
              <w:left w:val="single" w:sz="5" w:space="0" w:color="000000"/>
              <w:bottom w:val="single" w:sz="5" w:space="0" w:color="000000"/>
              <w:right w:val="single" w:sz="5" w:space="0" w:color="000000"/>
            </w:tcBorders>
          </w:tcPr>
          <w:p w14:paraId="643A2C9B" w14:textId="77777777" w:rsidR="00060E39" w:rsidRPr="003455B2" w:rsidRDefault="00060E39" w:rsidP="00060E39">
            <w:pPr>
              <w:rPr>
                <w:ins w:id="2748" w:author="2.1RC1" w:date="2013-12-11T22:33:00Z"/>
                <w:sz w:val="20"/>
                <w:szCs w:val="20"/>
              </w:rPr>
            </w:pPr>
            <w:ins w:id="2749" w:author="2.1RC1" w:date="2013-12-11T22:33:00Z">
              <w:r w:rsidRPr="003455B2">
                <w:rPr>
                  <w:spacing w:val="-1"/>
                  <w:sz w:val="20"/>
                  <w:szCs w:val="20"/>
                </w:rPr>
                <w:t>0..1</w:t>
              </w:r>
            </w:ins>
          </w:p>
        </w:tc>
      </w:tr>
      <w:tr w:rsidR="00060E39" w:rsidRPr="00F92DD3" w14:paraId="36CC237B" w14:textId="77777777" w:rsidTr="00507A1C">
        <w:trPr>
          <w:trHeight w:hRule="exact" w:val="289"/>
          <w:tblHeader/>
          <w:ins w:id="2750"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4ED4BF5C" w14:textId="77777777" w:rsidR="00060E39" w:rsidRPr="00F92DD3" w:rsidRDefault="00060E39" w:rsidP="00060E39">
            <w:pPr>
              <w:rPr>
                <w:ins w:id="2751" w:author="2.1RC1" w:date="2013-12-11T22:33:00Z"/>
                <w:sz w:val="20"/>
                <w:szCs w:val="20"/>
              </w:rPr>
            </w:pPr>
            <w:ins w:id="2752" w:author="2.1RC1" w:date="2013-12-11T22:33:00Z">
              <w:r>
                <w:rPr>
                  <w:sz w:val="20"/>
                  <w:szCs w:val="20"/>
                </w:rPr>
                <w:t>../</w:t>
              </w:r>
              <w:r w:rsidRPr="003455B2">
                <w:rPr>
                  <w:sz w:val="20"/>
                  <w:szCs w:val="20"/>
                </w:rPr>
                <w:t>../../</w:t>
              </w:r>
              <w:r w:rsidRPr="00F92DD3">
                <w:rPr>
                  <w:sz w:val="20"/>
                  <w:szCs w:val="20"/>
                </w:rPr>
                <w:t>../codeSystemVersion</w:t>
              </w:r>
            </w:ins>
          </w:p>
        </w:tc>
        <w:tc>
          <w:tcPr>
            <w:tcW w:w="1559" w:type="dxa"/>
            <w:tcBorders>
              <w:top w:val="single" w:sz="5" w:space="0" w:color="000000"/>
              <w:left w:val="single" w:sz="5" w:space="0" w:color="000000"/>
              <w:bottom w:val="single" w:sz="5" w:space="0" w:color="000000"/>
              <w:right w:val="single" w:sz="5" w:space="0" w:color="000000"/>
            </w:tcBorders>
          </w:tcPr>
          <w:p w14:paraId="52BDFAA5" w14:textId="77777777" w:rsidR="00060E39" w:rsidRPr="00F92DD3" w:rsidRDefault="00060E39" w:rsidP="00060E39">
            <w:pPr>
              <w:rPr>
                <w:ins w:id="2753" w:author="2.1RC1" w:date="2013-12-11T22:33:00Z"/>
                <w:sz w:val="20"/>
                <w:szCs w:val="20"/>
              </w:rPr>
            </w:pPr>
            <w:ins w:id="2754"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5D457E0E" w14:textId="77777777" w:rsidR="00060E39" w:rsidRPr="00F92DD3" w:rsidRDefault="00060E39" w:rsidP="00060E39">
            <w:pPr>
              <w:rPr>
                <w:ins w:id="2755" w:author="2.1RC1" w:date="2013-12-11T22:33:00Z"/>
                <w:sz w:val="20"/>
                <w:szCs w:val="20"/>
              </w:rPr>
            </w:pPr>
            <w:ins w:id="2756" w:author="2.1RC1" w:date="2013-12-11T22:33:00Z">
              <w:r w:rsidRPr="00F92DD3">
                <w:rPr>
                  <w:sz w:val="20"/>
                  <w:szCs w:val="20"/>
                </w:rPr>
                <w:t>Kodsystemsversion</w:t>
              </w:r>
              <w:r>
                <w:rPr>
                  <w:sz w:val="20"/>
                  <w:szCs w:val="20"/>
                </w:rPr>
                <w:t>.</w:t>
              </w:r>
            </w:ins>
          </w:p>
        </w:tc>
        <w:tc>
          <w:tcPr>
            <w:tcW w:w="851" w:type="dxa"/>
            <w:tcBorders>
              <w:top w:val="single" w:sz="5" w:space="0" w:color="000000"/>
              <w:left w:val="single" w:sz="5" w:space="0" w:color="000000"/>
              <w:bottom w:val="single" w:sz="5" w:space="0" w:color="000000"/>
              <w:right w:val="single" w:sz="5" w:space="0" w:color="000000"/>
            </w:tcBorders>
          </w:tcPr>
          <w:p w14:paraId="4E01D16D" w14:textId="77777777" w:rsidR="00060E39" w:rsidRPr="00F92DD3" w:rsidRDefault="00060E39" w:rsidP="00060E39">
            <w:pPr>
              <w:rPr>
                <w:ins w:id="2757" w:author="2.1RC1" w:date="2013-12-11T22:33:00Z"/>
                <w:sz w:val="20"/>
                <w:szCs w:val="20"/>
              </w:rPr>
            </w:pPr>
            <w:ins w:id="2758" w:author="2.1RC1" w:date="2013-12-11T22:33:00Z">
              <w:r w:rsidRPr="003455B2">
                <w:rPr>
                  <w:spacing w:val="-1"/>
                  <w:sz w:val="20"/>
                  <w:szCs w:val="20"/>
                </w:rPr>
                <w:t>0..1</w:t>
              </w:r>
            </w:ins>
          </w:p>
        </w:tc>
      </w:tr>
      <w:tr w:rsidR="00060E39" w:rsidRPr="003455B2" w14:paraId="56E6D9A3" w14:textId="77777777" w:rsidTr="00507A1C">
        <w:trPr>
          <w:trHeight w:hRule="exact" w:val="1118"/>
          <w:tblHeader/>
          <w:ins w:id="2759"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5079FA34" w14:textId="77777777" w:rsidR="00060E39" w:rsidRPr="00F92DD3" w:rsidRDefault="00060E39" w:rsidP="00060E39">
            <w:pPr>
              <w:rPr>
                <w:ins w:id="2760" w:author="2.1RC1" w:date="2013-12-11T22:33:00Z"/>
                <w:sz w:val="20"/>
                <w:szCs w:val="20"/>
              </w:rPr>
            </w:pPr>
            <w:ins w:id="2761" w:author="2.1RC1" w:date="2013-12-11T22:33:00Z">
              <w:r w:rsidRPr="003455B2">
                <w:rPr>
                  <w:sz w:val="20"/>
                  <w:szCs w:val="20"/>
                </w:rPr>
                <w:t>../</w:t>
              </w:r>
              <w:r>
                <w:rPr>
                  <w:sz w:val="20"/>
                  <w:szCs w:val="20"/>
                </w:rPr>
                <w:t>../</w:t>
              </w:r>
              <w:r w:rsidRPr="003455B2">
                <w:rPr>
                  <w:sz w:val="20"/>
                  <w:szCs w:val="20"/>
                </w:rPr>
                <w:t>../</w:t>
              </w:r>
              <w:r w:rsidRPr="00F92DD3">
                <w:rPr>
                  <w:sz w:val="20"/>
                  <w:szCs w:val="20"/>
                </w:rPr>
                <w:t>../originalText</w:t>
              </w:r>
            </w:ins>
          </w:p>
        </w:tc>
        <w:tc>
          <w:tcPr>
            <w:tcW w:w="1559" w:type="dxa"/>
            <w:tcBorders>
              <w:top w:val="single" w:sz="5" w:space="0" w:color="000000"/>
              <w:left w:val="single" w:sz="5" w:space="0" w:color="000000"/>
              <w:bottom w:val="single" w:sz="5" w:space="0" w:color="000000"/>
              <w:right w:val="single" w:sz="5" w:space="0" w:color="000000"/>
            </w:tcBorders>
          </w:tcPr>
          <w:p w14:paraId="72807288" w14:textId="77777777" w:rsidR="00060E39" w:rsidRPr="00F92DD3" w:rsidRDefault="00060E39" w:rsidP="00060E39">
            <w:pPr>
              <w:rPr>
                <w:ins w:id="2762" w:author="2.1RC1" w:date="2013-12-11T22:33:00Z"/>
                <w:sz w:val="20"/>
                <w:szCs w:val="20"/>
              </w:rPr>
            </w:pPr>
            <w:ins w:id="2763"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vAlign w:val="bottom"/>
          </w:tcPr>
          <w:p w14:paraId="44B6BCD9" w14:textId="77777777" w:rsidR="00060E39" w:rsidRPr="000C59A8" w:rsidRDefault="00060E39" w:rsidP="00060E39">
            <w:pPr>
              <w:rPr>
                <w:ins w:id="2764" w:author="2.1RC1" w:date="2013-12-11T22:33:00Z"/>
                <w:sz w:val="20"/>
                <w:szCs w:val="20"/>
              </w:rPr>
            </w:pPr>
            <w:ins w:id="2765" w:author="2.1RC1" w:date="2013-12-11T22:33:00Z">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ins>
          </w:p>
        </w:tc>
        <w:tc>
          <w:tcPr>
            <w:tcW w:w="851" w:type="dxa"/>
            <w:tcBorders>
              <w:top w:val="single" w:sz="5" w:space="0" w:color="000000"/>
              <w:left w:val="single" w:sz="5" w:space="0" w:color="000000"/>
              <w:bottom w:val="single" w:sz="5" w:space="0" w:color="000000"/>
              <w:right w:val="single" w:sz="5" w:space="0" w:color="000000"/>
            </w:tcBorders>
          </w:tcPr>
          <w:p w14:paraId="3177AAF9" w14:textId="77777777" w:rsidR="00060E39" w:rsidRPr="003455B2" w:rsidRDefault="00060E39" w:rsidP="00060E39">
            <w:pPr>
              <w:rPr>
                <w:ins w:id="2766" w:author="2.1RC1" w:date="2013-12-11T22:33:00Z"/>
                <w:sz w:val="20"/>
                <w:szCs w:val="20"/>
              </w:rPr>
            </w:pPr>
            <w:ins w:id="2767" w:author="2.1RC1" w:date="2013-12-11T22:33:00Z">
              <w:r w:rsidRPr="003455B2">
                <w:rPr>
                  <w:spacing w:val="-1"/>
                  <w:sz w:val="20"/>
                  <w:szCs w:val="20"/>
                </w:rPr>
                <w:t>0..1</w:t>
              </w:r>
            </w:ins>
          </w:p>
        </w:tc>
      </w:tr>
      <w:tr w:rsidR="00060E39" w:rsidRPr="003455B2" w14:paraId="62DD73A9" w14:textId="77777777" w:rsidTr="00507A1C">
        <w:trPr>
          <w:trHeight w:hRule="exact" w:val="1134"/>
          <w:tblHeader/>
          <w:ins w:id="2768"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7138317B" w14:textId="77777777" w:rsidR="00060E39" w:rsidRPr="009E1560" w:rsidRDefault="00060E39" w:rsidP="00060E39">
            <w:pPr>
              <w:rPr>
                <w:ins w:id="2769" w:author="2.1RC1" w:date="2013-12-11T22:33:00Z"/>
                <w:sz w:val="20"/>
                <w:szCs w:val="20"/>
              </w:rPr>
            </w:pPr>
            <w:ins w:id="2770" w:author="2.1RC1" w:date="2013-12-11T22:33:00Z">
              <w:r w:rsidRPr="003455B2">
                <w:rPr>
                  <w:sz w:val="20"/>
                  <w:szCs w:val="20"/>
                </w:rPr>
                <w:t>../</w:t>
              </w:r>
              <w:r>
                <w:rPr>
                  <w:sz w:val="20"/>
                  <w:szCs w:val="20"/>
                </w:rPr>
                <w:t>../</w:t>
              </w:r>
              <w:r w:rsidRPr="003455B2">
                <w:rPr>
                  <w:sz w:val="20"/>
                  <w:szCs w:val="20"/>
                </w:rPr>
                <w:t>../</w:t>
              </w:r>
              <w:r>
                <w:rPr>
                  <w:sz w:val="20"/>
                  <w:szCs w:val="20"/>
                </w:rPr>
                <w:t>degreeOfCertainty</w:t>
              </w:r>
            </w:ins>
          </w:p>
        </w:tc>
        <w:tc>
          <w:tcPr>
            <w:tcW w:w="1559" w:type="dxa"/>
            <w:tcBorders>
              <w:top w:val="single" w:sz="5" w:space="0" w:color="000000"/>
              <w:left w:val="single" w:sz="5" w:space="0" w:color="000000"/>
              <w:bottom w:val="single" w:sz="5" w:space="0" w:color="000000"/>
              <w:right w:val="single" w:sz="5" w:space="0" w:color="000000"/>
            </w:tcBorders>
          </w:tcPr>
          <w:p w14:paraId="13CF31C6" w14:textId="77777777" w:rsidR="00060E39" w:rsidRPr="003455B2" w:rsidRDefault="00060E39" w:rsidP="00060E39">
            <w:pPr>
              <w:spacing w:line="226" w:lineRule="exact"/>
              <w:ind w:left="102"/>
              <w:rPr>
                <w:ins w:id="2771" w:author="2.1RC1" w:date="2013-12-11T22:33:00Z"/>
                <w:spacing w:val="-1"/>
                <w:sz w:val="20"/>
                <w:szCs w:val="20"/>
              </w:rPr>
            </w:pPr>
            <w:ins w:id="2772" w:author="2.1RC1" w:date="2013-12-11T22:33:00Z">
              <w:r>
                <w:rPr>
                  <w:sz w:val="20"/>
                  <w:szCs w:val="20"/>
                </w:rPr>
                <w:t>CVType</w:t>
              </w:r>
            </w:ins>
          </w:p>
        </w:tc>
        <w:tc>
          <w:tcPr>
            <w:tcW w:w="3969" w:type="dxa"/>
            <w:tcBorders>
              <w:top w:val="single" w:sz="5" w:space="0" w:color="000000"/>
              <w:left w:val="single" w:sz="5" w:space="0" w:color="000000"/>
              <w:bottom w:val="single" w:sz="5" w:space="0" w:color="000000"/>
              <w:right w:val="single" w:sz="5" w:space="0" w:color="000000"/>
            </w:tcBorders>
          </w:tcPr>
          <w:p w14:paraId="0EB53699" w14:textId="77777777" w:rsidR="00060E39" w:rsidRPr="003455B2" w:rsidRDefault="00060E39" w:rsidP="00060E39">
            <w:pPr>
              <w:spacing w:line="229" w:lineRule="exact"/>
              <w:ind w:left="102"/>
              <w:rPr>
                <w:ins w:id="2773" w:author="2.1RC1" w:date="2013-12-11T22:33:00Z"/>
                <w:spacing w:val="-1"/>
                <w:sz w:val="20"/>
                <w:szCs w:val="20"/>
              </w:rPr>
            </w:pPr>
            <w:ins w:id="2774" w:author="2.1RC1" w:date="2013-12-11T22:33:00Z">
              <w:r w:rsidRPr="006F4CD7">
                <w:rPr>
                  <w:sz w:val="20"/>
                  <w:szCs w:val="20"/>
                </w:rPr>
                <w:t>Kod som innehåller en uppgift om med vilken visshet överkänsligheten är precis så som den har angivits. För kompatibilitet med NPÖ RIV 2.2.0 skall KV Visshetsgrad (1.2.752.129.2.2.3.11) följas.</w:t>
              </w:r>
            </w:ins>
          </w:p>
        </w:tc>
        <w:tc>
          <w:tcPr>
            <w:tcW w:w="851" w:type="dxa"/>
            <w:tcBorders>
              <w:top w:val="single" w:sz="5" w:space="0" w:color="000000"/>
              <w:left w:val="single" w:sz="5" w:space="0" w:color="000000"/>
              <w:bottom w:val="single" w:sz="5" w:space="0" w:color="000000"/>
              <w:right w:val="single" w:sz="5" w:space="0" w:color="000000"/>
            </w:tcBorders>
          </w:tcPr>
          <w:p w14:paraId="58FC51DD" w14:textId="77777777" w:rsidR="00060E39" w:rsidRPr="003455B2" w:rsidRDefault="00060E39" w:rsidP="00060E39">
            <w:pPr>
              <w:rPr>
                <w:ins w:id="2775" w:author="2.1RC1" w:date="2013-12-11T22:33:00Z"/>
                <w:sz w:val="20"/>
                <w:szCs w:val="20"/>
              </w:rPr>
            </w:pPr>
            <w:ins w:id="2776" w:author="2.1RC1" w:date="2013-12-11T22:33:00Z">
              <w:r w:rsidRPr="003455B2">
                <w:rPr>
                  <w:spacing w:val="-1"/>
                  <w:sz w:val="20"/>
                  <w:szCs w:val="20"/>
                </w:rPr>
                <w:t>0..1</w:t>
              </w:r>
            </w:ins>
          </w:p>
        </w:tc>
      </w:tr>
      <w:tr w:rsidR="00060E39" w:rsidRPr="00F92DD3" w14:paraId="33D4C77B" w14:textId="77777777" w:rsidTr="00507A1C">
        <w:trPr>
          <w:trHeight w:hRule="exact" w:val="577"/>
          <w:tblHeader/>
          <w:ins w:id="2777"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64AAF535" w14:textId="77777777" w:rsidR="00060E39" w:rsidRPr="00F92DD3" w:rsidRDefault="00060E39" w:rsidP="00060E39">
            <w:pPr>
              <w:rPr>
                <w:ins w:id="2778" w:author="2.1RC1" w:date="2013-12-11T22:33:00Z"/>
                <w:sz w:val="20"/>
                <w:szCs w:val="20"/>
              </w:rPr>
            </w:pPr>
            <w:ins w:id="2779" w:author="2.1RC1" w:date="2013-12-11T22:33:00Z">
              <w:r>
                <w:rPr>
                  <w:sz w:val="20"/>
                  <w:szCs w:val="20"/>
                </w:rPr>
                <w:t>../</w:t>
              </w:r>
              <w:r w:rsidRPr="003455B2">
                <w:rPr>
                  <w:sz w:val="20"/>
                  <w:szCs w:val="20"/>
                </w:rPr>
                <w:t>../../</w:t>
              </w:r>
              <w:r w:rsidRPr="00F92DD3">
                <w:rPr>
                  <w:sz w:val="20"/>
                  <w:szCs w:val="20"/>
                </w:rPr>
                <w:t>../code</w:t>
              </w:r>
            </w:ins>
          </w:p>
        </w:tc>
        <w:tc>
          <w:tcPr>
            <w:tcW w:w="1559" w:type="dxa"/>
            <w:tcBorders>
              <w:top w:val="single" w:sz="5" w:space="0" w:color="000000"/>
              <w:left w:val="single" w:sz="5" w:space="0" w:color="000000"/>
              <w:bottom w:val="single" w:sz="5" w:space="0" w:color="000000"/>
              <w:right w:val="single" w:sz="5" w:space="0" w:color="000000"/>
            </w:tcBorders>
          </w:tcPr>
          <w:p w14:paraId="0D8DD1CA" w14:textId="77777777" w:rsidR="00060E39" w:rsidRPr="00F92DD3" w:rsidRDefault="00060E39" w:rsidP="00060E39">
            <w:pPr>
              <w:rPr>
                <w:ins w:id="2780" w:author="2.1RC1" w:date="2013-12-11T22:33:00Z"/>
                <w:sz w:val="20"/>
                <w:szCs w:val="20"/>
              </w:rPr>
            </w:pPr>
            <w:ins w:id="2781"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14B5FC91" w14:textId="77777777" w:rsidR="00060E39" w:rsidRPr="003455B2" w:rsidRDefault="00060E39" w:rsidP="00060E39">
            <w:pPr>
              <w:rPr>
                <w:ins w:id="2782" w:author="2.1RC1" w:date="2013-12-11T22:33:00Z"/>
                <w:sz w:val="20"/>
                <w:szCs w:val="20"/>
              </w:rPr>
            </w:pPr>
            <w:ins w:id="2783" w:author="2.1RC1" w:date="2013-12-11T22:33:00Z">
              <w:r w:rsidRPr="003455B2">
                <w:rPr>
                  <w:sz w:val="20"/>
                  <w:szCs w:val="20"/>
                </w:rPr>
                <w:t>Kod. Om code anges måste också codeSystem och displayName också anges.</w:t>
              </w:r>
            </w:ins>
          </w:p>
        </w:tc>
        <w:tc>
          <w:tcPr>
            <w:tcW w:w="851" w:type="dxa"/>
            <w:tcBorders>
              <w:top w:val="single" w:sz="5" w:space="0" w:color="000000"/>
              <w:left w:val="single" w:sz="5" w:space="0" w:color="000000"/>
              <w:bottom w:val="single" w:sz="5" w:space="0" w:color="000000"/>
              <w:right w:val="single" w:sz="5" w:space="0" w:color="000000"/>
            </w:tcBorders>
          </w:tcPr>
          <w:p w14:paraId="24A6F369" w14:textId="77777777" w:rsidR="00060E39" w:rsidRPr="00F92DD3" w:rsidRDefault="00060E39" w:rsidP="00060E39">
            <w:pPr>
              <w:rPr>
                <w:ins w:id="2784" w:author="2.1RC1" w:date="2013-12-11T22:33:00Z"/>
                <w:sz w:val="20"/>
                <w:szCs w:val="20"/>
              </w:rPr>
            </w:pPr>
            <w:ins w:id="2785" w:author="2.1RC1" w:date="2013-12-11T22:33:00Z">
              <w:r w:rsidRPr="003455B2">
                <w:rPr>
                  <w:spacing w:val="-1"/>
                  <w:sz w:val="20"/>
                  <w:szCs w:val="20"/>
                </w:rPr>
                <w:t>0..1</w:t>
              </w:r>
            </w:ins>
          </w:p>
        </w:tc>
      </w:tr>
      <w:tr w:rsidR="00060E39" w:rsidRPr="003455B2" w14:paraId="30589828" w14:textId="77777777" w:rsidTr="00507A1C">
        <w:trPr>
          <w:trHeight w:hRule="exact" w:val="501"/>
          <w:tblHeader/>
          <w:ins w:id="2786"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04F58657" w14:textId="77777777" w:rsidR="00060E39" w:rsidRPr="00F92DD3" w:rsidRDefault="00060E39" w:rsidP="00060E39">
            <w:pPr>
              <w:rPr>
                <w:ins w:id="2787" w:author="2.1RC1" w:date="2013-12-11T22:33:00Z"/>
                <w:sz w:val="20"/>
                <w:szCs w:val="20"/>
              </w:rPr>
            </w:pPr>
            <w:ins w:id="2788" w:author="2.1RC1" w:date="2013-12-11T22:33:00Z">
              <w:r w:rsidRPr="003455B2">
                <w:rPr>
                  <w:sz w:val="20"/>
                  <w:szCs w:val="20"/>
                </w:rPr>
                <w:lastRenderedPageBreak/>
                <w:t>../</w:t>
              </w:r>
              <w:r>
                <w:rPr>
                  <w:sz w:val="20"/>
                  <w:szCs w:val="20"/>
                </w:rPr>
                <w:t>../</w:t>
              </w:r>
              <w:r w:rsidRPr="003455B2">
                <w:rPr>
                  <w:sz w:val="20"/>
                  <w:szCs w:val="20"/>
                </w:rPr>
                <w:t>../</w:t>
              </w:r>
              <w:r w:rsidRPr="00F92DD3">
                <w:rPr>
                  <w:sz w:val="20"/>
                  <w:szCs w:val="20"/>
                </w:rPr>
                <w:t>../displayName</w:t>
              </w:r>
            </w:ins>
          </w:p>
        </w:tc>
        <w:tc>
          <w:tcPr>
            <w:tcW w:w="1559" w:type="dxa"/>
            <w:tcBorders>
              <w:top w:val="single" w:sz="5" w:space="0" w:color="000000"/>
              <w:left w:val="single" w:sz="5" w:space="0" w:color="000000"/>
              <w:bottom w:val="single" w:sz="5" w:space="0" w:color="000000"/>
              <w:right w:val="single" w:sz="5" w:space="0" w:color="000000"/>
            </w:tcBorders>
          </w:tcPr>
          <w:p w14:paraId="5A2F641D" w14:textId="77777777" w:rsidR="00060E39" w:rsidRPr="00F92DD3" w:rsidRDefault="00060E39" w:rsidP="00060E39">
            <w:pPr>
              <w:rPr>
                <w:ins w:id="2789" w:author="2.1RC1" w:date="2013-12-11T22:33:00Z"/>
                <w:sz w:val="20"/>
                <w:szCs w:val="20"/>
              </w:rPr>
            </w:pPr>
            <w:ins w:id="2790"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67208253" w14:textId="77777777" w:rsidR="00060E39" w:rsidRPr="000C59A8" w:rsidRDefault="00060E39" w:rsidP="00060E39">
            <w:pPr>
              <w:rPr>
                <w:ins w:id="2791" w:author="2.1RC1" w:date="2013-12-11T22:33:00Z"/>
                <w:sz w:val="20"/>
                <w:szCs w:val="20"/>
              </w:rPr>
            </w:pPr>
            <w:ins w:id="2792" w:author="2.1RC1" w:date="2013-12-11T22:33:00Z">
              <w:r w:rsidRPr="000C59A8">
                <w:rPr>
                  <w:sz w:val="20"/>
                  <w:szCs w:val="20"/>
                </w:rPr>
                <w:t>Klartext. Om displayName anges måste också code och codeSystem anges.</w:t>
              </w:r>
            </w:ins>
          </w:p>
        </w:tc>
        <w:tc>
          <w:tcPr>
            <w:tcW w:w="851" w:type="dxa"/>
            <w:tcBorders>
              <w:top w:val="single" w:sz="5" w:space="0" w:color="000000"/>
              <w:left w:val="single" w:sz="5" w:space="0" w:color="000000"/>
              <w:bottom w:val="single" w:sz="5" w:space="0" w:color="000000"/>
              <w:right w:val="single" w:sz="5" w:space="0" w:color="000000"/>
            </w:tcBorders>
          </w:tcPr>
          <w:p w14:paraId="6534A987" w14:textId="77777777" w:rsidR="00060E39" w:rsidRPr="003455B2" w:rsidRDefault="00060E39" w:rsidP="00060E39">
            <w:pPr>
              <w:rPr>
                <w:ins w:id="2793" w:author="2.1RC1" w:date="2013-12-11T22:33:00Z"/>
                <w:sz w:val="20"/>
                <w:szCs w:val="20"/>
              </w:rPr>
            </w:pPr>
            <w:ins w:id="2794" w:author="2.1RC1" w:date="2013-12-11T22:33:00Z">
              <w:r w:rsidRPr="003455B2">
                <w:rPr>
                  <w:spacing w:val="-1"/>
                  <w:sz w:val="20"/>
                  <w:szCs w:val="20"/>
                </w:rPr>
                <w:t>0..1</w:t>
              </w:r>
            </w:ins>
          </w:p>
        </w:tc>
      </w:tr>
      <w:tr w:rsidR="00060E39" w:rsidRPr="00F92DD3" w14:paraId="13C45970" w14:textId="77777777" w:rsidTr="00507A1C">
        <w:trPr>
          <w:trHeight w:hRule="exact" w:val="501"/>
          <w:tblHeader/>
          <w:ins w:id="2795"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51D1F086" w14:textId="77777777" w:rsidR="00060E39" w:rsidRPr="00F92DD3" w:rsidRDefault="00060E39" w:rsidP="00060E39">
            <w:pPr>
              <w:rPr>
                <w:ins w:id="2796" w:author="2.1RC1" w:date="2013-12-11T22:33:00Z"/>
                <w:sz w:val="20"/>
                <w:szCs w:val="20"/>
              </w:rPr>
            </w:pPr>
            <w:ins w:id="2797" w:author="2.1RC1" w:date="2013-12-11T22:33:00Z">
              <w:r w:rsidRPr="003455B2">
                <w:rPr>
                  <w:sz w:val="20"/>
                  <w:szCs w:val="20"/>
                </w:rPr>
                <w:t>../../</w:t>
              </w:r>
              <w:r>
                <w:rPr>
                  <w:sz w:val="20"/>
                  <w:szCs w:val="20"/>
                </w:rPr>
                <w:t>../</w:t>
              </w:r>
              <w:r w:rsidRPr="00F92DD3">
                <w:rPr>
                  <w:sz w:val="20"/>
                  <w:szCs w:val="20"/>
                </w:rPr>
                <w:t>../codeSystem</w:t>
              </w:r>
            </w:ins>
          </w:p>
        </w:tc>
        <w:tc>
          <w:tcPr>
            <w:tcW w:w="1559" w:type="dxa"/>
            <w:tcBorders>
              <w:top w:val="single" w:sz="5" w:space="0" w:color="000000"/>
              <w:left w:val="single" w:sz="5" w:space="0" w:color="000000"/>
              <w:bottom w:val="single" w:sz="5" w:space="0" w:color="000000"/>
              <w:right w:val="single" w:sz="5" w:space="0" w:color="000000"/>
            </w:tcBorders>
          </w:tcPr>
          <w:p w14:paraId="7E053525" w14:textId="77777777" w:rsidR="00060E39" w:rsidRPr="00F92DD3" w:rsidRDefault="00060E39" w:rsidP="00060E39">
            <w:pPr>
              <w:rPr>
                <w:ins w:id="2798" w:author="2.1RC1" w:date="2013-12-11T22:33:00Z"/>
                <w:sz w:val="20"/>
                <w:szCs w:val="20"/>
              </w:rPr>
            </w:pPr>
            <w:ins w:id="2799"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28D4BEEF" w14:textId="77777777" w:rsidR="00060E39" w:rsidRPr="000C59A8" w:rsidRDefault="00060E39" w:rsidP="00060E39">
            <w:pPr>
              <w:rPr>
                <w:ins w:id="2800" w:author="2.1RC1" w:date="2013-12-11T22:33:00Z"/>
                <w:sz w:val="20"/>
                <w:szCs w:val="20"/>
              </w:rPr>
            </w:pPr>
            <w:ins w:id="2801" w:author="2.1RC1" w:date="2013-12-11T22:33:00Z">
              <w:r w:rsidRPr="000C59A8">
                <w:rPr>
                  <w:sz w:val="20"/>
                  <w:szCs w:val="20"/>
                </w:rPr>
                <w:t>OID för kodsystem. Om codeSystem anges måste också code och displayName anges.</w:t>
              </w:r>
            </w:ins>
          </w:p>
        </w:tc>
        <w:tc>
          <w:tcPr>
            <w:tcW w:w="851" w:type="dxa"/>
            <w:tcBorders>
              <w:top w:val="single" w:sz="5" w:space="0" w:color="000000"/>
              <w:left w:val="single" w:sz="5" w:space="0" w:color="000000"/>
              <w:bottom w:val="single" w:sz="5" w:space="0" w:color="000000"/>
              <w:right w:val="single" w:sz="5" w:space="0" w:color="000000"/>
            </w:tcBorders>
          </w:tcPr>
          <w:p w14:paraId="04AD9F49" w14:textId="77777777" w:rsidR="00060E39" w:rsidRPr="00F92DD3" w:rsidRDefault="00060E39" w:rsidP="00060E39">
            <w:pPr>
              <w:rPr>
                <w:ins w:id="2802" w:author="2.1RC1" w:date="2013-12-11T22:33:00Z"/>
                <w:sz w:val="20"/>
                <w:szCs w:val="20"/>
              </w:rPr>
            </w:pPr>
            <w:ins w:id="2803" w:author="2.1RC1" w:date="2013-12-11T22:33:00Z">
              <w:r w:rsidRPr="003455B2">
                <w:rPr>
                  <w:spacing w:val="-1"/>
                  <w:sz w:val="20"/>
                  <w:szCs w:val="20"/>
                </w:rPr>
                <w:t>0..1</w:t>
              </w:r>
            </w:ins>
          </w:p>
        </w:tc>
      </w:tr>
      <w:tr w:rsidR="00060E39" w:rsidRPr="003455B2" w14:paraId="75D74503" w14:textId="77777777" w:rsidTr="00507A1C">
        <w:trPr>
          <w:trHeight w:hRule="exact" w:val="359"/>
          <w:tblHeader/>
          <w:ins w:id="2804"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6EA7CDB7" w14:textId="77777777" w:rsidR="00060E39" w:rsidRPr="00F92DD3" w:rsidRDefault="00060E39" w:rsidP="00060E39">
            <w:pPr>
              <w:rPr>
                <w:ins w:id="2805" w:author="2.1RC1" w:date="2013-12-11T22:33:00Z"/>
                <w:sz w:val="20"/>
                <w:szCs w:val="20"/>
              </w:rPr>
            </w:pPr>
            <w:ins w:id="2806" w:author="2.1RC1" w:date="2013-12-11T22:33:00Z">
              <w:r w:rsidRPr="003455B2">
                <w:rPr>
                  <w:sz w:val="20"/>
                  <w:szCs w:val="20"/>
                </w:rPr>
                <w:t>../../</w:t>
              </w:r>
              <w:r w:rsidRPr="00F92DD3">
                <w:rPr>
                  <w:sz w:val="20"/>
                  <w:szCs w:val="20"/>
                </w:rPr>
                <w:t>../</w:t>
              </w:r>
              <w:r>
                <w:rPr>
                  <w:sz w:val="20"/>
                  <w:szCs w:val="20"/>
                </w:rPr>
                <w:t>../</w:t>
              </w:r>
              <w:r w:rsidRPr="00F92DD3">
                <w:rPr>
                  <w:sz w:val="20"/>
                  <w:szCs w:val="20"/>
                </w:rPr>
                <w:t>codeSystemName</w:t>
              </w:r>
            </w:ins>
          </w:p>
        </w:tc>
        <w:tc>
          <w:tcPr>
            <w:tcW w:w="1559" w:type="dxa"/>
            <w:tcBorders>
              <w:top w:val="single" w:sz="5" w:space="0" w:color="000000"/>
              <w:left w:val="single" w:sz="5" w:space="0" w:color="000000"/>
              <w:bottom w:val="single" w:sz="5" w:space="0" w:color="000000"/>
              <w:right w:val="single" w:sz="5" w:space="0" w:color="000000"/>
            </w:tcBorders>
          </w:tcPr>
          <w:p w14:paraId="368BCFE1" w14:textId="77777777" w:rsidR="00060E39" w:rsidRPr="00F92DD3" w:rsidRDefault="00060E39" w:rsidP="00060E39">
            <w:pPr>
              <w:rPr>
                <w:ins w:id="2807" w:author="2.1RC1" w:date="2013-12-11T22:33:00Z"/>
                <w:sz w:val="20"/>
                <w:szCs w:val="20"/>
              </w:rPr>
            </w:pPr>
            <w:ins w:id="2808"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2CB2C1E2" w14:textId="77777777" w:rsidR="00060E39" w:rsidRPr="003455B2" w:rsidRDefault="00060E39" w:rsidP="00060E39">
            <w:pPr>
              <w:rPr>
                <w:ins w:id="2809" w:author="2.1RC1" w:date="2013-12-11T22:33:00Z"/>
                <w:sz w:val="20"/>
                <w:szCs w:val="20"/>
              </w:rPr>
            </w:pPr>
            <w:ins w:id="2810" w:author="2.1RC1" w:date="2013-12-11T22:33:00Z">
              <w:r w:rsidRPr="00F92DD3">
                <w:rPr>
                  <w:sz w:val="20"/>
                  <w:szCs w:val="20"/>
                </w:rPr>
                <w:t>Kl</w:t>
              </w:r>
              <w:r w:rsidRPr="003455B2">
                <w:rPr>
                  <w:sz w:val="20"/>
                  <w:szCs w:val="20"/>
                </w:rPr>
                <w:t>artext för kodsystem.</w:t>
              </w:r>
            </w:ins>
          </w:p>
        </w:tc>
        <w:tc>
          <w:tcPr>
            <w:tcW w:w="851" w:type="dxa"/>
            <w:tcBorders>
              <w:top w:val="single" w:sz="5" w:space="0" w:color="000000"/>
              <w:left w:val="single" w:sz="5" w:space="0" w:color="000000"/>
              <w:bottom w:val="single" w:sz="5" w:space="0" w:color="000000"/>
              <w:right w:val="single" w:sz="5" w:space="0" w:color="000000"/>
            </w:tcBorders>
          </w:tcPr>
          <w:p w14:paraId="60C4B817" w14:textId="77777777" w:rsidR="00060E39" w:rsidRPr="003455B2" w:rsidRDefault="00060E39" w:rsidP="00060E39">
            <w:pPr>
              <w:rPr>
                <w:ins w:id="2811" w:author="2.1RC1" w:date="2013-12-11T22:33:00Z"/>
                <w:sz w:val="20"/>
                <w:szCs w:val="20"/>
              </w:rPr>
            </w:pPr>
            <w:ins w:id="2812" w:author="2.1RC1" w:date="2013-12-11T22:33:00Z">
              <w:r w:rsidRPr="003455B2">
                <w:rPr>
                  <w:spacing w:val="-1"/>
                  <w:sz w:val="20"/>
                  <w:szCs w:val="20"/>
                </w:rPr>
                <w:t>0..1</w:t>
              </w:r>
            </w:ins>
          </w:p>
        </w:tc>
      </w:tr>
      <w:tr w:rsidR="00060E39" w:rsidRPr="00F92DD3" w14:paraId="1F0FA851" w14:textId="77777777" w:rsidTr="00507A1C">
        <w:trPr>
          <w:trHeight w:hRule="exact" w:val="360"/>
          <w:tblHeader/>
          <w:ins w:id="2813"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5E7F6B31" w14:textId="77777777" w:rsidR="00060E39" w:rsidRPr="00F92DD3" w:rsidRDefault="00060E39" w:rsidP="00060E39">
            <w:pPr>
              <w:rPr>
                <w:ins w:id="2814" w:author="2.1RC1" w:date="2013-12-11T22:33:00Z"/>
                <w:sz w:val="20"/>
                <w:szCs w:val="20"/>
              </w:rPr>
            </w:pPr>
            <w:ins w:id="2815" w:author="2.1RC1" w:date="2013-12-11T22:33:00Z">
              <w:r>
                <w:rPr>
                  <w:sz w:val="20"/>
                  <w:szCs w:val="20"/>
                </w:rPr>
                <w:t>../</w:t>
              </w:r>
              <w:r w:rsidRPr="003455B2">
                <w:rPr>
                  <w:sz w:val="20"/>
                  <w:szCs w:val="20"/>
                </w:rPr>
                <w:t>../../</w:t>
              </w:r>
              <w:r w:rsidRPr="00F92DD3">
                <w:rPr>
                  <w:sz w:val="20"/>
                  <w:szCs w:val="20"/>
                </w:rPr>
                <w:t>../codeSystemVersion</w:t>
              </w:r>
            </w:ins>
          </w:p>
        </w:tc>
        <w:tc>
          <w:tcPr>
            <w:tcW w:w="1559" w:type="dxa"/>
            <w:tcBorders>
              <w:top w:val="single" w:sz="5" w:space="0" w:color="000000"/>
              <w:left w:val="single" w:sz="5" w:space="0" w:color="000000"/>
              <w:bottom w:val="single" w:sz="5" w:space="0" w:color="000000"/>
              <w:right w:val="single" w:sz="5" w:space="0" w:color="000000"/>
            </w:tcBorders>
          </w:tcPr>
          <w:p w14:paraId="59400E3E" w14:textId="77777777" w:rsidR="00060E39" w:rsidRPr="00F92DD3" w:rsidRDefault="00060E39" w:rsidP="00060E39">
            <w:pPr>
              <w:rPr>
                <w:ins w:id="2816" w:author="2.1RC1" w:date="2013-12-11T22:33:00Z"/>
                <w:sz w:val="20"/>
                <w:szCs w:val="20"/>
              </w:rPr>
            </w:pPr>
            <w:ins w:id="2817"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096F3964" w14:textId="77777777" w:rsidR="00060E39" w:rsidRPr="00F92DD3" w:rsidRDefault="00060E39" w:rsidP="00060E39">
            <w:pPr>
              <w:rPr>
                <w:ins w:id="2818" w:author="2.1RC1" w:date="2013-12-11T22:33:00Z"/>
                <w:sz w:val="20"/>
                <w:szCs w:val="20"/>
              </w:rPr>
            </w:pPr>
            <w:ins w:id="2819" w:author="2.1RC1" w:date="2013-12-11T22:33:00Z">
              <w:r w:rsidRPr="00F92DD3">
                <w:rPr>
                  <w:sz w:val="20"/>
                  <w:szCs w:val="20"/>
                </w:rPr>
                <w:t>Kodsystemsversion</w:t>
              </w:r>
              <w:r>
                <w:rPr>
                  <w:sz w:val="20"/>
                  <w:szCs w:val="20"/>
                </w:rPr>
                <w:t>.</w:t>
              </w:r>
            </w:ins>
          </w:p>
        </w:tc>
        <w:tc>
          <w:tcPr>
            <w:tcW w:w="851" w:type="dxa"/>
            <w:tcBorders>
              <w:top w:val="single" w:sz="5" w:space="0" w:color="000000"/>
              <w:left w:val="single" w:sz="5" w:space="0" w:color="000000"/>
              <w:bottom w:val="single" w:sz="5" w:space="0" w:color="000000"/>
              <w:right w:val="single" w:sz="5" w:space="0" w:color="000000"/>
            </w:tcBorders>
          </w:tcPr>
          <w:p w14:paraId="0AF97524" w14:textId="77777777" w:rsidR="00060E39" w:rsidRPr="00F92DD3" w:rsidRDefault="00060E39" w:rsidP="00060E39">
            <w:pPr>
              <w:rPr>
                <w:ins w:id="2820" w:author="2.1RC1" w:date="2013-12-11T22:33:00Z"/>
                <w:sz w:val="20"/>
                <w:szCs w:val="20"/>
              </w:rPr>
            </w:pPr>
            <w:ins w:id="2821" w:author="2.1RC1" w:date="2013-12-11T22:33:00Z">
              <w:r w:rsidRPr="003455B2">
                <w:rPr>
                  <w:spacing w:val="-1"/>
                  <w:sz w:val="20"/>
                  <w:szCs w:val="20"/>
                </w:rPr>
                <w:t>0..1</w:t>
              </w:r>
            </w:ins>
          </w:p>
        </w:tc>
      </w:tr>
      <w:tr w:rsidR="00060E39" w:rsidRPr="003455B2" w14:paraId="36C9C1E8" w14:textId="77777777" w:rsidTr="00507A1C">
        <w:trPr>
          <w:trHeight w:hRule="exact" w:val="1210"/>
          <w:tblHeader/>
          <w:ins w:id="2822"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36B8F4C8" w14:textId="77777777" w:rsidR="00060E39" w:rsidRPr="00F92DD3" w:rsidRDefault="00060E39" w:rsidP="00060E39">
            <w:pPr>
              <w:rPr>
                <w:ins w:id="2823" w:author="2.1RC1" w:date="2013-12-11T22:33:00Z"/>
                <w:sz w:val="20"/>
                <w:szCs w:val="20"/>
              </w:rPr>
            </w:pPr>
            <w:ins w:id="2824" w:author="2.1RC1" w:date="2013-12-11T22:33:00Z">
              <w:r w:rsidRPr="003455B2">
                <w:rPr>
                  <w:sz w:val="20"/>
                  <w:szCs w:val="20"/>
                </w:rPr>
                <w:t>../</w:t>
              </w:r>
              <w:r>
                <w:rPr>
                  <w:sz w:val="20"/>
                  <w:szCs w:val="20"/>
                </w:rPr>
                <w:t>../</w:t>
              </w:r>
              <w:r w:rsidRPr="003455B2">
                <w:rPr>
                  <w:sz w:val="20"/>
                  <w:szCs w:val="20"/>
                </w:rPr>
                <w:t>../</w:t>
              </w:r>
              <w:r w:rsidRPr="00F92DD3">
                <w:rPr>
                  <w:sz w:val="20"/>
                  <w:szCs w:val="20"/>
                </w:rPr>
                <w:t>../originalText</w:t>
              </w:r>
            </w:ins>
          </w:p>
        </w:tc>
        <w:tc>
          <w:tcPr>
            <w:tcW w:w="1559" w:type="dxa"/>
            <w:tcBorders>
              <w:top w:val="single" w:sz="5" w:space="0" w:color="000000"/>
              <w:left w:val="single" w:sz="5" w:space="0" w:color="000000"/>
              <w:bottom w:val="single" w:sz="5" w:space="0" w:color="000000"/>
              <w:right w:val="single" w:sz="5" w:space="0" w:color="000000"/>
            </w:tcBorders>
          </w:tcPr>
          <w:p w14:paraId="70936FD3" w14:textId="77777777" w:rsidR="00060E39" w:rsidRPr="00F92DD3" w:rsidRDefault="00060E39" w:rsidP="00060E39">
            <w:pPr>
              <w:rPr>
                <w:ins w:id="2825" w:author="2.1RC1" w:date="2013-12-11T22:33:00Z"/>
                <w:sz w:val="20"/>
                <w:szCs w:val="20"/>
              </w:rPr>
            </w:pPr>
            <w:ins w:id="2826"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6335E351" w14:textId="77777777" w:rsidR="00060E39" w:rsidRPr="000C59A8" w:rsidRDefault="00060E39" w:rsidP="00060E39">
            <w:pPr>
              <w:rPr>
                <w:ins w:id="2827" w:author="2.1RC1" w:date="2013-12-11T22:33:00Z"/>
                <w:sz w:val="20"/>
                <w:szCs w:val="20"/>
              </w:rPr>
            </w:pPr>
            <w:ins w:id="2828" w:author="2.1RC1" w:date="2013-12-11T22:33:00Z">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ins>
          </w:p>
        </w:tc>
        <w:tc>
          <w:tcPr>
            <w:tcW w:w="851" w:type="dxa"/>
            <w:tcBorders>
              <w:top w:val="single" w:sz="5" w:space="0" w:color="000000"/>
              <w:left w:val="single" w:sz="5" w:space="0" w:color="000000"/>
              <w:bottom w:val="single" w:sz="5" w:space="0" w:color="000000"/>
              <w:right w:val="single" w:sz="5" w:space="0" w:color="000000"/>
            </w:tcBorders>
          </w:tcPr>
          <w:p w14:paraId="255E8966" w14:textId="77777777" w:rsidR="00060E39" w:rsidRPr="003455B2" w:rsidRDefault="00060E39" w:rsidP="00060E39">
            <w:pPr>
              <w:rPr>
                <w:ins w:id="2829" w:author="2.1RC1" w:date="2013-12-11T22:33:00Z"/>
                <w:sz w:val="20"/>
                <w:szCs w:val="20"/>
              </w:rPr>
            </w:pPr>
            <w:ins w:id="2830" w:author="2.1RC1" w:date="2013-12-11T22:33:00Z">
              <w:r w:rsidRPr="003455B2">
                <w:rPr>
                  <w:spacing w:val="-1"/>
                  <w:sz w:val="20"/>
                  <w:szCs w:val="20"/>
                </w:rPr>
                <w:t>0..1</w:t>
              </w:r>
            </w:ins>
          </w:p>
        </w:tc>
      </w:tr>
      <w:tr w:rsidR="00060E39" w:rsidRPr="003455B2" w14:paraId="1940394E" w14:textId="77777777" w:rsidTr="00507A1C">
        <w:trPr>
          <w:trHeight w:hRule="exact" w:val="561"/>
          <w:tblHeader/>
          <w:ins w:id="2831"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7520AF6E" w14:textId="77777777" w:rsidR="00060E39" w:rsidRPr="003455B2" w:rsidRDefault="00060E39" w:rsidP="00060E39">
            <w:pPr>
              <w:rPr>
                <w:ins w:id="2832" w:author="2.1RC1" w:date="2013-12-11T22:33:00Z"/>
                <w:sz w:val="20"/>
                <w:szCs w:val="20"/>
              </w:rPr>
            </w:pPr>
            <w:ins w:id="2833" w:author="2.1RC1" w:date="2013-12-11T22:33:00Z">
              <w:r w:rsidRPr="003455B2">
                <w:rPr>
                  <w:sz w:val="20"/>
                  <w:szCs w:val="20"/>
                </w:rPr>
                <w:t>../</w:t>
              </w:r>
              <w:r>
                <w:rPr>
                  <w:sz w:val="20"/>
                  <w:szCs w:val="20"/>
                </w:rPr>
                <w:t>../</w:t>
              </w:r>
              <w:r w:rsidRPr="003455B2">
                <w:rPr>
                  <w:sz w:val="20"/>
                  <w:szCs w:val="20"/>
                </w:rPr>
                <w:t>..</w:t>
              </w:r>
              <w:r>
                <w:rPr>
                  <w:sz w:val="20"/>
                  <w:szCs w:val="20"/>
                </w:rPr>
                <w:t>/pharmaceuticalHypersensitivity</w:t>
              </w:r>
            </w:ins>
          </w:p>
        </w:tc>
        <w:tc>
          <w:tcPr>
            <w:tcW w:w="1559" w:type="dxa"/>
            <w:tcBorders>
              <w:top w:val="single" w:sz="5" w:space="0" w:color="000000"/>
              <w:left w:val="single" w:sz="5" w:space="0" w:color="000000"/>
              <w:bottom w:val="single" w:sz="5" w:space="0" w:color="000000"/>
              <w:right w:val="single" w:sz="5" w:space="0" w:color="000000"/>
            </w:tcBorders>
          </w:tcPr>
          <w:p w14:paraId="01F6FA1D" w14:textId="77777777" w:rsidR="00060E39" w:rsidRPr="003455B2" w:rsidRDefault="00060E39" w:rsidP="00060E39">
            <w:pPr>
              <w:rPr>
                <w:ins w:id="2834" w:author="2.1RC1" w:date="2013-12-11T22:33:00Z"/>
                <w:sz w:val="20"/>
                <w:szCs w:val="20"/>
              </w:rPr>
            </w:pPr>
            <w:ins w:id="2835" w:author="2.1RC1" w:date="2013-12-11T22:33:00Z">
              <w:r>
                <w:rPr>
                  <w:sz w:val="20"/>
                  <w:szCs w:val="20"/>
                </w:rPr>
                <w:t>PharmaceuticalHypersensitivityType</w:t>
              </w:r>
            </w:ins>
          </w:p>
        </w:tc>
        <w:tc>
          <w:tcPr>
            <w:tcW w:w="3969" w:type="dxa"/>
            <w:tcBorders>
              <w:top w:val="single" w:sz="5" w:space="0" w:color="000000"/>
              <w:left w:val="single" w:sz="5" w:space="0" w:color="000000"/>
              <w:bottom w:val="single" w:sz="5" w:space="0" w:color="000000"/>
              <w:right w:val="single" w:sz="5" w:space="0" w:color="000000"/>
            </w:tcBorders>
          </w:tcPr>
          <w:p w14:paraId="7AE5D46B" w14:textId="77777777" w:rsidR="00060E39" w:rsidRPr="00A054F6" w:rsidRDefault="00060E39" w:rsidP="00060E39">
            <w:pPr>
              <w:rPr>
                <w:ins w:id="2836" w:author="2.1RC1" w:date="2013-12-11T22:33:00Z"/>
                <w:sz w:val="20"/>
                <w:szCs w:val="20"/>
              </w:rPr>
            </w:pPr>
            <w:ins w:id="2837" w:author="2.1RC1" w:date="2013-12-11T22:33:00Z">
              <w:r w:rsidRPr="00A054F6">
                <w:rPr>
                  <w:sz w:val="20"/>
                  <w:szCs w:val="20"/>
                </w:rPr>
                <w:t>Mer detaljerad information om läkemedelsöverkänslighet.</w:t>
              </w:r>
            </w:ins>
          </w:p>
        </w:tc>
        <w:tc>
          <w:tcPr>
            <w:tcW w:w="851" w:type="dxa"/>
            <w:tcBorders>
              <w:top w:val="single" w:sz="5" w:space="0" w:color="000000"/>
              <w:left w:val="single" w:sz="5" w:space="0" w:color="000000"/>
              <w:bottom w:val="single" w:sz="5" w:space="0" w:color="000000"/>
              <w:right w:val="single" w:sz="5" w:space="0" w:color="000000"/>
            </w:tcBorders>
          </w:tcPr>
          <w:p w14:paraId="5E12FB51" w14:textId="77777777" w:rsidR="00060E39" w:rsidRPr="003455B2" w:rsidRDefault="00060E39" w:rsidP="00060E39">
            <w:pPr>
              <w:rPr>
                <w:ins w:id="2838" w:author="2.1RC1" w:date="2013-12-11T22:33:00Z"/>
                <w:spacing w:val="-1"/>
                <w:sz w:val="20"/>
                <w:szCs w:val="20"/>
              </w:rPr>
            </w:pPr>
            <w:ins w:id="2839" w:author="2.1RC1" w:date="2013-12-11T22:33:00Z">
              <w:r>
                <w:rPr>
                  <w:spacing w:val="-1"/>
                  <w:sz w:val="20"/>
                  <w:szCs w:val="20"/>
                </w:rPr>
                <w:t>0..1</w:t>
              </w:r>
            </w:ins>
          </w:p>
        </w:tc>
      </w:tr>
      <w:tr w:rsidR="00060E39" w:rsidRPr="003455B2" w14:paraId="448453AE" w14:textId="77777777" w:rsidTr="00507A1C">
        <w:trPr>
          <w:trHeight w:hRule="exact" w:val="2548"/>
          <w:tblHeader/>
          <w:ins w:id="2840"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4FE327DF" w14:textId="77777777" w:rsidR="00060E39" w:rsidRPr="003455B2" w:rsidRDefault="00060E39" w:rsidP="00060E39">
            <w:pPr>
              <w:rPr>
                <w:ins w:id="2841" w:author="2.1RC1" w:date="2013-12-11T22:33:00Z"/>
                <w:color w:val="FF0000"/>
                <w:sz w:val="20"/>
                <w:szCs w:val="20"/>
              </w:rPr>
            </w:pPr>
            <w:ins w:id="2842" w:author="2.1RC1" w:date="2013-12-11T22:33:00Z">
              <w:r w:rsidRPr="003455B2">
                <w:rPr>
                  <w:sz w:val="20"/>
                  <w:szCs w:val="20"/>
                </w:rPr>
                <w:t>../../</w:t>
              </w:r>
              <w:r>
                <w:rPr>
                  <w:sz w:val="20"/>
                  <w:szCs w:val="20"/>
                </w:rPr>
                <w:t>../</w:t>
              </w:r>
              <w:r w:rsidRPr="003455B2">
                <w:rPr>
                  <w:sz w:val="20"/>
                  <w:szCs w:val="20"/>
                </w:rPr>
                <w:t>..</w:t>
              </w:r>
              <w:r>
                <w:rPr>
                  <w:sz w:val="20"/>
                  <w:szCs w:val="20"/>
                </w:rPr>
                <w:t>/</w:t>
              </w:r>
              <w:r w:rsidRPr="003455B2">
                <w:rPr>
                  <w:sz w:val="20"/>
                  <w:szCs w:val="20"/>
                </w:rPr>
                <w:t>atcSubstance</w:t>
              </w:r>
            </w:ins>
          </w:p>
        </w:tc>
        <w:tc>
          <w:tcPr>
            <w:tcW w:w="1559" w:type="dxa"/>
            <w:tcBorders>
              <w:top w:val="single" w:sz="5" w:space="0" w:color="000000"/>
              <w:left w:val="single" w:sz="5" w:space="0" w:color="000000"/>
              <w:bottom w:val="single" w:sz="5" w:space="0" w:color="000000"/>
              <w:right w:val="single" w:sz="5" w:space="0" w:color="000000"/>
            </w:tcBorders>
          </w:tcPr>
          <w:p w14:paraId="587D7B3D" w14:textId="77777777" w:rsidR="00060E39" w:rsidRPr="003455B2" w:rsidRDefault="00060E39" w:rsidP="00060E39">
            <w:pPr>
              <w:rPr>
                <w:ins w:id="2843" w:author="2.1RC1" w:date="2013-12-11T22:33:00Z"/>
                <w:sz w:val="20"/>
                <w:szCs w:val="20"/>
              </w:rPr>
            </w:pPr>
            <w:ins w:id="2844" w:author="2.1RC1" w:date="2013-12-11T22:33:00Z">
              <w:r w:rsidRPr="003455B2">
                <w:rPr>
                  <w:sz w:val="20"/>
                  <w:szCs w:val="20"/>
                </w:rPr>
                <w:t>CVType</w:t>
              </w:r>
            </w:ins>
          </w:p>
          <w:p w14:paraId="60EDBC35" w14:textId="77777777" w:rsidR="00060E39" w:rsidRPr="003455B2" w:rsidRDefault="00060E39" w:rsidP="00060E39">
            <w:pPr>
              <w:spacing w:line="226" w:lineRule="exact"/>
              <w:ind w:left="102"/>
              <w:rPr>
                <w:ins w:id="2845" w:author="2.1RC1" w:date="2013-12-11T22:33:00Z"/>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B5A306C" w14:textId="77777777" w:rsidR="00060E39" w:rsidRPr="000C59A8" w:rsidRDefault="00060E39" w:rsidP="00060E39">
            <w:pPr>
              <w:rPr>
                <w:ins w:id="2846" w:author="2.1RC1" w:date="2013-12-11T22:33:00Z"/>
                <w:sz w:val="20"/>
                <w:szCs w:val="20"/>
              </w:rPr>
            </w:pPr>
            <w:ins w:id="2847" w:author="2.1RC1" w:date="2013-12-11T22:33:00Z">
              <w:r w:rsidRPr="000C59A8">
                <w:rPr>
                  <w:sz w:val="20"/>
                  <w:szCs w:val="20"/>
                </w:rPr>
                <w:t>Kod och klartext som anger den substans, eller grupp av substanser, som kan förorsaka en överkänslighetsreaktion. ATC-kod på minst treställig nivå ska anges för en läkemedelsöverkänslighet med en allvarlighetsgrad livshotande eller skadande. Om en ATC-kod ej kan anges ska attributen</w:t>
              </w:r>
              <w:r w:rsidRPr="000C59A8">
                <w:rPr>
                  <w:sz w:val="20"/>
                  <w:szCs w:val="20"/>
                </w:rPr>
                <w:br/>
                <w:t>- substans ej enligt ATC</w:t>
              </w:r>
              <w:r w:rsidRPr="000C59A8">
                <w:rPr>
                  <w:sz w:val="20"/>
                  <w:szCs w:val="20"/>
                </w:rPr>
                <w:br/>
                <w:t>och</w:t>
              </w:r>
              <w:r w:rsidRPr="000C59A8">
                <w:rPr>
                  <w:sz w:val="20"/>
                  <w:szCs w:val="20"/>
                </w:rPr>
                <w:br/>
                <w:t>- ej ATC-kod kommentar</w:t>
              </w:r>
              <w:r w:rsidRPr="000C59A8">
                <w:rPr>
                  <w:sz w:val="20"/>
                  <w:szCs w:val="20"/>
                </w:rPr>
                <w:br/>
                <w:t>användas</w:t>
              </w:r>
            </w:ins>
          </w:p>
          <w:p w14:paraId="6E0059AD" w14:textId="77777777" w:rsidR="00060E39" w:rsidRPr="003455B2" w:rsidRDefault="00060E39" w:rsidP="00060E39">
            <w:pPr>
              <w:spacing w:line="229" w:lineRule="exact"/>
              <w:ind w:left="102"/>
              <w:rPr>
                <w:ins w:id="2848" w:author="2.1RC1" w:date="2013-12-11T22:33:00Z"/>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E7D35C4" w14:textId="77777777" w:rsidR="00060E39" w:rsidRPr="003455B2" w:rsidRDefault="00060E39" w:rsidP="00060E39">
            <w:pPr>
              <w:rPr>
                <w:ins w:id="2849" w:author="2.1RC1" w:date="2013-12-11T22:33:00Z"/>
                <w:sz w:val="20"/>
                <w:szCs w:val="20"/>
              </w:rPr>
            </w:pPr>
            <w:ins w:id="2850" w:author="2.1RC1" w:date="2013-12-11T22:33:00Z">
              <w:r w:rsidRPr="003455B2">
                <w:rPr>
                  <w:spacing w:val="-1"/>
                  <w:sz w:val="20"/>
                  <w:szCs w:val="20"/>
                </w:rPr>
                <w:t>0..1</w:t>
              </w:r>
            </w:ins>
          </w:p>
        </w:tc>
      </w:tr>
      <w:tr w:rsidR="00060E39" w:rsidRPr="003455B2" w14:paraId="07953518" w14:textId="77777777" w:rsidTr="00507A1C">
        <w:trPr>
          <w:trHeight w:hRule="exact" w:val="287"/>
          <w:tblHeader/>
          <w:ins w:id="2851"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238B0BE3" w14:textId="77777777" w:rsidR="00060E39" w:rsidRPr="009E1560" w:rsidRDefault="00060E39" w:rsidP="00060E39">
            <w:pPr>
              <w:rPr>
                <w:ins w:id="2852" w:author="2.1RC1" w:date="2013-12-11T22:33:00Z"/>
                <w:sz w:val="20"/>
                <w:szCs w:val="20"/>
              </w:rPr>
            </w:pPr>
            <w:ins w:id="2853" w:author="2.1RC1" w:date="2013-12-11T22:33:00Z">
              <w:r w:rsidRPr="003455B2">
                <w:rPr>
                  <w:sz w:val="20"/>
                  <w:szCs w:val="20"/>
                </w:rPr>
                <w:t>../../</w:t>
              </w:r>
              <w:r>
                <w:rPr>
                  <w:sz w:val="20"/>
                  <w:szCs w:val="20"/>
                </w:rPr>
                <w:t>../</w:t>
              </w:r>
              <w:r w:rsidRPr="00EB6AB9">
                <w:rPr>
                  <w:sz w:val="20"/>
                  <w:szCs w:val="20"/>
                </w:rPr>
                <w:t>../../</w:t>
              </w:r>
              <w:r>
                <w:rPr>
                  <w:sz w:val="20"/>
                  <w:szCs w:val="20"/>
                </w:rPr>
                <w:t>code</w:t>
              </w:r>
            </w:ins>
          </w:p>
        </w:tc>
        <w:tc>
          <w:tcPr>
            <w:tcW w:w="1559" w:type="dxa"/>
            <w:tcBorders>
              <w:top w:val="single" w:sz="5" w:space="0" w:color="000000"/>
              <w:left w:val="single" w:sz="5" w:space="0" w:color="000000"/>
              <w:bottom w:val="single" w:sz="5" w:space="0" w:color="000000"/>
              <w:right w:val="single" w:sz="5" w:space="0" w:color="000000"/>
            </w:tcBorders>
          </w:tcPr>
          <w:p w14:paraId="2853B67E" w14:textId="77777777" w:rsidR="00060E39" w:rsidRPr="003455B2" w:rsidRDefault="00060E39" w:rsidP="00060E39">
            <w:pPr>
              <w:rPr>
                <w:ins w:id="2854" w:author="2.1RC1" w:date="2013-12-11T22:33:00Z"/>
                <w:sz w:val="20"/>
                <w:szCs w:val="20"/>
              </w:rPr>
            </w:pPr>
            <w:ins w:id="2855"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2E8CCE00" w14:textId="77777777" w:rsidR="00060E39" w:rsidRPr="003455B2" w:rsidRDefault="00060E39" w:rsidP="00060E39">
            <w:pPr>
              <w:rPr>
                <w:ins w:id="2856" w:author="2.1RC1" w:date="2013-12-11T22:33:00Z"/>
                <w:sz w:val="20"/>
                <w:szCs w:val="20"/>
              </w:rPr>
            </w:pPr>
            <w:ins w:id="2857" w:author="2.1RC1" w:date="2013-12-11T22:33:00Z">
              <w:r w:rsidRPr="003455B2">
                <w:rPr>
                  <w:sz w:val="20"/>
                  <w:szCs w:val="20"/>
                </w:rPr>
                <w:t>Substansens ATC-kod.</w:t>
              </w:r>
            </w:ins>
          </w:p>
        </w:tc>
        <w:tc>
          <w:tcPr>
            <w:tcW w:w="851" w:type="dxa"/>
            <w:tcBorders>
              <w:top w:val="single" w:sz="5" w:space="0" w:color="000000"/>
              <w:left w:val="single" w:sz="5" w:space="0" w:color="000000"/>
              <w:bottom w:val="single" w:sz="5" w:space="0" w:color="000000"/>
              <w:right w:val="single" w:sz="5" w:space="0" w:color="000000"/>
            </w:tcBorders>
          </w:tcPr>
          <w:p w14:paraId="6AC7A1C0" w14:textId="77777777" w:rsidR="00060E39" w:rsidRPr="003455B2" w:rsidRDefault="00060E39" w:rsidP="00060E39">
            <w:pPr>
              <w:rPr>
                <w:ins w:id="2858" w:author="2.1RC1" w:date="2013-12-11T22:33:00Z"/>
                <w:sz w:val="20"/>
                <w:szCs w:val="20"/>
              </w:rPr>
            </w:pPr>
            <w:ins w:id="2859" w:author="2.1RC1" w:date="2013-12-11T22:33:00Z">
              <w:r w:rsidRPr="003455B2">
                <w:rPr>
                  <w:sz w:val="20"/>
                  <w:szCs w:val="20"/>
                </w:rPr>
                <w:t>1..1</w:t>
              </w:r>
            </w:ins>
          </w:p>
        </w:tc>
      </w:tr>
      <w:tr w:rsidR="00060E39" w:rsidRPr="003455B2" w14:paraId="345B9244" w14:textId="77777777" w:rsidTr="00507A1C">
        <w:trPr>
          <w:trHeight w:hRule="exact" w:val="292"/>
          <w:tblHeader/>
          <w:ins w:id="2860"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02229464" w14:textId="77777777" w:rsidR="00060E39" w:rsidRPr="009E1560" w:rsidRDefault="00060E39" w:rsidP="00060E39">
            <w:pPr>
              <w:rPr>
                <w:ins w:id="2861" w:author="2.1RC1" w:date="2013-12-11T22:33:00Z"/>
                <w:sz w:val="20"/>
                <w:szCs w:val="20"/>
              </w:rPr>
            </w:pPr>
            <w:ins w:id="2862" w:author="2.1RC1" w:date="2013-12-11T22:33:00Z">
              <w:r w:rsidRPr="003455B2">
                <w:rPr>
                  <w:sz w:val="20"/>
                  <w:szCs w:val="20"/>
                </w:rPr>
                <w:t>../../</w:t>
              </w:r>
              <w:r>
                <w:rPr>
                  <w:sz w:val="20"/>
                  <w:szCs w:val="20"/>
                </w:rPr>
                <w:t>../../</w:t>
              </w:r>
              <w:r w:rsidRPr="003455B2">
                <w:rPr>
                  <w:sz w:val="20"/>
                  <w:szCs w:val="20"/>
                </w:rPr>
                <w:t>..</w:t>
              </w:r>
              <w:r>
                <w:rPr>
                  <w:sz w:val="20"/>
                  <w:szCs w:val="20"/>
                </w:rPr>
                <w:t>/displayName</w:t>
              </w:r>
            </w:ins>
          </w:p>
        </w:tc>
        <w:tc>
          <w:tcPr>
            <w:tcW w:w="1559" w:type="dxa"/>
            <w:tcBorders>
              <w:top w:val="single" w:sz="5" w:space="0" w:color="000000"/>
              <w:left w:val="single" w:sz="5" w:space="0" w:color="000000"/>
              <w:bottom w:val="single" w:sz="5" w:space="0" w:color="000000"/>
              <w:right w:val="single" w:sz="5" w:space="0" w:color="000000"/>
            </w:tcBorders>
          </w:tcPr>
          <w:p w14:paraId="03A37C6D" w14:textId="77777777" w:rsidR="00060E39" w:rsidRPr="003455B2" w:rsidRDefault="00060E39" w:rsidP="00060E39">
            <w:pPr>
              <w:rPr>
                <w:ins w:id="2863" w:author="2.1RC1" w:date="2013-12-11T22:33:00Z"/>
                <w:sz w:val="20"/>
                <w:szCs w:val="20"/>
              </w:rPr>
            </w:pPr>
            <w:ins w:id="2864"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31E908A4" w14:textId="77777777" w:rsidR="00060E39" w:rsidRPr="003455B2" w:rsidRDefault="00060E39" w:rsidP="00060E39">
            <w:pPr>
              <w:rPr>
                <w:ins w:id="2865" w:author="2.1RC1" w:date="2013-12-11T22:33:00Z"/>
                <w:sz w:val="20"/>
                <w:szCs w:val="20"/>
              </w:rPr>
            </w:pPr>
            <w:ins w:id="2866" w:author="2.1RC1" w:date="2013-12-11T22:33:00Z">
              <w:r w:rsidRPr="003455B2">
                <w:rPr>
                  <w:sz w:val="20"/>
                  <w:szCs w:val="20"/>
                </w:rPr>
                <w:t>Klartext för substans (substansnamn)</w:t>
              </w:r>
            </w:ins>
          </w:p>
        </w:tc>
        <w:tc>
          <w:tcPr>
            <w:tcW w:w="851" w:type="dxa"/>
            <w:tcBorders>
              <w:top w:val="single" w:sz="5" w:space="0" w:color="000000"/>
              <w:left w:val="single" w:sz="5" w:space="0" w:color="000000"/>
              <w:bottom w:val="single" w:sz="5" w:space="0" w:color="000000"/>
              <w:right w:val="single" w:sz="5" w:space="0" w:color="000000"/>
            </w:tcBorders>
          </w:tcPr>
          <w:p w14:paraId="53FD3809" w14:textId="77777777" w:rsidR="00060E39" w:rsidRPr="003455B2" w:rsidRDefault="00060E39" w:rsidP="00060E39">
            <w:pPr>
              <w:rPr>
                <w:ins w:id="2867" w:author="2.1RC1" w:date="2013-12-11T22:33:00Z"/>
                <w:sz w:val="20"/>
                <w:szCs w:val="20"/>
              </w:rPr>
            </w:pPr>
            <w:ins w:id="2868" w:author="2.1RC1" w:date="2013-12-11T22:33:00Z">
              <w:r w:rsidRPr="003455B2">
                <w:rPr>
                  <w:sz w:val="20"/>
                  <w:szCs w:val="20"/>
                </w:rPr>
                <w:t>1..1</w:t>
              </w:r>
            </w:ins>
          </w:p>
        </w:tc>
      </w:tr>
      <w:tr w:rsidR="00060E39" w:rsidRPr="003455B2" w14:paraId="3EC2BAAE" w14:textId="77777777" w:rsidTr="00507A1C">
        <w:trPr>
          <w:trHeight w:hRule="exact" w:val="281"/>
          <w:tblHeader/>
          <w:ins w:id="2869"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38070688" w14:textId="77777777" w:rsidR="00060E39" w:rsidRPr="003620C3" w:rsidRDefault="00060E39" w:rsidP="00060E39">
            <w:pPr>
              <w:rPr>
                <w:ins w:id="2870" w:author="2.1RC1" w:date="2013-12-11T22:33:00Z"/>
                <w:sz w:val="20"/>
                <w:szCs w:val="20"/>
              </w:rPr>
            </w:pPr>
            <w:ins w:id="2871" w:author="2.1RC1" w:date="2013-12-11T22:33:00Z">
              <w:r w:rsidRPr="003455B2">
                <w:rPr>
                  <w:sz w:val="20"/>
                  <w:szCs w:val="20"/>
                </w:rPr>
                <w:t>../../</w:t>
              </w:r>
              <w:r w:rsidRPr="003620C3">
                <w:rPr>
                  <w:sz w:val="20"/>
                  <w:szCs w:val="20"/>
                </w:rPr>
                <w:t>../</w:t>
              </w:r>
              <w:r>
                <w:rPr>
                  <w:sz w:val="20"/>
                  <w:szCs w:val="20"/>
                </w:rPr>
                <w:t>../</w:t>
              </w:r>
              <w:r w:rsidRPr="003455B2">
                <w:rPr>
                  <w:sz w:val="20"/>
                  <w:szCs w:val="20"/>
                </w:rPr>
                <w:t>..</w:t>
              </w:r>
              <w:r>
                <w:rPr>
                  <w:sz w:val="20"/>
                  <w:szCs w:val="20"/>
                </w:rPr>
                <w:t>/</w:t>
              </w:r>
              <w:r w:rsidRPr="003620C3">
                <w:rPr>
                  <w:sz w:val="20"/>
                  <w:szCs w:val="20"/>
                </w:rPr>
                <w:t>codeSystem</w:t>
              </w:r>
            </w:ins>
          </w:p>
        </w:tc>
        <w:tc>
          <w:tcPr>
            <w:tcW w:w="1559" w:type="dxa"/>
            <w:tcBorders>
              <w:top w:val="single" w:sz="5" w:space="0" w:color="000000"/>
              <w:left w:val="single" w:sz="5" w:space="0" w:color="000000"/>
              <w:bottom w:val="single" w:sz="5" w:space="0" w:color="000000"/>
              <w:right w:val="single" w:sz="5" w:space="0" w:color="000000"/>
            </w:tcBorders>
          </w:tcPr>
          <w:p w14:paraId="0092625B" w14:textId="77777777" w:rsidR="00060E39" w:rsidRPr="003455B2" w:rsidRDefault="00060E39" w:rsidP="00060E39">
            <w:pPr>
              <w:rPr>
                <w:ins w:id="2872" w:author="2.1RC1" w:date="2013-12-11T22:33:00Z"/>
                <w:sz w:val="20"/>
                <w:szCs w:val="20"/>
              </w:rPr>
            </w:pPr>
            <w:ins w:id="2873"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0AD3F376" w14:textId="77777777" w:rsidR="00060E39" w:rsidRPr="003455B2" w:rsidRDefault="00060E39" w:rsidP="00060E39">
            <w:pPr>
              <w:rPr>
                <w:ins w:id="2874" w:author="2.1RC1" w:date="2013-12-11T22:33:00Z"/>
                <w:sz w:val="20"/>
                <w:szCs w:val="20"/>
              </w:rPr>
            </w:pPr>
            <w:ins w:id="2875" w:author="2.1RC1" w:date="2013-12-11T22:33:00Z">
              <w:r w:rsidRPr="003455B2">
                <w:rPr>
                  <w:sz w:val="20"/>
                  <w:szCs w:val="20"/>
                </w:rPr>
                <w:t>1.2.752.129.2.2.3.1.1</w:t>
              </w:r>
            </w:ins>
          </w:p>
        </w:tc>
        <w:tc>
          <w:tcPr>
            <w:tcW w:w="851" w:type="dxa"/>
            <w:tcBorders>
              <w:top w:val="single" w:sz="5" w:space="0" w:color="000000"/>
              <w:left w:val="single" w:sz="5" w:space="0" w:color="000000"/>
              <w:bottom w:val="single" w:sz="5" w:space="0" w:color="000000"/>
              <w:right w:val="single" w:sz="5" w:space="0" w:color="000000"/>
            </w:tcBorders>
          </w:tcPr>
          <w:p w14:paraId="002FA467" w14:textId="77777777" w:rsidR="00060E39" w:rsidRPr="003455B2" w:rsidRDefault="00060E39" w:rsidP="00060E39">
            <w:pPr>
              <w:rPr>
                <w:ins w:id="2876" w:author="2.1RC1" w:date="2013-12-11T22:33:00Z"/>
                <w:sz w:val="20"/>
                <w:szCs w:val="20"/>
              </w:rPr>
            </w:pPr>
            <w:ins w:id="2877" w:author="2.1RC1" w:date="2013-12-11T22:33:00Z">
              <w:r w:rsidRPr="003455B2">
                <w:rPr>
                  <w:sz w:val="20"/>
                  <w:szCs w:val="20"/>
                </w:rPr>
                <w:t>1..1</w:t>
              </w:r>
            </w:ins>
          </w:p>
        </w:tc>
      </w:tr>
      <w:tr w:rsidR="00060E39" w:rsidRPr="003455B2" w14:paraId="3F52F792" w14:textId="77777777" w:rsidTr="00507A1C">
        <w:trPr>
          <w:trHeight w:hRule="exact" w:val="501"/>
          <w:tblHeader/>
          <w:ins w:id="2878"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4F806A55" w14:textId="77777777" w:rsidR="00060E39" w:rsidRPr="009E1560" w:rsidRDefault="00060E39" w:rsidP="00060E39">
            <w:pPr>
              <w:rPr>
                <w:ins w:id="2879" w:author="2.1RC1" w:date="2013-12-11T22:33:00Z"/>
                <w:sz w:val="20"/>
                <w:szCs w:val="20"/>
              </w:rPr>
            </w:pPr>
            <w:ins w:id="2880" w:author="2.1RC1" w:date="2013-12-11T22:33:00Z">
              <w:r w:rsidRPr="003455B2">
                <w:rPr>
                  <w:sz w:val="20"/>
                  <w:szCs w:val="20"/>
                </w:rPr>
                <w:t>../../</w:t>
              </w:r>
              <w:r>
                <w:rPr>
                  <w:sz w:val="20"/>
                  <w:szCs w:val="20"/>
                </w:rPr>
                <w:t>../</w:t>
              </w:r>
              <w:r w:rsidRPr="003455B2">
                <w:rPr>
                  <w:sz w:val="20"/>
                  <w:szCs w:val="20"/>
                </w:rPr>
                <w:t>..</w:t>
              </w:r>
              <w:r>
                <w:rPr>
                  <w:sz w:val="20"/>
                  <w:szCs w:val="20"/>
                </w:rPr>
                <w:t>/nonATCSubstance</w:t>
              </w:r>
            </w:ins>
          </w:p>
        </w:tc>
        <w:tc>
          <w:tcPr>
            <w:tcW w:w="1559" w:type="dxa"/>
            <w:tcBorders>
              <w:top w:val="single" w:sz="5" w:space="0" w:color="000000"/>
              <w:left w:val="single" w:sz="5" w:space="0" w:color="000000"/>
              <w:bottom w:val="single" w:sz="5" w:space="0" w:color="000000"/>
              <w:right w:val="single" w:sz="5" w:space="0" w:color="000000"/>
            </w:tcBorders>
          </w:tcPr>
          <w:p w14:paraId="0C7C2981" w14:textId="77777777" w:rsidR="00060E39" w:rsidRPr="003455B2" w:rsidRDefault="00060E39" w:rsidP="00060E39">
            <w:pPr>
              <w:rPr>
                <w:ins w:id="2881" w:author="2.1RC1" w:date="2013-12-11T22:33:00Z"/>
                <w:sz w:val="20"/>
                <w:szCs w:val="20"/>
              </w:rPr>
            </w:pPr>
            <w:ins w:id="2882"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1250FF8D" w14:textId="77777777" w:rsidR="00060E39" w:rsidRPr="003455B2" w:rsidRDefault="00060E39" w:rsidP="00060E39">
            <w:pPr>
              <w:rPr>
                <w:ins w:id="2883" w:author="2.1RC1" w:date="2013-12-11T22:33:00Z"/>
                <w:sz w:val="20"/>
                <w:szCs w:val="20"/>
              </w:rPr>
            </w:pPr>
            <w:ins w:id="2884" w:author="2.1RC1" w:date="2013-12-11T22:33:00Z">
              <w:r w:rsidRPr="003455B2">
                <w:rPr>
                  <w:sz w:val="20"/>
                  <w:szCs w:val="20"/>
                </w:rPr>
                <w:t>Text som anger benämning på aktiv substans som kan förorsaka en överkänslighetsreaktion</w:t>
              </w:r>
            </w:ins>
          </w:p>
          <w:p w14:paraId="486874DA" w14:textId="77777777" w:rsidR="00060E39" w:rsidRPr="003455B2" w:rsidRDefault="00060E39" w:rsidP="00060E39">
            <w:pPr>
              <w:spacing w:line="229" w:lineRule="exact"/>
              <w:ind w:left="102"/>
              <w:rPr>
                <w:ins w:id="2885" w:author="2.1RC1" w:date="2013-12-11T22:33:00Z"/>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A57A49C" w14:textId="77777777" w:rsidR="00060E39" w:rsidRPr="003455B2" w:rsidRDefault="00060E39" w:rsidP="00060E39">
            <w:pPr>
              <w:rPr>
                <w:ins w:id="2886" w:author="2.1RC1" w:date="2013-12-11T22:33:00Z"/>
                <w:sz w:val="20"/>
                <w:szCs w:val="20"/>
              </w:rPr>
            </w:pPr>
            <w:ins w:id="2887" w:author="2.1RC1" w:date="2013-12-11T22:33:00Z">
              <w:r w:rsidRPr="003455B2">
                <w:rPr>
                  <w:spacing w:val="-1"/>
                  <w:sz w:val="20"/>
                  <w:szCs w:val="20"/>
                </w:rPr>
                <w:t>0..1</w:t>
              </w:r>
            </w:ins>
          </w:p>
        </w:tc>
      </w:tr>
      <w:tr w:rsidR="00060E39" w:rsidRPr="003455B2" w14:paraId="4C7A47E2" w14:textId="77777777" w:rsidTr="00507A1C">
        <w:trPr>
          <w:trHeight w:hRule="exact" w:val="540"/>
          <w:tblHeader/>
          <w:ins w:id="2888"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6CF08264" w14:textId="77777777" w:rsidR="00060E39" w:rsidRPr="009E1560" w:rsidRDefault="00060E39" w:rsidP="00060E39">
            <w:pPr>
              <w:rPr>
                <w:ins w:id="2889" w:author="2.1RC1" w:date="2013-12-11T22:33:00Z"/>
                <w:sz w:val="20"/>
                <w:szCs w:val="20"/>
              </w:rPr>
            </w:pPr>
            <w:ins w:id="2890" w:author="2.1RC1" w:date="2013-12-11T22:33:00Z">
              <w:r w:rsidRPr="003455B2">
                <w:rPr>
                  <w:sz w:val="20"/>
                  <w:szCs w:val="20"/>
                </w:rPr>
                <w:t>../../</w:t>
              </w:r>
              <w:r>
                <w:rPr>
                  <w:sz w:val="20"/>
                  <w:szCs w:val="20"/>
                </w:rPr>
                <w:t>../</w:t>
              </w:r>
              <w:r w:rsidRPr="003455B2">
                <w:rPr>
                  <w:sz w:val="20"/>
                  <w:szCs w:val="20"/>
                </w:rPr>
                <w:t>..</w:t>
              </w:r>
              <w:r>
                <w:rPr>
                  <w:sz w:val="20"/>
                  <w:szCs w:val="20"/>
                </w:rPr>
                <w:t>/nonATCSubstanceComment</w:t>
              </w:r>
            </w:ins>
          </w:p>
        </w:tc>
        <w:tc>
          <w:tcPr>
            <w:tcW w:w="1559" w:type="dxa"/>
            <w:tcBorders>
              <w:top w:val="single" w:sz="5" w:space="0" w:color="000000"/>
              <w:left w:val="single" w:sz="5" w:space="0" w:color="000000"/>
              <w:bottom w:val="single" w:sz="5" w:space="0" w:color="000000"/>
              <w:right w:val="single" w:sz="5" w:space="0" w:color="000000"/>
            </w:tcBorders>
          </w:tcPr>
          <w:p w14:paraId="61C714D0" w14:textId="77777777" w:rsidR="00060E39" w:rsidRPr="003455B2" w:rsidRDefault="00060E39" w:rsidP="00060E39">
            <w:pPr>
              <w:rPr>
                <w:ins w:id="2891" w:author="2.1RC1" w:date="2013-12-11T22:33:00Z"/>
                <w:sz w:val="20"/>
                <w:szCs w:val="20"/>
              </w:rPr>
            </w:pPr>
            <w:ins w:id="2892"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2D764B5A" w14:textId="77777777" w:rsidR="00060E39" w:rsidRPr="003455B2" w:rsidRDefault="00060E39" w:rsidP="00060E39">
            <w:pPr>
              <w:rPr>
                <w:ins w:id="2893" w:author="2.1RC1" w:date="2013-12-11T22:33:00Z"/>
                <w:sz w:val="20"/>
                <w:szCs w:val="20"/>
              </w:rPr>
            </w:pPr>
            <w:ins w:id="2894" w:author="2.1RC1" w:date="2013-12-11T22:33:00Z">
              <w:r w:rsidRPr="003455B2">
                <w:rPr>
                  <w:sz w:val="20"/>
                  <w:szCs w:val="20"/>
                </w:rPr>
                <w:t>Text som innehåller en förklaing till varför ej ATC-kod används.</w:t>
              </w:r>
            </w:ins>
          </w:p>
          <w:p w14:paraId="2E3582BB" w14:textId="77777777" w:rsidR="00060E39" w:rsidRPr="003455B2" w:rsidRDefault="00060E39" w:rsidP="00060E39">
            <w:pPr>
              <w:spacing w:line="229" w:lineRule="exact"/>
              <w:ind w:left="102"/>
              <w:rPr>
                <w:ins w:id="2895" w:author="2.1RC1" w:date="2013-12-11T22:33:00Z"/>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5E4FAE7" w14:textId="77777777" w:rsidR="00060E39" w:rsidRPr="003455B2" w:rsidRDefault="00060E39" w:rsidP="00060E39">
            <w:pPr>
              <w:rPr>
                <w:ins w:id="2896" w:author="2.1RC1" w:date="2013-12-11T22:33:00Z"/>
                <w:sz w:val="20"/>
                <w:szCs w:val="20"/>
              </w:rPr>
            </w:pPr>
            <w:ins w:id="2897" w:author="2.1RC1" w:date="2013-12-11T22:33:00Z">
              <w:r w:rsidRPr="003455B2">
                <w:rPr>
                  <w:spacing w:val="-1"/>
                  <w:sz w:val="20"/>
                  <w:szCs w:val="20"/>
                </w:rPr>
                <w:t>0..1</w:t>
              </w:r>
            </w:ins>
          </w:p>
        </w:tc>
      </w:tr>
      <w:tr w:rsidR="00060E39" w:rsidRPr="003455B2" w14:paraId="57C00906" w14:textId="77777777" w:rsidTr="00507A1C">
        <w:trPr>
          <w:trHeight w:hRule="exact" w:val="916"/>
          <w:tblHeader/>
          <w:ins w:id="2898"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0A248C63" w14:textId="77777777" w:rsidR="00060E39" w:rsidRPr="009E1560" w:rsidRDefault="00060E39" w:rsidP="00060E39">
            <w:pPr>
              <w:rPr>
                <w:ins w:id="2899" w:author="2.1RC1" w:date="2013-12-11T22:33:00Z"/>
                <w:sz w:val="20"/>
                <w:szCs w:val="20"/>
              </w:rPr>
            </w:pPr>
            <w:ins w:id="2900" w:author="2.1RC1" w:date="2013-12-11T22:33:00Z">
              <w:r w:rsidRPr="003455B2">
                <w:rPr>
                  <w:sz w:val="20"/>
                  <w:szCs w:val="20"/>
                </w:rPr>
                <w:t>../../</w:t>
              </w:r>
              <w:r>
                <w:rPr>
                  <w:sz w:val="20"/>
                  <w:szCs w:val="20"/>
                </w:rPr>
                <w:t>../</w:t>
              </w:r>
              <w:r w:rsidRPr="003455B2">
                <w:rPr>
                  <w:sz w:val="20"/>
                  <w:szCs w:val="20"/>
                </w:rPr>
                <w:t>..</w:t>
              </w:r>
              <w:r>
                <w:rPr>
                  <w:sz w:val="20"/>
                  <w:szCs w:val="20"/>
                </w:rPr>
                <w:t>/pharmaceuticalProductId</w:t>
              </w:r>
            </w:ins>
          </w:p>
        </w:tc>
        <w:tc>
          <w:tcPr>
            <w:tcW w:w="1559" w:type="dxa"/>
            <w:tcBorders>
              <w:top w:val="single" w:sz="5" w:space="0" w:color="000000"/>
              <w:left w:val="single" w:sz="5" w:space="0" w:color="000000"/>
              <w:bottom w:val="single" w:sz="5" w:space="0" w:color="000000"/>
              <w:right w:val="single" w:sz="5" w:space="0" w:color="000000"/>
            </w:tcBorders>
          </w:tcPr>
          <w:p w14:paraId="372A58EE" w14:textId="49FB9805" w:rsidR="00060E39" w:rsidRPr="003455B2" w:rsidRDefault="00250830" w:rsidP="00060E39">
            <w:pPr>
              <w:rPr>
                <w:ins w:id="2901" w:author="2.1RC1" w:date="2013-12-11T22:33:00Z"/>
                <w:sz w:val="20"/>
                <w:szCs w:val="20"/>
              </w:rPr>
            </w:pPr>
            <w:ins w:id="2902" w:author="2.1RC1" w:date="2013-12-11T22:33:00Z">
              <w:r>
                <w:rPr>
                  <w:sz w:val="20"/>
                  <w:szCs w:val="20"/>
                </w:rPr>
                <w:t>CVType</w:t>
              </w:r>
            </w:ins>
          </w:p>
        </w:tc>
        <w:tc>
          <w:tcPr>
            <w:tcW w:w="3969" w:type="dxa"/>
            <w:tcBorders>
              <w:top w:val="single" w:sz="5" w:space="0" w:color="000000"/>
              <w:left w:val="single" w:sz="5" w:space="0" w:color="000000"/>
              <w:bottom w:val="single" w:sz="5" w:space="0" w:color="000000"/>
              <w:right w:val="single" w:sz="5" w:space="0" w:color="000000"/>
            </w:tcBorders>
          </w:tcPr>
          <w:p w14:paraId="6EA26751" w14:textId="77777777" w:rsidR="00060E39" w:rsidRPr="003455B2" w:rsidRDefault="00060E39" w:rsidP="00060E39">
            <w:pPr>
              <w:rPr>
                <w:ins w:id="2903" w:author="2.1RC1" w:date="2013-12-11T22:33:00Z"/>
                <w:sz w:val="20"/>
                <w:szCs w:val="20"/>
              </w:rPr>
            </w:pPr>
            <w:ins w:id="2904" w:author="2.1RC1" w:date="2013-12-11T22:33:00Z">
              <w:r w:rsidRPr="003455B2">
                <w:rPr>
                  <w:sz w:val="20"/>
                  <w:szCs w:val="20"/>
                </w:rPr>
                <w:t>Identifierare för aktuell läkemedelspr</w:t>
              </w:r>
              <w:r>
                <w:rPr>
                  <w:sz w:val="20"/>
                  <w:szCs w:val="20"/>
                </w:rPr>
                <w:t>o</w:t>
              </w:r>
              <w:r w:rsidRPr="003455B2">
                <w:rPr>
                  <w:sz w:val="20"/>
                  <w:szCs w:val="20"/>
                </w:rPr>
                <w:t xml:space="preserve">dukt som kan orsaka överkänslighet. </w:t>
              </w:r>
              <w:r>
                <w:rPr>
                  <w:sz w:val="20"/>
                  <w:szCs w:val="20"/>
                </w:rPr>
                <w:t>För kompatibilitet med NPÖ 2.2.0 skall detta a</w:t>
              </w:r>
              <w:r w:rsidRPr="003455B2">
                <w:rPr>
                  <w:sz w:val="20"/>
                  <w:szCs w:val="20"/>
                </w:rPr>
                <w:t>nges med NPL-id</w:t>
              </w:r>
              <w:r>
                <w:rPr>
                  <w:sz w:val="20"/>
                  <w:szCs w:val="20"/>
                </w:rPr>
                <w:t xml:space="preserve"> (</w:t>
              </w:r>
              <w:r w:rsidRPr="00DB511B">
                <w:rPr>
                  <w:sz w:val="20"/>
                  <w:szCs w:val="20"/>
                </w:rPr>
                <w:t>1.2.752.129.2.1.5.1</w:t>
              </w:r>
              <w:r>
                <w:rPr>
                  <w:sz w:val="20"/>
                  <w:szCs w:val="20"/>
                </w:rPr>
                <w:t>).</w:t>
              </w:r>
            </w:ins>
          </w:p>
          <w:p w14:paraId="67628BDB" w14:textId="77777777" w:rsidR="00060E39" w:rsidRPr="003455B2" w:rsidRDefault="00060E39" w:rsidP="00060E39">
            <w:pPr>
              <w:spacing w:line="229" w:lineRule="exact"/>
              <w:ind w:left="102"/>
              <w:rPr>
                <w:ins w:id="2905" w:author="2.1RC1" w:date="2013-12-11T22:33:00Z"/>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A9C2D18" w14:textId="77777777" w:rsidR="00060E39" w:rsidRPr="003455B2" w:rsidRDefault="00060E39" w:rsidP="00060E39">
            <w:pPr>
              <w:rPr>
                <w:ins w:id="2906" w:author="2.1RC1" w:date="2013-12-11T22:33:00Z"/>
                <w:sz w:val="20"/>
                <w:szCs w:val="20"/>
              </w:rPr>
            </w:pPr>
            <w:ins w:id="2907" w:author="2.1RC1" w:date="2013-12-11T22:33:00Z">
              <w:r w:rsidRPr="003455B2">
                <w:rPr>
                  <w:sz w:val="20"/>
                  <w:szCs w:val="20"/>
                </w:rPr>
                <w:t>0..*</w:t>
              </w:r>
            </w:ins>
          </w:p>
          <w:p w14:paraId="647AD812" w14:textId="77777777" w:rsidR="00060E39" w:rsidRPr="003455B2" w:rsidRDefault="00060E39" w:rsidP="00060E39">
            <w:pPr>
              <w:spacing w:line="226" w:lineRule="exact"/>
              <w:rPr>
                <w:ins w:id="2908" w:author="2.1RC1" w:date="2013-12-11T22:33:00Z"/>
                <w:spacing w:val="-1"/>
                <w:sz w:val="20"/>
                <w:szCs w:val="20"/>
              </w:rPr>
            </w:pPr>
          </w:p>
        </w:tc>
      </w:tr>
      <w:tr w:rsidR="00060E39" w14:paraId="2F4FDCE6" w14:textId="77777777" w:rsidTr="00507A1C">
        <w:trPr>
          <w:trHeight w:hRule="exact" w:val="561"/>
          <w:tblHeader/>
          <w:ins w:id="2909"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7D2706E3" w14:textId="77777777" w:rsidR="00060E39" w:rsidRPr="00F92DD3" w:rsidRDefault="00060E39" w:rsidP="00060E39">
            <w:pPr>
              <w:rPr>
                <w:ins w:id="2910" w:author="2.1RC1" w:date="2013-12-11T22:33:00Z"/>
                <w:sz w:val="20"/>
                <w:szCs w:val="20"/>
              </w:rPr>
            </w:pPr>
            <w:ins w:id="2911" w:author="2.1RC1" w:date="2013-12-11T22:33:00Z">
              <w:r w:rsidRPr="003455B2">
                <w:rPr>
                  <w:sz w:val="20"/>
                  <w:szCs w:val="20"/>
                </w:rPr>
                <w:t>..</w:t>
              </w:r>
              <w:r>
                <w:rPr>
                  <w:sz w:val="20"/>
                  <w:szCs w:val="20"/>
                </w:rPr>
                <w:t>/../</w:t>
              </w:r>
              <w:r w:rsidRPr="003455B2">
                <w:rPr>
                  <w:sz w:val="20"/>
                  <w:szCs w:val="20"/>
                </w:rPr>
                <w:t>../../</w:t>
              </w:r>
              <w:r w:rsidRPr="00F92DD3">
                <w:rPr>
                  <w:sz w:val="20"/>
                  <w:szCs w:val="20"/>
                </w:rPr>
                <w:t>../code</w:t>
              </w:r>
            </w:ins>
          </w:p>
        </w:tc>
        <w:tc>
          <w:tcPr>
            <w:tcW w:w="1559" w:type="dxa"/>
            <w:tcBorders>
              <w:top w:val="single" w:sz="5" w:space="0" w:color="000000"/>
              <w:left w:val="single" w:sz="5" w:space="0" w:color="000000"/>
              <w:bottom w:val="single" w:sz="5" w:space="0" w:color="000000"/>
              <w:right w:val="single" w:sz="5" w:space="0" w:color="000000"/>
            </w:tcBorders>
          </w:tcPr>
          <w:p w14:paraId="5D403F41" w14:textId="77777777" w:rsidR="00060E39" w:rsidRPr="00F92DD3" w:rsidRDefault="00060E39" w:rsidP="00060E39">
            <w:pPr>
              <w:rPr>
                <w:ins w:id="2912" w:author="2.1RC1" w:date="2013-12-11T22:33:00Z"/>
                <w:sz w:val="20"/>
                <w:szCs w:val="20"/>
              </w:rPr>
            </w:pPr>
            <w:ins w:id="2913"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04C78625" w14:textId="77777777" w:rsidR="00060E39" w:rsidRPr="003455B2" w:rsidRDefault="00060E39" w:rsidP="00060E39">
            <w:pPr>
              <w:rPr>
                <w:ins w:id="2914" w:author="2.1RC1" w:date="2013-12-11T22:33:00Z"/>
                <w:sz w:val="20"/>
                <w:szCs w:val="20"/>
              </w:rPr>
            </w:pPr>
            <w:ins w:id="2915" w:author="2.1RC1" w:date="2013-12-11T22:33:00Z">
              <w:r w:rsidRPr="003455B2">
                <w:rPr>
                  <w:sz w:val="20"/>
                  <w:szCs w:val="20"/>
                </w:rPr>
                <w:t>Kod. Om code anges måste också codeSystem och displayName också anges.</w:t>
              </w:r>
            </w:ins>
          </w:p>
        </w:tc>
        <w:tc>
          <w:tcPr>
            <w:tcW w:w="851" w:type="dxa"/>
            <w:tcBorders>
              <w:top w:val="single" w:sz="5" w:space="0" w:color="000000"/>
              <w:left w:val="single" w:sz="5" w:space="0" w:color="000000"/>
              <w:bottom w:val="single" w:sz="5" w:space="0" w:color="000000"/>
              <w:right w:val="single" w:sz="5" w:space="0" w:color="000000"/>
            </w:tcBorders>
          </w:tcPr>
          <w:p w14:paraId="7571F1A2" w14:textId="77777777" w:rsidR="00060E39" w:rsidRDefault="00060E39" w:rsidP="00060E39">
            <w:pPr>
              <w:rPr>
                <w:ins w:id="2916" w:author="2.1RC1" w:date="2013-12-11T22:33:00Z"/>
              </w:rPr>
            </w:pPr>
            <w:ins w:id="2917" w:author="2.1RC1" w:date="2013-12-11T22:33:00Z">
              <w:r w:rsidRPr="00162DAB">
                <w:rPr>
                  <w:spacing w:val="-1"/>
                  <w:sz w:val="20"/>
                  <w:szCs w:val="20"/>
                </w:rPr>
                <w:t>0..1</w:t>
              </w:r>
            </w:ins>
          </w:p>
        </w:tc>
      </w:tr>
      <w:tr w:rsidR="00060E39" w14:paraId="5F453C4B" w14:textId="77777777" w:rsidTr="00507A1C">
        <w:trPr>
          <w:trHeight w:hRule="exact" w:val="569"/>
          <w:tblHeader/>
          <w:ins w:id="2918"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25DA1F93" w14:textId="77777777" w:rsidR="00060E39" w:rsidRPr="00F92DD3" w:rsidRDefault="00060E39" w:rsidP="00060E39">
            <w:pPr>
              <w:rPr>
                <w:ins w:id="2919" w:author="2.1RC1" w:date="2013-12-11T22:33:00Z"/>
                <w:sz w:val="20"/>
                <w:szCs w:val="20"/>
              </w:rPr>
            </w:pPr>
            <w:ins w:id="2920" w:author="2.1RC1" w:date="2013-12-11T22:33:00Z">
              <w:r w:rsidRPr="003455B2">
                <w:rPr>
                  <w:sz w:val="20"/>
                  <w:szCs w:val="20"/>
                </w:rPr>
                <w:t>..</w:t>
              </w:r>
              <w:r>
                <w:rPr>
                  <w:sz w:val="20"/>
                  <w:szCs w:val="20"/>
                </w:rPr>
                <w:t>/</w:t>
              </w:r>
              <w:r w:rsidRPr="003455B2">
                <w:rPr>
                  <w:sz w:val="20"/>
                  <w:szCs w:val="20"/>
                </w:rPr>
                <w:t>../</w:t>
              </w:r>
              <w:r>
                <w:rPr>
                  <w:sz w:val="20"/>
                  <w:szCs w:val="20"/>
                </w:rPr>
                <w:t>../</w:t>
              </w:r>
              <w:r w:rsidRPr="003455B2">
                <w:rPr>
                  <w:sz w:val="20"/>
                  <w:szCs w:val="20"/>
                </w:rPr>
                <w:t>../</w:t>
              </w:r>
              <w:r w:rsidRPr="00F92DD3">
                <w:rPr>
                  <w:sz w:val="20"/>
                  <w:szCs w:val="20"/>
                </w:rPr>
                <w:t>../displayName</w:t>
              </w:r>
            </w:ins>
          </w:p>
        </w:tc>
        <w:tc>
          <w:tcPr>
            <w:tcW w:w="1559" w:type="dxa"/>
            <w:tcBorders>
              <w:top w:val="single" w:sz="5" w:space="0" w:color="000000"/>
              <w:left w:val="single" w:sz="5" w:space="0" w:color="000000"/>
              <w:bottom w:val="single" w:sz="5" w:space="0" w:color="000000"/>
              <w:right w:val="single" w:sz="5" w:space="0" w:color="000000"/>
            </w:tcBorders>
          </w:tcPr>
          <w:p w14:paraId="3BFA10D6" w14:textId="77777777" w:rsidR="00060E39" w:rsidRPr="00F92DD3" w:rsidRDefault="00060E39" w:rsidP="00060E39">
            <w:pPr>
              <w:rPr>
                <w:ins w:id="2921" w:author="2.1RC1" w:date="2013-12-11T22:33:00Z"/>
                <w:sz w:val="20"/>
                <w:szCs w:val="20"/>
              </w:rPr>
            </w:pPr>
            <w:ins w:id="2922"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0364B1B2" w14:textId="77777777" w:rsidR="00060E39" w:rsidRPr="000C59A8" w:rsidRDefault="00060E39" w:rsidP="00060E39">
            <w:pPr>
              <w:rPr>
                <w:ins w:id="2923" w:author="2.1RC1" w:date="2013-12-11T22:33:00Z"/>
                <w:sz w:val="20"/>
                <w:szCs w:val="20"/>
              </w:rPr>
            </w:pPr>
            <w:ins w:id="2924" w:author="2.1RC1" w:date="2013-12-11T22:33:00Z">
              <w:r w:rsidRPr="000C59A8">
                <w:rPr>
                  <w:sz w:val="20"/>
                  <w:szCs w:val="20"/>
                </w:rPr>
                <w:t>Klartext. Om displayName anges måste också code och codeSystem anges.</w:t>
              </w:r>
            </w:ins>
          </w:p>
        </w:tc>
        <w:tc>
          <w:tcPr>
            <w:tcW w:w="851" w:type="dxa"/>
            <w:tcBorders>
              <w:top w:val="single" w:sz="5" w:space="0" w:color="000000"/>
              <w:left w:val="single" w:sz="5" w:space="0" w:color="000000"/>
              <w:bottom w:val="single" w:sz="5" w:space="0" w:color="000000"/>
              <w:right w:val="single" w:sz="5" w:space="0" w:color="000000"/>
            </w:tcBorders>
          </w:tcPr>
          <w:p w14:paraId="4901A5DF" w14:textId="77777777" w:rsidR="00060E39" w:rsidRDefault="00060E39" w:rsidP="00060E39">
            <w:pPr>
              <w:rPr>
                <w:ins w:id="2925" w:author="2.1RC1" w:date="2013-12-11T22:33:00Z"/>
              </w:rPr>
            </w:pPr>
            <w:ins w:id="2926" w:author="2.1RC1" w:date="2013-12-11T22:33:00Z">
              <w:r w:rsidRPr="00162DAB">
                <w:rPr>
                  <w:spacing w:val="-1"/>
                  <w:sz w:val="20"/>
                  <w:szCs w:val="20"/>
                </w:rPr>
                <w:t>0..1</w:t>
              </w:r>
            </w:ins>
          </w:p>
        </w:tc>
      </w:tr>
      <w:tr w:rsidR="00060E39" w14:paraId="18C7CBD2" w14:textId="77777777" w:rsidTr="00507A1C">
        <w:trPr>
          <w:trHeight w:hRule="exact" w:val="529"/>
          <w:tblHeader/>
          <w:ins w:id="2927"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7E26F2BE" w14:textId="77777777" w:rsidR="00060E39" w:rsidRPr="00F92DD3" w:rsidRDefault="00060E39" w:rsidP="00060E39">
            <w:pPr>
              <w:rPr>
                <w:ins w:id="2928" w:author="2.1RC1" w:date="2013-12-11T22:33:00Z"/>
                <w:sz w:val="20"/>
                <w:szCs w:val="20"/>
              </w:rPr>
            </w:pPr>
            <w:ins w:id="2929" w:author="2.1RC1" w:date="2013-12-11T22:33:00Z">
              <w:r w:rsidRPr="003455B2">
                <w:rPr>
                  <w:sz w:val="20"/>
                  <w:szCs w:val="20"/>
                </w:rPr>
                <w:t>..</w:t>
              </w:r>
              <w:r>
                <w:rPr>
                  <w:sz w:val="20"/>
                  <w:szCs w:val="20"/>
                </w:rPr>
                <w:t>/</w:t>
              </w:r>
              <w:r w:rsidRPr="003455B2">
                <w:rPr>
                  <w:sz w:val="20"/>
                  <w:szCs w:val="20"/>
                </w:rPr>
                <w:t>../../</w:t>
              </w:r>
              <w:r>
                <w:rPr>
                  <w:sz w:val="20"/>
                  <w:szCs w:val="20"/>
                </w:rPr>
                <w:t>../</w:t>
              </w:r>
              <w:r w:rsidRPr="00F92DD3">
                <w:rPr>
                  <w:sz w:val="20"/>
                  <w:szCs w:val="20"/>
                </w:rPr>
                <w:t>../codeSystem</w:t>
              </w:r>
            </w:ins>
          </w:p>
        </w:tc>
        <w:tc>
          <w:tcPr>
            <w:tcW w:w="1559" w:type="dxa"/>
            <w:tcBorders>
              <w:top w:val="single" w:sz="5" w:space="0" w:color="000000"/>
              <w:left w:val="single" w:sz="5" w:space="0" w:color="000000"/>
              <w:bottom w:val="single" w:sz="5" w:space="0" w:color="000000"/>
              <w:right w:val="single" w:sz="5" w:space="0" w:color="000000"/>
            </w:tcBorders>
          </w:tcPr>
          <w:p w14:paraId="373B59A3" w14:textId="77777777" w:rsidR="00060E39" w:rsidRPr="00F92DD3" w:rsidRDefault="00060E39" w:rsidP="00060E39">
            <w:pPr>
              <w:rPr>
                <w:ins w:id="2930" w:author="2.1RC1" w:date="2013-12-11T22:33:00Z"/>
                <w:sz w:val="20"/>
                <w:szCs w:val="20"/>
              </w:rPr>
            </w:pPr>
            <w:ins w:id="2931"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7AEA8A5E" w14:textId="77777777" w:rsidR="00060E39" w:rsidRPr="000C59A8" w:rsidRDefault="00060E39" w:rsidP="00060E39">
            <w:pPr>
              <w:rPr>
                <w:ins w:id="2932" w:author="2.1RC1" w:date="2013-12-11T22:33:00Z"/>
                <w:sz w:val="20"/>
                <w:szCs w:val="20"/>
              </w:rPr>
            </w:pPr>
            <w:ins w:id="2933" w:author="2.1RC1" w:date="2013-12-11T22:33:00Z">
              <w:r w:rsidRPr="000C59A8">
                <w:rPr>
                  <w:sz w:val="20"/>
                  <w:szCs w:val="20"/>
                </w:rPr>
                <w:t>OID för kodsystem. Om codeSystem anges måste också code och displayName anges.</w:t>
              </w:r>
            </w:ins>
          </w:p>
        </w:tc>
        <w:tc>
          <w:tcPr>
            <w:tcW w:w="851" w:type="dxa"/>
            <w:tcBorders>
              <w:top w:val="single" w:sz="5" w:space="0" w:color="000000"/>
              <w:left w:val="single" w:sz="5" w:space="0" w:color="000000"/>
              <w:bottom w:val="single" w:sz="5" w:space="0" w:color="000000"/>
              <w:right w:val="single" w:sz="5" w:space="0" w:color="000000"/>
            </w:tcBorders>
          </w:tcPr>
          <w:p w14:paraId="12CB3548" w14:textId="77777777" w:rsidR="00060E39" w:rsidRDefault="00060E39" w:rsidP="00060E39">
            <w:pPr>
              <w:rPr>
                <w:ins w:id="2934" w:author="2.1RC1" w:date="2013-12-11T22:33:00Z"/>
              </w:rPr>
            </w:pPr>
            <w:ins w:id="2935" w:author="2.1RC1" w:date="2013-12-11T22:33:00Z">
              <w:r w:rsidRPr="00162DAB">
                <w:rPr>
                  <w:spacing w:val="-1"/>
                  <w:sz w:val="20"/>
                  <w:szCs w:val="20"/>
                </w:rPr>
                <w:t>0..1</w:t>
              </w:r>
            </w:ins>
          </w:p>
        </w:tc>
      </w:tr>
      <w:tr w:rsidR="00060E39" w14:paraId="78B06883" w14:textId="77777777" w:rsidTr="00507A1C">
        <w:trPr>
          <w:trHeight w:hRule="exact" w:val="323"/>
          <w:tblHeader/>
          <w:ins w:id="2936"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43E307C3" w14:textId="77777777" w:rsidR="00060E39" w:rsidRPr="00F92DD3" w:rsidRDefault="00060E39" w:rsidP="00060E39">
            <w:pPr>
              <w:rPr>
                <w:ins w:id="2937" w:author="2.1RC1" w:date="2013-12-11T22:33:00Z"/>
                <w:sz w:val="20"/>
                <w:szCs w:val="20"/>
              </w:rPr>
            </w:pPr>
            <w:ins w:id="2938" w:author="2.1RC1" w:date="2013-12-11T22:33:00Z">
              <w:r w:rsidRPr="003455B2">
                <w:rPr>
                  <w:sz w:val="20"/>
                  <w:szCs w:val="20"/>
                </w:rPr>
                <w:t>../..</w:t>
              </w:r>
              <w:r>
                <w:rPr>
                  <w:sz w:val="20"/>
                  <w:szCs w:val="20"/>
                </w:rPr>
                <w:t>/</w:t>
              </w:r>
              <w:r w:rsidRPr="003455B2">
                <w:rPr>
                  <w:sz w:val="20"/>
                  <w:szCs w:val="20"/>
                </w:rPr>
                <w:t>../</w:t>
              </w:r>
              <w:r w:rsidRPr="00F92DD3">
                <w:rPr>
                  <w:sz w:val="20"/>
                  <w:szCs w:val="20"/>
                </w:rPr>
                <w:t>../</w:t>
              </w:r>
              <w:r>
                <w:rPr>
                  <w:sz w:val="20"/>
                  <w:szCs w:val="20"/>
                </w:rPr>
                <w:t>../</w:t>
              </w:r>
              <w:r w:rsidRPr="00F92DD3">
                <w:rPr>
                  <w:sz w:val="20"/>
                  <w:szCs w:val="20"/>
                </w:rPr>
                <w:t>codeSystemName</w:t>
              </w:r>
            </w:ins>
          </w:p>
        </w:tc>
        <w:tc>
          <w:tcPr>
            <w:tcW w:w="1559" w:type="dxa"/>
            <w:tcBorders>
              <w:top w:val="single" w:sz="5" w:space="0" w:color="000000"/>
              <w:left w:val="single" w:sz="5" w:space="0" w:color="000000"/>
              <w:bottom w:val="single" w:sz="5" w:space="0" w:color="000000"/>
              <w:right w:val="single" w:sz="5" w:space="0" w:color="000000"/>
            </w:tcBorders>
          </w:tcPr>
          <w:p w14:paraId="77ADA0D3" w14:textId="77777777" w:rsidR="00060E39" w:rsidRPr="00F92DD3" w:rsidRDefault="00060E39" w:rsidP="00060E39">
            <w:pPr>
              <w:rPr>
                <w:ins w:id="2939" w:author="2.1RC1" w:date="2013-12-11T22:33:00Z"/>
                <w:sz w:val="20"/>
                <w:szCs w:val="20"/>
              </w:rPr>
            </w:pPr>
            <w:ins w:id="2940"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5AFFA873" w14:textId="77777777" w:rsidR="00060E39" w:rsidRPr="003455B2" w:rsidRDefault="00060E39" w:rsidP="00060E39">
            <w:pPr>
              <w:rPr>
                <w:ins w:id="2941" w:author="2.1RC1" w:date="2013-12-11T22:33:00Z"/>
                <w:sz w:val="20"/>
                <w:szCs w:val="20"/>
              </w:rPr>
            </w:pPr>
            <w:ins w:id="2942" w:author="2.1RC1" w:date="2013-12-11T22:33:00Z">
              <w:r w:rsidRPr="00F92DD3">
                <w:rPr>
                  <w:sz w:val="20"/>
                  <w:szCs w:val="20"/>
                </w:rPr>
                <w:t>Kl</w:t>
              </w:r>
              <w:r w:rsidRPr="003455B2">
                <w:rPr>
                  <w:sz w:val="20"/>
                  <w:szCs w:val="20"/>
                </w:rPr>
                <w:t>artext för kodsystem.</w:t>
              </w:r>
            </w:ins>
          </w:p>
        </w:tc>
        <w:tc>
          <w:tcPr>
            <w:tcW w:w="851" w:type="dxa"/>
            <w:tcBorders>
              <w:top w:val="single" w:sz="5" w:space="0" w:color="000000"/>
              <w:left w:val="single" w:sz="5" w:space="0" w:color="000000"/>
              <w:bottom w:val="single" w:sz="5" w:space="0" w:color="000000"/>
              <w:right w:val="single" w:sz="5" w:space="0" w:color="000000"/>
            </w:tcBorders>
          </w:tcPr>
          <w:p w14:paraId="1CEE2FE7" w14:textId="77777777" w:rsidR="00060E39" w:rsidRDefault="00060E39" w:rsidP="00060E39">
            <w:pPr>
              <w:rPr>
                <w:ins w:id="2943" w:author="2.1RC1" w:date="2013-12-11T22:33:00Z"/>
              </w:rPr>
            </w:pPr>
            <w:ins w:id="2944" w:author="2.1RC1" w:date="2013-12-11T22:33:00Z">
              <w:r w:rsidRPr="00162DAB">
                <w:rPr>
                  <w:spacing w:val="-1"/>
                  <w:sz w:val="20"/>
                  <w:szCs w:val="20"/>
                </w:rPr>
                <w:t>0..1</w:t>
              </w:r>
            </w:ins>
          </w:p>
        </w:tc>
      </w:tr>
      <w:tr w:rsidR="00060E39" w14:paraId="154DC292" w14:textId="77777777" w:rsidTr="00507A1C">
        <w:trPr>
          <w:trHeight w:hRule="exact" w:val="286"/>
          <w:tblHeader/>
          <w:ins w:id="2945"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22A66141" w14:textId="77777777" w:rsidR="00060E39" w:rsidRPr="00F92DD3" w:rsidRDefault="00060E39" w:rsidP="00060E39">
            <w:pPr>
              <w:rPr>
                <w:ins w:id="2946" w:author="2.1RC1" w:date="2013-12-11T22:33:00Z"/>
                <w:sz w:val="20"/>
                <w:szCs w:val="20"/>
              </w:rPr>
            </w:pPr>
            <w:ins w:id="2947" w:author="2.1RC1" w:date="2013-12-11T22:33:00Z">
              <w:r w:rsidRPr="003455B2">
                <w:rPr>
                  <w:sz w:val="20"/>
                  <w:szCs w:val="20"/>
                </w:rPr>
                <w:t>..</w:t>
              </w:r>
              <w:r>
                <w:rPr>
                  <w:sz w:val="20"/>
                  <w:szCs w:val="20"/>
                </w:rPr>
                <w:t>/../</w:t>
              </w:r>
              <w:r w:rsidRPr="003455B2">
                <w:rPr>
                  <w:sz w:val="20"/>
                  <w:szCs w:val="20"/>
                </w:rPr>
                <w:t>../../</w:t>
              </w:r>
              <w:r w:rsidRPr="00F92DD3">
                <w:rPr>
                  <w:sz w:val="20"/>
                  <w:szCs w:val="20"/>
                </w:rPr>
                <w:t>../codeSystemVersion</w:t>
              </w:r>
            </w:ins>
          </w:p>
        </w:tc>
        <w:tc>
          <w:tcPr>
            <w:tcW w:w="1559" w:type="dxa"/>
            <w:tcBorders>
              <w:top w:val="single" w:sz="5" w:space="0" w:color="000000"/>
              <w:left w:val="single" w:sz="5" w:space="0" w:color="000000"/>
              <w:bottom w:val="single" w:sz="5" w:space="0" w:color="000000"/>
              <w:right w:val="single" w:sz="5" w:space="0" w:color="000000"/>
            </w:tcBorders>
          </w:tcPr>
          <w:p w14:paraId="63EDB13C" w14:textId="77777777" w:rsidR="00060E39" w:rsidRPr="00F92DD3" w:rsidRDefault="00060E39" w:rsidP="00060E39">
            <w:pPr>
              <w:rPr>
                <w:ins w:id="2948" w:author="2.1RC1" w:date="2013-12-11T22:33:00Z"/>
                <w:sz w:val="20"/>
                <w:szCs w:val="20"/>
              </w:rPr>
            </w:pPr>
            <w:ins w:id="2949"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30B53499" w14:textId="77777777" w:rsidR="00060E39" w:rsidRPr="00F92DD3" w:rsidRDefault="00060E39" w:rsidP="00060E39">
            <w:pPr>
              <w:rPr>
                <w:ins w:id="2950" w:author="2.1RC1" w:date="2013-12-11T22:33:00Z"/>
                <w:sz w:val="20"/>
                <w:szCs w:val="20"/>
              </w:rPr>
            </w:pPr>
            <w:ins w:id="2951" w:author="2.1RC1" w:date="2013-12-11T22:33:00Z">
              <w:r w:rsidRPr="00F92DD3">
                <w:rPr>
                  <w:sz w:val="20"/>
                  <w:szCs w:val="20"/>
                </w:rPr>
                <w:t>Kodsystemsversion</w:t>
              </w:r>
              <w:r>
                <w:rPr>
                  <w:sz w:val="20"/>
                  <w:szCs w:val="20"/>
                </w:rPr>
                <w:t>.</w:t>
              </w:r>
            </w:ins>
          </w:p>
        </w:tc>
        <w:tc>
          <w:tcPr>
            <w:tcW w:w="851" w:type="dxa"/>
            <w:tcBorders>
              <w:top w:val="single" w:sz="5" w:space="0" w:color="000000"/>
              <w:left w:val="single" w:sz="5" w:space="0" w:color="000000"/>
              <w:bottom w:val="single" w:sz="5" w:space="0" w:color="000000"/>
              <w:right w:val="single" w:sz="5" w:space="0" w:color="000000"/>
            </w:tcBorders>
          </w:tcPr>
          <w:p w14:paraId="32AF9757" w14:textId="77777777" w:rsidR="00060E39" w:rsidRDefault="00060E39" w:rsidP="00060E39">
            <w:pPr>
              <w:rPr>
                <w:ins w:id="2952" w:author="2.1RC1" w:date="2013-12-11T22:33:00Z"/>
              </w:rPr>
            </w:pPr>
            <w:ins w:id="2953" w:author="2.1RC1" w:date="2013-12-11T22:33:00Z">
              <w:r w:rsidRPr="00162DAB">
                <w:rPr>
                  <w:spacing w:val="-1"/>
                  <w:sz w:val="20"/>
                  <w:szCs w:val="20"/>
                </w:rPr>
                <w:t>0..1</w:t>
              </w:r>
            </w:ins>
          </w:p>
        </w:tc>
      </w:tr>
      <w:tr w:rsidR="00060E39" w14:paraId="1FA83C46" w14:textId="77777777" w:rsidTr="00507A1C">
        <w:trPr>
          <w:trHeight w:hRule="exact" w:val="1180"/>
          <w:tblHeader/>
          <w:ins w:id="2954"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632E05F9" w14:textId="77777777" w:rsidR="00060E39" w:rsidRPr="00F92DD3" w:rsidRDefault="00060E39" w:rsidP="00060E39">
            <w:pPr>
              <w:rPr>
                <w:ins w:id="2955" w:author="2.1RC1" w:date="2013-12-11T22:33:00Z"/>
                <w:sz w:val="20"/>
                <w:szCs w:val="20"/>
              </w:rPr>
            </w:pPr>
            <w:ins w:id="2956" w:author="2.1RC1" w:date="2013-12-11T22:33:00Z">
              <w:r w:rsidRPr="003455B2">
                <w:rPr>
                  <w:sz w:val="20"/>
                  <w:szCs w:val="20"/>
                </w:rPr>
                <w:t>..</w:t>
              </w:r>
              <w:r>
                <w:rPr>
                  <w:sz w:val="20"/>
                  <w:szCs w:val="20"/>
                </w:rPr>
                <w:t>/</w:t>
              </w:r>
              <w:r w:rsidRPr="003455B2">
                <w:rPr>
                  <w:sz w:val="20"/>
                  <w:szCs w:val="20"/>
                </w:rPr>
                <w:t>../</w:t>
              </w:r>
              <w:r>
                <w:rPr>
                  <w:sz w:val="20"/>
                  <w:szCs w:val="20"/>
                </w:rPr>
                <w:t>../</w:t>
              </w:r>
              <w:r w:rsidRPr="003455B2">
                <w:rPr>
                  <w:sz w:val="20"/>
                  <w:szCs w:val="20"/>
                </w:rPr>
                <w:t>../</w:t>
              </w:r>
              <w:r w:rsidRPr="00F92DD3">
                <w:rPr>
                  <w:sz w:val="20"/>
                  <w:szCs w:val="20"/>
                </w:rPr>
                <w:t>../originalText</w:t>
              </w:r>
            </w:ins>
          </w:p>
        </w:tc>
        <w:tc>
          <w:tcPr>
            <w:tcW w:w="1559" w:type="dxa"/>
            <w:tcBorders>
              <w:top w:val="single" w:sz="5" w:space="0" w:color="000000"/>
              <w:left w:val="single" w:sz="5" w:space="0" w:color="000000"/>
              <w:bottom w:val="single" w:sz="5" w:space="0" w:color="000000"/>
              <w:right w:val="single" w:sz="5" w:space="0" w:color="000000"/>
            </w:tcBorders>
          </w:tcPr>
          <w:p w14:paraId="77A7FE5D" w14:textId="77777777" w:rsidR="00060E39" w:rsidRPr="00F92DD3" w:rsidRDefault="00060E39" w:rsidP="00060E39">
            <w:pPr>
              <w:rPr>
                <w:ins w:id="2957" w:author="2.1RC1" w:date="2013-12-11T22:33:00Z"/>
                <w:sz w:val="20"/>
                <w:szCs w:val="20"/>
              </w:rPr>
            </w:pPr>
            <w:ins w:id="2958"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02D63EFC" w14:textId="77777777" w:rsidR="00060E39" w:rsidRPr="000C59A8" w:rsidRDefault="00060E39" w:rsidP="00060E39">
            <w:pPr>
              <w:rPr>
                <w:ins w:id="2959" w:author="2.1RC1" w:date="2013-12-11T22:33:00Z"/>
                <w:sz w:val="20"/>
                <w:szCs w:val="20"/>
              </w:rPr>
            </w:pPr>
            <w:ins w:id="2960" w:author="2.1RC1" w:date="2013-12-11T22:33:00Z">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ins>
          </w:p>
        </w:tc>
        <w:tc>
          <w:tcPr>
            <w:tcW w:w="851" w:type="dxa"/>
            <w:tcBorders>
              <w:top w:val="single" w:sz="5" w:space="0" w:color="000000"/>
              <w:left w:val="single" w:sz="5" w:space="0" w:color="000000"/>
              <w:bottom w:val="single" w:sz="5" w:space="0" w:color="000000"/>
              <w:right w:val="single" w:sz="5" w:space="0" w:color="000000"/>
            </w:tcBorders>
          </w:tcPr>
          <w:p w14:paraId="703AED23" w14:textId="77777777" w:rsidR="00060E39" w:rsidRDefault="00060E39" w:rsidP="00060E39">
            <w:pPr>
              <w:rPr>
                <w:ins w:id="2961" w:author="2.1RC1" w:date="2013-12-11T22:33:00Z"/>
              </w:rPr>
            </w:pPr>
            <w:ins w:id="2962" w:author="2.1RC1" w:date="2013-12-11T22:33:00Z">
              <w:r w:rsidRPr="00162DAB">
                <w:rPr>
                  <w:spacing w:val="-1"/>
                  <w:sz w:val="20"/>
                  <w:szCs w:val="20"/>
                </w:rPr>
                <w:t>0..1</w:t>
              </w:r>
            </w:ins>
          </w:p>
        </w:tc>
      </w:tr>
      <w:tr w:rsidR="00060E39" w:rsidRPr="006F4CD7" w14:paraId="579C9ABC" w14:textId="77777777" w:rsidTr="00507A1C">
        <w:trPr>
          <w:trHeight w:hRule="exact" w:val="733"/>
          <w:tblHeader/>
          <w:ins w:id="2963"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141D0AD8" w14:textId="77777777" w:rsidR="00060E39" w:rsidRPr="006F4CD7" w:rsidRDefault="00060E39" w:rsidP="00060E39">
            <w:pPr>
              <w:rPr>
                <w:ins w:id="2964" w:author="2.1RC1" w:date="2013-12-11T22:33:00Z"/>
                <w:sz w:val="20"/>
                <w:szCs w:val="20"/>
              </w:rPr>
            </w:pPr>
            <w:ins w:id="2965" w:author="2.1RC1" w:date="2013-12-11T22:33:00Z">
              <w:r w:rsidRPr="003455B2">
                <w:rPr>
                  <w:sz w:val="20"/>
                  <w:szCs w:val="20"/>
                </w:rPr>
                <w:t>../../</w:t>
              </w:r>
              <w:r>
                <w:rPr>
                  <w:sz w:val="20"/>
                  <w:szCs w:val="20"/>
                </w:rPr>
                <w:t>../</w:t>
              </w:r>
              <w:r w:rsidRPr="006F4CD7">
                <w:rPr>
                  <w:sz w:val="20"/>
                  <w:szCs w:val="20"/>
                </w:rPr>
                <w:t>otherHypersensitivity</w:t>
              </w:r>
            </w:ins>
          </w:p>
        </w:tc>
        <w:tc>
          <w:tcPr>
            <w:tcW w:w="1559" w:type="dxa"/>
            <w:tcBorders>
              <w:top w:val="single" w:sz="5" w:space="0" w:color="000000"/>
              <w:left w:val="single" w:sz="5" w:space="0" w:color="000000"/>
              <w:bottom w:val="single" w:sz="5" w:space="0" w:color="000000"/>
              <w:right w:val="single" w:sz="5" w:space="0" w:color="000000"/>
            </w:tcBorders>
          </w:tcPr>
          <w:p w14:paraId="3935C9E6" w14:textId="77777777" w:rsidR="00060E39" w:rsidRPr="006F4CD7" w:rsidRDefault="00060E39" w:rsidP="00060E39">
            <w:pPr>
              <w:rPr>
                <w:ins w:id="2966" w:author="2.1RC1" w:date="2013-12-11T22:33:00Z"/>
                <w:sz w:val="20"/>
                <w:szCs w:val="20"/>
              </w:rPr>
            </w:pPr>
            <w:ins w:id="2967" w:author="2.1RC1" w:date="2013-12-11T22:33:00Z">
              <w:r w:rsidRPr="006F4CD7">
                <w:rPr>
                  <w:sz w:val="20"/>
                  <w:szCs w:val="20"/>
                </w:rPr>
                <w:t>OtherHypersensitivityType</w:t>
              </w:r>
            </w:ins>
          </w:p>
        </w:tc>
        <w:tc>
          <w:tcPr>
            <w:tcW w:w="3969" w:type="dxa"/>
            <w:tcBorders>
              <w:top w:val="single" w:sz="5" w:space="0" w:color="000000"/>
              <w:left w:val="single" w:sz="5" w:space="0" w:color="000000"/>
              <w:bottom w:val="single" w:sz="5" w:space="0" w:color="000000"/>
              <w:right w:val="single" w:sz="5" w:space="0" w:color="000000"/>
            </w:tcBorders>
          </w:tcPr>
          <w:p w14:paraId="5F8F56B1" w14:textId="77777777" w:rsidR="00060E39" w:rsidRPr="006F4CD7" w:rsidRDefault="00060E39" w:rsidP="00060E39">
            <w:pPr>
              <w:rPr>
                <w:ins w:id="2968" w:author="2.1RC1" w:date="2013-12-11T22:33:00Z"/>
                <w:sz w:val="20"/>
                <w:szCs w:val="20"/>
              </w:rPr>
            </w:pPr>
            <w:ins w:id="2969" w:author="2.1RC1" w:date="2013-12-11T22:33:00Z">
              <w:r w:rsidRPr="006F4CD7">
                <w:rPr>
                  <w:sz w:val="20"/>
                  <w:szCs w:val="20"/>
                </w:rPr>
                <w:t xml:space="preserve">Mer detaljerad </w:t>
              </w:r>
              <w:r>
                <w:rPr>
                  <w:sz w:val="20"/>
                  <w:szCs w:val="20"/>
                </w:rPr>
                <w:t xml:space="preserve">information om överkänsligheten. </w:t>
              </w:r>
              <w:r w:rsidRPr="003455B2">
                <w:rPr>
                  <w:sz w:val="20"/>
                  <w:szCs w:val="20"/>
                </w:rPr>
                <w:t>Kan användas för annan överkänslighet än läkemedelsöverkänslighet.</w:t>
              </w:r>
            </w:ins>
          </w:p>
        </w:tc>
        <w:tc>
          <w:tcPr>
            <w:tcW w:w="851" w:type="dxa"/>
            <w:tcBorders>
              <w:top w:val="single" w:sz="5" w:space="0" w:color="000000"/>
              <w:left w:val="single" w:sz="5" w:space="0" w:color="000000"/>
              <w:bottom w:val="single" w:sz="5" w:space="0" w:color="000000"/>
              <w:right w:val="single" w:sz="5" w:space="0" w:color="000000"/>
            </w:tcBorders>
          </w:tcPr>
          <w:p w14:paraId="18FDB1D9" w14:textId="77777777" w:rsidR="00060E39" w:rsidRPr="006F4CD7" w:rsidRDefault="00060E39" w:rsidP="00060E39">
            <w:pPr>
              <w:rPr>
                <w:ins w:id="2970" w:author="2.1RC1" w:date="2013-12-11T22:33:00Z"/>
                <w:spacing w:val="-1"/>
                <w:sz w:val="20"/>
                <w:szCs w:val="20"/>
              </w:rPr>
            </w:pPr>
            <w:ins w:id="2971" w:author="2.1RC1" w:date="2013-12-11T22:33:00Z">
              <w:r>
                <w:rPr>
                  <w:spacing w:val="-1"/>
                  <w:sz w:val="20"/>
                  <w:szCs w:val="20"/>
                </w:rPr>
                <w:t>0..1</w:t>
              </w:r>
            </w:ins>
          </w:p>
        </w:tc>
      </w:tr>
      <w:tr w:rsidR="00060E39" w:rsidRPr="003455B2" w14:paraId="1DA5E923" w14:textId="77777777" w:rsidTr="00507A1C">
        <w:trPr>
          <w:trHeight w:hRule="exact" w:val="856"/>
          <w:tblHeader/>
          <w:ins w:id="2972"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2DE91463" w14:textId="77777777" w:rsidR="00060E39" w:rsidRPr="009E1560" w:rsidRDefault="00060E39" w:rsidP="00060E39">
            <w:pPr>
              <w:rPr>
                <w:ins w:id="2973" w:author="2.1RC1" w:date="2013-12-11T22:33:00Z"/>
                <w:sz w:val="20"/>
                <w:szCs w:val="20"/>
              </w:rPr>
            </w:pPr>
            <w:ins w:id="2974" w:author="2.1RC1" w:date="2013-12-11T22:33:00Z">
              <w:r w:rsidRPr="003455B2">
                <w:rPr>
                  <w:sz w:val="20"/>
                  <w:szCs w:val="20"/>
                </w:rPr>
                <w:lastRenderedPageBreak/>
                <w:t>../../../../</w:t>
              </w:r>
              <w:r>
                <w:rPr>
                  <w:sz w:val="20"/>
                  <w:szCs w:val="20"/>
                </w:rPr>
                <w:t>hypersensitivityAgent</w:t>
              </w:r>
            </w:ins>
          </w:p>
        </w:tc>
        <w:tc>
          <w:tcPr>
            <w:tcW w:w="1559" w:type="dxa"/>
            <w:tcBorders>
              <w:top w:val="single" w:sz="5" w:space="0" w:color="000000"/>
              <w:left w:val="single" w:sz="5" w:space="0" w:color="000000"/>
              <w:bottom w:val="single" w:sz="5" w:space="0" w:color="000000"/>
              <w:right w:val="single" w:sz="5" w:space="0" w:color="000000"/>
            </w:tcBorders>
          </w:tcPr>
          <w:p w14:paraId="61BFD7A1" w14:textId="77777777" w:rsidR="00060E39" w:rsidRPr="003455B2" w:rsidRDefault="00060E39" w:rsidP="00060E39">
            <w:pPr>
              <w:rPr>
                <w:ins w:id="2975" w:author="2.1RC1" w:date="2013-12-11T22:33:00Z"/>
                <w:sz w:val="20"/>
                <w:szCs w:val="20"/>
              </w:rPr>
            </w:pPr>
            <w:ins w:id="2976"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17C02823" w14:textId="77777777" w:rsidR="00060E39" w:rsidRDefault="00060E39" w:rsidP="00060E39">
            <w:pPr>
              <w:rPr>
                <w:ins w:id="2977" w:author="2.1RC1" w:date="2013-12-11T22:33:00Z"/>
                <w:sz w:val="20"/>
                <w:szCs w:val="20"/>
              </w:rPr>
            </w:pPr>
            <w:ins w:id="2978" w:author="2.1RC1" w:date="2013-12-11T22:33:00Z">
              <w:r w:rsidRPr="003455B2">
                <w:rPr>
                  <w:sz w:val="20"/>
                  <w:szCs w:val="20"/>
                </w:rPr>
                <w:t>Text som b</w:t>
              </w:r>
              <w:r>
                <w:rPr>
                  <w:sz w:val="20"/>
                  <w:szCs w:val="20"/>
                </w:rPr>
                <w:t>eskriver det agens som bedöms k</w:t>
              </w:r>
              <w:r w:rsidRPr="003455B2">
                <w:rPr>
                  <w:sz w:val="20"/>
                  <w:szCs w:val="20"/>
                </w:rPr>
                <w:t>u</w:t>
              </w:r>
              <w:r>
                <w:rPr>
                  <w:sz w:val="20"/>
                  <w:szCs w:val="20"/>
                </w:rPr>
                <w:t>n</w:t>
              </w:r>
              <w:r w:rsidRPr="003455B2">
                <w:rPr>
                  <w:sz w:val="20"/>
                  <w:szCs w:val="20"/>
                </w:rPr>
                <w:t>na ors</w:t>
              </w:r>
              <w:r>
                <w:rPr>
                  <w:sz w:val="20"/>
                  <w:szCs w:val="20"/>
                </w:rPr>
                <w:t>aka en överkänslighetsreaktion.</w:t>
              </w:r>
            </w:ins>
          </w:p>
          <w:p w14:paraId="41D088BA" w14:textId="77777777" w:rsidR="00060E39" w:rsidRPr="006F4CD7" w:rsidRDefault="00060E39" w:rsidP="00060E39">
            <w:pPr>
              <w:rPr>
                <w:ins w:id="2979" w:author="2.1RC1" w:date="2013-12-11T22:33:00Z"/>
                <w:sz w:val="20"/>
                <w:szCs w:val="20"/>
              </w:rPr>
            </w:pPr>
            <w:ins w:id="2980" w:author="2.1RC1" w:date="2013-12-11T22:33:00Z">
              <w:r>
                <w:rPr>
                  <w:sz w:val="20"/>
                  <w:szCs w:val="20"/>
                </w:rPr>
                <w:t>Bör anges.</w:t>
              </w:r>
            </w:ins>
          </w:p>
        </w:tc>
        <w:tc>
          <w:tcPr>
            <w:tcW w:w="851" w:type="dxa"/>
            <w:tcBorders>
              <w:top w:val="single" w:sz="5" w:space="0" w:color="000000"/>
              <w:left w:val="single" w:sz="5" w:space="0" w:color="000000"/>
              <w:bottom w:val="single" w:sz="5" w:space="0" w:color="000000"/>
              <w:right w:val="single" w:sz="5" w:space="0" w:color="000000"/>
            </w:tcBorders>
          </w:tcPr>
          <w:p w14:paraId="781A2261" w14:textId="77777777" w:rsidR="00060E39" w:rsidRPr="003455B2" w:rsidRDefault="00060E39" w:rsidP="00060E39">
            <w:pPr>
              <w:rPr>
                <w:ins w:id="2981" w:author="2.1RC1" w:date="2013-12-11T22:33:00Z"/>
                <w:sz w:val="20"/>
                <w:szCs w:val="20"/>
              </w:rPr>
            </w:pPr>
            <w:ins w:id="2982" w:author="2.1RC1" w:date="2013-12-11T22:33:00Z">
              <w:r w:rsidRPr="003455B2">
                <w:rPr>
                  <w:spacing w:val="-1"/>
                  <w:sz w:val="20"/>
                  <w:szCs w:val="20"/>
                </w:rPr>
                <w:t>0..1</w:t>
              </w:r>
            </w:ins>
          </w:p>
        </w:tc>
      </w:tr>
      <w:tr w:rsidR="00060E39" w:rsidRPr="003455B2" w14:paraId="0793BA16" w14:textId="77777777" w:rsidTr="00507A1C">
        <w:trPr>
          <w:trHeight w:hRule="exact" w:val="1708"/>
          <w:tblHeader/>
          <w:ins w:id="2983"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00EDADF9" w14:textId="77777777" w:rsidR="00060E39" w:rsidRPr="009E1560" w:rsidRDefault="00060E39" w:rsidP="00060E39">
            <w:pPr>
              <w:rPr>
                <w:ins w:id="2984" w:author="2.1RC1" w:date="2013-12-11T22:33:00Z"/>
                <w:sz w:val="20"/>
                <w:szCs w:val="20"/>
              </w:rPr>
            </w:pPr>
            <w:ins w:id="2985" w:author="2.1RC1" w:date="2013-12-11T22:33:00Z">
              <w:r w:rsidRPr="003455B2">
                <w:rPr>
                  <w:sz w:val="20"/>
                  <w:szCs w:val="20"/>
                </w:rPr>
                <w:t>../../../../</w:t>
              </w:r>
              <w:r>
                <w:rPr>
                  <w:sz w:val="20"/>
                  <w:szCs w:val="20"/>
                </w:rPr>
                <w:t>hypersensitivityAgentCode</w:t>
              </w:r>
            </w:ins>
          </w:p>
        </w:tc>
        <w:tc>
          <w:tcPr>
            <w:tcW w:w="1559" w:type="dxa"/>
            <w:tcBorders>
              <w:top w:val="single" w:sz="5" w:space="0" w:color="000000"/>
              <w:left w:val="single" w:sz="5" w:space="0" w:color="000000"/>
              <w:bottom w:val="single" w:sz="5" w:space="0" w:color="000000"/>
              <w:right w:val="single" w:sz="5" w:space="0" w:color="000000"/>
            </w:tcBorders>
          </w:tcPr>
          <w:p w14:paraId="3937DD29" w14:textId="77777777" w:rsidR="00060E39" w:rsidRPr="003455B2" w:rsidRDefault="00060E39" w:rsidP="00060E39">
            <w:pPr>
              <w:rPr>
                <w:ins w:id="2986" w:author="2.1RC1" w:date="2013-12-11T22:33:00Z"/>
                <w:sz w:val="20"/>
                <w:szCs w:val="20"/>
              </w:rPr>
            </w:pPr>
            <w:ins w:id="2987" w:author="2.1RC1" w:date="2013-12-11T22:33:00Z">
              <w:r w:rsidRPr="003455B2">
                <w:rPr>
                  <w:sz w:val="20"/>
                  <w:szCs w:val="20"/>
                </w:rPr>
                <w:t>CVType</w:t>
              </w:r>
            </w:ins>
          </w:p>
          <w:p w14:paraId="2F2C2E1C" w14:textId="77777777" w:rsidR="00060E39" w:rsidRPr="003455B2" w:rsidRDefault="00060E39" w:rsidP="00060E39">
            <w:pPr>
              <w:spacing w:line="226" w:lineRule="exact"/>
              <w:ind w:left="102"/>
              <w:rPr>
                <w:ins w:id="2988" w:author="2.1RC1" w:date="2013-12-11T22:33:00Z"/>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CF1C0A9" w14:textId="77777777" w:rsidR="00060E39" w:rsidRPr="003455B2" w:rsidRDefault="00060E39" w:rsidP="00060E39">
            <w:pPr>
              <w:rPr>
                <w:ins w:id="2989" w:author="2.1RC1" w:date="2013-12-11T22:33:00Z"/>
                <w:sz w:val="20"/>
                <w:szCs w:val="20"/>
              </w:rPr>
            </w:pPr>
            <w:ins w:id="2990" w:author="2.1RC1" w:date="2013-12-11T22:33:00Z">
              <w:r w:rsidRPr="003455B2">
                <w:rPr>
                  <w:sz w:val="20"/>
                  <w:szCs w:val="20"/>
                </w:rPr>
                <w:t xml:space="preserve">Text som anger den kod som beskriver det agens som bedöms kunna orsaka en överkänslighetsreaktion. </w:t>
              </w:r>
              <w:r w:rsidRPr="000C59A8">
                <w:rPr>
                  <w:sz w:val="20"/>
                  <w:szCs w:val="20"/>
                </w:rPr>
                <w:t xml:space="preserve">Exempelvis kan LMK-kod för överkänslighet födoämne eller CAS-kod för överkänslighet kemikalie användas. </w:t>
              </w:r>
              <w:r w:rsidRPr="003455B2">
                <w:rPr>
                  <w:sz w:val="20"/>
                  <w:szCs w:val="20"/>
                </w:rPr>
                <w:t>Kan användas för annan överkänslighet än läkemedelsöverkänslighet.</w:t>
              </w:r>
            </w:ins>
          </w:p>
          <w:p w14:paraId="71790116" w14:textId="77777777" w:rsidR="00060E39" w:rsidRPr="003455B2" w:rsidRDefault="00060E39" w:rsidP="00060E39">
            <w:pPr>
              <w:spacing w:line="229" w:lineRule="exact"/>
              <w:ind w:left="102"/>
              <w:rPr>
                <w:ins w:id="2991" w:author="2.1RC1" w:date="2013-12-11T22:33:00Z"/>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A2BA632" w14:textId="77777777" w:rsidR="00060E39" w:rsidRPr="003455B2" w:rsidRDefault="00060E39" w:rsidP="00060E39">
            <w:pPr>
              <w:rPr>
                <w:ins w:id="2992" w:author="2.1RC1" w:date="2013-12-11T22:33:00Z"/>
                <w:sz w:val="20"/>
                <w:szCs w:val="20"/>
              </w:rPr>
            </w:pPr>
            <w:ins w:id="2993" w:author="2.1RC1" w:date="2013-12-11T22:33:00Z">
              <w:r w:rsidRPr="003455B2">
                <w:rPr>
                  <w:spacing w:val="-1"/>
                  <w:sz w:val="20"/>
                  <w:szCs w:val="20"/>
                </w:rPr>
                <w:t>0..1</w:t>
              </w:r>
            </w:ins>
          </w:p>
        </w:tc>
      </w:tr>
      <w:tr w:rsidR="00060E39" w:rsidRPr="003455B2" w14:paraId="2FB16ADC" w14:textId="77777777" w:rsidTr="00507A1C">
        <w:trPr>
          <w:trHeight w:hRule="exact" w:val="540"/>
          <w:tblHeader/>
          <w:ins w:id="2994"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4956A360" w14:textId="77777777" w:rsidR="00060E39" w:rsidRPr="003455B2" w:rsidRDefault="00060E39" w:rsidP="00060E39">
            <w:pPr>
              <w:rPr>
                <w:ins w:id="2995" w:author="2.1RC1" w:date="2013-12-11T22:33:00Z"/>
                <w:sz w:val="20"/>
                <w:szCs w:val="20"/>
              </w:rPr>
            </w:pPr>
            <w:ins w:id="2996" w:author="2.1RC1" w:date="2013-12-11T22:33:00Z">
              <w:r w:rsidRPr="003455B2">
                <w:rPr>
                  <w:sz w:val="20"/>
                  <w:szCs w:val="20"/>
                </w:rPr>
                <w:t>../../../../../code</w:t>
              </w:r>
            </w:ins>
          </w:p>
        </w:tc>
        <w:tc>
          <w:tcPr>
            <w:tcW w:w="1559" w:type="dxa"/>
            <w:tcBorders>
              <w:top w:val="single" w:sz="5" w:space="0" w:color="000000"/>
              <w:left w:val="single" w:sz="5" w:space="0" w:color="000000"/>
              <w:bottom w:val="single" w:sz="5" w:space="0" w:color="000000"/>
              <w:right w:val="single" w:sz="5" w:space="0" w:color="000000"/>
            </w:tcBorders>
          </w:tcPr>
          <w:p w14:paraId="1BC67B5C" w14:textId="77777777" w:rsidR="00060E39" w:rsidRPr="003455B2" w:rsidRDefault="00060E39" w:rsidP="00060E39">
            <w:pPr>
              <w:rPr>
                <w:ins w:id="2997" w:author="2.1RC1" w:date="2013-12-11T22:33:00Z"/>
                <w:sz w:val="20"/>
                <w:szCs w:val="20"/>
              </w:rPr>
            </w:pPr>
            <w:ins w:id="2998"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287737F6" w14:textId="77777777" w:rsidR="00060E39" w:rsidRPr="003455B2" w:rsidRDefault="00060E39" w:rsidP="00060E39">
            <w:pPr>
              <w:rPr>
                <w:ins w:id="2999" w:author="2.1RC1" w:date="2013-12-11T22:33:00Z"/>
                <w:sz w:val="20"/>
                <w:szCs w:val="20"/>
              </w:rPr>
            </w:pPr>
            <w:ins w:id="3000" w:author="2.1RC1" w:date="2013-12-11T22:33:00Z">
              <w:r w:rsidRPr="003455B2">
                <w:rPr>
                  <w:sz w:val="20"/>
                  <w:szCs w:val="20"/>
                </w:rPr>
                <w:t>Kod. Om code anges måste också codeSystem och displayName också anges.</w:t>
              </w:r>
            </w:ins>
          </w:p>
        </w:tc>
        <w:tc>
          <w:tcPr>
            <w:tcW w:w="851" w:type="dxa"/>
            <w:tcBorders>
              <w:top w:val="single" w:sz="5" w:space="0" w:color="000000"/>
              <w:left w:val="single" w:sz="5" w:space="0" w:color="000000"/>
              <w:bottom w:val="single" w:sz="5" w:space="0" w:color="000000"/>
              <w:right w:val="single" w:sz="5" w:space="0" w:color="000000"/>
            </w:tcBorders>
          </w:tcPr>
          <w:p w14:paraId="00AAB369" w14:textId="77777777" w:rsidR="00060E39" w:rsidRPr="003455B2" w:rsidRDefault="00060E39" w:rsidP="00060E39">
            <w:pPr>
              <w:rPr>
                <w:ins w:id="3001" w:author="2.1RC1" w:date="2013-12-11T22:33:00Z"/>
                <w:sz w:val="20"/>
                <w:szCs w:val="20"/>
              </w:rPr>
            </w:pPr>
            <w:ins w:id="3002" w:author="2.1RC1" w:date="2013-12-11T22:33:00Z">
              <w:r w:rsidRPr="003455B2">
                <w:rPr>
                  <w:spacing w:val="-1"/>
                  <w:sz w:val="20"/>
                  <w:szCs w:val="20"/>
                </w:rPr>
                <w:t>0..1</w:t>
              </w:r>
            </w:ins>
          </w:p>
        </w:tc>
      </w:tr>
      <w:tr w:rsidR="00060E39" w:rsidRPr="003455B2" w14:paraId="733D6412" w14:textId="77777777" w:rsidTr="00507A1C">
        <w:trPr>
          <w:trHeight w:hRule="exact" w:val="540"/>
          <w:tblHeader/>
          <w:ins w:id="3003"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445D37BD" w14:textId="77777777" w:rsidR="00060E39" w:rsidRPr="003455B2" w:rsidRDefault="00060E39" w:rsidP="00060E39">
            <w:pPr>
              <w:rPr>
                <w:ins w:id="3004" w:author="2.1RC1" w:date="2013-12-11T22:33:00Z"/>
                <w:sz w:val="20"/>
                <w:szCs w:val="20"/>
              </w:rPr>
            </w:pPr>
            <w:ins w:id="3005" w:author="2.1RC1" w:date="2013-12-11T22:33:00Z">
              <w:r w:rsidRPr="003455B2">
                <w:rPr>
                  <w:sz w:val="20"/>
                  <w:szCs w:val="20"/>
                </w:rPr>
                <w:t>../../../../../displayName</w:t>
              </w:r>
            </w:ins>
          </w:p>
        </w:tc>
        <w:tc>
          <w:tcPr>
            <w:tcW w:w="1559" w:type="dxa"/>
            <w:tcBorders>
              <w:top w:val="single" w:sz="5" w:space="0" w:color="000000"/>
              <w:left w:val="single" w:sz="5" w:space="0" w:color="000000"/>
              <w:bottom w:val="single" w:sz="5" w:space="0" w:color="000000"/>
              <w:right w:val="single" w:sz="5" w:space="0" w:color="000000"/>
            </w:tcBorders>
          </w:tcPr>
          <w:p w14:paraId="47302D62" w14:textId="77777777" w:rsidR="00060E39" w:rsidRPr="003455B2" w:rsidRDefault="00060E39" w:rsidP="00060E39">
            <w:pPr>
              <w:rPr>
                <w:ins w:id="3006" w:author="2.1RC1" w:date="2013-12-11T22:33:00Z"/>
                <w:sz w:val="20"/>
                <w:szCs w:val="20"/>
              </w:rPr>
            </w:pPr>
            <w:ins w:id="3007"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1E49D0FC" w14:textId="77777777" w:rsidR="00060E39" w:rsidRPr="000C59A8" w:rsidRDefault="00060E39" w:rsidP="00060E39">
            <w:pPr>
              <w:rPr>
                <w:ins w:id="3008" w:author="2.1RC1" w:date="2013-12-11T22:33:00Z"/>
                <w:sz w:val="20"/>
                <w:szCs w:val="20"/>
              </w:rPr>
            </w:pPr>
            <w:ins w:id="3009" w:author="2.1RC1" w:date="2013-12-11T22:33:00Z">
              <w:r w:rsidRPr="000C59A8">
                <w:rPr>
                  <w:sz w:val="20"/>
                  <w:szCs w:val="20"/>
                </w:rPr>
                <w:t>Klartext. Om displayName anges måste också code och codeSystem anges.</w:t>
              </w:r>
            </w:ins>
          </w:p>
        </w:tc>
        <w:tc>
          <w:tcPr>
            <w:tcW w:w="851" w:type="dxa"/>
            <w:tcBorders>
              <w:top w:val="single" w:sz="5" w:space="0" w:color="000000"/>
              <w:left w:val="single" w:sz="5" w:space="0" w:color="000000"/>
              <w:bottom w:val="single" w:sz="5" w:space="0" w:color="000000"/>
              <w:right w:val="single" w:sz="5" w:space="0" w:color="000000"/>
            </w:tcBorders>
          </w:tcPr>
          <w:p w14:paraId="10E318DC" w14:textId="77777777" w:rsidR="00060E39" w:rsidRPr="003455B2" w:rsidRDefault="00060E39" w:rsidP="00060E39">
            <w:pPr>
              <w:rPr>
                <w:ins w:id="3010" w:author="2.1RC1" w:date="2013-12-11T22:33:00Z"/>
                <w:sz w:val="20"/>
                <w:szCs w:val="20"/>
              </w:rPr>
            </w:pPr>
            <w:ins w:id="3011" w:author="2.1RC1" w:date="2013-12-11T22:33:00Z">
              <w:r w:rsidRPr="003455B2">
                <w:rPr>
                  <w:spacing w:val="-1"/>
                  <w:sz w:val="20"/>
                  <w:szCs w:val="20"/>
                </w:rPr>
                <w:t>0..1</w:t>
              </w:r>
            </w:ins>
          </w:p>
        </w:tc>
      </w:tr>
      <w:tr w:rsidR="00060E39" w:rsidRPr="003455B2" w14:paraId="26688CCC" w14:textId="77777777" w:rsidTr="00507A1C">
        <w:trPr>
          <w:trHeight w:hRule="exact" w:val="540"/>
          <w:tblHeader/>
          <w:ins w:id="3012"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1534F091" w14:textId="77777777" w:rsidR="00060E39" w:rsidRPr="003455B2" w:rsidRDefault="00060E39" w:rsidP="00060E39">
            <w:pPr>
              <w:rPr>
                <w:ins w:id="3013" w:author="2.1RC1" w:date="2013-12-11T22:33:00Z"/>
                <w:sz w:val="20"/>
                <w:szCs w:val="20"/>
              </w:rPr>
            </w:pPr>
            <w:ins w:id="3014" w:author="2.1RC1" w:date="2013-12-11T22:33:00Z">
              <w:r w:rsidRPr="003455B2">
                <w:rPr>
                  <w:sz w:val="20"/>
                  <w:szCs w:val="20"/>
                </w:rPr>
                <w:t>../../../../../codeSystem</w:t>
              </w:r>
            </w:ins>
          </w:p>
        </w:tc>
        <w:tc>
          <w:tcPr>
            <w:tcW w:w="1559" w:type="dxa"/>
            <w:tcBorders>
              <w:top w:val="single" w:sz="5" w:space="0" w:color="000000"/>
              <w:left w:val="single" w:sz="5" w:space="0" w:color="000000"/>
              <w:bottom w:val="single" w:sz="5" w:space="0" w:color="000000"/>
              <w:right w:val="single" w:sz="5" w:space="0" w:color="000000"/>
            </w:tcBorders>
          </w:tcPr>
          <w:p w14:paraId="2AFD9F0D" w14:textId="77777777" w:rsidR="00060E39" w:rsidRPr="003455B2" w:rsidRDefault="00060E39" w:rsidP="00060E39">
            <w:pPr>
              <w:rPr>
                <w:ins w:id="3015" w:author="2.1RC1" w:date="2013-12-11T22:33:00Z"/>
                <w:sz w:val="20"/>
                <w:szCs w:val="20"/>
              </w:rPr>
            </w:pPr>
            <w:ins w:id="3016"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5ECB8E49" w14:textId="77777777" w:rsidR="00060E39" w:rsidRPr="000C59A8" w:rsidRDefault="00060E39" w:rsidP="00060E39">
            <w:pPr>
              <w:rPr>
                <w:ins w:id="3017" w:author="2.1RC1" w:date="2013-12-11T22:33:00Z"/>
                <w:sz w:val="20"/>
                <w:szCs w:val="20"/>
              </w:rPr>
            </w:pPr>
            <w:ins w:id="3018" w:author="2.1RC1" w:date="2013-12-11T22:33:00Z">
              <w:r w:rsidRPr="000C59A8">
                <w:rPr>
                  <w:sz w:val="20"/>
                  <w:szCs w:val="20"/>
                </w:rPr>
                <w:t>OID för kodsystem. Om codeSystem anges måste också code och displayName anges.</w:t>
              </w:r>
            </w:ins>
          </w:p>
        </w:tc>
        <w:tc>
          <w:tcPr>
            <w:tcW w:w="851" w:type="dxa"/>
            <w:tcBorders>
              <w:top w:val="single" w:sz="5" w:space="0" w:color="000000"/>
              <w:left w:val="single" w:sz="5" w:space="0" w:color="000000"/>
              <w:bottom w:val="single" w:sz="5" w:space="0" w:color="000000"/>
              <w:right w:val="single" w:sz="5" w:space="0" w:color="000000"/>
            </w:tcBorders>
          </w:tcPr>
          <w:p w14:paraId="421E7B2F" w14:textId="77777777" w:rsidR="00060E39" w:rsidRPr="003455B2" w:rsidRDefault="00060E39" w:rsidP="00060E39">
            <w:pPr>
              <w:rPr>
                <w:ins w:id="3019" w:author="2.1RC1" w:date="2013-12-11T22:33:00Z"/>
                <w:sz w:val="20"/>
                <w:szCs w:val="20"/>
              </w:rPr>
            </w:pPr>
            <w:ins w:id="3020" w:author="2.1RC1" w:date="2013-12-11T22:33:00Z">
              <w:r w:rsidRPr="003455B2">
                <w:rPr>
                  <w:spacing w:val="-1"/>
                  <w:sz w:val="20"/>
                  <w:szCs w:val="20"/>
                </w:rPr>
                <w:t>0..1</w:t>
              </w:r>
            </w:ins>
          </w:p>
        </w:tc>
      </w:tr>
      <w:tr w:rsidR="00060E39" w:rsidRPr="003455B2" w14:paraId="4DE5E886" w14:textId="77777777" w:rsidTr="00507A1C">
        <w:trPr>
          <w:trHeight w:hRule="exact" w:val="366"/>
          <w:tblHeader/>
          <w:ins w:id="3021"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13EE35F8" w14:textId="77777777" w:rsidR="00060E39" w:rsidRPr="003455B2" w:rsidRDefault="00060E39" w:rsidP="00060E39">
            <w:pPr>
              <w:rPr>
                <w:ins w:id="3022" w:author="2.1RC1" w:date="2013-12-11T22:33:00Z"/>
                <w:sz w:val="20"/>
                <w:szCs w:val="20"/>
              </w:rPr>
            </w:pPr>
            <w:ins w:id="3023" w:author="2.1RC1" w:date="2013-12-11T22:33:00Z">
              <w:r w:rsidRPr="003455B2">
                <w:rPr>
                  <w:sz w:val="20"/>
                  <w:szCs w:val="20"/>
                </w:rPr>
                <w:t>../../../../../codeSystemName</w:t>
              </w:r>
            </w:ins>
          </w:p>
        </w:tc>
        <w:tc>
          <w:tcPr>
            <w:tcW w:w="1559" w:type="dxa"/>
            <w:tcBorders>
              <w:top w:val="single" w:sz="5" w:space="0" w:color="000000"/>
              <w:left w:val="single" w:sz="5" w:space="0" w:color="000000"/>
              <w:bottom w:val="single" w:sz="5" w:space="0" w:color="000000"/>
              <w:right w:val="single" w:sz="5" w:space="0" w:color="000000"/>
            </w:tcBorders>
          </w:tcPr>
          <w:p w14:paraId="349925FD" w14:textId="77777777" w:rsidR="00060E39" w:rsidRPr="003455B2" w:rsidRDefault="00060E39" w:rsidP="00060E39">
            <w:pPr>
              <w:rPr>
                <w:ins w:id="3024" w:author="2.1RC1" w:date="2013-12-11T22:33:00Z"/>
                <w:sz w:val="20"/>
                <w:szCs w:val="20"/>
              </w:rPr>
            </w:pPr>
            <w:ins w:id="3025"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72532BE8" w14:textId="77777777" w:rsidR="00060E39" w:rsidRPr="003455B2" w:rsidRDefault="00060E39" w:rsidP="00060E39">
            <w:pPr>
              <w:rPr>
                <w:ins w:id="3026" w:author="2.1RC1" w:date="2013-12-11T22:33:00Z"/>
                <w:sz w:val="20"/>
                <w:szCs w:val="20"/>
              </w:rPr>
            </w:pPr>
            <w:ins w:id="3027" w:author="2.1RC1" w:date="2013-12-11T22:33:00Z">
              <w:r w:rsidRPr="003455B2">
                <w:rPr>
                  <w:sz w:val="20"/>
                  <w:szCs w:val="20"/>
                </w:rPr>
                <w:t>Klartext för kodsystem.</w:t>
              </w:r>
            </w:ins>
          </w:p>
        </w:tc>
        <w:tc>
          <w:tcPr>
            <w:tcW w:w="851" w:type="dxa"/>
            <w:tcBorders>
              <w:top w:val="single" w:sz="5" w:space="0" w:color="000000"/>
              <w:left w:val="single" w:sz="5" w:space="0" w:color="000000"/>
              <w:bottom w:val="single" w:sz="5" w:space="0" w:color="000000"/>
              <w:right w:val="single" w:sz="5" w:space="0" w:color="000000"/>
            </w:tcBorders>
          </w:tcPr>
          <w:p w14:paraId="7BC84AAE" w14:textId="77777777" w:rsidR="00060E39" w:rsidRPr="003455B2" w:rsidRDefault="00060E39" w:rsidP="00060E39">
            <w:pPr>
              <w:rPr>
                <w:ins w:id="3028" w:author="2.1RC1" w:date="2013-12-11T22:33:00Z"/>
                <w:sz w:val="20"/>
                <w:szCs w:val="20"/>
              </w:rPr>
            </w:pPr>
            <w:ins w:id="3029" w:author="2.1RC1" w:date="2013-12-11T22:33:00Z">
              <w:r w:rsidRPr="003455B2">
                <w:rPr>
                  <w:spacing w:val="-1"/>
                  <w:sz w:val="20"/>
                  <w:szCs w:val="20"/>
                </w:rPr>
                <w:t>0..1</w:t>
              </w:r>
            </w:ins>
          </w:p>
        </w:tc>
      </w:tr>
      <w:tr w:rsidR="00060E39" w:rsidRPr="003455B2" w14:paraId="7571E398" w14:textId="77777777" w:rsidTr="00507A1C">
        <w:trPr>
          <w:trHeight w:hRule="exact" w:val="271"/>
          <w:tblHeader/>
          <w:ins w:id="3030"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08164B81" w14:textId="77777777" w:rsidR="00060E39" w:rsidRPr="003455B2" w:rsidRDefault="00060E39" w:rsidP="00060E39">
            <w:pPr>
              <w:rPr>
                <w:ins w:id="3031" w:author="2.1RC1" w:date="2013-12-11T22:33:00Z"/>
                <w:sz w:val="20"/>
                <w:szCs w:val="20"/>
              </w:rPr>
            </w:pPr>
            <w:ins w:id="3032" w:author="2.1RC1" w:date="2013-12-11T22:33:00Z">
              <w:r w:rsidRPr="003455B2">
                <w:rPr>
                  <w:sz w:val="20"/>
                  <w:szCs w:val="20"/>
                </w:rPr>
                <w:t>../../../../../codeSystemVersion</w:t>
              </w:r>
            </w:ins>
          </w:p>
        </w:tc>
        <w:tc>
          <w:tcPr>
            <w:tcW w:w="1559" w:type="dxa"/>
            <w:tcBorders>
              <w:top w:val="single" w:sz="5" w:space="0" w:color="000000"/>
              <w:left w:val="single" w:sz="5" w:space="0" w:color="000000"/>
              <w:bottom w:val="single" w:sz="5" w:space="0" w:color="000000"/>
              <w:right w:val="single" w:sz="5" w:space="0" w:color="000000"/>
            </w:tcBorders>
          </w:tcPr>
          <w:p w14:paraId="5A5B39C7" w14:textId="77777777" w:rsidR="00060E39" w:rsidRPr="003455B2" w:rsidRDefault="00060E39" w:rsidP="00060E39">
            <w:pPr>
              <w:rPr>
                <w:ins w:id="3033" w:author="2.1RC1" w:date="2013-12-11T22:33:00Z"/>
                <w:sz w:val="20"/>
                <w:szCs w:val="20"/>
              </w:rPr>
            </w:pPr>
            <w:ins w:id="3034"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78C45DAF" w14:textId="77777777" w:rsidR="00060E39" w:rsidRPr="003455B2" w:rsidRDefault="00060E39" w:rsidP="00060E39">
            <w:pPr>
              <w:rPr>
                <w:ins w:id="3035" w:author="2.1RC1" w:date="2013-12-11T22:33:00Z"/>
                <w:sz w:val="20"/>
                <w:szCs w:val="20"/>
              </w:rPr>
            </w:pPr>
            <w:ins w:id="3036" w:author="2.1RC1" w:date="2013-12-11T22:33:00Z">
              <w:r w:rsidRPr="003455B2">
                <w:rPr>
                  <w:sz w:val="20"/>
                  <w:szCs w:val="20"/>
                </w:rPr>
                <w:t>Kodsystemsversion</w:t>
              </w:r>
            </w:ins>
          </w:p>
        </w:tc>
        <w:tc>
          <w:tcPr>
            <w:tcW w:w="851" w:type="dxa"/>
            <w:tcBorders>
              <w:top w:val="single" w:sz="5" w:space="0" w:color="000000"/>
              <w:left w:val="single" w:sz="5" w:space="0" w:color="000000"/>
              <w:bottom w:val="single" w:sz="5" w:space="0" w:color="000000"/>
              <w:right w:val="single" w:sz="5" w:space="0" w:color="000000"/>
            </w:tcBorders>
          </w:tcPr>
          <w:p w14:paraId="204AECFA" w14:textId="77777777" w:rsidR="00060E39" w:rsidRPr="003455B2" w:rsidRDefault="00060E39" w:rsidP="00060E39">
            <w:pPr>
              <w:rPr>
                <w:ins w:id="3037" w:author="2.1RC1" w:date="2013-12-11T22:33:00Z"/>
                <w:sz w:val="20"/>
                <w:szCs w:val="20"/>
              </w:rPr>
            </w:pPr>
            <w:ins w:id="3038" w:author="2.1RC1" w:date="2013-12-11T22:33:00Z">
              <w:r w:rsidRPr="003455B2">
                <w:rPr>
                  <w:spacing w:val="-1"/>
                  <w:sz w:val="20"/>
                  <w:szCs w:val="20"/>
                </w:rPr>
                <w:t>0..1</w:t>
              </w:r>
            </w:ins>
          </w:p>
        </w:tc>
      </w:tr>
      <w:tr w:rsidR="00060E39" w:rsidRPr="003455B2" w14:paraId="68D2F0E0" w14:textId="77777777" w:rsidTr="00507A1C">
        <w:trPr>
          <w:trHeight w:hRule="exact" w:val="1210"/>
          <w:tblHeader/>
          <w:ins w:id="3039"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2D3547F0" w14:textId="77777777" w:rsidR="00060E39" w:rsidRPr="003455B2" w:rsidRDefault="00060E39" w:rsidP="00060E39">
            <w:pPr>
              <w:rPr>
                <w:ins w:id="3040" w:author="2.1RC1" w:date="2013-12-11T22:33:00Z"/>
                <w:sz w:val="20"/>
                <w:szCs w:val="20"/>
              </w:rPr>
            </w:pPr>
            <w:ins w:id="3041" w:author="2.1RC1" w:date="2013-12-11T22:33:00Z">
              <w:r w:rsidRPr="003455B2">
                <w:rPr>
                  <w:sz w:val="20"/>
                  <w:szCs w:val="20"/>
                </w:rPr>
                <w:t>../../../../../originalText</w:t>
              </w:r>
            </w:ins>
          </w:p>
        </w:tc>
        <w:tc>
          <w:tcPr>
            <w:tcW w:w="1559" w:type="dxa"/>
            <w:tcBorders>
              <w:top w:val="single" w:sz="5" w:space="0" w:color="000000"/>
              <w:left w:val="single" w:sz="5" w:space="0" w:color="000000"/>
              <w:bottom w:val="single" w:sz="5" w:space="0" w:color="000000"/>
              <w:right w:val="single" w:sz="5" w:space="0" w:color="000000"/>
            </w:tcBorders>
          </w:tcPr>
          <w:p w14:paraId="701596A1" w14:textId="77777777" w:rsidR="00060E39" w:rsidRPr="003455B2" w:rsidRDefault="00060E39" w:rsidP="00060E39">
            <w:pPr>
              <w:rPr>
                <w:ins w:id="3042" w:author="2.1RC1" w:date="2013-12-11T22:33:00Z"/>
                <w:sz w:val="20"/>
                <w:szCs w:val="20"/>
              </w:rPr>
            </w:pPr>
            <w:ins w:id="3043"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vAlign w:val="bottom"/>
          </w:tcPr>
          <w:p w14:paraId="07409388" w14:textId="77777777" w:rsidR="00060E39" w:rsidRPr="000C59A8" w:rsidRDefault="00060E39" w:rsidP="00060E39">
            <w:pPr>
              <w:rPr>
                <w:ins w:id="3044" w:author="2.1RC1" w:date="2013-12-11T22:33:00Z"/>
                <w:sz w:val="20"/>
                <w:szCs w:val="20"/>
              </w:rPr>
            </w:pPr>
            <w:ins w:id="3045" w:author="2.1RC1" w:date="2013-12-11T22:33:00Z">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ins>
          </w:p>
        </w:tc>
        <w:tc>
          <w:tcPr>
            <w:tcW w:w="851" w:type="dxa"/>
            <w:tcBorders>
              <w:top w:val="single" w:sz="5" w:space="0" w:color="000000"/>
              <w:left w:val="single" w:sz="5" w:space="0" w:color="000000"/>
              <w:bottom w:val="single" w:sz="5" w:space="0" w:color="000000"/>
              <w:right w:val="single" w:sz="5" w:space="0" w:color="000000"/>
            </w:tcBorders>
          </w:tcPr>
          <w:p w14:paraId="53687164" w14:textId="77777777" w:rsidR="00060E39" w:rsidRPr="003455B2" w:rsidRDefault="00060E39" w:rsidP="00060E39">
            <w:pPr>
              <w:rPr>
                <w:ins w:id="3046" w:author="2.1RC1" w:date="2013-12-11T22:33:00Z"/>
                <w:sz w:val="20"/>
                <w:szCs w:val="20"/>
              </w:rPr>
            </w:pPr>
            <w:ins w:id="3047" w:author="2.1RC1" w:date="2013-12-11T22:33:00Z">
              <w:r w:rsidRPr="003455B2">
                <w:rPr>
                  <w:spacing w:val="-1"/>
                  <w:sz w:val="20"/>
                  <w:szCs w:val="20"/>
                </w:rPr>
                <w:t>0..1</w:t>
              </w:r>
            </w:ins>
          </w:p>
        </w:tc>
      </w:tr>
      <w:tr w:rsidR="00060E39" w:rsidRPr="00820A74" w14:paraId="5AC28B90" w14:textId="77777777" w:rsidTr="00507A1C">
        <w:trPr>
          <w:trHeight w:hRule="exact" w:val="974"/>
          <w:tblHeader/>
          <w:ins w:id="3048"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7F6FC29F" w14:textId="77777777" w:rsidR="00060E39" w:rsidRPr="00820A74" w:rsidRDefault="00060E39" w:rsidP="00060E39">
            <w:pPr>
              <w:rPr>
                <w:ins w:id="3049" w:author="2.1RC1" w:date="2013-12-11T22:33:00Z"/>
                <w:sz w:val="20"/>
                <w:szCs w:val="20"/>
              </w:rPr>
            </w:pPr>
            <w:ins w:id="3050" w:author="2.1RC1" w:date="2013-12-11T22:33:00Z">
              <w:r w:rsidRPr="00820A74">
                <w:rPr>
                  <w:sz w:val="20"/>
                  <w:szCs w:val="20"/>
                </w:rPr>
                <w:t>../</w:t>
              </w:r>
              <w:r>
                <w:rPr>
                  <w:sz w:val="20"/>
                  <w:szCs w:val="20"/>
                </w:rPr>
                <w:t>../seriousDisease</w:t>
              </w:r>
            </w:ins>
          </w:p>
        </w:tc>
        <w:tc>
          <w:tcPr>
            <w:tcW w:w="1559" w:type="dxa"/>
            <w:tcBorders>
              <w:top w:val="single" w:sz="5" w:space="0" w:color="000000"/>
              <w:left w:val="single" w:sz="5" w:space="0" w:color="000000"/>
              <w:bottom w:val="single" w:sz="5" w:space="0" w:color="000000"/>
              <w:right w:val="single" w:sz="5" w:space="0" w:color="000000"/>
            </w:tcBorders>
          </w:tcPr>
          <w:p w14:paraId="7D8A5AA0" w14:textId="77777777" w:rsidR="00060E39" w:rsidRPr="00820A74" w:rsidRDefault="00060E39" w:rsidP="00060E39">
            <w:pPr>
              <w:spacing w:line="226" w:lineRule="exact"/>
              <w:ind w:left="102"/>
              <w:rPr>
                <w:ins w:id="3051" w:author="2.1RC1" w:date="2013-12-11T22:33:00Z"/>
                <w:sz w:val="20"/>
                <w:szCs w:val="20"/>
              </w:rPr>
            </w:pPr>
            <w:ins w:id="3052" w:author="2.1RC1" w:date="2013-12-11T22:33:00Z">
              <w:r>
                <w:rPr>
                  <w:sz w:val="20"/>
                  <w:szCs w:val="20"/>
                </w:rPr>
                <w:t>SeriousDiseaseType</w:t>
              </w:r>
            </w:ins>
          </w:p>
        </w:tc>
        <w:tc>
          <w:tcPr>
            <w:tcW w:w="3969" w:type="dxa"/>
            <w:tcBorders>
              <w:top w:val="single" w:sz="5" w:space="0" w:color="000000"/>
              <w:left w:val="single" w:sz="5" w:space="0" w:color="000000"/>
              <w:bottom w:val="single" w:sz="5" w:space="0" w:color="000000"/>
              <w:right w:val="single" w:sz="5" w:space="0" w:color="000000"/>
            </w:tcBorders>
          </w:tcPr>
          <w:p w14:paraId="3FC3988C" w14:textId="77777777" w:rsidR="00060E39" w:rsidRPr="00820A74" w:rsidRDefault="00060E39" w:rsidP="00060E39">
            <w:pPr>
              <w:rPr>
                <w:ins w:id="3053" w:author="2.1RC1" w:date="2013-12-11T22:33:00Z"/>
                <w:sz w:val="20"/>
                <w:szCs w:val="20"/>
              </w:rPr>
            </w:pPr>
            <w:ins w:id="3054" w:author="2.1RC1" w:date="2013-12-11T22:33:00Z">
              <w:r w:rsidRPr="00820A74">
                <w:rPr>
                  <w:sz w:val="20"/>
                  <w:szCs w:val="20"/>
                </w:rPr>
                <w:t>En och endast en av hypersensitivity, seriousDisease, treatment, communicableDisease, restrictionOfCare och unstructuredAlertInformation ska anges.</w:t>
              </w:r>
            </w:ins>
          </w:p>
        </w:tc>
        <w:tc>
          <w:tcPr>
            <w:tcW w:w="851" w:type="dxa"/>
            <w:tcBorders>
              <w:top w:val="single" w:sz="5" w:space="0" w:color="000000"/>
              <w:left w:val="single" w:sz="5" w:space="0" w:color="000000"/>
              <w:bottom w:val="single" w:sz="5" w:space="0" w:color="000000"/>
              <w:right w:val="single" w:sz="5" w:space="0" w:color="000000"/>
            </w:tcBorders>
          </w:tcPr>
          <w:p w14:paraId="4DC00667" w14:textId="77777777" w:rsidR="00060E39" w:rsidRPr="00820A74" w:rsidRDefault="00060E39" w:rsidP="00060E39">
            <w:pPr>
              <w:rPr>
                <w:ins w:id="3055" w:author="2.1RC1" w:date="2013-12-11T22:33:00Z"/>
                <w:spacing w:val="-1"/>
                <w:sz w:val="20"/>
                <w:szCs w:val="20"/>
              </w:rPr>
            </w:pPr>
            <w:ins w:id="3056" w:author="2.1RC1" w:date="2013-12-11T22:33:00Z">
              <w:r>
                <w:rPr>
                  <w:spacing w:val="-1"/>
                  <w:sz w:val="20"/>
                  <w:szCs w:val="20"/>
                </w:rPr>
                <w:t>0..1</w:t>
              </w:r>
            </w:ins>
          </w:p>
        </w:tc>
      </w:tr>
      <w:tr w:rsidR="00060E39" w:rsidRPr="003455B2" w14:paraId="2815A8C1" w14:textId="77777777" w:rsidTr="00507A1C">
        <w:trPr>
          <w:trHeight w:hRule="exact" w:val="2202"/>
          <w:tblHeader/>
          <w:ins w:id="3057"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7470ED99" w14:textId="77777777" w:rsidR="00060E39" w:rsidRPr="00820A74" w:rsidRDefault="00060E39" w:rsidP="00060E39">
            <w:pPr>
              <w:rPr>
                <w:ins w:id="3058" w:author="2.1RC1" w:date="2013-12-11T22:33:00Z"/>
                <w:sz w:val="20"/>
                <w:szCs w:val="20"/>
              </w:rPr>
            </w:pPr>
            <w:ins w:id="3059" w:author="2.1RC1" w:date="2013-12-11T22:33:00Z">
              <w:r>
                <w:rPr>
                  <w:sz w:val="20"/>
                  <w:szCs w:val="20"/>
                </w:rPr>
                <w:t>../</w:t>
              </w:r>
              <w:r w:rsidRPr="003455B2">
                <w:rPr>
                  <w:sz w:val="20"/>
                  <w:szCs w:val="20"/>
                </w:rPr>
                <w:t>../../</w:t>
              </w:r>
              <w:r w:rsidRPr="00820A74">
                <w:rPr>
                  <w:sz w:val="20"/>
                  <w:szCs w:val="20"/>
                </w:rPr>
                <w:t>disease</w:t>
              </w:r>
            </w:ins>
          </w:p>
        </w:tc>
        <w:tc>
          <w:tcPr>
            <w:tcW w:w="1559" w:type="dxa"/>
            <w:tcBorders>
              <w:top w:val="single" w:sz="5" w:space="0" w:color="000000"/>
              <w:left w:val="single" w:sz="5" w:space="0" w:color="000000"/>
              <w:bottom w:val="single" w:sz="5" w:space="0" w:color="000000"/>
              <w:right w:val="single" w:sz="5" w:space="0" w:color="000000"/>
            </w:tcBorders>
          </w:tcPr>
          <w:p w14:paraId="2B580211" w14:textId="77777777" w:rsidR="00060E39" w:rsidRPr="00C57DA5" w:rsidRDefault="00060E39" w:rsidP="00060E39">
            <w:pPr>
              <w:spacing w:line="226" w:lineRule="exact"/>
              <w:ind w:left="102"/>
              <w:rPr>
                <w:ins w:id="3060" w:author="2.1RC1" w:date="2013-12-11T22:33:00Z"/>
                <w:spacing w:val="-1"/>
                <w:sz w:val="20"/>
                <w:szCs w:val="20"/>
              </w:rPr>
            </w:pPr>
            <w:ins w:id="3061" w:author="2.1RC1" w:date="2013-12-11T22:33:00Z">
              <w:r>
                <w:rPr>
                  <w:sz w:val="20"/>
                  <w:szCs w:val="20"/>
                </w:rPr>
                <w:t>CVType</w:t>
              </w:r>
            </w:ins>
          </w:p>
        </w:tc>
        <w:tc>
          <w:tcPr>
            <w:tcW w:w="3969" w:type="dxa"/>
            <w:tcBorders>
              <w:top w:val="single" w:sz="5" w:space="0" w:color="000000"/>
              <w:left w:val="single" w:sz="5" w:space="0" w:color="000000"/>
              <w:bottom w:val="single" w:sz="5" w:space="0" w:color="000000"/>
              <w:right w:val="single" w:sz="5" w:space="0" w:color="000000"/>
            </w:tcBorders>
          </w:tcPr>
          <w:p w14:paraId="6A5406D6" w14:textId="77777777" w:rsidR="00060E39" w:rsidRPr="003455B2" w:rsidRDefault="00060E39" w:rsidP="00060E39">
            <w:pPr>
              <w:spacing w:line="229" w:lineRule="exact"/>
              <w:ind w:left="102"/>
              <w:rPr>
                <w:ins w:id="3062" w:author="2.1RC1" w:date="2013-12-11T22:33:00Z"/>
                <w:spacing w:val="-1"/>
                <w:sz w:val="20"/>
                <w:szCs w:val="20"/>
              </w:rPr>
            </w:pPr>
            <w:ins w:id="3063" w:author="2.1RC1" w:date="2013-12-11T22:33:00Z">
              <w:r w:rsidRPr="00973FF4">
                <w:rPr>
                  <w:sz w:val="20"/>
                  <w:szCs w:val="20"/>
                </w:rPr>
                <w:t xml:space="preserve">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w:t>
              </w:r>
              <w:r>
                <w:rPr>
                  <w:sz w:val="20"/>
                  <w:szCs w:val="20"/>
                </w:rPr>
                <w:t xml:space="preserve">Bör anges enligt </w:t>
              </w:r>
              <w:r w:rsidRPr="00973FF4">
                <w:rPr>
                  <w:sz w:val="20"/>
                  <w:szCs w:val="20"/>
                </w:rPr>
                <w:t>ICD10/SNOMED.</w:t>
              </w:r>
            </w:ins>
          </w:p>
        </w:tc>
        <w:tc>
          <w:tcPr>
            <w:tcW w:w="851" w:type="dxa"/>
            <w:tcBorders>
              <w:top w:val="single" w:sz="5" w:space="0" w:color="000000"/>
              <w:left w:val="single" w:sz="5" w:space="0" w:color="000000"/>
              <w:bottom w:val="single" w:sz="5" w:space="0" w:color="000000"/>
              <w:right w:val="single" w:sz="5" w:space="0" w:color="000000"/>
            </w:tcBorders>
          </w:tcPr>
          <w:p w14:paraId="34973694" w14:textId="77777777" w:rsidR="00060E39" w:rsidRPr="003455B2" w:rsidRDefault="00060E39" w:rsidP="00060E39">
            <w:pPr>
              <w:rPr>
                <w:ins w:id="3064" w:author="2.1RC1" w:date="2013-12-11T22:33:00Z"/>
                <w:sz w:val="20"/>
                <w:szCs w:val="20"/>
              </w:rPr>
            </w:pPr>
            <w:ins w:id="3065" w:author="2.1RC1" w:date="2013-12-11T22:33:00Z">
              <w:r>
                <w:rPr>
                  <w:spacing w:val="-1"/>
                  <w:sz w:val="20"/>
                  <w:szCs w:val="20"/>
                </w:rPr>
                <w:t>1</w:t>
              </w:r>
              <w:r w:rsidRPr="003455B2">
                <w:rPr>
                  <w:spacing w:val="-1"/>
                  <w:sz w:val="20"/>
                  <w:szCs w:val="20"/>
                </w:rPr>
                <w:t>..1</w:t>
              </w:r>
            </w:ins>
          </w:p>
        </w:tc>
      </w:tr>
      <w:tr w:rsidR="00060E39" w:rsidRPr="00F92DD3" w14:paraId="2A2AD350" w14:textId="77777777" w:rsidTr="00507A1C">
        <w:trPr>
          <w:trHeight w:hRule="exact" w:val="637"/>
          <w:tblHeader/>
          <w:ins w:id="3066"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61F7B78C" w14:textId="77777777" w:rsidR="00060E39" w:rsidRPr="00F92DD3" w:rsidRDefault="00060E39" w:rsidP="00060E39">
            <w:pPr>
              <w:rPr>
                <w:ins w:id="3067" w:author="2.1RC1" w:date="2013-12-11T22:33:00Z"/>
                <w:sz w:val="20"/>
                <w:szCs w:val="20"/>
              </w:rPr>
            </w:pPr>
            <w:ins w:id="3068" w:author="2.1RC1" w:date="2013-12-11T22:33:00Z">
              <w:r>
                <w:rPr>
                  <w:sz w:val="20"/>
                  <w:szCs w:val="20"/>
                </w:rPr>
                <w:t>../</w:t>
              </w:r>
              <w:r w:rsidRPr="003455B2">
                <w:rPr>
                  <w:sz w:val="20"/>
                  <w:szCs w:val="20"/>
                </w:rPr>
                <w:t>../../</w:t>
              </w:r>
              <w:r w:rsidRPr="00F92DD3">
                <w:rPr>
                  <w:sz w:val="20"/>
                  <w:szCs w:val="20"/>
                </w:rPr>
                <w:t>../code</w:t>
              </w:r>
            </w:ins>
          </w:p>
        </w:tc>
        <w:tc>
          <w:tcPr>
            <w:tcW w:w="1559" w:type="dxa"/>
            <w:tcBorders>
              <w:top w:val="single" w:sz="5" w:space="0" w:color="000000"/>
              <w:left w:val="single" w:sz="5" w:space="0" w:color="000000"/>
              <w:bottom w:val="single" w:sz="5" w:space="0" w:color="000000"/>
              <w:right w:val="single" w:sz="5" w:space="0" w:color="000000"/>
            </w:tcBorders>
          </w:tcPr>
          <w:p w14:paraId="774961FA" w14:textId="77777777" w:rsidR="00060E39" w:rsidRPr="00F92DD3" w:rsidRDefault="00060E39" w:rsidP="00060E39">
            <w:pPr>
              <w:rPr>
                <w:ins w:id="3069" w:author="2.1RC1" w:date="2013-12-11T22:33:00Z"/>
                <w:sz w:val="20"/>
                <w:szCs w:val="20"/>
              </w:rPr>
            </w:pPr>
            <w:ins w:id="3070"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5540B825" w14:textId="77777777" w:rsidR="00060E39" w:rsidRPr="003455B2" w:rsidRDefault="00060E39" w:rsidP="00060E39">
            <w:pPr>
              <w:rPr>
                <w:ins w:id="3071" w:author="2.1RC1" w:date="2013-12-11T22:33:00Z"/>
                <w:sz w:val="20"/>
                <w:szCs w:val="20"/>
              </w:rPr>
            </w:pPr>
            <w:ins w:id="3072" w:author="2.1RC1" w:date="2013-12-11T22:33:00Z">
              <w:r w:rsidRPr="003455B2">
                <w:rPr>
                  <w:sz w:val="20"/>
                  <w:szCs w:val="20"/>
                </w:rPr>
                <w:t>Kod. Om code anges måste också codeSystem och displayName också anges.</w:t>
              </w:r>
            </w:ins>
          </w:p>
        </w:tc>
        <w:tc>
          <w:tcPr>
            <w:tcW w:w="851" w:type="dxa"/>
            <w:tcBorders>
              <w:top w:val="single" w:sz="5" w:space="0" w:color="000000"/>
              <w:left w:val="single" w:sz="5" w:space="0" w:color="000000"/>
              <w:bottom w:val="single" w:sz="5" w:space="0" w:color="000000"/>
              <w:right w:val="single" w:sz="5" w:space="0" w:color="000000"/>
            </w:tcBorders>
          </w:tcPr>
          <w:p w14:paraId="2EE534E4" w14:textId="77777777" w:rsidR="00060E39" w:rsidRPr="00F92DD3" w:rsidRDefault="00060E39" w:rsidP="00060E39">
            <w:pPr>
              <w:rPr>
                <w:ins w:id="3073" w:author="2.1RC1" w:date="2013-12-11T22:33:00Z"/>
                <w:sz w:val="20"/>
                <w:szCs w:val="20"/>
              </w:rPr>
            </w:pPr>
            <w:ins w:id="3074" w:author="2.1RC1" w:date="2013-12-11T22:33:00Z">
              <w:r w:rsidRPr="003455B2">
                <w:rPr>
                  <w:spacing w:val="-1"/>
                  <w:sz w:val="20"/>
                  <w:szCs w:val="20"/>
                </w:rPr>
                <w:t>0..1</w:t>
              </w:r>
            </w:ins>
          </w:p>
        </w:tc>
      </w:tr>
      <w:tr w:rsidR="00060E39" w:rsidRPr="003455B2" w14:paraId="5F5472FA" w14:textId="77777777" w:rsidTr="00507A1C">
        <w:trPr>
          <w:trHeight w:hRule="exact" w:val="561"/>
          <w:tblHeader/>
          <w:ins w:id="3075"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47F97EA7" w14:textId="77777777" w:rsidR="00060E39" w:rsidRPr="00F92DD3" w:rsidRDefault="00060E39" w:rsidP="00060E39">
            <w:pPr>
              <w:rPr>
                <w:ins w:id="3076" w:author="2.1RC1" w:date="2013-12-11T22:33:00Z"/>
                <w:sz w:val="20"/>
                <w:szCs w:val="20"/>
              </w:rPr>
            </w:pPr>
            <w:ins w:id="3077" w:author="2.1RC1" w:date="2013-12-11T22:33:00Z">
              <w:r w:rsidRPr="003455B2">
                <w:rPr>
                  <w:sz w:val="20"/>
                  <w:szCs w:val="20"/>
                </w:rPr>
                <w:t>../</w:t>
              </w:r>
              <w:r>
                <w:rPr>
                  <w:sz w:val="20"/>
                  <w:szCs w:val="20"/>
                </w:rPr>
                <w:t>../</w:t>
              </w:r>
              <w:r w:rsidRPr="003455B2">
                <w:rPr>
                  <w:sz w:val="20"/>
                  <w:szCs w:val="20"/>
                </w:rPr>
                <w:t>../</w:t>
              </w:r>
              <w:r w:rsidRPr="00F92DD3">
                <w:rPr>
                  <w:sz w:val="20"/>
                  <w:szCs w:val="20"/>
                </w:rPr>
                <w:t>../displayName</w:t>
              </w:r>
            </w:ins>
          </w:p>
        </w:tc>
        <w:tc>
          <w:tcPr>
            <w:tcW w:w="1559" w:type="dxa"/>
            <w:tcBorders>
              <w:top w:val="single" w:sz="5" w:space="0" w:color="000000"/>
              <w:left w:val="single" w:sz="5" w:space="0" w:color="000000"/>
              <w:bottom w:val="single" w:sz="5" w:space="0" w:color="000000"/>
              <w:right w:val="single" w:sz="5" w:space="0" w:color="000000"/>
            </w:tcBorders>
          </w:tcPr>
          <w:p w14:paraId="497C974C" w14:textId="77777777" w:rsidR="00060E39" w:rsidRPr="00F92DD3" w:rsidRDefault="00060E39" w:rsidP="00060E39">
            <w:pPr>
              <w:rPr>
                <w:ins w:id="3078" w:author="2.1RC1" w:date="2013-12-11T22:33:00Z"/>
                <w:sz w:val="20"/>
                <w:szCs w:val="20"/>
              </w:rPr>
            </w:pPr>
            <w:ins w:id="3079"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4BC51527" w14:textId="77777777" w:rsidR="00060E39" w:rsidRPr="000C59A8" w:rsidRDefault="00060E39" w:rsidP="00060E39">
            <w:pPr>
              <w:rPr>
                <w:ins w:id="3080" w:author="2.1RC1" w:date="2013-12-11T22:33:00Z"/>
                <w:sz w:val="20"/>
                <w:szCs w:val="20"/>
              </w:rPr>
            </w:pPr>
            <w:ins w:id="3081" w:author="2.1RC1" w:date="2013-12-11T22:33:00Z">
              <w:r w:rsidRPr="000C59A8">
                <w:rPr>
                  <w:sz w:val="20"/>
                  <w:szCs w:val="20"/>
                </w:rPr>
                <w:t>Klartext. Om displayName anges måste också code och codeSystem anges.</w:t>
              </w:r>
            </w:ins>
          </w:p>
        </w:tc>
        <w:tc>
          <w:tcPr>
            <w:tcW w:w="851" w:type="dxa"/>
            <w:tcBorders>
              <w:top w:val="single" w:sz="5" w:space="0" w:color="000000"/>
              <w:left w:val="single" w:sz="5" w:space="0" w:color="000000"/>
              <w:bottom w:val="single" w:sz="5" w:space="0" w:color="000000"/>
              <w:right w:val="single" w:sz="5" w:space="0" w:color="000000"/>
            </w:tcBorders>
          </w:tcPr>
          <w:p w14:paraId="62C94B23" w14:textId="77777777" w:rsidR="00060E39" w:rsidRPr="003455B2" w:rsidRDefault="00060E39" w:rsidP="00060E39">
            <w:pPr>
              <w:rPr>
                <w:ins w:id="3082" w:author="2.1RC1" w:date="2013-12-11T22:33:00Z"/>
                <w:sz w:val="20"/>
                <w:szCs w:val="20"/>
              </w:rPr>
            </w:pPr>
            <w:ins w:id="3083" w:author="2.1RC1" w:date="2013-12-11T22:33:00Z">
              <w:r w:rsidRPr="003455B2">
                <w:rPr>
                  <w:spacing w:val="-1"/>
                  <w:sz w:val="20"/>
                  <w:szCs w:val="20"/>
                </w:rPr>
                <w:t>0..1</w:t>
              </w:r>
            </w:ins>
          </w:p>
        </w:tc>
      </w:tr>
      <w:tr w:rsidR="00060E39" w:rsidRPr="00F92DD3" w14:paraId="2174F33A" w14:textId="77777777" w:rsidTr="00507A1C">
        <w:trPr>
          <w:trHeight w:hRule="exact" w:val="569"/>
          <w:tblHeader/>
          <w:ins w:id="3084"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45CBC4ED" w14:textId="77777777" w:rsidR="00060E39" w:rsidRPr="00F92DD3" w:rsidRDefault="00060E39" w:rsidP="00060E39">
            <w:pPr>
              <w:rPr>
                <w:ins w:id="3085" w:author="2.1RC1" w:date="2013-12-11T22:33:00Z"/>
                <w:sz w:val="20"/>
                <w:szCs w:val="20"/>
              </w:rPr>
            </w:pPr>
            <w:ins w:id="3086" w:author="2.1RC1" w:date="2013-12-11T22:33:00Z">
              <w:r w:rsidRPr="003455B2">
                <w:rPr>
                  <w:sz w:val="20"/>
                  <w:szCs w:val="20"/>
                </w:rPr>
                <w:t>../../</w:t>
              </w:r>
              <w:r>
                <w:rPr>
                  <w:sz w:val="20"/>
                  <w:szCs w:val="20"/>
                </w:rPr>
                <w:t>../</w:t>
              </w:r>
              <w:r w:rsidRPr="00F92DD3">
                <w:rPr>
                  <w:sz w:val="20"/>
                  <w:szCs w:val="20"/>
                </w:rPr>
                <w:t>../codeSystem</w:t>
              </w:r>
            </w:ins>
          </w:p>
        </w:tc>
        <w:tc>
          <w:tcPr>
            <w:tcW w:w="1559" w:type="dxa"/>
            <w:tcBorders>
              <w:top w:val="single" w:sz="5" w:space="0" w:color="000000"/>
              <w:left w:val="single" w:sz="5" w:space="0" w:color="000000"/>
              <w:bottom w:val="single" w:sz="5" w:space="0" w:color="000000"/>
              <w:right w:val="single" w:sz="5" w:space="0" w:color="000000"/>
            </w:tcBorders>
          </w:tcPr>
          <w:p w14:paraId="354E855A" w14:textId="77777777" w:rsidR="00060E39" w:rsidRPr="00F92DD3" w:rsidRDefault="00060E39" w:rsidP="00060E39">
            <w:pPr>
              <w:rPr>
                <w:ins w:id="3087" w:author="2.1RC1" w:date="2013-12-11T22:33:00Z"/>
                <w:sz w:val="20"/>
                <w:szCs w:val="20"/>
              </w:rPr>
            </w:pPr>
            <w:ins w:id="3088"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205E8B97" w14:textId="77777777" w:rsidR="00060E39" w:rsidRPr="000C59A8" w:rsidRDefault="00060E39" w:rsidP="00060E39">
            <w:pPr>
              <w:rPr>
                <w:ins w:id="3089" w:author="2.1RC1" w:date="2013-12-11T22:33:00Z"/>
                <w:sz w:val="20"/>
                <w:szCs w:val="20"/>
              </w:rPr>
            </w:pPr>
            <w:ins w:id="3090" w:author="2.1RC1" w:date="2013-12-11T22:33:00Z">
              <w:r w:rsidRPr="000C59A8">
                <w:rPr>
                  <w:sz w:val="20"/>
                  <w:szCs w:val="20"/>
                </w:rPr>
                <w:t>OID för kodsystem. Om codeSystem anges måste också code och displayName anges.</w:t>
              </w:r>
            </w:ins>
          </w:p>
        </w:tc>
        <w:tc>
          <w:tcPr>
            <w:tcW w:w="851" w:type="dxa"/>
            <w:tcBorders>
              <w:top w:val="single" w:sz="5" w:space="0" w:color="000000"/>
              <w:left w:val="single" w:sz="5" w:space="0" w:color="000000"/>
              <w:bottom w:val="single" w:sz="5" w:space="0" w:color="000000"/>
              <w:right w:val="single" w:sz="5" w:space="0" w:color="000000"/>
            </w:tcBorders>
          </w:tcPr>
          <w:p w14:paraId="661DD4AE" w14:textId="77777777" w:rsidR="00060E39" w:rsidRPr="00F92DD3" w:rsidRDefault="00060E39" w:rsidP="00060E39">
            <w:pPr>
              <w:rPr>
                <w:ins w:id="3091" w:author="2.1RC1" w:date="2013-12-11T22:33:00Z"/>
                <w:sz w:val="20"/>
                <w:szCs w:val="20"/>
              </w:rPr>
            </w:pPr>
            <w:ins w:id="3092" w:author="2.1RC1" w:date="2013-12-11T22:33:00Z">
              <w:r w:rsidRPr="003455B2">
                <w:rPr>
                  <w:spacing w:val="-1"/>
                  <w:sz w:val="20"/>
                  <w:szCs w:val="20"/>
                </w:rPr>
                <w:t>0..1</w:t>
              </w:r>
            </w:ins>
          </w:p>
        </w:tc>
      </w:tr>
      <w:tr w:rsidR="00060E39" w:rsidRPr="003455B2" w14:paraId="0F103E55" w14:textId="77777777" w:rsidTr="00507A1C">
        <w:trPr>
          <w:trHeight w:hRule="exact" w:val="359"/>
          <w:tblHeader/>
          <w:ins w:id="3093"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1EA3ADA5" w14:textId="77777777" w:rsidR="00060E39" w:rsidRPr="00F92DD3" w:rsidRDefault="00060E39" w:rsidP="00060E39">
            <w:pPr>
              <w:rPr>
                <w:ins w:id="3094" w:author="2.1RC1" w:date="2013-12-11T22:33:00Z"/>
                <w:sz w:val="20"/>
                <w:szCs w:val="20"/>
              </w:rPr>
            </w:pPr>
            <w:ins w:id="3095" w:author="2.1RC1" w:date="2013-12-11T22:33:00Z">
              <w:r w:rsidRPr="003455B2">
                <w:rPr>
                  <w:sz w:val="20"/>
                  <w:szCs w:val="20"/>
                </w:rPr>
                <w:t>../../</w:t>
              </w:r>
              <w:r w:rsidRPr="00F92DD3">
                <w:rPr>
                  <w:sz w:val="20"/>
                  <w:szCs w:val="20"/>
                </w:rPr>
                <w:t>../</w:t>
              </w:r>
              <w:r>
                <w:rPr>
                  <w:sz w:val="20"/>
                  <w:szCs w:val="20"/>
                </w:rPr>
                <w:t>../</w:t>
              </w:r>
              <w:r w:rsidRPr="00F92DD3">
                <w:rPr>
                  <w:sz w:val="20"/>
                  <w:szCs w:val="20"/>
                </w:rPr>
                <w:t>codeSystemName</w:t>
              </w:r>
            </w:ins>
          </w:p>
        </w:tc>
        <w:tc>
          <w:tcPr>
            <w:tcW w:w="1559" w:type="dxa"/>
            <w:tcBorders>
              <w:top w:val="single" w:sz="5" w:space="0" w:color="000000"/>
              <w:left w:val="single" w:sz="5" w:space="0" w:color="000000"/>
              <w:bottom w:val="single" w:sz="5" w:space="0" w:color="000000"/>
              <w:right w:val="single" w:sz="5" w:space="0" w:color="000000"/>
            </w:tcBorders>
          </w:tcPr>
          <w:p w14:paraId="084967EA" w14:textId="77777777" w:rsidR="00060E39" w:rsidRPr="00F92DD3" w:rsidRDefault="00060E39" w:rsidP="00060E39">
            <w:pPr>
              <w:rPr>
                <w:ins w:id="3096" w:author="2.1RC1" w:date="2013-12-11T22:33:00Z"/>
                <w:sz w:val="20"/>
                <w:szCs w:val="20"/>
              </w:rPr>
            </w:pPr>
            <w:ins w:id="3097"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03242EBD" w14:textId="77777777" w:rsidR="00060E39" w:rsidRPr="003455B2" w:rsidRDefault="00060E39" w:rsidP="00060E39">
            <w:pPr>
              <w:rPr>
                <w:ins w:id="3098" w:author="2.1RC1" w:date="2013-12-11T22:33:00Z"/>
                <w:sz w:val="20"/>
                <w:szCs w:val="20"/>
              </w:rPr>
            </w:pPr>
            <w:ins w:id="3099" w:author="2.1RC1" w:date="2013-12-11T22:33:00Z">
              <w:r w:rsidRPr="00F92DD3">
                <w:rPr>
                  <w:sz w:val="20"/>
                  <w:szCs w:val="20"/>
                </w:rPr>
                <w:t>Kl</w:t>
              </w:r>
              <w:r w:rsidRPr="003455B2">
                <w:rPr>
                  <w:sz w:val="20"/>
                  <w:szCs w:val="20"/>
                </w:rPr>
                <w:t>artext för kodsystem.</w:t>
              </w:r>
            </w:ins>
          </w:p>
        </w:tc>
        <w:tc>
          <w:tcPr>
            <w:tcW w:w="851" w:type="dxa"/>
            <w:tcBorders>
              <w:top w:val="single" w:sz="5" w:space="0" w:color="000000"/>
              <w:left w:val="single" w:sz="5" w:space="0" w:color="000000"/>
              <w:bottom w:val="single" w:sz="5" w:space="0" w:color="000000"/>
              <w:right w:val="single" w:sz="5" w:space="0" w:color="000000"/>
            </w:tcBorders>
          </w:tcPr>
          <w:p w14:paraId="1E21BB04" w14:textId="77777777" w:rsidR="00060E39" w:rsidRPr="003455B2" w:rsidRDefault="00060E39" w:rsidP="00060E39">
            <w:pPr>
              <w:rPr>
                <w:ins w:id="3100" w:author="2.1RC1" w:date="2013-12-11T22:33:00Z"/>
                <w:sz w:val="20"/>
                <w:szCs w:val="20"/>
              </w:rPr>
            </w:pPr>
            <w:ins w:id="3101" w:author="2.1RC1" w:date="2013-12-11T22:33:00Z">
              <w:r w:rsidRPr="003455B2">
                <w:rPr>
                  <w:spacing w:val="-1"/>
                  <w:sz w:val="20"/>
                  <w:szCs w:val="20"/>
                </w:rPr>
                <w:t>0..1</w:t>
              </w:r>
            </w:ins>
          </w:p>
        </w:tc>
      </w:tr>
      <w:tr w:rsidR="00060E39" w:rsidRPr="00F92DD3" w14:paraId="64D4DBA0" w14:textId="77777777" w:rsidTr="00507A1C">
        <w:trPr>
          <w:trHeight w:hRule="exact" w:val="360"/>
          <w:tblHeader/>
          <w:ins w:id="3102"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7D33FDFE" w14:textId="77777777" w:rsidR="00060E39" w:rsidRPr="00F92DD3" w:rsidRDefault="00060E39" w:rsidP="00060E39">
            <w:pPr>
              <w:rPr>
                <w:ins w:id="3103" w:author="2.1RC1" w:date="2013-12-11T22:33:00Z"/>
                <w:sz w:val="20"/>
                <w:szCs w:val="20"/>
              </w:rPr>
            </w:pPr>
            <w:ins w:id="3104" w:author="2.1RC1" w:date="2013-12-11T22:33:00Z">
              <w:r>
                <w:rPr>
                  <w:sz w:val="20"/>
                  <w:szCs w:val="20"/>
                </w:rPr>
                <w:t>../</w:t>
              </w:r>
              <w:r w:rsidRPr="003455B2">
                <w:rPr>
                  <w:sz w:val="20"/>
                  <w:szCs w:val="20"/>
                </w:rPr>
                <w:t>../../</w:t>
              </w:r>
              <w:r w:rsidRPr="00F92DD3">
                <w:rPr>
                  <w:sz w:val="20"/>
                  <w:szCs w:val="20"/>
                </w:rPr>
                <w:t>../codeSystemVersion</w:t>
              </w:r>
            </w:ins>
          </w:p>
        </w:tc>
        <w:tc>
          <w:tcPr>
            <w:tcW w:w="1559" w:type="dxa"/>
            <w:tcBorders>
              <w:top w:val="single" w:sz="5" w:space="0" w:color="000000"/>
              <w:left w:val="single" w:sz="5" w:space="0" w:color="000000"/>
              <w:bottom w:val="single" w:sz="5" w:space="0" w:color="000000"/>
              <w:right w:val="single" w:sz="5" w:space="0" w:color="000000"/>
            </w:tcBorders>
          </w:tcPr>
          <w:p w14:paraId="4EA4058A" w14:textId="77777777" w:rsidR="00060E39" w:rsidRPr="00F92DD3" w:rsidRDefault="00060E39" w:rsidP="00060E39">
            <w:pPr>
              <w:rPr>
                <w:ins w:id="3105" w:author="2.1RC1" w:date="2013-12-11T22:33:00Z"/>
                <w:sz w:val="20"/>
                <w:szCs w:val="20"/>
              </w:rPr>
            </w:pPr>
            <w:ins w:id="3106"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05755A2D" w14:textId="77777777" w:rsidR="00060E39" w:rsidRPr="00F92DD3" w:rsidRDefault="00060E39" w:rsidP="00060E39">
            <w:pPr>
              <w:rPr>
                <w:ins w:id="3107" w:author="2.1RC1" w:date="2013-12-11T22:33:00Z"/>
                <w:sz w:val="20"/>
                <w:szCs w:val="20"/>
              </w:rPr>
            </w:pPr>
            <w:ins w:id="3108" w:author="2.1RC1" w:date="2013-12-11T22:33:00Z">
              <w:r w:rsidRPr="00F92DD3">
                <w:rPr>
                  <w:sz w:val="20"/>
                  <w:szCs w:val="20"/>
                </w:rPr>
                <w:t>Kodsystemsversion</w:t>
              </w:r>
              <w:r>
                <w:rPr>
                  <w:sz w:val="20"/>
                  <w:szCs w:val="20"/>
                </w:rPr>
                <w:t>.</w:t>
              </w:r>
            </w:ins>
          </w:p>
        </w:tc>
        <w:tc>
          <w:tcPr>
            <w:tcW w:w="851" w:type="dxa"/>
            <w:tcBorders>
              <w:top w:val="single" w:sz="5" w:space="0" w:color="000000"/>
              <w:left w:val="single" w:sz="5" w:space="0" w:color="000000"/>
              <w:bottom w:val="single" w:sz="5" w:space="0" w:color="000000"/>
              <w:right w:val="single" w:sz="5" w:space="0" w:color="000000"/>
            </w:tcBorders>
          </w:tcPr>
          <w:p w14:paraId="02111810" w14:textId="77777777" w:rsidR="00060E39" w:rsidRPr="00F92DD3" w:rsidRDefault="00060E39" w:rsidP="00060E39">
            <w:pPr>
              <w:rPr>
                <w:ins w:id="3109" w:author="2.1RC1" w:date="2013-12-11T22:33:00Z"/>
                <w:sz w:val="20"/>
                <w:szCs w:val="20"/>
              </w:rPr>
            </w:pPr>
            <w:ins w:id="3110" w:author="2.1RC1" w:date="2013-12-11T22:33:00Z">
              <w:r w:rsidRPr="003455B2">
                <w:rPr>
                  <w:spacing w:val="-1"/>
                  <w:sz w:val="20"/>
                  <w:szCs w:val="20"/>
                </w:rPr>
                <w:t>0..1</w:t>
              </w:r>
            </w:ins>
          </w:p>
        </w:tc>
      </w:tr>
      <w:tr w:rsidR="00060E39" w:rsidRPr="003455B2" w14:paraId="06044DDB" w14:textId="77777777" w:rsidTr="00507A1C">
        <w:trPr>
          <w:trHeight w:hRule="exact" w:val="1352"/>
          <w:tblHeader/>
          <w:ins w:id="3111"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54FA83B6" w14:textId="77777777" w:rsidR="00060E39" w:rsidRPr="00F92DD3" w:rsidRDefault="00060E39" w:rsidP="00060E39">
            <w:pPr>
              <w:rPr>
                <w:ins w:id="3112" w:author="2.1RC1" w:date="2013-12-11T22:33:00Z"/>
                <w:sz w:val="20"/>
                <w:szCs w:val="20"/>
              </w:rPr>
            </w:pPr>
            <w:ins w:id="3113" w:author="2.1RC1" w:date="2013-12-11T22:33:00Z">
              <w:r w:rsidRPr="003455B2">
                <w:rPr>
                  <w:sz w:val="20"/>
                  <w:szCs w:val="20"/>
                </w:rPr>
                <w:t>../</w:t>
              </w:r>
              <w:r>
                <w:rPr>
                  <w:sz w:val="20"/>
                  <w:szCs w:val="20"/>
                </w:rPr>
                <w:t>../</w:t>
              </w:r>
              <w:r w:rsidRPr="003455B2">
                <w:rPr>
                  <w:sz w:val="20"/>
                  <w:szCs w:val="20"/>
                </w:rPr>
                <w:t>../</w:t>
              </w:r>
              <w:r w:rsidRPr="00F92DD3">
                <w:rPr>
                  <w:sz w:val="20"/>
                  <w:szCs w:val="20"/>
                </w:rPr>
                <w:t>../originalText</w:t>
              </w:r>
            </w:ins>
          </w:p>
        </w:tc>
        <w:tc>
          <w:tcPr>
            <w:tcW w:w="1559" w:type="dxa"/>
            <w:tcBorders>
              <w:top w:val="single" w:sz="5" w:space="0" w:color="000000"/>
              <w:left w:val="single" w:sz="5" w:space="0" w:color="000000"/>
              <w:bottom w:val="single" w:sz="5" w:space="0" w:color="000000"/>
              <w:right w:val="single" w:sz="5" w:space="0" w:color="000000"/>
            </w:tcBorders>
          </w:tcPr>
          <w:p w14:paraId="299BADE4" w14:textId="77777777" w:rsidR="00060E39" w:rsidRPr="00F92DD3" w:rsidRDefault="00060E39" w:rsidP="00060E39">
            <w:pPr>
              <w:rPr>
                <w:ins w:id="3114" w:author="2.1RC1" w:date="2013-12-11T22:33:00Z"/>
                <w:sz w:val="20"/>
                <w:szCs w:val="20"/>
              </w:rPr>
            </w:pPr>
            <w:ins w:id="3115"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546AD653" w14:textId="77777777" w:rsidR="00060E39" w:rsidRPr="000C59A8" w:rsidRDefault="00060E39" w:rsidP="00060E39">
            <w:pPr>
              <w:rPr>
                <w:ins w:id="3116" w:author="2.1RC1" w:date="2013-12-11T22:33:00Z"/>
                <w:sz w:val="20"/>
                <w:szCs w:val="20"/>
              </w:rPr>
            </w:pPr>
            <w:ins w:id="3117" w:author="2.1RC1" w:date="2013-12-11T22:33:00Z">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ins>
          </w:p>
        </w:tc>
        <w:tc>
          <w:tcPr>
            <w:tcW w:w="851" w:type="dxa"/>
            <w:tcBorders>
              <w:top w:val="single" w:sz="5" w:space="0" w:color="000000"/>
              <w:left w:val="single" w:sz="5" w:space="0" w:color="000000"/>
              <w:bottom w:val="single" w:sz="5" w:space="0" w:color="000000"/>
              <w:right w:val="single" w:sz="5" w:space="0" w:color="000000"/>
            </w:tcBorders>
          </w:tcPr>
          <w:p w14:paraId="21AD0778" w14:textId="77777777" w:rsidR="00060E39" w:rsidRPr="003455B2" w:rsidRDefault="00060E39" w:rsidP="00060E39">
            <w:pPr>
              <w:rPr>
                <w:ins w:id="3118" w:author="2.1RC1" w:date="2013-12-11T22:33:00Z"/>
                <w:sz w:val="20"/>
                <w:szCs w:val="20"/>
              </w:rPr>
            </w:pPr>
            <w:ins w:id="3119" w:author="2.1RC1" w:date="2013-12-11T22:33:00Z">
              <w:r w:rsidRPr="003455B2">
                <w:rPr>
                  <w:spacing w:val="-1"/>
                  <w:sz w:val="20"/>
                  <w:szCs w:val="20"/>
                </w:rPr>
                <w:t>0..1</w:t>
              </w:r>
            </w:ins>
          </w:p>
        </w:tc>
      </w:tr>
      <w:tr w:rsidR="00060E39" w:rsidRPr="009C7A8F" w14:paraId="2BE258DC" w14:textId="77777777" w:rsidTr="00507A1C">
        <w:trPr>
          <w:trHeight w:hRule="exact" w:val="1493"/>
          <w:tblHeader/>
          <w:ins w:id="3120"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6E2B7411" w14:textId="77777777" w:rsidR="00060E39" w:rsidRPr="003455B2" w:rsidRDefault="00060E39" w:rsidP="00060E39">
            <w:pPr>
              <w:rPr>
                <w:ins w:id="3121" w:author="2.1RC1" w:date="2013-12-11T22:33:00Z"/>
                <w:sz w:val="20"/>
                <w:szCs w:val="20"/>
              </w:rPr>
            </w:pPr>
            <w:ins w:id="3122" w:author="2.1RC1" w:date="2013-12-11T22:33:00Z">
              <w:r w:rsidRPr="003455B2">
                <w:rPr>
                  <w:sz w:val="20"/>
                  <w:szCs w:val="20"/>
                </w:rPr>
                <w:lastRenderedPageBreak/>
                <w:t>../../</w:t>
              </w:r>
              <w:r>
                <w:rPr>
                  <w:sz w:val="20"/>
                  <w:szCs w:val="20"/>
                </w:rPr>
                <w:t>treatment</w:t>
              </w:r>
            </w:ins>
          </w:p>
        </w:tc>
        <w:tc>
          <w:tcPr>
            <w:tcW w:w="1559" w:type="dxa"/>
            <w:tcBorders>
              <w:top w:val="single" w:sz="5" w:space="0" w:color="000000"/>
              <w:left w:val="single" w:sz="5" w:space="0" w:color="000000"/>
              <w:bottom w:val="single" w:sz="5" w:space="0" w:color="000000"/>
              <w:right w:val="single" w:sz="5" w:space="0" w:color="000000"/>
            </w:tcBorders>
          </w:tcPr>
          <w:p w14:paraId="1410A225" w14:textId="77777777" w:rsidR="00060E39" w:rsidRPr="003455B2" w:rsidRDefault="00060E39" w:rsidP="00060E39">
            <w:pPr>
              <w:rPr>
                <w:ins w:id="3123" w:author="2.1RC1" w:date="2013-12-11T22:33:00Z"/>
                <w:sz w:val="20"/>
                <w:szCs w:val="20"/>
              </w:rPr>
            </w:pPr>
            <w:ins w:id="3124" w:author="2.1RC1" w:date="2013-12-11T22:33:00Z">
              <w:r>
                <w:rPr>
                  <w:sz w:val="20"/>
                  <w:szCs w:val="20"/>
                </w:rPr>
                <w:t>TreatmentType</w:t>
              </w:r>
            </w:ins>
          </w:p>
        </w:tc>
        <w:tc>
          <w:tcPr>
            <w:tcW w:w="3969" w:type="dxa"/>
            <w:tcBorders>
              <w:top w:val="single" w:sz="5" w:space="0" w:color="000000"/>
              <w:left w:val="single" w:sz="5" w:space="0" w:color="000000"/>
              <w:bottom w:val="single" w:sz="5" w:space="0" w:color="000000"/>
              <w:right w:val="single" w:sz="5" w:space="0" w:color="000000"/>
            </w:tcBorders>
          </w:tcPr>
          <w:p w14:paraId="5D29238E" w14:textId="77777777" w:rsidR="00060E39" w:rsidRPr="009C7A8F" w:rsidRDefault="00060E39" w:rsidP="00060E39">
            <w:pPr>
              <w:rPr>
                <w:ins w:id="3125" w:author="2.1RC1" w:date="2013-12-11T22:33:00Z"/>
                <w:sz w:val="20"/>
                <w:szCs w:val="20"/>
              </w:rPr>
            </w:pPr>
            <w:ins w:id="3126" w:author="2.1RC1" w:date="2013-12-11T22:33:00Z">
              <w:r w:rsidRPr="009C7A8F">
                <w:rPr>
                  <w:sz w:val="20"/>
                  <w:szCs w:val="20"/>
                </w:rPr>
                <w:t>En och endast en av hypersensitivity, seriousDisease, treatment, communicableDisease, restrictionOfCare och unstructuredAlertInformation ska anges (den som motsvarar uppmärksamhetstyp (typeOfAlertInformation)).</w:t>
              </w:r>
            </w:ins>
          </w:p>
        </w:tc>
        <w:tc>
          <w:tcPr>
            <w:tcW w:w="851" w:type="dxa"/>
            <w:tcBorders>
              <w:top w:val="single" w:sz="5" w:space="0" w:color="000000"/>
              <w:left w:val="single" w:sz="5" w:space="0" w:color="000000"/>
              <w:bottom w:val="single" w:sz="5" w:space="0" w:color="000000"/>
              <w:right w:val="single" w:sz="5" w:space="0" w:color="000000"/>
            </w:tcBorders>
          </w:tcPr>
          <w:p w14:paraId="0E45EEAF" w14:textId="77777777" w:rsidR="00060E39" w:rsidRPr="009C7A8F" w:rsidRDefault="00060E39" w:rsidP="00060E39">
            <w:pPr>
              <w:rPr>
                <w:ins w:id="3127" w:author="2.1RC1" w:date="2013-12-11T22:33:00Z"/>
                <w:spacing w:val="-1"/>
                <w:sz w:val="20"/>
                <w:szCs w:val="20"/>
              </w:rPr>
            </w:pPr>
            <w:ins w:id="3128" w:author="2.1RC1" w:date="2013-12-11T22:33:00Z">
              <w:r>
                <w:rPr>
                  <w:spacing w:val="-1"/>
                  <w:sz w:val="20"/>
                  <w:szCs w:val="20"/>
                </w:rPr>
                <w:t>0..1</w:t>
              </w:r>
            </w:ins>
          </w:p>
        </w:tc>
      </w:tr>
      <w:tr w:rsidR="00060E39" w:rsidRPr="003455B2" w14:paraId="6831A8C3" w14:textId="77777777" w:rsidTr="00507A1C">
        <w:trPr>
          <w:trHeight w:hRule="exact" w:val="1841"/>
          <w:tblHeader/>
          <w:ins w:id="3129"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2577CCFC" w14:textId="29E09499" w:rsidR="00060E39" w:rsidRPr="009C7A8F" w:rsidRDefault="00060E39" w:rsidP="00060E39">
            <w:pPr>
              <w:rPr>
                <w:ins w:id="3130" w:author="2.1RC1" w:date="2013-12-11T22:33:00Z"/>
                <w:sz w:val="20"/>
                <w:szCs w:val="20"/>
              </w:rPr>
            </w:pPr>
            <w:ins w:id="3131" w:author="2.1RC1" w:date="2013-12-11T22:33:00Z">
              <w:r w:rsidRPr="00100DC9">
                <w:rPr>
                  <w:sz w:val="20"/>
                  <w:szCs w:val="20"/>
                  <w:highlight w:val="yellow"/>
                </w:rPr>
                <w:t>../../../treatment</w:t>
              </w:r>
              <w:r w:rsidR="00100DC9" w:rsidRPr="00100DC9">
                <w:rPr>
                  <w:sz w:val="20"/>
                  <w:szCs w:val="20"/>
                  <w:highlight w:val="yellow"/>
                </w:rPr>
                <w:t>Description</w:t>
              </w:r>
            </w:ins>
          </w:p>
        </w:tc>
        <w:tc>
          <w:tcPr>
            <w:tcW w:w="1559" w:type="dxa"/>
            <w:tcBorders>
              <w:top w:val="single" w:sz="5" w:space="0" w:color="000000"/>
              <w:left w:val="single" w:sz="5" w:space="0" w:color="000000"/>
              <w:bottom w:val="single" w:sz="5" w:space="0" w:color="000000"/>
              <w:right w:val="single" w:sz="5" w:space="0" w:color="000000"/>
            </w:tcBorders>
          </w:tcPr>
          <w:p w14:paraId="7FFFA9F2" w14:textId="77777777" w:rsidR="00060E39" w:rsidRPr="009C7A8F" w:rsidRDefault="00060E39" w:rsidP="00060E39">
            <w:pPr>
              <w:rPr>
                <w:ins w:id="3132" w:author="2.1RC1" w:date="2013-12-11T22:33:00Z"/>
                <w:sz w:val="20"/>
                <w:szCs w:val="20"/>
              </w:rPr>
            </w:pPr>
            <w:ins w:id="3133"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0E27B748" w14:textId="77777777" w:rsidR="00060E39" w:rsidRPr="009C7A8F" w:rsidRDefault="00060E39" w:rsidP="00060E39">
            <w:pPr>
              <w:rPr>
                <w:ins w:id="3134" w:author="2.1RC1" w:date="2013-12-11T22:33:00Z"/>
                <w:sz w:val="20"/>
                <w:szCs w:val="20"/>
              </w:rPr>
            </w:pPr>
            <w:ins w:id="3135" w:author="2.1RC1" w:date="2013-12-11T22:33:00Z">
              <w:r w:rsidRPr="009C7A8F">
                <w:rPr>
                  <w:sz w:val="20"/>
                  <w:szCs w:val="20"/>
                </w:rPr>
                <w:t>Text som beskriver en allvarlig behandling som vård- och omsorgstagaren genomgår och som en vård- och omsorgspersonal vill göra andra uppmärksammade på (avsaknad av kunskap om att vård- och omsorgstagaren har denna behandling skulle kunna innebära ett allvarligt hot för liv eller hälsa för vård- och omsorgstagaren).</w:t>
              </w:r>
            </w:ins>
          </w:p>
        </w:tc>
        <w:tc>
          <w:tcPr>
            <w:tcW w:w="851" w:type="dxa"/>
            <w:tcBorders>
              <w:top w:val="single" w:sz="5" w:space="0" w:color="000000"/>
              <w:left w:val="single" w:sz="5" w:space="0" w:color="000000"/>
              <w:bottom w:val="single" w:sz="5" w:space="0" w:color="000000"/>
              <w:right w:val="single" w:sz="5" w:space="0" w:color="000000"/>
            </w:tcBorders>
          </w:tcPr>
          <w:p w14:paraId="24AEFD21" w14:textId="77777777" w:rsidR="00060E39" w:rsidRPr="003455B2" w:rsidRDefault="00060E39" w:rsidP="00060E39">
            <w:pPr>
              <w:rPr>
                <w:ins w:id="3136" w:author="2.1RC1" w:date="2013-12-11T22:33:00Z"/>
                <w:sz w:val="20"/>
                <w:szCs w:val="20"/>
              </w:rPr>
            </w:pPr>
            <w:ins w:id="3137" w:author="2.1RC1" w:date="2013-12-11T22:33:00Z">
              <w:r>
                <w:rPr>
                  <w:spacing w:val="-1"/>
                  <w:sz w:val="20"/>
                  <w:szCs w:val="20"/>
                </w:rPr>
                <w:t>1..1</w:t>
              </w:r>
            </w:ins>
          </w:p>
        </w:tc>
      </w:tr>
      <w:tr w:rsidR="00060E39" w:rsidRPr="009C7A8F" w14:paraId="07F3F956" w14:textId="77777777" w:rsidTr="00507A1C">
        <w:trPr>
          <w:trHeight w:hRule="exact" w:val="564"/>
          <w:tblHeader/>
          <w:ins w:id="3138"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54242F82" w14:textId="77777777" w:rsidR="00060E39" w:rsidRPr="009C7A8F" w:rsidRDefault="00060E39" w:rsidP="00060E39">
            <w:pPr>
              <w:rPr>
                <w:ins w:id="3139" w:author="2.1RC1" w:date="2013-12-11T22:33:00Z"/>
                <w:sz w:val="20"/>
                <w:szCs w:val="20"/>
              </w:rPr>
            </w:pPr>
            <w:ins w:id="3140" w:author="2.1RC1" w:date="2013-12-11T22:33:00Z">
              <w:r>
                <w:rPr>
                  <w:sz w:val="20"/>
                  <w:szCs w:val="20"/>
                </w:rPr>
                <w:t>../</w:t>
              </w:r>
              <w:r w:rsidRPr="003455B2">
                <w:rPr>
                  <w:sz w:val="20"/>
                  <w:szCs w:val="20"/>
                </w:rPr>
                <w:t>../../</w:t>
              </w:r>
              <w:r w:rsidRPr="009C7A8F">
                <w:rPr>
                  <w:sz w:val="20"/>
                  <w:szCs w:val="20"/>
                </w:rPr>
                <w:t>treatmentCode</w:t>
              </w:r>
            </w:ins>
          </w:p>
        </w:tc>
        <w:tc>
          <w:tcPr>
            <w:tcW w:w="1559" w:type="dxa"/>
            <w:tcBorders>
              <w:top w:val="single" w:sz="5" w:space="0" w:color="000000"/>
              <w:left w:val="single" w:sz="5" w:space="0" w:color="000000"/>
              <w:bottom w:val="single" w:sz="5" w:space="0" w:color="000000"/>
              <w:right w:val="single" w:sz="5" w:space="0" w:color="000000"/>
            </w:tcBorders>
          </w:tcPr>
          <w:p w14:paraId="0B3F72EF" w14:textId="77777777" w:rsidR="00060E39" w:rsidRPr="009C7A8F" w:rsidRDefault="00060E39" w:rsidP="00060E39">
            <w:pPr>
              <w:rPr>
                <w:ins w:id="3141" w:author="2.1RC1" w:date="2013-12-11T22:33:00Z"/>
                <w:sz w:val="20"/>
                <w:szCs w:val="20"/>
              </w:rPr>
            </w:pPr>
            <w:ins w:id="3142" w:author="2.1RC1" w:date="2013-12-11T22:33:00Z">
              <w:r>
                <w:rPr>
                  <w:sz w:val="20"/>
                  <w:szCs w:val="20"/>
                </w:rPr>
                <w:t>CVType</w:t>
              </w:r>
            </w:ins>
          </w:p>
        </w:tc>
        <w:tc>
          <w:tcPr>
            <w:tcW w:w="3969" w:type="dxa"/>
            <w:tcBorders>
              <w:top w:val="single" w:sz="5" w:space="0" w:color="000000"/>
              <w:left w:val="single" w:sz="5" w:space="0" w:color="000000"/>
              <w:bottom w:val="single" w:sz="5" w:space="0" w:color="000000"/>
              <w:right w:val="single" w:sz="5" w:space="0" w:color="000000"/>
            </w:tcBorders>
          </w:tcPr>
          <w:p w14:paraId="1C28F319" w14:textId="77777777" w:rsidR="00060E39" w:rsidRPr="003455B2" w:rsidRDefault="00060E39" w:rsidP="00060E39">
            <w:pPr>
              <w:spacing w:line="229" w:lineRule="exact"/>
              <w:ind w:left="102"/>
              <w:rPr>
                <w:ins w:id="3143" w:author="2.1RC1" w:date="2013-12-11T22:33:00Z"/>
                <w:spacing w:val="-1"/>
                <w:sz w:val="20"/>
                <w:szCs w:val="20"/>
              </w:rPr>
            </w:pPr>
            <w:ins w:id="3144" w:author="2.1RC1" w:date="2013-12-11T22:33:00Z">
              <w:r w:rsidRPr="009C7A8F">
                <w:rPr>
                  <w:sz w:val="20"/>
                  <w:szCs w:val="20"/>
                </w:rPr>
                <w:t xml:space="preserve">En preciserad uppgift om behandlingen. </w:t>
              </w:r>
              <w:r>
                <w:rPr>
                  <w:sz w:val="20"/>
                  <w:szCs w:val="20"/>
                </w:rPr>
                <w:t xml:space="preserve">Bör anges </w:t>
              </w:r>
              <w:r w:rsidRPr="009C7A8F">
                <w:rPr>
                  <w:sz w:val="20"/>
                  <w:szCs w:val="20"/>
                </w:rPr>
                <w:t xml:space="preserve">med KVÅ-kod (1.2.752.116.1.3.2.1.4) </w:t>
              </w:r>
            </w:ins>
          </w:p>
        </w:tc>
        <w:tc>
          <w:tcPr>
            <w:tcW w:w="851" w:type="dxa"/>
            <w:tcBorders>
              <w:top w:val="single" w:sz="5" w:space="0" w:color="000000"/>
              <w:left w:val="single" w:sz="5" w:space="0" w:color="000000"/>
              <w:bottom w:val="single" w:sz="5" w:space="0" w:color="000000"/>
              <w:right w:val="single" w:sz="5" w:space="0" w:color="000000"/>
            </w:tcBorders>
          </w:tcPr>
          <w:p w14:paraId="6A02C95E" w14:textId="77777777" w:rsidR="00060E39" w:rsidRPr="009C7A8F" w:rsidRDefault="00060E39" w:rsidP="00060E39">
            <w:pPr>
              <w:rPr>
                <w:ins w:id="3145" w:author="2.1RC1" w:date="2013-12-11T22:33:00Z"/>
                <w:sz w:val="20"/>
                <w:szCs w:val="20"/>
              </w:rPr>
            </w:pPr>
            <w:ins w:id="3146" w:author="2.1RC1" w:date="2013-12-11T22:33:00Z">
              <w:r w:rsidRPr="003455B2">
                <w:rPr>
                  <w:spacing w:val="-1"/>
                  <w:sz w:val="20"/>
                  <w:szCs w:val="20"/>
                </w:rPr>
                <w:t>0..1</w:t>
              </w:r>
            </w:ins>
          </w:p>
        </w:tc>
      </w:tr>
      <w:tr w:rsidR="00060E39" w:rsidRPr="00F92DD3" w14:paraId="0A40B7CE" w14:textId="77777777" w:rsidTr="00507A1C">
        <w:trPr>
          <w:trHeight w:hRule="exact" w:val="637"/>
          <w:tblHeader/>
          <w:ins w:id="3147"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35B11815" w14:textId="77777777" w:rsidR="00060E39" w:rsidRPr="00F92DD3" w:rsidRDefault="00060E39" w:rsidP="00060E39">
            <w:pPr>
              <w:rPr>
                <w:ins w:id="3148" w:author="2.1RC1" w:date="2013-12-11T22:33:00Z"/>
                <w:sz w:val="20"/>
                <w:szCs w:val="20"/>
              </w:rPr>
            </w:pPr>
            <w:ins w:id="3149" w:author="2.1RC1" w:date="2013-12-11T22:33:00Z">
              <w:r>
                <w:rPr>
                  <w:sz w:val="20"/>
                  <w:szCs w:val="20"/>
                </w:rPr>
                <w:t>../</w:t>
              </w:r>
              <w:r w:rsidRPr="003455B2">
                <w:rPr>
                  <w:sz w:val="20"/>
                  <w:szCs w:val="20"/>
                </w:rPr>
                <w:t>../../</w:t>
              </w:r>
              <w:r w:rsidRPr="00F92DD3">
                <w:rPr>
                  <w:sz w:val="20"/>
                  <w:szCs w:val="20"/>
                </w:rPr>
                <w:t>../code</w:t>
              </w:r>
            </w:ins>
          </w:p>
        </w:tc>
        <w:tc>
          <w:tcPr>
            <w:tcW w:w="1559" w:type="dxa"/>
            <w:tcBorders>
              <w:top w:val="single" w:sz="5" w:space="0" w:color="000000"/>
              <w:left w:val="single" w:sz="5" w:space="0" w:color="000000"/>
              <w:bottom w:val="single" w:sz="5" w:space="0" w:color="000000"/>
              <w:right w:val="single" w:sz="5" w:space="0" w:color="000000"/>
            </w:tcBorders>
          </w:tcPr>
          <w:p w14:paraId="65F5AE2D" w14:textId="77777777" w:rsidR="00060E39" w:rsidRPr="00F92DD3" w:rsidRDefault="00060E39" w:rsidP="00060E39">
            <w:pPr>
              <w:rPr>
                <w:ins w:id="3150" w:author="2.1RC1" w:date="2013-12-11T22:33:00Z"/>
                <w:sz w:val="20"/>
                <w:szCs w:val="20"/>
              </w:rPr>
            </w:pPr>
            <w:ins w:id="3151"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1D27D84E" w14:textId="77777777" w:rsidR="00060E39" w:rsidRPr="003455B2" w:rsidRDefault="00060E39" w:rsidP="00060E39">
            <w:pPr>
              <w:rPr>
                <w:ins w:id="3152" w:author="2.1RC1" w:date="2013-12-11T22:33:00Z"/>
                <w:sz w:val="20"/>
                <w:szCs w:val="20"/>
              </w:rPr>
            </w:pPr>
            <w:ins w:id="3153" w:author="2.1RC1" w:date="2013-12-11T22:33:00Z">
              <w:r w:rsidRPr="003455B2">
                <w:rPr>
                  <w:sz w:val="20"/>
                  <w:szCs w:val="20"/>
                </w:rPr>
                <w:t>Kod. Om code anges måste också codeSystem och displayName också anges.</w:t>
              </w:r>
            </w:ins>
          </w:p>
        </w:tc>
        <w:tc>
          <w:tcPr>
            <w:tcW w:w="851" w:type="dxa"/>
            <w:tcBorders>
              <w:top w:val="single" w:sz="5" w:space="0" w:color="000000"/>
              <w:left w:val="single" w:sz="5" w:space="0" w:color="000000"/>
              <w:bottom w:val="single" w:sz="5" w:space="0" w:color="000000"/>
              <w:right w:val="single" w:sz="5" w:space="0" w:color="000000"/>
            </w:tcBorders>
          </w:tcPr>
          <w:p w14:paraId="1CA1E7A7" w14:textId="77777777" w:rsidR="00060E39" w:rsidRPr="00F92DD3" w:rsidRDefault="00060E39" w:rsidP="00060E39">
            <w:pPr>
              <w:rPr>
                <w:ins w:id="3154" w:author="2.1RC1" w:date="2013-12-11T22:33:00Z"/>
                <w:sz w:val="20"/>
                <w:szCs w:val="20"/>
              </w:rPr>
            </w:pPr>
            <w:ins w:id="3155" w:author="2.1RC1" w:date="2013-12-11T22:33:00Z">
              <w:r w:rsidRPr="003455B2">
                <w:rPr>
                  <w:spacing w:val="-1"/>
                  <w:sz w:val="20"/>
                  <w:szCs w:val="20"/>
                </w:rPr>
                <w:t>0..1</w:t>
              </w:r>
            </w:ins>
          </w:p>
        </w:tc>
      </w:tr>
      <w:tr w:rsidR="00060E39" w:rsidRPr="003455B2" w14:paraId="40A5EBBE" w14:textId="77777777" w:rsidTr="00507A1C">
        <w:trPr>
          <w:trHeight w:hRule="exact" w:val="561"/>
          <w:tblHeader/>
          <w:ins w:id="3156"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6FD80DE9" w14:textId="77777777" w:rsidR="00060E39" w:rsidRPr="00F92DD3" w:rsidRDefault="00060E39" w:rsidP="00060E39">
            <w:pPr>
              <w:rPr>
                <w:ins w:id="3157" w:author="2.1RC1" w:date="2013-12-11T22:33:00Z"/>
                <w:sz w:val="20"/>
                <w:szCs w:val="20"/>
              </w:rPr>
            </w:pPr>
            <w:ins w:id="3158" w:author="2.1RC1" w:date="2013-12-11T22:33:00Z">
              <w:r w:rsidRPr="003455B2">
                <w:rPr>
                  <w:sz w:val="20"/>
                  <w:szCs w:val="20"/>
                </w:rPr>
                <w:t>../</w:t>
              </w:r>
              <w:r>
                <w:rPr>
                  <w:sz w:val="20"/>
                  <w:szCs w:val="20"/>
                </w:rPr>
                <w:t>../</w:t>
              </w:r>
              <w:r w:rsidRPr="003455B2">
                <w:rPr>
                  <w:sz w:val="20"/>
                  <w:szCs w:val="20"/>
                </w:rPr>
                <w:t>../</w:t>
              </w:r>
              <w:r w:rsidRPr="00F92DD3">
                <w:rPr>
                  <w:sz w:val="20"/>
                  <w:szCs w:val="20"/>
                </w:rPr>
                <w:t>../displayName</w:t>
              </w:r>
            </w:ins>
          </w:p>
        </w:tc>
        <w:tc>
          <w:tcPr>
            <w:tcW w:w="1559" w:type="dxa"/>
            <w:tcBorders>
              <w:top w:val="single" w:sz="5" w:space="0" w:color="000000"/>
              <w:left w:val="single" w:sz="5" w:space="0" w:color="000000"/>
              <w:bottom w:val="single" w:sz="5" w:space="0" w:color="000000"/>
              <w:right w:val="single" w:sz="5" w:space="0" w:color="000000"/>
            </w:tcBorders>
          </w:tcPr>
          <w:p w14:paraId="4E9A86B3" w14:textId="77777777" w:rsidR="00060E39" w:rsidRPr="00F92DD3" w:rsidRDefault="00060E39" w:rsidP="00060E39">
            <w:pPr>
              <w:rPr>
                <w:ins w:id="3159" w:author="2.1RC1" w:date="2013-12-11T22:33:00Z"/>
                <w:sz w:val="20"/>
                <w:szCs w:val="20"/>
              </w:rPr>
            </w:pPr>
            <w:ins w:id="3160"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192E5FF7" w14:textId="77777777" w:rsidR="00060E39" w:rsidRPr="000C59A8" w:rsidRDefault="00060E39" w:rsidP="00060E39">
            <w:pPr>
              <w:rPr>
                <w:ins w:id="3161" w:author="2.1RC1" w:date="2013-12-11T22:33:00Z"/>
                <w:sz w:val="20"/>
                <w:szCs w:val="20"/>
              </w:rPr>
            </w:pPr>
            <w:ins w:id="3162" w:author="2.1RC1" w:date="2013-12-11T22:33:00Z">
              <w:r w:rsidRPr="000C59A8">
                <w:rPr>
                  <w:sz w:val="20"/>
                  <w:szCs w:val="20"/>
                </w:rPr>
                <w:t>Klartext. Om displayName anges måste också code och codeSystem anges.</w:t>
              </w:r>
            </w:ins>
          </w:p>
        </w:tc>
        <w:tc>
          <w:tcPr>
            <w:tcW w:w="851" w:type="dxa"/>
            <w:tcBorders>
              <w:top w:val="single" w:sz="5" w:space="0" w:color="000000"/>
              <w:left w:val="single" w:sz="5" w:space="0" w:color="000000"/>
              <w:bottom w:val="single" w:sz="5" w:space="0" w:color="000000"/>
              <w:right w:val="single" w:sz="5" w:space="0" w:color="000000"/>
            </w:tcBorders>
          </w:tcPr>
          <w:p w14:paraId="23243F87" w14:textId="77777777" w:rsidR="00060E39" w:rsidRPr="003455B2" w:rsidRDefault="00060E39" w:rsidP="00060E39">
            <w:pPr>
              <w:rPr>
                <w:ins w:id="3163" w:author="2.1RC1" w:date="2013-12-11T22:33:00Z"/>
                <w:sz w:val="20"/>
                <w:szCs w:val="20"/>
              </w:rPr>
            </w:pPr>
            <w:ins w:id="3164" w:author="2.1RC1" w:date="2013-12-11T22:33:00Z">
              <w:r w:rsidRPr="003455B2">
                <w:rPr>
                  <w:spacing w:val="-1"/>
                  <w:sz w:val="20"/>
                  <w:szCs w:val="20"/>
                </w:rPr>
                <w:t>0..1</w:t>
              </w:r>
            </w:ins>
          </w:p>
        </w:tc>
      </w:tr>
      <w:tr w:rsidR="00060E39" w:rsidRPr="00F92DD3" w14:paraId="25F21264" w14:textId="77777777" w:rsidTr="00507A1C">
        <w:trPr>
          <w:trHeight w:hRule="exact" w:val="569"/>
          <w:tblHeader/>
          <w:ins w:id="3165"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3851BFBA" w14:textId="77777777" w:rsidR="00060E39" w:rsidRPr="00F92DD3" w:rsidRDefault="00060E39" w:rsidP="00060E39">
            <w:pPr>
              <w:rPr>
                <w:ins w:id="3166" w:author="2.1RC1" w:date="2013-12-11T22:33:00Z"/>
                <w:sz w:val="20"/>
                <w:szCs w:val="20"/>
              </w:rPr>
            </w:pPr>
            <w:ins w:id="3167" w:author="2.1RC1" w:date="2013-12-11T22:33:00Z">
              <w:r w:rsidRPr="003455B2">
                <w:rPr>
                  <w:sz w:val="20"/>
                  <w:szCs w:val="20"/>
                </w:rPr>
                <w:t>../../</w:t>
              </w:r>
              <w:r>
                <w:rPr>
                  <w:sz w:val="20"/>
                  <w:szCs w:val="20"/>
                </w:rPr>
                <w:t>../</w:t>
              </w:r>
              <w:r w:rsidRPr="00F92DD3">
                <w:rPr>
                  <w:sz w:val="20"/>
                  <w:szCs w:val="20"/>
                </w:rPr>
                <w:t>../codeSystem</w:t>
              </w:r>
            </w:ins>
          </w:p>
        </w:tc>
        <w:tc>
          <w:tcPr>
            <w:tcW w:w="1559" w:type="dxa"/>
            <w:tcBorders>
              <w:top w:val="single" w:sz="5" w:space="0" w:color="000000"/>
              <w:left w:val="single" w:sz="5" w:space="0" w:color="000000"/>
              <w:bottom w:val="single" w:sz="5" w:space="0" w:color="000000"/>
              <w:right w:val="single" w:sz="5" w:space="0" w:color="000000"/>
            </w:tcBorders>
          </w:tcPr>
          <w:p w14:paraId="33350508" w14:textId="77777777" w:rsidR="00060E39" w:rsidRPr="00F92DD3" w:rsidRDefault="00060E39" w:rsidP="00060E39">
            <w:pPr>
              <w:rPr>
                <w:ins w:id="3168" w:author="2.1RC1" w:date="2013-12-11T22:33:00Z"/>
                <w:sz w:val="20"/>
                <w:szCs w:val="20"/>
              </w:rPr>
            </w:pPr>
            <w:ins w:id="3169"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140EE22B" w14:textId="77777777" w:rsidR="00060E39" w:rsidRPr="000C59A8" w:rsidRDefault="00060E39" w:rsidP="00060E39">
            <w:pPr>
              <w:rPr>
                <w:ins w:id="3170" w:author="2.1RC1" w:date="2013-12-11T22:33:00Z"/>
                <w:sz w:val="20"/>
                <w:szCs w:val="20"/>
              </w:rPr>
            </w:pPr>
            <w:ins w:id="3171" w:author="2.1RC1" w:date="2013-12-11T22:33:00Z">
              <w:r w:rsidRPr="000C59A8">
                <w:rPr>
                  <w:sz w:val="20"/>
                  <w:szCs w:val="20"/>
                </w:rPr>
                <w:t>OID för kodsystem. Om codeSystem anges måste också code och displayName anges.</w:t>
              </w:r>
            </w:ins>
          </w:p>
        </w:tc>
        <w:tc>
          <w:tcPr>
            <w:tcW w:w="851" w:type="dxa"/>
            <w:tcBorders>
              <w:top w:val="single" w:sz="5" w:space="0" w:color="000000"/>
              <w:left w:val="single" w:sz="5" w:space="0" w:color="000000"/>
              <w:bottom w:val="single" w:sz="5" w:space="0" w:color="000000"/>
              <w:right w:val="single" w:sz="5" w:space="0" w:color="000000"/>
            </w:tcBorders>
          </w:tcPr>
          <w:p w14:paraId="1A07526E" w14:textId="77777777" w:rsidR="00060E39" w:rsidRPr="00F92DD3" w:rsidRDefault="00060E39" w:rsidP="00060E39">
            <w:pPr>
              <w:rPr>
                <w:ins w:id="3172" w:author="2.1RC1" w:date="2013-12-11T22:33:00Z"/>
                <w:sz w:val="20"/>
                <w:szCs w:val="20"/>
              </w:rPr>
            </w:pPr>
            <w:ins w:id="3173" w:author="2.1RC1" w:date="2013-12-11T22:33:00Z">
              <w:r w:rsidRPr="003455B2">
                <w:rPr>
                  <w:spacing w:val="-1"/>
                  <w:sz w:val="20"/>
                  <w:szCs w:val="20"/>
                </w:rPr>
                <w:t>0..1</w:t>
              </w:r>
            </w:ins>
          </w:p>
        </w:tc>
      </w:tr>
      <w:tr w:rsidR="00060E39" w:rsidRPr="003455B2" w14:paraId="58B3408A" w14:textId="77777777" w:rsidTr="00507A1C">
        <w:trPr>
          <w:trHeight w:hRule="exact" w:val="359"/>
          <w:tblHeader/>
          <w:ins w:id="3174"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52B8444B" w14:textId="77777777" w:rsidR="00060E39" w:rsidRPr="00F92DD3" w:rsidRDefault="00060E39" w:rsidP="00060E39">
            <w:pPr>
              <w:rPr>
                <w:ins w:id="3175" w:author="2.1RC1" w:date="2013-12-11T22:33:00Z"/>
                <w:sz w:val="20"/>
                <w:szCs w:val="20"/>
              </w:rPr>
            </w:pPr>
            <w:ins w:id="3176" w:author="2.1RC1" w:date="2013-12-11T22:33:00Z">
              <w:r w:rsidRPr="003455B2">
                <w:rPr>
                  <w:sz w:val="20"/>
                  <w:szCs w:val="20"/>
                </w:rPr>
                <w:t>../../</w:t>
              </w:r>
              <w:r w:rsidRPr="00F92DD3">
                <w:rPr>
                  <w:sz w:val="20"/>
                  <w:szCs w:val="20"/>
                </w:rPr>
                <w:t>../</w:t>
              </w:r>
              <w:r>
                <w:rPr>
                  <w:sz w:val="20"/>
                  <w:szCs w:val="20"/>
                </w:rPr>
                <w:t>../</w:t>
              </w:r>
              <w:r w:rsidRPr="00F92DD3">
                <w:rPr>
                  <w:sz w:val="20"/>
                  <w:szCs w:val="20"/>
                </w:rPr>
                <w:t>codeSystemName</w:t>
              </w:r>
            </w:ins>
          </w:p>
        </w:tc>
        <w:tc>
          <w:tcPr>
            <w:tcW w:w="1559" w:type="dxa"/>
            <w:tcBorders>
              <w:top w:val="single" w:sz="5" w:space="0" w:color="000000"/>
              <w:left w:val="single" w:sz="5" w:space="0" w:color="000000"/>
              <w:bottom w:val="single" w:sz="5" w:space="0" w:color="000000"/>
              <w:right w:val="single" w:sz="5" w:space="0" w:color="000000"/>
            </w:tcBorders>
          </w:tcPr>
          <w:p w14:paraId="0220D368" w14:textId="77777777" w:rsidR="00060E39" w:rsidRPr="00F92DD3" w:rsidRDefault="00060E39" w:rsidP="00060E39">
            <w:pPr>
              <w:rPr>
                <w:ins w:id="3177" w:author="2.1RC1" w:date="2013-12-11T22:33:00Z"/>
                <w:sz w:val="20"/>
                <w:szCs w:val="20"/>
              </w:rPr>
            </w:pPr>
            <w:ins w:id="3178"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405AEE4F" w14:textId="77777777" w:rsidR="00060E39" w:rsidRPr="003455B2" w:rsidRDefault="00060E39" w:rsidP="00060E39">
            <w:pPr>
              <w:rPr>
                <w:ins w:id="3179" w:author="2.1RC1" w:date="2013-12-11T22:33:00Z"/>
                <w:sz w:val="20"/>
                <w:szCs w:val="20"/>
              </w:rPr>
            </w:pPr>
            <w:ins w:id="3180" w:author="2.1RC1" w:date="2013-12-11T22:33:00Z">
              <w:r w:rsidRPr="00F92DD3">
                <w:rPr>
                  <w:sz w:val="20"/>
                  <w:szCs w:val="20"/>
                </w:rPr>
                <w:t>Kl</w:t>
              </w:r>
              <w:r w:rsidRPr="003455B2">
                <w:rPr>
                  <w:sz w:val="20"/>
                  <w:szCs w:val="20"/>
                </w:rPr>
                <w:t>artext för kodsystem.</w:t>
              </w:r>
            </w:ins>
          </w:p>
        </w:tc>
        <w:tc>
          <w:tcPr>
            <w:tcW w:w="851" w:type="dxa"/>
            <w:tcBorders>
              <w:top w:val="single" w:sz="5" w:space="0" w:color="000000"/>
              <w:left w:val="single" w:sz="5" w:space="0" w:color="000000"/>
              <w:bottom w:val="single" w:sz="5" w:space="0" w:color="000000"/>
              <w:right w:val="single" w:sz="5" w:space="0" w:color="000000"/>
            </w:tcBorders>
          </w:tcPr>
          <w:p w14:paraId="7B752903" w14:textId="77777777" w:rsidR="00060E39" w:rsidRPr="003455B2" w:rsidRDefault="00060E39" w:rsidP="00060E39">
            <w:pPr>
              <w:rPr>
                <w:ins w:id="3181" w:author="2.1RC1" w:date="2013-12-11T22:33:00Z"/>
                <w:sz w:val="20"/>
                <w:szCs w:val="20"/>
              </w:rPr>
            </w:pPr>
            <w:ins w:id="3182" w:author="2.1RC1" w:date="2013-12-11T22:33:00Z">
              <w:r w:rsidRPr="003455B2">
                <w:rPr>
                  <w:spacing w:val="-1"/>
                  <w:sz w:val="20"/>
                  <w:szCs w:val="20"/>
                </w:rPr>
                <w:t>0..1</w:t>
              </w:r>
            </w:ins>
          </w:p>
        </w:tc>
      </w:tr>
      <w:tr w:rsidR="00060E39" w:rsidRPr="00F92DD3" w14:paraId="01636F9F" w14:textId="77777777" w:rsidTr="00507A1C">
        <w:trPr>
          <w:trHeight w:hRule="exact" w:val="360"/>
          <w:tblHeader/>
          <w:ins w:id="3183"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6FBFD010" w14:textId="77777777" w:rsidR="00060E39" w:rsidRPr="00F92DD3" w:rsidRDefault="00060E39" w:rsidP="00060E39">
            <w:pPr>
              <w:rPr>
                <w:ins w:id="3184" w:author="2.1RC1" w:date="2013-12-11T22:33:00Z"/>
                <w:sz w:val="20"/>
                <w:szCs w:val="20"/>
              </w:rPr>
            </w:pPr>
            <w:ins w:id="3185" w:author="2.1RC1" w:date="2013-12-11T22:33:00Z">
              <w:r>
                <w:rPr>
                  <w:sz w:val="20"/>
                  <w:szCs w:val="20"/>
                </w:rPr>
                <w:t>../</w:t>
              </w:r>
              <w:r w:rsidRPr="003455B2">
                <w:rPr>
                  <w:sz w:val="20"/>
                  <w:szCs w:val="20"/>
                </w:rPr>
                <w:t>../../</w:t>
              </w:r>
              <w:r w:rsidRPr="00F92DD3">
                <w:rPr>
                  <w:sz w:val="20"/>
                  <w:szCs w:val="20"/>
                </w:rPr>
                <w:t>../codeSystemVersion</w:t>
              </w:r>
            </w:ins>
          </w:p>
        </w:tc>
        <w:tc>
          <w:tcPr>
            <w:tcW w:w="1559" w:type="dxa"/>
            <w:tcBorders>
              <w:top w:val="single" w:sz="5" w:space="0" w:color="000000"/>
              <w:left w:val="single" w:sz="5" w:space="0" w:color="000000"/>
              <w:bottom w:val="single" w:sz="5" w:space="0" w:color="000000"/>
              <w:right w:val="single" w:sz="5" w:space="0" w:color="000000"/>
            </w:tcBorders>
          </w:tcPr>
          <w:p w14:paraId="2C9DDF2A" w14:textId="77777777" w:rsidR="00060E39" w:rsidRPr="00F92DD3" w:rsidRDefault="00060E39" w:rsidP="00060E39">
            <w:pPr>
              <w:rPr>
                <w:ins w:id="3186" w:author="2.1RC1" w:date="2013-12-11T22:33:00Z"/>
                <w:sz w:val="20"/>
                <w:szCs w:val="20"/>
              </w:rPr>
            </w:pPr>
            <w:ins w:id="3187"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3F8710B8" w14:textId="77777777" w:rsidR="00060E39" w:rsidRPr="00F92DD3" w:rsidRDefault="00060E39" w:rsidP="00060E39">
            <w:pPr>
              <w:rPr>
                <w:ins w:id="3188" w:author="2.1RC1" w:date="2013-12-11T22:33:00Z"/>
                <w:sz w:val="20"/>
                <w:szCs w:val="20"/>
              </w:rPr>
            </w:pPr>
            <w:ins w:id="3189" w:author="2.1RC1" w:date="2013-12-11T22:33:00Z">
              <w:r w:rsidRPr="00F92DD3">
                <w:rPr>
                  <w:sz w:val="20"/>
                  <w:szCs w:val="20"/>
                </w:rPr>
                <w:t>Kodsystemsversion</w:t>
              </w:r>
              <w:r>
                <w:rPr>
                  <w:sz w:val="20"/>
                  <w:szCs w:val="20"/>
                </w:rPr>
                <w:t>.</w:t>
              </w:r>
            </w:ins>
          </w:p>
        </w:tc>
        <w:tc>
          <w:tcPr>
            <w:tcW w:w="851" w:type="dxa"/>
            <w:tcBorders>
              <w:top w:val="single" w:sz="5" w:space="0" w:color="000000"/>
              <w:left w:val="single" w:sz="5" w:space="0" w:color="000000"/>
              <w:bottom w:val="single" w:sz="5" w:space="0" w:color="000000"/>
              <w:right w:val="single" w:sz="5" w:space="0" w:color="000000"/>
            </w:tcBorders>
          </w:tcPr>
          <w:p w14:paraId="3B99411B" w14:textId="77777777" w:rsidR="00060E39" w:rsidRPr="00F92DD3" w:rsidRDefault="00060E39" w:rsidP="00060E39">
            <w:pPr>
              <w:rPr>
                <w:ins w:id="3190" w:author="2.1RC1" w:date="2013-12-11T22:33:00Z"/>
                <w:sz w:val="20"/>
                <w:szCs w:val="20"/>
              </w:rPr>
            </w:pPr>
            <w:ins w:id="3191" w:author="2.1RC1" w:date="2013-12-11T22:33:00Z">
              <w:r w:rsidRPr="003455B2">
                <w:rPr>
                  <w:spacing w:val="-1"/>
                  <w:sz w:val="20"/>
                  <w:szCs w:val="20"/>
                </w:rPr>
                <w:t>0..1</w:t>
              </w:r>
            </w:ins>
          </w:p>
        </w:tc>
      </w:tr>
      <w:tr w:rsidR="00060E39" w:rsidRPr="003455B2" w14:paraId="3FE0B7B8" w14:textId="77777777" w:rsidTr="00507A1C">
        <w:trPr>
          <w:trHeight w:hRule="exact" w:val="1175"/>
          <w:tblHeader/>
          <w:ins w:id="3192"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5EBDCCD3" w14:textId="77777777" w:rsidR="00060E39" w:rsidRPr="00F92DD3" w:rsidRDefault="00060E39" w:rsidP="00060E39">
            <w:pPr>
              <w:rPr>
                <w:ins w:id="3193" w:author="2.1RC1" w:date="2013-12-11T22:33:00Z"/>
                <w:sz w:val="20"/>
                <w:szCs w:val="20"/>
              </w:rPr>
            </w:pPr>
            <w:ins w:id="3194" w:author="2.1RC1" w:date="2013-12-11T22:33:00Z">
              <w:r w:rsidRPr="003455B2">
                <w:rPr>
                  <w:sz w:val="20"/>
                  <w:szCs w:val="20"/>
                </w:rPr>
                <w:t>../</w:t>
              </w:r>
              <w:r>
                <w:rPr>
                  <w:sz w:val="20"/>
                  <w:szCs w:val="20"/>
                </w:rPr>
                <w:t>../</w:t>
              </w:r>
              <w:r w:rsidRPr="003455B2">
                <w:rPr>
                  <w:sz w:val="20"/>
                  <w:szCs w:val="20"/>
                </w:rPr>
                <w:t>../</w:t>
              </w:r>
              <w:r w:rsidRPr="00F92DD3">
                <w:rPr>
                  <w:sz w:val="20"/>
                  <w:szCs w:val="20"/>
                </w:rPr>
                <w:t>../originalText</w:t>
              </w:r>
            </w:ins>
          </w:p>
        </w:tc>
        <w:tc>
          <w:tcPr>
            <w:tcW w:w="1559" w:type="dxa"/>
            <w:tcBorders>
              <w:top w:val="single" w:sz="5" w:space="0" w:color="000000"/>
              <w:left w:val="single" w:sz="5" w:space="0" w:color="000000"/>
              <w:bottom w:val="single" w:sz="5" w:space="0" w:color="000000"/>
              <w:right w:val="single" w:sz="5" w:space="0" w:color="000000"/>
            </w:tcBorders>
          </w:tcPr>
          <w:p w14:paraId="32679EFC" w14:textId="77777777" w:rsidR="00060E39" w:rsidRPr="00F92DD3" w:rsidRDefault="00060E39" w:rsidP="00060E39">
            <w:pPr>
              <w:rPr>
                <w:ins w:id="3195" w:author="2.1RC1" w:date="2013-12-11T22:33:00Z"/>
                <w:sz w:val="20"/>
                <w:szCs w:val="20"/>
              </w:rPr>
            </w:pPr>
            <w:ins w:id="3196"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4C4AF0CE" w14:textId="77777777" w:rsidR="00060E39" w:rsidRPr="000C59A8" w:rsidRDefault="00060E39" w:rsidP="00060E39">
            <w:pPr>
              <w:rPr>
                <w:ins w:id="3197" w:author="2.1RC1" w:date="2013-12-11T22:33:00Z"/>
                <w:sz w:val="20"/>
                <w:szCs w:val="20"/>
              </w:rPr>
            </w:pPr>
            <w:ins w:id="3198" w:author="2.1RC1" w:date="2013-12-11T22:33:00Z">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ins>
          </w:p>
        </w:tc>
        <w:tc>
          <w:tcPr>
            <w:tcW w:w="851" w:type="dxa"/>
            <w:tcBorders>
              <w:top w:val="single" w:sz="5" w:space="0" w:color="000000"/>
              <w:left w:val="single" w:sz="5" w:space="0" w:color="000000"/>
              <w:bottom w:val="single" w:sz="5" w:space="0" w:color="000000"/>
              <w:right w:val="single" w:sz="5" w:space="0" w:color="000000"/>
            </w:tcBorders>
          </w:tcPr>
          <w:p w14:paraId="7204DEB5" w14:textId="77777777" w:rsidR="00060E39" w:rsidRPr="003455B2" w:rsidRDefault="00060E39" w:rsidP="00060E39">
            <w:pPr>
              <w:rPr>
                <w:ins w:id="3199" w:author="2.1RC1" w:date="2013-12-11T22:33:00Z"/>
                <w:sz w:val="20"/>
                <w:szCs w:val="20"/>
              </w:rPr>
            </w:pPr>
            <w:ins w:id="3200" w:author="2.1RC1" w:date="2013-12-11T22:33:00Z">
              <w:r w:rsidRPr="003455B2">
                <w:rPr>
                  <w:spacing w:val="-1"/>
                  <w:sz w:val="20"/>
                  <w:szCs w:val="20"/>
                </w:rPr>
                <w:t>0..1</w:t>
              </w:r>
            </w:ins>
          </w:p>
        </w:tc>
      </w:tr>
      <w:tr w:rsidR="00060E39" w:rsidRPr="003455B2" w14:paraId="62FE84BB" w14:textId="77777777" w:rsidTr="00507A1C">
        <w:trPr>
          <w:trHeight w:hRule="exact" w:val="1276"/>
          <w:tblHeader/>
          <w:ins w:id="3201"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2AF4F253" w14:textId="77777777" w:rsidR="00060E39" w:rsidRPr="009E1560" w:rsidRDefault="00060E39" w:rsidP="00060E39">
            <w:pPr>
              <w:rPr>
                <w:ins w:id="3202" w:author="2.1RC1" w:date="2013-12-11T22:33:00Z"/>
                <w:sz w:val="20"/>
                <w:szCs w:val="20"/>
              </w:rPr>
            </w:pPr>
            <w:ins w:id="3203" w:author="2.1RC1" w:date="2013-12-11T22:33:00Z">
              <w:r>
                <w:rPr>
                  <w:sz w:val="20"/>
                  <w:szCs w:val="20"/>
                </w:rPr>
                <w:t>../</w:t>
              </w:r>
              <w:r w:rsidRPr="003455B2">
                <w:rPr>
                  <w:sz w:val="20"/>
                  <w:szCs w:val="20"/>
                </w:rPr>
                <w:t>../../</w:t>
              </w:r>
              <w:r>
                <w:rPr>
                  <w:sz w:val="20"/>
                  <w:szCs w:val="20"/>
                </w:rPr>
                <w:t>pharmaceuticalTreatment</w:t>
              </w:r>
            </w:ins>
          </w:p>
        </w:tc>
        <w:tc>
          <w:tcPr>
            <w:tcW w:w="1559" w:type="dxa"/>
            <w:tcBorders>
              <w:top w:val="single" w:sz="5" w:space="0" w:color="000000"/>
              <w:left w:val="single" w:sz="5" w:space="0" w:color="000000"/>
              <w:bottom w:val="single" w:sz="5" w:space="0" w:color="000000"/>
              <w:right w:val="single" w:sz="5" w:space="0" w:color="000000"/>
            </w:tcBorders>
          </w:tcPr>
          <w:p w14:paraId="120123E3" w14:textId="77777777" w:rsidR="00060E39" w:rsidRPr="003455B2" w:rsidRDefault="00060E39" w:rsidP="00060E39">
            <w:pPr>
              <w:rPr>
                <w:ins w:id="3204" w:author="2.1RC1" w:date="2013-12-11T22:33:00Z"/>
                <w:sz w:val="20"/>
                <w:szCs w:val="20"/>
              </w:rPr>
            </w:pPr>
            <w:ins w:id="3205" w:author="2.1RC1" w:date="2013-12-11T22:33:00Z">
              <w:r w:rsidRPr="003455B2">
                <w:rPr>
                  <w:sz w:val="20"/>
                  <w:szCs w:val="20"/>
                </w:rPr>
                <w:t>CVType</w:t>
              </w:r>
            </w:ins>
          </w:p>
          <w:p w14:paraId="50CA64C0" w14:textId="77777777" w:rsidR="00060E39" w:rsidRPr="003455B2" w:rsidRDefault="00060E39" w:rsidP="00060E39">
            <w:pPr>
              <w:spacing w:line="226" w:lineRule="exact"/>
              <w:ind w:left="102"/>
              <w:rPr>
                <w:ins w:id="3206" w:author="2.1RC1" w:date="2013-12-11T22:33:00Z"/>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87F6CF" w14:textId="77777777" w:rsidR="00060E39" w:rsidRPr="003455B2" w:rsidRDefault="00060E39" w:rsidP="00060E39">
            <w:pPr>
              <w:rPr>
                <w:ins w:id="3207" w:author="2.1RC1" w:date="2013-12-11T22:33:00Z"/>
                <w:sz w:val="20"/>
                <w:szCs w:val="20"/>
              </w:rPr>
            </w:pPr>
            <w:ins w:id="3208" w:author="2.1RC1" w:date="2013-12-11T22:33:00Z">
              <w:r w:rsidRPr="000C59A8">
                <w:rPr>
                  <w:sz w:val="20"/>
                  <w:szCs w:val="20"/>
                </w:rPr>
                <w:t>Kod och klartext som anger uppgift om den eller de läkemedel som används vid en uppmärksammad behandling.</w:t>
              </w:r>
              <w:r w:rsidRPr="000C59A8">
                <w:rPr>
                  <w:sz w:val="20"/>
                  <w:szCs w:val="20"/>
                </w:rPr>
                <w:br/>
              </w:r>
              <w:r w:rsidRPr="003455B2">
                <w:rPr>
                  <w:sz w:val="20"/>
                  <w:szCs w:val="20"/>
                </w:rPr>
                <w:t>NPÖ RIV 2.2.0 kräver att ATC-kod (1.2.752.129.2.2.3.1.1) används.</w:t>
              </w:r>
            </w:ins>
          </w:p>
          <w:p w14:paraId="1E1453F8" w14:textId="77777777" w:rsidR="00060E39" w:rsidRPr="003455B2" w:rsidRDefault="00060E39" w:rsidP="00060E39">
            <w:pPr>
              <w:rPr>
                <w:ins w:id="3209" w:author="2.1RC1" w:date="2013-12-11T22:33:00Z"/>
                <w:sz w:val="20"/>
                <w:szCs w:val="20"/>
              </w:rPr>
            </w:pPr>
          </w:p>
          <w:p w14:paraId="0CE612CF" w14:textId="77777777" w:rsidR="00060E39" w:rsidRPr="003455B2" w:rsidRDefault="00060E39" w:rsidP="00060E39">
            <w:pPr>
              <w:rPr>
                <w:ins w:id="3210" w:author="2.1RC1" w:date="2013-12-11T22:33:00Z"/>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16C4E23" w14:textId="77777777" w:rsidR="00060E39" w:rsidRPr="003455B2" w:rsidRDefault="00060E39" w:rsidP="00060E39">
            <w:pPr>
              <w:rPr>
                <w:ins w:id="3211" w:author="2.1RC1" w:date="2013-12-11T22:33:00Z"/>
                <w:sz w:val="20"/>
                <w:szCs w:val="20"/>
              </w:rPr>
            </w:pPr>
            <w:ins w:id="3212" w:author="2.1RC1" w:date="2013-12-11T22:33:00Z">
              <w:r w:rsidRPr="003455B2">
                <w:rPr>
                  <w:spacing w:val="-1"/>
                  <w:sz w:val="20"/>
                  <w:szCs w:val="20"/>
                </w:rPr>
                <w:t>0..1</w:t>
              </w:r>
            </w:ins>
          </w:p>
        </w:tc>
      </w:tr>
      <w:tr w:rsidR="00060E39" w:rsidRPr="003455B2" w14:paraId="4B7ACA24" w14:textId="77777777" w:rsidTr="00507A1C">
        <w:trPr>
          <w:trHeight w:hRule="exact" w:val="577"/>
          <w:tblHeader/>
          <w:ins w:id="3213"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5936E90D" w14:textId="77777777" w:rsidR="00060E39" w:rsidRPr="00F92DD3" w:rsidRDefault="00060E39" w:rsidP="00060E39">
            <w:pPr>
              <w:rPr>
                <w:ins w:id="3214" w:author="2.1RC1" w:date="2013-12-11T22:33:00Z"/>
                <w:sz w:val="20"/>
                <w:szCs w:val="20"/>
              </w:rPr>
            </w:pPr>
            <w:ins w:id="3215" w:author="2.1RC1" w:date="2013-12-11T22:33:00Z">
              <w:r>
                <w:rPr>
                  <w:sz w:val="20"/>
                  <w:szCs w:val="20"/>
                </w:rPr>
                <w:t>../</w:t>
              </w:r>
              <w:r w:rsidRPr="003455B2">
                <w:rPr>
                  <w:sz w:val="20"/>
                  <w:szCs w:val="20"/>
                </w:rPr>
                <w:t>../../</w:t>
              </w:r>
              <w:r w:rsidRPr="00F92DD3">
                <w:rPr>
                  <w:sz w:val="20"/>
                  <w:szCs w:val="20"/>
                </w:rPr>
                <w:t>../code</w:t>
              </w:r>
            </w:ins>
          </w:p>
        </w:tc>
        <w:tc>
          <w:tcPr>
            <w:tcW w:w="1559" w:type="dxa"/>
            <w:tcBorders>
              <w:top w:val="single" w:sz="5" w:space="0" w:color="000000"/>
              <w:left w:val="single" w:sz="5" w:space="0" w:color="000000"/>
              <w:bottom w:val="single" w:sz="5" w:space="0" w:color="000000"/>
              <w:right w:val="single" w:sz="5" w:space="0" w:color="000000"/>
            </w:tcBorders>
          </w:tcPr>
          <w:p w14:paraId="2A977FE0" w14:textId="77777777" w:rsidR="00060E39" w:rsidRPr="003455B2" w:rsidRDefault="00060E39" w:rsidP="00060E39">
            <w:pPr>
              <w:rPr>
                <w:ins w:id="3216" w:author="2.1RC1" w:date="2013-12-11T22:33:00Z"/>
                <w:sz w:val="20"/>
                <w:szCs w:val="20"/>
              </w:rPr>
            </w:pPr>
            <w:ins w:id="3217"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11117A49" w14:textId="77777777" w:rsidR="00060E39" w:rsidRPr="003455B2" w:rsidRDefault="00060E39" w:rsidP="00060E39">
            <w:pPr>
              <w:rPr>
                <w:ins w:id="3218" w:author="2.1RC1" w:date="2013-12-11T22:33:00Z"/>
                <w:sz w:val="20"/>
                <w:szCs w:val="20"/>
              </w:rPr>
            </w:pPr>
            <w:ins w:id="3219" w:author="2.1RC1" w:date="2013-12-11T22:33:00Z">
              <w:r w:rsidRPr="003455B2">
                <w:rPr>
                  <w:sz w:val="20"/>
                  <w:szCs w:val="20"/>
                </w:rPr>
                <w:t>Läkemedlets (ATC-)kod. Om code anges måste också codeSystem och displayName anges.</w:t>
              </w:r>
            </w:ins>
          </w:p>
        </w:tc>
        <w:tc>
          <w:tcPr>
            <w:tcW w:w="851" w:type="dxa"/>
            <w:tcBorders>
              <w:top w:val="single" w:sz="5" w:space="0" w:color="000000"/>
              <w:left w:val="single" w:sz="5" w:space="0" w:color="000000"/>
              <w:bottom w:val="single" w:sz="5" w:space="0" w:color="000000"/>
              <w:right w:val="single" w:sz="5" w:space="0" w:color="000000"/>
            </w:tcBorders>
          </w:tcPr>
          <w:p w14:paraId="668D080D" w14:textId="77777777" w:rsidR="00060E39" w:rsidRPr="003455B2" w:rsidRDefault="00060E39" w:rsidP="00060E39">
            <w:pPr>
              <w:rPr>
                <w:ins w:id="3220" w:author="2.1RC1" w:date="2013-12-11T22:33:00Z"/>
                <w:sz w:val="20"/>
                <w:szCs w:val="20"/>
              </w:rPr>
            </w:pPr>
            <w:ins w:id="3221" w:author="2.1RC1" w:date="2013-12-11T22:33:00Z">
              <w:r w:rsidRPr="003455B2">
                <w:rPr>
                  <w:spacing w:val="-1"/>
                  <w:sz w:val="20"/>
                  <w:szCs w:val="20"/>
                </w:rPr>
                <w:t>0..1</w:t>
              </w:r>
            </w:ins>
          </w:p>
        </w:tc>
      </w:tr>
      <w:tr w:rsidR="00060E39" w:rsidRPr="003455B2" w14:paraId="177A2373" w14:textId="77777777" w:rsidTr="00507A1C">
        <w:trPr>
          <w:trHeight w:hRule="exact" w:val="699"/>
          <w:tblHeader/>
          <w:ins w:id="3222"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40A9A4BD" w14:textId="77777777" w:rsidR="00060E39" w:rsidRPr="00F92DD3" w:rsidRDefault="00060E39" w:rsidP="00060E39">
            <w:pPr>
              <w:rPr>
                <w:ins w:id="3223" w:author="2.1RC1" w:date="2013-12-11T22:33:00Z"/>
                <w:sz w:val="20"/>
                <w:szCs w:val="20"/>
              </w:rPr>
            </w:pPr>
            <w:ins w:id="3224" w:author="2.1RC1" w:date="2013-12-11T22:33:00Z">
              <w:r w:rsidRPr="003455B2">
                <w:rPr>
                  <w:sz w:val="20"/>
                  <w:szCs w:val="20"/>
                </w:rPr>
                <w:t>../</w:t>
              </w:r>
              <w:r>
                <w:rPr>
                  <w:sz w:val="20"/>
                  <w:szCs w:val="20"/>
                </w:rPr>
                <w:t>../</w:t>
              </w:r>
              <w:r w:rsidRPr="003455B2">
                <w:rPr>
                  <w:sz w:val="20"/>
                  <w:szCs w:val="20"/>
                </w:rPr>
                <w:t>../</w:t>
              </w:r>
              <w:r w:rsidRPr="00F92DD3">
                <w:rPr>
                  <w:sz w:val="20"/>
                  <w:szCs w:val="20"/>
                </w:rPr>
                <w:t>../displayName</w:t>
              </w:r>
            </w:ins>
          </w:p>
        </w:tc>
        <w:tc>
          <w:tcPr>
            <w:tcW w:w="1559" w:type="dxa"/>
            <w:tcBorders>
              <w:top w:val="single" w:sz="5" w:space="0" w:color="000000"/>
              <w:left w:val="single" w:sz="5" w:space="0" w:color="000000"/>
              <w:bottom w:val="single" w:sz="5" w:space="0" w:color="000000"/>
              <w:right w:val="single" w:sz="5" w:space="0" w:color="000000"/>
            </w:tcBorders>
          </w:tcPr>
          <w:p w14:paraId="4721C272" w14:textId="77777777" w:rsidR="00060E39" w:rsidRPr="003455B2" w:rsidRDefault="00060E39" w:rsidP="00060E39">
            <w:pPr>
              <w:rPr>
                <w:ins w:id="3225" w:author="2.1RC1" w:date="2013-12-11T22:33:00Z"/>
                <w:sz w:val="20"/>
                <w:szCs w:val="20"/>
              </w:rPr>
            </w:pPr>
            <w:ins w:id="3226"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752D7CCE" w14:textId="77777777" w:rsidR="00060E39" w:rsidRPr="003455B2" w:rsidRDefault="00060E39" w:rsidP="00060E39">
            <w:pPr>
              <w:rPr>
                <w:ins w:id="3227" w:author="2.1RC1" w:date="2013-12-11T22:33:00Z"/>
                <w:sz w:val="20"/>
                <w:szCs w:val="20"/>
              </w:rPr>
            </w:pPr>
            <w:ins w:id="3228" w:author="2.1RC1" w:date="2013-12-11T22:33:00Z">
              <w:r w:rsidRPr="003455B2">
                <w:rPr>
                  <w:sz w:val="20"/>
                  <w:szCs w:val="20"/>
                </w:rPr>
                <w:t>Klartext för läkemedel (namn på läkemedel). Om displayName anges måste också code och codeSystem anges.</w:t>
              </w:r>
            </w:ins>
          </w:p>
        </w:tc>
        <w:tc>
          <w:tcPr>
            <w:tcW w:w="851" w:type="dxa"/>
            <w:tcBorders>
              <w:top w:val="single" w:sz="5" w:space="0" w:color="000000"/>
              <w:left w:val="single" w:sz="5" w:space="0" w:color="000000"/>
              <w:bottom w:val="single" w:sz="5" w:space="0" w:color="000000"/>
              <w:right w:val="single" w:sz="5" w:space="0" w:color="000000"/>
            </w:tcBorders>
          </w:tcPr>
          <w:p w14:paraId="6D19F287" w14:textId="77777777" w:rsidR="00060E39" w:rsidRPr="003455B2" w:rsidRDefault="00060E39" w:rsidP="00060E39">
            <w:pPr>
              <w:rPr>
                <w:ins w:id="3229" w:author="2.1RC1" w:date="2013-12-11T22:33:00Z"/>
                <w:sz w:val="20"/>
                <w:szCs w:val="20"/>
              </w:rPr>
            </w:pPr>
            <w:ins w:id="3230" w:author="2.1RC1" w:date="2013-12-11T22:33:00Z">
              <w:r w:rsidRPr="003455B2">
                <w:rPr>
                  <w:spacing w:val="-1"/>
                  <w:sz w:val="20"/>
                  <w:szCs w:val="20"/>
                </w:rPr>
                <w:t>0..1</w:t>
              </w:r>
            </w:ins>
          </w:p>
        </w:tc>
      </w:tr>
      <w:tr w:rsidR="00060E39" w:rsidRPr="003455B2" w14:paraId="59A745F1" w14:textId="77777777" w:rsidTr="00507A1C">
        <w:trPr>
          <w:trHeight w:hRule="exact" w:val="540"/>
          <w:tblHeader/>
          <w:ins w:id="3231"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43AEB6BD" w14:textId="77777777" w:rsidR="00060E39" w:rsidRPr="00F92DD3" w:rsidRDefault="00060E39" w:rsidP="00060E39">
            <w:pPr>
              <w:rPr>
                <w:ins w:id="3232" w:author="2.1RC1" w:date="2013-12-11T22:33:00Z"/>
                <w:sz w:val="20"/>
                <w:szCs w:val="20"/>
              </w:rPr>
            </w:pPr>
            <w:ins w:id="3233" w:author="2.1RC1" w:date="2013-12-11T22:33:00Z">
              <w:r w:rsidRPr="003455B2">
                <w:rPr>
                  <w:sz w:val="20"/>
                  <w:szCs w:val="20"/>
                </w:rPr>
                <w:t>../../</w:t>
              </w:r>
              <w:r>
                <w:rPr>
                  <w:sz w:val="20"/>
                  <w:szCs w:val="20"/>
                </w:rPr>
                <w:t>../</w:t>
              </w:r>
              <w:r w:rsidRPr="00F92DD3">
                <w:rPr>
                  <w:sz w:val="20"/>
                  <w:szCs w:val="20"/>
                </w:rPr>
                <w:t>../codeSystem</w:t>
              </w:r>
            </w:ins>
          </w:p>
        </w:tc>
        <w:tc>
          <w:tcPr>
            <w:tcW w:w="1559" w:type="dxa"/>
            <w:tcBorders>
              <w:top w:val="single" w:sz="5" w:space="0" w:color="000000"/>
              <w:left w:val="single" w:sz="5" w:space="0" w:color="000000"/>
              <w:bottom w:val="single" w:sz="5" w:space="0" w:color="000000"/>
              <w:right w:val="single" w:sz="5" w:space="0" w:color="000000"/>
            </w:tcBorders>
          </w:tcPr>
          <w:p w14:paraId="20A540D6" w14:textId="77777777" w:rsidR="00060E39" w:rsidRPr="003455B2" w:rsidRDefault="00060E39" w:rsidP="00060E39">
            <w:pPr>
              <w:rPr>
                <w:ins w:id="3234" w:author="2.1RC1" w:date="2013-12-11T22:33:00Z"/>
                <w:sz w:val="20"/>
                <w:szCs w:val="20"/>
              </w:rPr>
            </w:pPr>
            <w:ins w:id="3235"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7EB512DA" w14:textId="77777777" w:rsidR="00060E39" w:rsidRPr="003455B2" w:rsidRDefault="00060E39" w:rsidP="00060E39">
            <w:pPr>
              <w:spacing w:line="229" w:lineRule="exact"/>
              <w:ind w:left="102"/>
              <w:rPr>
                <w:ins w:id="3236" w:author="2.1RC1" w:date="2013-12-11T22:33:00Z"/>
                <w:spacing w:val="-1"/>
                <w:sz w:val="20"/>
                <w:szCs w:val="20"/>
              </w:rPr>
            </w:pPr>
            <w:ins w:id="3237" w:author="2.1RC1" w:date="2013-12-11T22:33:00Z">
              <w:r w:rsidRPr="003455B2">
                <w:rPr>
                  <w:spacing w:val="-1"/>
                  <w:sz w:val="20"/>
                  <w:szCs w:val="20"/>
                </w:rPr>
                <w:t>OID för kodsystem. Om codeSystem anges måste också code och displayName anges.</w:t>
              </w:r>
            </w:ins>
          </w:p>
        </w:tc>
        <w:tc>
          <w:tcPr>
            <w:tcW w:w="851" w:type="dxa"/>
            <w:tcBorders>
              <w:top w:val="single" w:sz="5" w:space="0" w:color="000000"/>
              <w:left w:val="single" w:sz="5" w:space="0" w:color="000000"/>
              <w:bottom w:val="single" w:sz="5" w:space="0" w:color="000000"/>
              <w:right w:val="single" w:sz="5" w:space="0" w:color="000000"/>
            </w:tcBorders>
          </w:tcPr>
          <w:p w14:paraId="03A12F7B" w14:textId="77777777" w:rsidR="00060E39" w:rsidRPr="003455B2" w:rsidRDefault="00060E39" w:rsidP="00060E39">
            <w:pPr>
              <w:rPr>
                <w:ins w:id="3238" w:author="2.1RC1" w:date="2013-12-11T22:33:00Z"/>
                <w:sz w:val="20"/>
                <w:szCs w:val="20"/>
              </w:rPr>
            </w:pPr>
            <w:ins w:id="3239" w:author="2.1RC1" w:date="2013-12-11T22:33:00Z">
              <w:r w:rsidRPr="003455B2">
                <w:rPr>
                  <w:spacing w:val="-1"/>
                  <w:sz w:val="20"/>
                  <w:szCs w:val="20"/>
                </w:rPr>
                <w:t>0..1</w:t>
              </w:r>
            </w:ins>
          </w:p>
        </w:tc>
      </w:tr>
      <w:tr w:rsidR="00060E39" w:rsidRPr="003455B2" w14:paraId="0E440F32" w14:textId="77777777" w:rsidTr="00507A1C">
        <w:trPr>
          <w:trHeight w:hRule="exact" w:val="218"/>
          <w:tblHeader/>
          <w:ins w:id="3240"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01331A9A" w14:textId="77777777" w:rsidR="00060E39" w:rsidRPr="00F92DD3" w:rsidRDefault="00060E39" w:rsidP="00060E39">
            <w:pPr>
              <w:rPr>
                <w:ins w:id="3241" w:author="2.1RC1" w:date="2013-12-11T22:33:00Z"/>
                <w:sz w:val="20"/>
                <w:szCs w:val="20"/>
              </w:rPr>
            </w:pPr>
            <w:ins w:id="3242" w:author="2.1RC1" w:date="2013-12-11T22:33:00Z">
              <w:r w:rsidRPr="003455B2">
                <w:rPr>
                  <w:sz w:val="20"/>
                  <w:szCs w:val="20"/>
                </w:rPr>
                <w:t>../../</w:t>
              </w:r>
              <w:r w:rsidRPr="00F92DD3">
                <w:rPr>
                  <w:sz w:val="20"/>
                  <w:szCs w:val="20"/>
                </w:rPr>
                <w:t>../</w:t>
              </w:r>
              <w:r>
                <w:rPr>
                  <w:sz w:val="20"/>
                  <w:szCs w:val="20"/>
                </w:rPr>
                <w:t>../</w:t>
              </w:r>
              <w:r w:rsidRPr="00F92DD3">
                <w:rPr>
                  <w:sz w:val="20"/>
                  <w:szCs w:val="20"/>
                </w:rPr>
                <w:t>codeSystemName</w:t>
              </w:r>
            </w:ins>
          </w:p>
        </w:tc>
        <w:tc>
          <w:tcPr>
            <w:tcW w:w="1559" w:type="dxa"/>
            <w:tcBorders>
              <w:top w:val="single" w:sz="5" w:space="0" w:color="000000"/>
              <w:left w:val="single" w:sz="5" w:space="0" w:color="000000"/>
              <w:bottom w:val="single" w:sz="5" w:space="0" w:color="000000"/>
              <w:right w:val="single" w:sz="5" w:space="0" w:color="000000"/>
            </w:tcBorders>
          </w:tcPr>
          <w:p w14:paraId="20903693" w14:textId="77777777" w:rsidR="00060E39" w:rsidRPr="003455B2" w:rsidRDefault="00060E39" w:rsidP="00060E39">
            <w:pPr>
              <w:rPr>
                <w:ins w:id="3243" w:author="2.1RC1" w:date="2013-12-11T22:33:00Z"/>
                <w:sz w:val="20"/>
                <w:szCs w:val="20"/>
              </w:rPr>
            </w:pPr>
            <w:ins w:id="3244"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578A7AD2" w14:textId="77777777" w:rsidR="00060E39" w:rsidRPr="003455B2" w:rsidRDefault="00060E39" w:rsidP="00060E39">
            <w:pPr>
              <w:spacing w:line="229" w:lineRule="exact"/>
              <w:ind w:left="102"/>
              <w:rPr>
                <w:ins w:id="3245" w:author="2.1RC1" w:date="2013-12-11T22:33:00Z"/>
                <w:spacing w:val="-1"/>
                <w:sz w:val="20"/>
                <w:szCs w:val="20"/>
              </w:rPr>
            </w:pPr>
            <w:ins w:id="3246" w:author="2.1RC1" w:date="2013-12-11T22:33:00Z">
              <w:r w:rsidRPr="003455B2">
                <w:rPr>
                  <w:spacing w:val="-1"/>
                  <w:sz w:val="20"/>
                  <w:szCs w:val="20"/>
                </w:rPr>
                <w:t>Klartext för kodsystem.</w:t>
              </w:r>
            </w:ins>
          </w:p>
        </w:tc>
        <w:tc>
          <w:tcPr>
            <w:tcW w:w="851" w:type="dxa"/>
            <w:tcBorders>
              <w:top w:val="single" w:sz="5" w:space="0" w:color="000000"/>
              <w:left w:val="single" w:sz="5" w:space="0" w:color="000000"/>
              <w:bottom w:val="single" w:sz="5" w:space="0" w:color="000000"/>
              <w:right w:val="single" w:sz="5" w:space="0" w:color="000000"/>
            </w:tcBorders>
          </w:tcPr>
          <w:p w14:paraId="7696B253" w14:textId="77777777" w:rsidR="00060E39" w:rsidRPr="003455B2" w:rsidRDefault="00060E39" w:rsidP="00060E39">
            <w:pPr>
              <w:rPr>
                <w:ins w:id="3247" w:author="2.1RC1" w:date="2013-12-11T22:33:00Z"/>
                <w:sz w:val="20"/>
                <w:szCs w:val="20"/>
              </w:rPr>
            </w:pPr>
            <w:ins w:id="3248" w:author="2.1RC1" w:date="2013-12-11T22:33:00Z">
              <w:r w:rsidRPr="003455B2">
                <w:rPr>
                  <w:spacing w:val="-1"/>
                  <w:sz w:val="20"/>
                  <w:szCs w:val="20"/>
                </w:rPr>
                <w:t>0..1</w:t>
              </w:r>
            </w:ins>
          </w:p>
        </w:tc>
      </w:tr>
      <w:tr w:rsidR="00060E39" w:rsidRPr="003455B2" w14:paraId="0459ECEF" w14:textId="77777777" w:rsidTr="00507A1C">
        <w:trPr>
          <w:trHeight w:hRule="exact" w:val="280"/>
          <w:tblHeader/>
          <w:ins w:id="3249"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64079A26" w14:textId="77777777" w:rsidR="00060E39" w:rsidRPr="00F92DD3" w:rsidRDefault="00060E39" w:rsidP="00060E39">
            <w:pPr>
              <w:rPr>
                <w:ins w:id="3250" w:author="2.1RC1" w:date="2013-12-11T22:33:00Z"/>
                <w:sz w:val="20"/>
                <w:szCs w:val="20"/>
              </w:rPr>
            </w:pPr>
            <w:ins w:id="3251" w:author="2.1RC1" w:date="2013-12-11T22:33:00Z">
              <w:r>
                <w:rPr>
                  <w:sz w:val="20"/>
                  <w:szCs w:val="20"/>
                </w:rPr>
                <w:t>../</w:t>
              </w:r>
              <w:r w:rsidRPr="003455B2">
                <w:rPr>
                  <w:sz w:val="20"/>
                  <w:szCs w:val="20"/>
                </w:rPr>
                <w:t>../../</w:t>
              </w:r>
              <w:r w:rsidRPr="00F92DD3">
                <w:rPr>
                  <w:sz w:val="20"/>
                  <w:szCs w:val="20"/>
                </w:rPr>
                <w:t>../codeSystemVersion</w:t>
              </w:r>
            </w:ins>
          </w:p>
        </w:tc>
        <w:tc>
          <w:tcPr>
            <w:tcW w:w="1559" w:type="dxa"/>
            <w:tcBorders>
              <w:top w:val="single" w:sz="5" w:space="0" w:color="000000"/>
              <w:left w:val="single" w:sz="5" w:space="0" w:color="000000"/>
              <w:bottom w:val="single" w:sz="5" w:space="0" w:color="000000"/>
              <w:right w:val="single" w:sz="5" w:space="0" w:color="000000"/>
            </w:tcBorders>
          </w:tcPr>
          <w:p w14:paraId="12B18B5C" w14:textId="77777777" w:rsidR="00060E39" w:rsidRPr="003455B2" w:rsidRDefault="00060E39" w:rsidP="00060E39">
            <w:pPr>
              <w:rPr>
                <w:ins w:id="3252" w:author="2.1RC1" w:date="2013-12-11T22:33:00Z"/>
                <w:sz w:val="20"/>
                <w:szCs w:val="20"/>
              </w:rPr>
            </w:pPr>
            <w:ins w:id="3253"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403BFCF2" w14:textId="77777777" w:rsidR="00060E39" w:rsidRPr="003455B2" w:rsidRDefault="00060E39" w:rsidP="00060E39">
            <w:pPr>
              <w:spacing w:line="229" w:lineRule="exact"/>
              <w:ind w:left="102"/>
              <w:rPr>
                <w:ins w:id="3254" w:author="2.1RC1" w:date="2013-12-11T22:33:00Z"/>
                <w:spacing w:val="-1"/>
                <w:sz w:val="20"/>
                <w:szCs w:val="20"/>
              </w:rPr>
            </w:pPr>
            <w:ins w:id="3255" w:author="2.1RC1" w:date="2013-12-11T22:33:00Z">
              <w:r w:rsidRPr="003455B2">
                <w:rPr>
                  <w:spacing w:val="-1"/>
                  <w:sz w:val="20"/>
                  <w:szCs w:val="20"/>
                </w:rPr>
                <w:t>Kodsystemsversion.</w:t>
              </w:r>
            </w:ins>
          </w:p>
        </w:tc>
        <w:tc>
          <w:tcPr>
            <w:tcW w:w="851" w:type="dxa"/>
            <w:tcBorders>
              <w:top w:val="single" w:sz="5" w:space="0" w:color="000000"/>
              <w:left w:val="single" w:sz="5" w:space="0" w:color="000000"/>
              <w:bottom w:val="single" w:sz="5" w:space="0" w:color="000000"/>
              <w:right w:val="single" w:sz="5" w:space="0" w:color="000000"/>
            </w:tcBorders>
          </w:tcPr>
          <w:p w14:paraId="5863B66A" w14:textId="77777777" w:rsidR="00060E39" w:rsidRPr="003455B2" w:rsidRDefault="00060E39" w:rsidP="00060E39">
            <w:pPr>
              <w:rPr>
                <w:ins w:id="3256" w:author="2.1RC1" w:date="2013-12-11T22:33:00Z"/>
                <w:sz w:val="20"/>
                <w:szCs w:val="20"/>
              </w:rPr>
            </w:pPr>
            <w:ins w:id="3257" w:author="2.1RC1" w:date="2013-12-11T22:33:00Z">
              <w:r w:rsidRPr="003455B2">
                <w:rPr>
                  <w:spacing w:val="-1"/>
                  <w:sz w:val="20"/>
                  <w:szCs w:val="20"/>
                </w:rPr>
                <w:t>0..1</w:t>
              </w:r>
            </w:ins>
          </w:p>
        </w:tc>
      </w:tr>
      <w:tr w:rsidR="00060E39" w:rsidRPr="003455B2" w14:paraId="05734646" w14:textId="77777777" w:rsidTr="00507A1C">
        <w:trPr>
          <w:trHeight w:hRule="exact" w:val="1214"/>
          <w:tblHeader/>
          <w:ins w:id="3258"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08E339EF" w14:textId="77777777" w:rsidR="00060E39" w:rsidRPr="00F92DD3" w:rsidRDefault="00060E39" w:rsidP="00060E39">
            <w:pPr>
              <w:rPr>
                <w:ins w:id="3259" w:author="2.1RC1" w:date="2013-12-11T22:33:00Z"/>
                <w:sz w:val="20"/>
                <w:szCs w:val="20"/>
              </w:rPr>
            </w:pPr>
            <w:ins w:id="3260" w:author="2.1RC1" w:date="2013-12-11T22:33:00Z">
              <w:r w:rsidRPr="003455B2">
                <w:rPr>
                  <w:sz w:val="20"/>
                  <w:szCs w:val="20"/>
                </w:rPr>
                <w:t>../</w:t>
              </w:r>
              <w:r>
                <w:rPr>
                  <w:sz w:val="20"/>
                  <w:szCs w:val="20"/>
                </w:rPr>
                <w:t>../</w:t>
              </w:r>
              <w:r w:rsidRPr="003455B2">
                <w:rPr>
                  <w:sz w:val="20"/>
                  <w:szCs w:val="20"/>
                </w:rPr>
                <w:t>../</w:t>
              </w:r>
              <w:r w:rsidRPr="00F92DD3">
                <w:rPr>
                  <w:sz w:val="20"/>
                  <w:szCs w:val="20"/>
                </w:rPr>
                <w:t>../originalText</w:t>
              </w:r>
            </w:ins>
          </w:p>
        </w:tc>
        <w:tc>
          <w:tcPr>
            <w:tcW w:w="1559" w:type="dxa"/>
            <w:tcBorders>
              <w:top w:val="single" w:sz="5" w:space="0" w:color="000000"/>
              <w:left w:val="single" w:sz="5" w:space="0" w:color="000000"/>
              <w:bottom w:val="single" w:sz="5" w:space="0" w:color="000000"/>
              <w:right w:val="single" w:sz="5" w:space="0" w:color="000000"/>
            </w:tcBorders>
          </w:tcPr>
          <w:p w14:paraId="103246A4" w14:textId="77777777" w:rsidR="00060E39" w:rsidRPr="003455B2" w:rsidRDefault="00060E39" w:rsidP="00060E39">
            <w:pPr>
              <w:rPr>
                <w:ins w:id="3261" w:author="2.1RC1" w:date="2013-12-11T22:33:00Z"/>
                <w:sz w:val="20"/>
                <w:szCs w:val="20"/>
              </w:rPr>
            </w:pPr>
            <w:ins w:id="3262"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73CCB99F" w14:textId="77777777" w:rsidR="00060E39" w:rsidRPr="003455B2" w:rsidRDefault="00060E39" w:rsidP="00060E39">
            <w:pPr>
              <w:spacing w:line="229" w:lineRule="exact"/>
              <w:ind w:left="102"/>
              <w:rPr>
                <w:ins w:id="3263" w:author="2.1RC1" w:date="2013-12-11T22:33:00Z"/>
                <w:spacing w:val="-1"/>
                <w:sz w:val="20"/>
                <w:szCs w:val="20"/>
              </w:rPr>
            </w:pPr>
            <w:ins w:id="3264" w:author="2.1RC1" w:date="2013-12-11T22:33:00Z">
              <w:r w:rsidRPr="003455B2">
                <w:rPr>
                  <w:sz w:val="20"/>
                  <w:szCs w:val="20"/>
                </w:rPr>
                <w:t>Används i de fall kod finns i ett lokalt kodverk som ej är identifierat med OID eller när kod helt saknas. I sådana fall skall en beskrivande text anges i originalText. Om originalText anges kan ingen av de övriga elementen anges.</w:t>
              </w:r>
            </w:ins>
          </w:p>
        </w:tc>
        <w:tc>
          <w:tcPr>
            <w:tcW w:w="851" w:type="dxa"/>
            <w:tcBorders>
              <w:top w:val="single" w:sz="5" w:space="0" w:color="000000"/>
              <w:left w:val="single" w:sz="5" w:space="0" w:color="000000"/>
              <w:bottom w:val="single" w:sz="5" w:space="0" w:color="000000"/>
              <w:right w:val="single" w:sz="5" w:space="0" w:color="000000"/>
            </w:tcBorders>
          </w:tcPr>
          <w:p w14:paraId="0FFA03DF" w14:textId="77777777" w:rsidR="00060E39" w:rsidRPr="003455B2" w:rsidRDefault="00060E39" w:rsidP="00060E39">
            <w:pPr>
              <w:rPr>
                <w:ins w:id="3265" w:author="2.1RC1" w:date="2013-12-11T22:33:00Z"/>
                <w:sz w:val="20"/>
                <w:szCs w:val="20"/>
              </w:rPr>
            </w:pPr>
            <w:ins w:id="3266" w:author="2.1RC1" w:date="2013-12-11T22:33:00Z">
              <w:r w:rsidRPr="003455B2">
                <w:rPr>
                  <w:spacing w:val="-1"/>
                  <w:sz w:val="20"/>
                  <w:szCs w:val="20"/>
                </w:rPr>
                <w:t>0..1</w:t>
              </w:r>
            </w:ins>
          </w:p>
        </w:tc>
      </w:tr>
      <w:tr w:rsidR="00060E39" w:rsidRPr="003455B2" w14:paraId="75BCE7C5" w14:textId="77777777" w:rsidTr="00507A1C">
        <w:trPr>
          <w:trHeight w:hRule="exact" w:val="693"/>
          <w:tblHeader/>
          <w:ins w:id="3267"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325BB11D" w14:textId="77777777" w:rsidR="00060E39" w:rsidRPr="003455B2" w:rsidRDefault="00060E39" w:rsidP="00060E39">
            <w:pPr>
              <w:rPr>
                <w:ins w:id="3268" w:author="2.1RC1" w:date="2013-12-11T22:33:00Z"/>
                <w:sz w:val="20"/>
                <w:szCs w:val="20"/>
              </w:rPr>
            </w:pPr>
            <w:ins w:id="3269" w:author="2.1RC1" w:date="2013-12-11T22:33:00Z">
              <w:r w:rsidRPr="003455B2">
                <w:rPr>
                  <w:sz w:val="20"/>
                  <w:szCs w:val="20"/>
                </w:rPr>
                <w:t>../../</w:t>
              </w:r>
              <w:r>
                <w:rPr>
                  <w:sz w:val="20"/>
                  <w:szCs w:val="20"/>
                </w:rPr>
                <w:t>communicableDisease</w:t>
              </w:r>
            </w:ins>
          </w:p>
        </w:tc>
        <w:tc>
          <w:tcPr>
            <w:tcW w:w="1559" w:type="dxa"/>
            <w:tcBorders>
              <w:top w:val="single" w:sz="5" w:space="0" w:color="000000"/>
              <w:left w:val="single" w:sz="5" w:space="0" w:color="000000"/>
              <w:bottom w:val="single" w:sz="5" w:space="0" w:color="000000"/>
              <w:right w:val="single" w:sz="5" w:space="0" w:color="000000"/>
            </w:tcBorders>
          </w:tcPr>
          <w:p w14:paraId="02A67C88" w14:textId="067B5881" w:rsidR="00060E39" w:rsidRPr="003455B2" w:rsidRDefault="00595F68" w:rsidP="00060E39">
            <w:pPr>
              <w:rPr>
                <w:ins w:id="3270" w:author="2.1RC1" w:date="2013-12-11T22:33:00Z"/>
                <w:sz w:val="20"/>
                <w:szCs w:val="20"/>
              </w:rPr>
            </w:pPr>
            <w:ins w:id="3271" w:author="2.1RC1" w:date="2013-12-11T22:33:00Z">
              <w:r w:rsidRPr="00595F68">
                <w:rPr>
                  <w:sz w:val="20"/>
                  <w:szCs w:val="20"/>
                  <w:lang w:val="en-US"/>
                </w:rPr>
                <w:t>CommunicableDiseaseType</w:t>
              </w:r>
            </w:ins>
          </w:p>
        </w:tc>
        <w:tc>
          <w:tcPr>
            <w:tcW w:w="3969" w:type="dxa"/>
            <w:tcBorders>
              <w:top w:val="single" w:sz="5" w:space="0" w:color="000000"/>
              <w:left w:val="single" w:sz="5" w:space="0" w:color="000000"/>
              <w:bottom w:val="single" w:sz="5" w:space="0" w:color="000000"/>
              <w:right w:val="single" w:sz="5" w:space="0" w:color="000000"/>
            </w:tcBorders>
          </w:tcPr>
          <w:p w14:paraId="48041C76" w14:textId="77777777" w:rsidR="00060E39" w:rsidRPr="003455B2" w:rsidRDefault="00060E39" w:rsidP="00060E39">
            <w:pPr>
              <w:spacing w:line="229" w:lineRule="exact"/>
              <w:ind w:left="102"/>
              <w:rPr>
                <w:ins w:id="3272" w:author="2.1RC1" w:date="2013-12-11T22:33:00Z"/>
                <w:spacing w:val="-1"/>
                <w:sz w:val="20"/>
                <w:szCs w:val="20"/>
              </w:rPr>
            </w:pPr>
            <w:ins w:id="3273" w:author="2.1RC1" w:date="2013-12-11T22:33:00Z">
              <w:r w:rsidRPr="00A93176">
                <w:rPr>
                  <w:sz w:val="20"/>
                  <w:szCs w:val="20"/>
                </w:rPr>
                <w:t>En och endast en av hypersensitivity, seriousDisease, treatment, communicableDisease, restrictionOfCare och unstructuredAlertInformation ska anges (den som motsvarar uppmärksamhetstyp (typeOfAlertInformation)).</w:t>
              </w:r>
            </w:ins>
          </w:p>
        </w:tc>
        <w:tc>
          <w:tcPr>
            <w:tcW w:w="851" w:type="dxa"/>
            <w:tcBorders>
              <w:top w:val="single" w:sz="5" w:space="0" w:color="000000"/>
              <w:left w:val="single" w:sz="5" w:space="0" w:color="000000"/>
              <w:bottom w:val="single" w:sz="5" w:space="0" w:color="000000"/>
              <w:right w:val="single" w:sz="5" w:space="0" w:color="000000"/>
            </w:tcBorders>
          </w:tcPr>
          <w:p w14:paraId="60C4B767" w14:textId="77777777" w:rsidR="00060E39" w:rsidRPr="003455B2" w:rsidRDefault="00060E39" w:rsidP="00060E39">
            <w:pPr>
              <w:rPr>
                <w:ins w:id="3274" w:author="2.1RC1" w:date="2013-12-11T22:33:00Z"/>
                <w:sz w:val="20"/>
                <w:szCs w:val="20"/>
              </w:rPr>
            </w:pPr>
            <w:ins w:id="3275" w:author="2.1RC1" w:date="2013-12-11T22:33:00Z">
              <w:r w:rsidRPr="003455B2">
                <w:rPr>
                  <w:spacing w:val="-1"/>
                  <w:sz w:val="20"/>
                  <w:szCs w:val="20"/>
                </w:rPr>
                <w:t>0..1</w:t>
              </w:r>
            </w:ins>
          </w:p>
        </w:tc>
      </w:tr>
      <w:tr w:rsidR="00060E39" w:rsidRPr="00A93176" w14:paraId="00B9EC1C" w14:textId="77777777" w:rsidTr="00507A1C">
        <w:trPr>
          <w:trHeight w:hRule="exact" w:val="793"/>
          <w:tblHeader/>
          <w:ins w:id="3276"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6B146C58" w14:textId="5D65EA76" w:rsidR="00060E39" w:rsidRPr="00A93176" w:rsidRDefault="00060E39" w:rsidP="00060E39">
            <w:pPr>
              <w:rPr>
                <w:ins w:id="3277" w:author="2.1RC1" w:date="2013-12-11T22:33:00Z"/>
                <w:sz w:val="20"/>
                <w:szCs w:val="20"/>
              </w:rPr>
            </w:pPr>
            <w:ins w:id="3278" w:author="2.1RC1" w:date="2013-12-11T22:33:00Z">
              <w:r w:rsidRPr="00100DC9">
                <w:rPr>
                  <w:sz w:val="20"/>
                  <w:szCs w:val="20"/>
                  <w:highlight w:val="yellow"/>
                </w:rPr>
                <w:lastRenderedPageBreak/>
                <w:t>../../../communicableDisease</w:t>
              </w:r>
              <w:r w:rsidR="00100DC9" w:rsidRPr="00100DC9">
                <w:rPr>
                  <w:sz w:val="20"/>
                  <w:szCs w:val="20"/>
                  <w:highlight w:val="yellow"/>
                </w:rPr>
                <w:t>Code</w:t>
              </w:r>
            </w:ins>
          </w:p>
        </w:tc>
        <w:tc>
          <w:tcPr>
            <w:tcW w:w="1559" w:type="dxa"/>
            <w:tcBorders>
              <w:top w:val="single" w:sz="5" w:space="0" w:color="000000"/>
              <w:left w:val="single" w:sz="5" w:space="0" w:color="000000"/>
              <w:bottom w:val="single" w:sz="5" w:space="0" w:color="000000"/>
              <w:right w:val="single" w:sz="5" w:space="0" w:color="000000"/>
            </w:tcBorders>
          </w:tcPr>
          <w:p w14:paraId="098D6EDF" w14:textId="77777777" w:rsidR="00060E39" w:rsidRPr="00A93176" w:rsidRDefault="00060E39" w:rsidP="00060E39">
            <w:pPr>
              <w:rPr>
                <w:ins w:id="3279" w:author="2.1RC1" w:date="2013-12-11T22:33:00Z"/>
                <w:sz w:val="20"/>
                <w:szCs w:val="20"/>
              </w:rPr>
            </w:pPr>
            <w:ins w:id="3280" w:author="2.1RC1" w:date="2013-12-11T22:33:00Z">
              <w:r>
                <w:rPr>
                  <w:sz w:val="20"/>
                  <w:szCs w:val="20"/>
                </w:rPr>
                <w:t>CVType</w:t>
              </w:r>
            </w:ins>
          </w:p>
        </w:tc>
        <w:tc>
          <w:tcPr>
            <w:tcW w:w="3969" w:type="dxa"/>
            <w:tcBorders>
              <w:top w:val="single" w:sz="5" w:space="0" w:color="000000"/>
              <w:left w:val="single" w:sz="5" w:space="0" w:color="000000"/>
              <w:bottom w:val="single" w:sz="5" w:space="0" w:color="000000"/>
              <w:right w:val="single" w:sz="5" w:space="0" w:color="000000"/>
            </w:tcBorders>
          </w:tcPr>
          <w:p w14:paraId="11E32114" w14:textId="77777777" w:rsidR="00060E39" w:rsidRPr="003455B2" w:rsidRDefault="00060E39" w:rsidP="00060E39">
            <w:pPr>
              <w:rPr>
                <w:ins w:id="3281" w:author="2.1RC1" w:date="2013-12-11T22:33:00Z"/>
                <w:sz w:val="20"/>
                <w:szCs w:val="20"/>
              </w:rPr>
            </w:pPr>
            <w:ins w:id="3282" w:author="2.1RC1" w:date="2013-12-11T22:33:00Z">
              <w:r>
                <w:rPr>
                  <w:sz w:val="20"/>
                  <w:szCs w:val="20"/>
                </w:rPr>
                <w:t>Kod</w:t>
              </w:r>
              <w:r w:rsidRPr="003455B2">
                <w:rPr>
                  <w:sz w:val="20"/>
                  <w:szCs w:val="20"/>
                </w:rPr>
                <w:t xml:space="preserve"> som anger en precisering av vilken smittsam sjukdom som vård- och omsorgstagaren har.</w:t>
              </w:r>
              <w:r>
                <w:rPr>
                  <w:sz w:val="20"/>
                  <w:szCs w:val="20"/>
                </w:rPr>
                <w:t xml:space="preserve"> Bör anges som ICD10-kod.</w:t>
              </w:r>
            </w:ins>
          </w:p>
          <w:p w14:paraId="5178BB5B" w14:textId="77777777" w:rsidR="00060E39" w:rsidRPr="00A93176" w:rsidRDefault="00060E39" w:rsidP="00060E39">
            <w:pPr>
              <w:rPr>
                <w:ins w:id="3283" w:author="2.1RC1" w:date="2013-12-11T22:33:00Z"/>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B869A7" w14:textId="77777777" w:rsidR="00060E39" w:rsidRPr="00A93176" w:rsidRDefault="00060E39" w:rsidP="00060E39">
            <w:pPr>
              <w:rPr>
                <w:ins w:id="3284" w:author="2.1RC1" w:date="2013-12-11T22:33:00Z"/>
                <w:spacing w:val="-1"/>
                <w:sz w:val="20"/>
                <w:szCs w:val="20"/>
              </w:rPr>
            </w:pPr>
            <w:ins w:id="3285" w:author="2.1RC1" w:date="2013-12-11T22:33:00Z">
              <w:r>
                <w:rPr>
                  <w:spacing w:val="-1"/>
                  <w:sz w:val="20"/>
                  <w:szCs w:val="20"/>
                </w:rPr>
                <w:t>1..1</w:t>
              </w:r>
            </w:ins>
          </w:p>
        </w:tc>
      </w:tr>
      <w:tr w:rsidR="00060E39" w:rsidRPr="00F92DD3" w14:paraId="5CEBA062" w14:textId="77777777" w:rsidTr="00507A1C">
        <w:trPr>
          <w:trHeight w:hRule="exact" w:val="577"/>
          <w:tblHeader/>
          <w:ins w:id="3286"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77A3A9BD" w14:textId="77777777" w:rsidR="00060E39" w:rsidRPr="00F92DD3" w:rsidRDefault="00060E39" w:rsidP="00060E39">
            <w:pPr>
              <w:rPr>
                <w:ins w:id="3287" w:author="2.1RC1" w:date="2013-12-11T22:33:00Z"/>
                <w:sz w:val="20"/>
                <w:szCs w:val="20"/>
              </w:rPr>
            </w:pPr>
            <w:ins w:id="3288" w:author="2.1RC1" w:date="2013-12-11T22:33:00Z">
              <w:r>
                <w:rPr>
                  <w:sz w:val="20"/>
                  <w:szCs w:val="20"/>
                </w:rPr>
                <w:t>../</w:t>
              </w:r>
              <w:r w:rsidRPr="003455B2">
                <w:rPr>
                  <w:sz w:val="20"/>
                  <w:szCs w:val="20"/>
                </w:rPr>
                <w:t>../../</w:t>
              </w:r>
              <w:r w:rsidRPr="00F92DD3">
                <w:rPr>
                  <w:sz w:val="20"/>
                  <w:szCs w:val="20"/>
                </w:rPr>
                <w:t>../code</w:t>
              </w:r>
            </w:ins>
          </w:p>
        </w:tc>
        <w:tc>
          <w:tcPr>
            <w:tcW w:w="1559" w:type="dxa"/>
            <w:tcBorders>
              <w:top w:val="single" w:sz="5" w:space="0" w:color="000000"/>
              <w:left w:val="single" w:sz="5" w:space="0" w:color="000000"/>
              <w:bottom w:val="single" w:sz="5" w:space="0" w:color="000000"/>
              <w:right w:val="single" w:sz="5" w:space="0" w:color="000000"/>
            </w:tcBorders>
          </w:tcPr>
          <w:p w14:paraId="5CB3A102" w14:textId="77777777" w:rsidR="00060E39" w:rsidRPr="00F92DD3" w:rsidRDefault="00060E39" w:rsidP="00060E39">
            <w:pPr>
              <w:rPr>
                <w:ins w:id="3289" w:author="2.1RC1" w:date="2013-12-11T22:33:00Z"/>
                <w:sz w:val="20"/>
                <w:szCs w:val="20"/>
              </w:rPr>
            </w:pPr>
            <w:ins w:id="3290"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7234BDF0" w14:textId="77777777" w:rsidR="00060E39" w:rsidRPr="003455B2" w:rsidRDefault="00060E39" w:rsidP="00060E39">
            <w:pPr>
              <w:rPr>
                <w:ins w:id="3291" w:author="2.1RC1" w:date="2013-12-11T22:33:00Z"/>
                <w:sz w:val="20"/>
                <w:szCs w:val="20"/>
              </w:rPr>
            </w:pPr>
            <w:ins w:id="3292" w:author="2.1RC1" w:date="2013-12-11T22:33:00Z">
              <w:r w:rsidRPr="003455B2">
                <w:rPr>
                  <w:sz w:val="20"/>
                  <w:szCs w:val="20"/>
                </w:rPr>
                <w:t>Kod. Om code anges måste också codeSystem och displayName också anges.</w:t>
              </w:r>
            </w:ins>
          </w:p>
        </w:tc>
        <w:tc>
          <w:tcPr>
            <w:tcW w:w="851" w:type="dxa"/>
            <w:tcBorders>
              <w:top w:val="single" w:sz="5" w:space="0" w:color="000000"/>
              <w:left w:val="single" w:sz="5" w:space="0" w:color="000000"/>
              <w:bottom w:val="single" w:sz="5" w:space="0" w:color="000000"/>
              <w:right w:val="single" w:sz="5" w:space="0" w:color="000000"/>
            </w:tcBorders>
          </w:tcPr>
          <w:p w14:paraId="6C6795D3" w14:textId="77777777" w:rsidR="00060E39" w:rsidRPr="00F92DD3" w:rsidRDefault="00060E39" w:rsidP="00060E39">
            <w:pPr>
              <w:rPr>
                <w:ins w:id="3293" w:author="2.1RC1" w:date="2013-12-11T22:33:00Z"/>
                <w:sz w:val="20"/>
                <w:szCs w:val="20"/>
              </w:rPr>
            </w:pPr>
            <w:ins w:id="3294" w:author="2.1RC1" w:date="2013-12-11T22:33:00Z">
              <w:r w:rsidRPr="003455B2">
                <w:rPr>
                  <w:spacing w:val="-1"/>
                  <w:sz w:val="20"/>
                  <w:szCs w:val="20"/>
                </w:rPr>
                <w:t>0..1</w:t>
              </w:r>
            </w:ins>
          </w:p>
        </w:tc>
      </w:tr>
      <w:tr w:rsidR="00060E39" w:rsidRPr="003455B2" w14:paraId="4536796A" w14:textId="77777777" w:rsidTr="00507A1C">
        <w:trPr>
          <w:trHeight w:hRule="exact" w:val="699"/>
          <w:tblHeader/>
          <w:ins w:id="3295"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5674BC9F" w14:textId="77777777" w:rsidR="00060E39" w:rsidRPr="00F92DD3" w:rsidRDefault="00060E39" w:rsidP="00060E39">
            <w:pPr>
              <w:rPr>
                <w:ins w:id="3296" w:author="2.1RC1" w:date="2013-12-11T22:33:00Z"/>
                <w:sz w:val="20"/>
                <w:szCs w:val="20"/>
              </w:rPr>
            </w:pPr>
            <w:ins w:id="3297" w:author="2.1RC1" w:date="2013-12-11T22:33:00Z">
              <w:r w:rsidRPr="003455B2">
                <w:rPr>
                  <w:sz w:val="20"/>
                  <w:szCs w:val="20"/>
                </w:rPr>
                <w:t>../</w:t>
              </w:r>
              <w:r>
                <w:rPr>
                  <w:sz w:val="20"/>
                  <w:szCs w:val="20"/>
                </w:rPr>
                <w:t>../</w:t>
              </w:r>
              <w:r w:rsidRPr="003455B2">
                <w:rPr>
                  <w:sz w:val="20"/>
                  <w:szCs w:val="20"/>
                </w:rPr>
                <w:t>../</w:t>
              </w:r>
              <w:r w:rsidRPr="00F92DD3">
                <w:rPr>
                  <w:sz w:val="20"/>
                  <w:szCs w:val="20"/>
                </w:rPr>
                <w:t>../displayName</w:t>
              </w:r>
            </w:ins>
          </w:p>
        </w:tc>
        <w:tc>
          <w:tcPr>
            <w:tcW w:w="1559" w:type="dxa"/>
            <w:tcBorders>
              <w:top w:val="single" w:sz="5" w:space="0" w:color="000000"/>
              <w:left w:val="single" w:sz="5" w:space="0" w:color="000000"/>
              <w:bottom w:val="single" w:sz="5" w:space="0" w:color="000000"/>
              <w:right w:val="single" w:sz="5" w:space="0" w:color="000000"/>
            </w:tcBorders>
          </w:tcPr>
          <w:p w14:paraId="5775049D" w14:textId="77777777" w:rsidR="00060E39" w:rsidRPr="00F92DD3" w:rsidRDefault="00060E39" w:rsidP="00060E39">
            <w:pPr>
              <w:rPr>
                <w:ins w:id="3298" w:author="2.1RC1" w:date="2013-12-11T22:33:00Z"/>
                <w:sz w:val="20"/>
                <w:szCs w:val="20"/>
              </w:rPr>
            </w:pPr>
            <w:ins w:id="3299"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3F3EE79B" w14:textId="77777777" w:rsidR="00060E39" w:rsidRPr="000C59A8" w:rsidRDefault="00060E39" w:rsidP="00060E39">
            <w:pPr>
              <w:rPr>
                <w:ins w:id="3300" w:author="2.1RC1" w:date="2013-12-11T22:33:00Z"/>
                <w:sz w:val="20"/>
                <w:szCs w:val="20"/>
              </w:rPr>
            </w:pPr>
            <w:ins w:id="3301" w:author="2.1RC1" w:date="2013-12-11T22:33:00Z">
              <w:r w:rsidRPr="000C59A8">
                <w:rPr>
                  <w:sz w:val="20"/>
                  <w:szCs w:val="20"/>
                </w:rPr>
                <w:t>Klartext. Om displayName anges måste också code och codeSystem anges.</w:t>
              </w:r>
            </w:ins>
          </w:p>
        </w:tc>
        <w:tc>
          <w:tcPr>
            <w:tcW w:w="851" w:type="dxa"/>
            <w:tcBorders>
              <w:top w:val="single" w:sz="5" w:space="0" w:color="000000"/>
              <w:left w:val="single" w:sz="5" w:space="0" w:color="000000"/>
              <w:bottom w:val="single" w:sz="5" w:space="0" w:color="000000"/>
              <w:right w:val="single" w:sz="5" w:space="0" w:color="000000"/>
            </w:tcBorders>
          </w:tcPr>
          <w:p w14:paraId="6B4806B7" w14:textId="77777777" w:rsidR="00060E39" w:rsidRPr="003455B2" w:rsidRDefault="00060E39" w:rsidP="00060E39">
            <w:pPr>
              <w:rPr>
                <w:ins w:id="3302" w:author="2.1RC1" w:date="2013-12-11T22:33:00Z"/>
                <w:sz w:val="20"/>
                <w:szCs w:val="20"/>
              </w:rPr>
            </w:pPr>
            <w:ins w:id="3303" w:author="2.1RC1" w:date="2013-12-11T22:33:00Z">
              <w:r w:rsidRPr="003455B2">
                <w:rPr>
                  <w:spacing w:val="-1"/>
                  <w:sz w:val="20"/>
                  <w:szCs w:val="20"/>
                </w:rPr>
                <w:t>0..1</w:t>
              </w:r>
            </w:ins>
          </w:p>
        </w:tc>
      </w:tr>
      <w:tr w:rsidR="00060E39" w:rsidRPr="00F92DD3" w14:paraId="11B879EE" w14:textId="77777777" w:rsidTr="00507A1C">
        <w:trPr>
          <w:trHeight w:hRule="exact" w:val="540"/>
          <w:tblHeader/>
          <w:ins w:id="3304"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55DCB6BE" w14:textId="77777777" w:rsidR="00060E39" w:rsidRPr="00F92DD3" w:rsidRDefault="00060E39" w:rsidP="00060E39">
            <w:pPr>
              <w:rPr>
                <w:ins w:id="3305" w:author="2.1RC1" w:date="2013-12-11T22:33:00Z"/>
                <w:sz w:val="20"/>
                <w:szCs w:val="20"/>
              </w:rPr>
            </w:pPr>
            <w:ins w:id="3306" w:author="2.1RC1" w:date="2013-12-11T22:33:00Z">
              <w:r w:rsidRPr="003455B2">
                <w:rPr>
                  <w:sz w:val="20"/>
                  <w:szCs w:val="20"/>
                </w:rPr>
                <w:t>../../</w:t>
              </w:r>
              <w:r>
                <w:rPr>
                  <w:sz w:val="20"/>
                  <w:szCs w:val="20"/>
                </w:rPr>
                <w:t>../</w:t>
              </w:r>
              <w:r w:rsidRPr="00F92DD3">
                <w:rPr>
                  <w:sz w:val="20"/>
                  <w:szCs w:val="20"/>
                </w:rPr>
                <w:t>../codeSystem</w:t>
              </w:r>
            </w:ins>
          </w:p>
        </w:tc>
        <w:tc>
          <w:tcPr>
            <w:tcW w:w="1559" w:type="dxa"/>
            <w:tcBorders>
              <w:top w:val="single" w:sz="5" w:space="0" w:color="000000"/>
              <w:left w:val="single" w:sz="5" w:space="0" w:color="000000"/>
              <w:bottom w:val="single" w:sz="5" w:space="0" w:color="000000"/>
              <w:right w:val="single" w:sz="5" w:space="0" w:color="000000"/>
            </w:tcBorders>
          </w:tcPr>
          <w:p w14:paraId="0F5B6BB2" w14:textId="77777777" w:rsidR="00060E39" w:rsidRPr="00F92DD3" w:rsidRDefault="00060E39" w:rsidP="00060E39">
            <w:pPr>
              <w:rPr>
                <w:ins w:id="3307" w:author="2.1RC1" w:date="2013-12-11T22:33:00Z"/>
                <w:sz w:val="20"/>
                <w:szCs w:val="20"/>
              </w:rPr>
            </w:pPr>
            <w:ins w:id="3308"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413F48E1" w14:textId="77777777" w:rsidR="00060E39" w:rsidRPr="000C59A8" w:rsidRDefault="00060E39" w:rsidP="00060E39">
            <w:pPr>
              <w:rPr>
                <w:ins w:id="3309" w:author="2.1RC1" w:date="2013-12-11T22:33:00Z"/>
                <w:sz w:val="20"/>
                <w:szCs w:val="20"/>
              </w:rPr>
            </w:pPr>
            <w:ins w:id="3310" w:author="2.1RC1" w:date="2013-12-11T22:33:00Z">
              <w:r w:rsidRPr="000C59A8">
                <w:rPr>
                  <w:sz w:val="20"/>
                  <w:szCs w:val="20"/>
                </w:rPr>
                <w:t>OID för kodsystem. Om codeSystem anges måste också code och displayName anges.</w:t>
              </w:r>
            </w:ins>
          </w:p>
        </w:tc>
        <w:tc>
          <w:tcPr>
            <w:tcW w:w="851" w:type="dxa"/>
            <w:tcBorders>
              <w:top w:val="single" w:sz="5" w:space="0" w:color="000000"/>
              <w:left w:val="single" w:sz="5" w:space="0" w:color="000000"/>
              <w:bottom w:val="single" w:sz="5" w:space="0" w:color="000000"/>
              <w:right w:val="single" w:sz="5" w:space="0" w:color="000000"/>
            </w:tcBorders>
          </w:tcPr>
          <w:p w14:paraId="33DBC8F0" w14:textId="77777777" w:rsidR="00060E39" w:rsidRPr="00F92DD3" w:rsidRDefault="00060E39" w:rsidP="00060E39">
            <w:pPr>
              <w:rPr>
                <w:ins w:id="3311" w:author="2.1RC1" w:date="2013-12-11T22:33:00Z"/>
                <w:sz w:val="20"/>
                <w:szCs w:val="20"/>
              </w:rPr>
            </w:pPr>
            <w:ins w:id="3312" w:author="2.1RC1" w:date="2013-12-11T22:33:00Z">
              <w:r w:rsidRPr="003455B2">
                <w:rPr>
                  <w:spacing w:val="-1"/>
                  <w:sz w:val="20"/>
                  <w:szCs w:val="20"/>
                </w:rPr>
                <w:t>0..1</w:t>
              </w:r>
            </w:ins>
          </w:p>
        </w:tc>
      </w:tr>
      <w:tr w:rsidR="00060E39" w:rsidRPr="003455B2" w14:paraId="1AD8B141" w14:textId="77777777" w:rsidTr="00507A1C">
        <w:trPr>
          <w:trHeight w:hRule="exact" w:val="218"/>
          <w:tblHeader/>
          <w:ins w:id="3313"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6D2A51A9" w14:textId="77777777" w:rsidR="00060E39" w:rsidRPr="00F92DD3" w:rsidRDefault="00060E39" w:rsidP="00060E39">
            <w:pPr>
              <w:rPr>
                <w:ins w:id="3314" w:author="2.1RC1" w:date="2013-12-11T22:33:00Z"/>
                <w:sz w:val="20"/>
                <w:szCs w:val="20"/>
              </w:rPr>
            </w:pPr>
            <w:ins w:id="3315" w:author="2.1RC1" w:date="2013-12-11T22:33:00Z">
              <w:r w:rsidRPr="003455B2">
                <w:rPr>
                  <w:sz w:val="20"/>
                  <w:szCs w:val="20"/>
                </w:rPr>
                <w:t>../../</w:t>
              </w:r>
              <w:r w:rsidRPr="00F92DD3">
                <w:rPr>
                  <w:sz w:val="20"/>
                  <w:szCs w:val="20"/>
                </w:rPr>
                <w:t>../</w:t>
              </w:r>
              <w:r>
                <w:rPr>
                  <w:sz w:val="20"/>
                  <w:szCs w:val="20"/>
                </w:rPr>
                <w:t>../</w:t>
              </w:r>
              <w:r w:rsidRPr="00F92DD3">
                <w:rPr>
                  <w:sz w:val="20"/>
                  <w:szCs w:val="20"/>
                </w:rPr>
                <w:t>codeSystemName</w:t>
              </w:r>
            </w:ins>
          </w:p>
        </w:tc>
        <w:tc>
          <w:tcPr>
            <w:tcW w:w="1559" w:type="dxa"/>
            <w:tcBorders>
              <w:top w:val="single" w:sz="5" w:space="0" w:color="000000"/>
              <w:left w:val="single" w:sz="5" w:space="0" w:color="000000"/>
              <w:bottom w:val="single" w:sz="5" w:space="0" w:color="000000"/>
              <w:right w:val="single" w:sz="5" w:space="0" w:color="000000"/>
            </w:tcBorders>
          </w:tcPr>
          <w:p w14:paraId="0B8BB510" w14:textId="77777777" w:rsidR="00060E39" w:rsidRPr="00F92DD3" w:rsidRDefault="00060E39" w:rsidP="00060E39">
            <w:pPr>
              <w:rPr>
                <w:ins w:id="3316" w:author="2.1RC1" w:date="2013-12-11T22:33:00Z"/>
                <w:sz w:val="20"/>
                <w:szCs w:val="20"/>
              </w:rPr>
            </w:pPr>
            <w:ins w:id="3317"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09ADD340" w14:textId="77777777" w:rsidR="00060E39" w:rsidRPr="003455B2" w:rsidRDefault="00060E39" w:rsidP="00060E39">
            <w:pPr>
              <w:rPr>
                <w:ins w:id="3318" w:author="2.1RC1" w:date="2013-12-11T22:33:00Z"/>
                <w:sz w:val="20"/>
                <w:szCs w:val="20"/>
              </w:rPr>
            </w:pPr>
            <w:ins w:id="3319" w:author="2.1RC1" w:date="2013-12-11T22:33:00Z">
              <w:r w:rsidRPr="00F92DD3">
                <w:rPr>
                  <w:sz w:val="20"/>
                  <w:szCs w:val="20"/>
                </w:rPr>
                <w:t>Kl</w:t>
              </w:r>
              <w:r w:rsidRPr="003455B2">
                <w:rPr>
                  <w:sz w:val="20"/>
                  <w:szCs w:val="20"/>
                </w:rPr>
                <w:t>artext för kodsystem.</w:t>
              </w:r>
            </w:ins>
          </w:p>
        </w:tc>
        <w:tc>
          <w:tcPr>
            <w:tcW w:w="851" w:type="dxa"/>
            <w:tcBorders>
              <w:top w:val="single" w:sz="5" w:space="0" w:color="000000"/>
              <w:left w:val="single" w:sz="5" w:space="0" w:color="000000"/>
              <w:bottom w:val="single" w:sz="5" w:space="0" w:color="000000"/>
              <w:right w:val="single" w:sz="5" w:space="0" w:color="000000"/>
            </w:tcBorders>
          </w:tcPr>
          <w:p w14:paraId="6C8DE6B5" w14:textId="77777777" w:rsidR="00060E39" w:rsidRPr="003455B2" w:rsidRDefault="00060E39" w:rsidP="00060E39">
            <w:pPr>
              <w:rPr>
                <w:ins w:id="3320" w:author="2.1RC1" w:date="2013-12-11T22:33:00Z"/>
                <w:sz w:val="20"/>
                <w:szCs w:val="20"/>
              </w:rPr>
            </w:pPr>
            <w:ins w:id="3321" w:author="2.1RC1" w:date="2013-12-11T22:33:00Z">
              <w:r w:rsidRPr="003455B2">
                <w:rPr>
                  <w:spacing w:val="-1"/>
                  <w:sz w:val="20"/>
                  <w:szCs w:val="20"/>
                </w:rPr>
                <w:t>0..1</w:t>
              </w:r>
            </w:ins>
          </w:p>
        </w:tc>
      </w:tr>
      <w:tr w:rsidR="00060E39" w:rsidRPr="00F92DD3" w14:paraId="416F4413" w14:textId="77777777" w:rsidTr="00507A1C">
        <w:trPr>
          <w:trHeight w:hRule="exact" w:val="280"/>
          <w:tblHeader/>
          <w:ins w:id="3322"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0614DC10" w14:textId="77777777" w:rsidR="00060E39" w:rsidRPr="00F92DD3" w:rsidRDefault="00060E39" w:rsidP="00060E39">
            <w:pPr>
              <w:rPr>
                <w:ins w:id="3323" w:author="2.1RC1" w:date="2013-12-11T22:33:00Z"/>
                <w:sz w:val="20"/>
                <w:szCs w:val="20"/>
              </w:rPr>
            </w:pPr>
            <w:ins w:id="3324" w:author="2.1RC1" w:date="2013-12-11T22:33:00Z">
              <w:r>
                <w:rPr>
                  <w:sz w:val="20"/>
                  <w:szCs w:val="20"/>
                </w:rPr>
                <w:t>../</w:t>
              </w:r>
              <w:r w:rsidRPr="003455B2">
                <w:rPr>
                  <w:sz w:val="20"/>
                  <w:szCs w:val="20"/>
                </w:rPr>
                <w:t>../../</w:t>
              </w:r>
              <w:r w:rsidRPr="00F92DD3">
                <w:rPr>
                  <w:sz w:val="20"/>
                  <w:szCs w:val="20"/>
                </w:rPr>
                <w:t>../codeSystemVersion</w:t>
              </w:r>
            </w:ins>
          </w:p>
        </w:tc>
        <w:tc>
          <w:tcPr>
            <w:tcW w:w="1559" w:type="dxa"/>
            <w:tcBorders>
              <w:top w:val="single" w:sz="5" w:space="0" w:color="000000"/>
              <w:left w:val="single" w:sz="5" w:space="0" w:color="000000"/>
              <w:bottom w:val="single" w:sz="5" w:space="0" w:color="000000"/>
              <w:right w:val="single" w:sz="5" w:space="0" w:color="000000"/>
            </w:tcBorders>
          </w:tcPr>
          <w:p w14:paraId="694B164B" w14:textId="77777777" w:rsidR="00060E39" w:rsidRPr="00F92DD3" w:rsidRDefault="00060E39" w:rsidP="00060E39">
            <w:pPr>
              <w:rPr>
                <w:ins w:id="3325" w:author="2.1RC1" w:date="2013-12-11T22:33:00Z"/>
                <w:sz w:val="20"/>
                <w:szCs w:val="20"/>
              </w:rPr>
            </w:pPr>
            <w:ins w:id="3326"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00A33C34" w14:textId="77777777" w:rsidR="00060E39" w:rsidRPr="00F92DD3" w:rsidRDefault="00060E39" w:rsidP="00060E39">
            <w:pPr>
              <w:rPr>
                <w:ins w:id="3327" w:author="2.1RC1" w:date="2013-12-11T22:33:00Z"/>
                <w:sz w:val="20"/>
                <w:szCs w:val="20"/>
              </w:rPr>
            </w:pPr>
            <w:ins w:id="3328" w:author="2.1RC1" w:date="2013-12-11T22:33:00Z">
              <w:r w:rsidRPr="00F92DD3">
                <w:rPr>
                  <w:sz w:val="20"/>
                  <w:szCs w:val="20"/>
                </w:rPr>
                <w:t>Kodsystemsversion</w:t>
              </w:r>
              <w:r>
                <w:rPr>
                  <w:sz w:val="20"/>
                  <w:szCs w:val="20"/>
                </w:rPr>
                <w:t>.</w:t>
              </w:r>
            </w:ins>
          </w:p>
        </w:tc>
        <w:tc>
          <w:tcPr>
            <w:tcW w:w="851" w:type="dxa"/>
            <w:tcBorders>
              <w:top w:val="single" w:sz="5" w:space="0" w:color="000000"/>
              <w:left w:val="single" w:sz="5" w:space="0" w:color="000000"/>
              <w:bottom w:val="single" w:sz="5" w:space="0" w:color="000000"/>
              <w:right w:val="single" w:sz="5" w:space="0" w:color="000000"/>
            </w:tcBorders>
          </w:tcPr>
          <w:p w14:paraId="11493B29" w14:textId="77777777" w:rsidR="00060E39" w:rsidRPr="00F92DD3" w:rsidRDefault="00060E39" w:rsidP="00060E39">
            <w:pPr>
              <w:rPr>
                <w:ins w:id="3329" w:author="2.1RC1" w:date="2013-12-11T22:33:00Z"/>
                <w:sz w:val="20"/>
                <w:szCs w:val="20"/>
              </w:rPr>
            </w:pPr>
            <w:ins w:id="3330" w:author="2.1RC1" w:date="2013-12-11T22:33:00Z">
              <w:r w:rsidRPr="003455B2">
                <w:rPr>
                  <w:spacing w:val="-1"/>
                  <w:sz w:val="20"/>
                  <w:szCs w:val="20"/>
                </w:rPr>
                <w:t>0..1</w:t>
              </w:r>
            </w:ins>
          </w:p>
        </w:tc>
      </w:tr>
      <w:tr w:rsidR="00060E39" w:rsidRPr="003455B2" w14:paraId="1194471D" w14:textId="77777777" w:rsidTr="00507A1C">
        <w:trPr>
          <w:trHeight w:hRule="exact" w:val="1214"/>
          <w:tblHeader/>
          <w:ins w:id="3331"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64936A60" w14:textId="77777777" w:rsidR="00060E39" w:rsidRPr="00F92DD3" w:rsidRDefault="00060E39" w:rsidP="00060E39">
            <w:pPr>
              <w:rPr>
                <w:ins w:id="3332" w:author="2.1RC1" w:date="2013-12-11T22:33:00Z"/>
                <w:sz w:val="20"/>
                <w:szCs w:val="20"/>
              </w:rPr>
            </w:pPr>
            <w:ins w:id="3333" w:author="2.1RC1" w:date="2013-12-11T22:33:00Z">
              <w:r w:rsidRPr="003455B2">
                <w:rPr>
                  <w:sz w:val="20"/>
                  <w:szCs w:val="20"/>
                </w:rPr>
                <w:t>../</w:t>
              </w:r>
              <w:r>
                <w:rPr>
                  <w:sz w:val="20"/>
                  <w:szCs w:val="20"/>
                </w:rPr>
                <w:t>../</w:t>
              </w:r>
              <w:r w:rsidRPr="003455B2">
                <w:rPr>
                  <w:sz w:val="20"/>
                  <w:szCs w:val="20"/>
                </w:rPr>
                <w:t>../</w:t>
              </w:r>
              <w:r w:rsidRPr="00F92DD3">
                <w:rPr>
                  <w:sz w:val="20"/>
                  <w:szCs w:val="20"/>
                </w:rPr>
                <w:t>../originalText</w:t>
              </w:r>
            </w:ins>
          </w:p>
        </w:tc>
        <w:tc>
          <w:tcPr>
            <w:tcW w:w="1559" w:type="dxa"/>
            <w:tcBorders>
              <w:top w:val="single" w:sz="5" w:space="0" w:color="000000"/>
              <w:left w:val="single" w:sz="5" w:space="0" w:color="000000"/>
              <w:bottom w:val="single" w:sz="5" w:space="0" w:color="000000"/>
              <w:right w:val="single" w:sz="5" w:space="0" w:color="000000"/>
            </w:tcBorders>
          </w:tcPr>
          <w:p w14:paraId="0664C264" w14:textId="77777777" w:rsidR="00060E39" w:rsidRPr="00F92DD3" w:rsidRDefault="00060E39" w:rsidP="00060E39">
            <w:pPr>
              <w:rPr>
                <w:ins w:id="3334" w:author="2.1RC1" w:date="2013-12-11T22:33:00Z"/>
                <w:sz w:val="20"/>
                <w:szCs w:val="20"/>
              </w:rPr>
            </w:pPr>
            <w:ins w:id="3335"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62821DD0" w14:textId="77777777" w:rsidR="00060E39" w:rsidRPr="000C59A8" w:rsidRDefault="00060E39" w:rsidP="00060E39">
            <w:pPr>
              <w:rPr>
                <w:ins w:id="3336" w:author="2.1RC1" w:date="2013-12-11T22:33:00Z"/>
                <w:sz w:val="20"/>
                <w:szCs w:val="20"/>
              </w:rPr>
            </w:pPr>
            <w:ins w:id="3337" w:author="2.1RC1" w:date="2013-12-11T22:33:00Z">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ins>
          </w:p>
        </w:tc>
        <w:tc>
          <w:tcPr>
            <w:tcW w:w="851" w:type="dxa"/>
            <w:tcBorders>
              <w:top w:val="single" w:sz="5" w:space="0" w:color="000000"/>
              <w:left w:val="single" w:sz="5" w:space="0" w:color="000000"/>
              <w:bottom w:val="single" w:sz="5" w:space="0" w:color="000000"/>
              <w:right w:val="single" w:sz="5" w:space="0" w:color="000000"/>
            </w:tcBorders>
          </w:tcPr>
          <w:p w14:paraId="34BEAA33" w14:textId="77777777" w:rsidR="00060E39" w:rsidRPr="003455B2" w:rsidRDefault="00060E39" w:rsidP="00060E39">
            <w:pPr>
              <w:rPr>
                <w:ins w:id="3338" w:author="2.1RC1" w:date="2013-12-11T22:33:00Z"/>
                <w:sz w:val="20"/>
                <w:szCs w:val="20"/>
              </w:rPr>
            </w:pPr>
            <w:ins w:id="3339" w:author="2.1RC1" w:date="2013-12-11T22:33:00Z">
              <w:r w:rsidRPr="003455B2">
                <w:rPr>
                  <w:spacing w:val="-1"/>
                  <w:sz w:val="20"/>
                  <w:szCs w:val="20"/>
                </w:rPr>
                <w:t>0..1</w:t>
              </w:r>
            </w:ins>
          </w:p>
        </w:tc>
      </w:tr>
      <w:tr w:rsidR="00060E39" w:rsidRPr="003455B2" w14:paraId="166FE5D3" w14:textId="77777777" w:rsidTr="00507A1C">
        <w:trPr>
          <w:trHeight w:hRule="exact" w:val="1274"/>
          <w:tblHeader/>
          <w:ins w:id="3340"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0078DC2F" w14:textId="77777777" w:rsidR="00060E39" w:rsidRPr="00A93176" w:rsidRDefault="00060E39" w:rsidP="00060E39">
            <w:pPr>
              <w:rPr>
                <w:ins w:id="3341" w:author="2.1RC1" w:date="2013-12-11T22:33:00Z"/>
                <w:sz w:val="20"/>
                <w:szCs w:val="20"/>
              </w:rPr>
            </w:pPr>
            <w:ins w:id="3342" w:author="2.1RC1" w:date="2013-12-11T22:33:00Z">
              <w:r>
                <w:rPr>
                  <w:sz w:val="20"/>
                  <w:szCs w:val="20"/>
                </w:rPr>
                <w:t>../</w:t>
              </w:r>
              <w:r w:rsidRPr="003455B2">
                <w:rPr>
                  <w:sz w:val="20"/>
                  <w:szCs w:val="20"/>
                </w:rPr>
                <w:t>../../</w:t>
              </w:r>
              <w:r w:rsidRPr="00A93176">
                <w:rPr>
                  <w:sz w:val="20"/>
                  <w:szCs w:val="20"/>
                </w:rPr>
                <w:t>routeOfTransmission</w:t>
              </w:r>
            </w:ins>
          </w:p>
        </w:tc>
        <w:tc>
          <w:tcPr>
            <w:tcW w:w="1559" w:type="dxa"/>
            <w:tcBorders>
              <w:top w:val="single" w:sz="5" w:space="0" w:color="000000"/>
              <w:left w:val="single" w:sz="5" w:space="0" w:color="000000"/>
              <w:bottom w:val="single" w:sz="5" w:space="0" w:color="000000"/>
              <w:right w:val="single" w:sz="5" w:space="0" w:color="000000"/>
            </w:tcBorders>
          </w:tcPr>
          <w:p w14:paraId="37A3B6D7" w14:textId="77777777" w:rsidR="00060E39" w:rsidRPr="005D2AA5" w:rsidRDefault="00060E39" w:rsidP="00060E39">
            <w:pPr>
              <w:rPr>
                <w:ins w:id="3343" w:author="2.1RC1" w:date="2013-12-11T22:33:00Z"/>
                <w:sz w:val="20"/>
                <w:szCs w:val="20"/>
              </w:rPr>
            </w:pPr>
            <w:ins w:id="3344" w:author="2.1RC1" w:date="2013-12-11T22:33:00Z">
              <w:r>
                <w:rPr>
                  <w:sz w:val="20"/>
                  <w:szCs w:val="20"/>
                </w:rPr>
                <w:t>CVType</w:t>
              </w:r>
            </w:ins>
          </w:p>
        </w:tc>
        <w:tc>
          <w:tcPr>
            <w:tcW w:w="3969" w:type="dxa"/>
            <w:tcBorders>
              <w:top w:val="single" w:sz="5" w:space="0" w:color="000000"/>
              <w:left w:val="single" w:sz="5" w:space="0" w:color="000000"/>
              <w:bottom w:val="single" w:sz="5" w:space="0" w:color="000000"/>
              <w:right w:val="single" w:sz="5" w:space="0" w:color="000000"/>
            </w:tcBorders>
          </w:tcPr>
          <w:p w14:paraId="1EAA1FB0" w14:textId="77777777" w:rsidR="00060E39" w:rsidRPr="003455B2" w:rsidRDefault="00060E39" w:rsidP="00060E39">
            <w:pPr>
              <w:spacing w:line="229" w:lineRule="exact"/>
              <w:ind w:left="102"/>
              <w:rPr>
                <w:ins w:id="3345" w:author="2.1RC1" w:date="2013-12-11T22:33:00Z"/>
                <w:spacing w:val="-1"/>
                <w:sz w:val="20"/>
                <w:szCs w:val="20"/>
              </w:rPr>
            </w:pPr>
            <w:ins w:id="3346" w:author="2.1RC1" w:date="2013-12-11T22:33:00Z">
              <w:r>
                <w:rPr>
                  <w:sz w:val="20"/>
                  <w:szCs w:val="20"/>
                </w:rPr>
                <w:t>Kod</w:t>
              </w:r>
              <w:r w:rsidRPr="00A93176">
                <w:rPr>
                  <w:sz w:val="20"/>
                  <w:szCs w:val="20"/>
                </w:rPr>
                <w:t xml:space="preserve"> som anger hur den uppmärksammade sjukdomen smittar. Obligatorisk uppgift om det styrs av författning. För kompatibilitet med NPÖ RIV 2.2.0 ska detta anges.</w:t>
              </w:r>
              <w:r>
                <w:rPr>
                  <w:sz w:val="20"/>
                  <w:szCs w:val="20"/>
                </w:rPr>
                <w:t xml:space="preserve"> Kan följa KV Smittväg.</w:t>
              </w:r>
            </w:ins>
          </w:p>
        </w:tc>
        <w:tc>
          <w:tcPr>
            <w:tcW w:w="851" w:type="dxa"/>
            <w:tcBorders>
              <w:top w:val="single" w:sz="5" w:space="0" w:color="000000"/>
              <w:left w:val="single" w:sz="5" w:space="0" w:color="000000"/>
              <w:bottom w:val="single" w:sz="5" w:space="0" w:color="000000"/>
              <w:right w:val="single" w:sz="5" w:space="0" w:color="000000"/>
            </w:tcBorders>
          </w:tcPr>
          <w:p w14:paraId="7F8E701C" w14:textId="77777777" w:rsidR="00060E39" w:rsidRPr="003455B2" w:rsidRDefault="00060E39" w:rsidP="00060E39">
            <w:pPr>
              <w:rPr>
                <w:ins w:id="3347" w:author="2.1RC1" w:date="2013-12-11T22:33:00Z"/>
                <w:sz w:val="20"/>
                <w:szCs w:val="20"/>
              </w:rPr>
            </w:pPr>
            <w:ins w:id="3348" w:author="2.1RC1" w:date="2013-12-11T22:33:00Z">
              <w:r w:rsidRPr="003455B2">
                <w:rPr>
                  <w:spacing w:val="-1"/>
                  <w:sz w:val="20"/>
                  <w:szCs w:val="20"/>
                </w:rPr>
                <w:t>0..1</w:t>
              </w:r>
            </w:ins>
          </w:p>
        </w:tc>
      </w:tr>
      <w:tr w:rsidR="00060E39" w:rsidRPr="00F92DD3" w14:paraId="136FE4F3" w14:textId="77777777" w:rsidTr="00507A1C">
        <w:trPr>
          <w:trHeight w:hRule="exact" w:val="577"/>
          <w:tblHeader/>
          <w:ins w:id="3349"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5DD088AC" w14:textId="77777777" w:rsidR="00060E39" w:rsidRPr="00F92DD3" w:rsidRDefault="00060E39" w:rsidP="00060E39">
            <w:pPr>
              <w:rPr>
                <w:ins w:id="3350" w:author="2.1RC1" w:date="2013-12-11T22:33:00Z"/>
                <w:sz w:val="20"/>
                <w:szCs w:val="20"/>
              </w:rPr>
            </w:pPr>
            <w:ins w:id="3351" w:author="2.1RC1" w:date="2013-12-11T22:33:00Z">
              <w:r>
                <w:rPr>
                  <w:sz w:val="20"/>
                  <w:szCs w:val="20"/>
                </w:rPr>
                <w:t>../</w:t>
              </w:r>
              <w:r w:rsidRPr="003455B2">
                <w:rPr>
                  <w:sz w:val="20"/>
                  <w:szCs w:val="20"/>
                </w:rPr>
                <w:t>../../</w:t>
              </w:r>
              <w:r w:rsidRPr="00F92DD3">
                <w:rPr>
                  <w:sz w:val="20"/>
                  <w:szCs w:val="20"/>
                </w:rPr>
                <w:t>../code</w:t>
              </w:r>
            </w:ins>
          </w:p>
        </w:tc>
        <w:tc>
          <w:tcPr>
            <w:tcW w:w="1559" w:type="dxa"/>
            <w:tcBorders>
              <w:top w:val="single" w:sz="5" w:space="0" w:color="000000"/>
              <w:left w:val="single" w:sz="5" w:space="0" w:color="000000"/>
              <w:bottom w:val="single" w:sz="5" w:space="0" w:color="000000"/>
              <w:right w:val="single" w:sz="5" w:space="0" w:color="000000"/>
            </w:tcBorders>
          </w:tcPr>
          <w:p w14:paraId="24181118" w14:textId="77777777" w:rsidR="00060E39" w:rsidRPr="00F92DD3" w:rsidRDefault="00060E39" w:rsidP="00060E39">
            <w:pPr>
              <w:rPr>
                <w:ins w:id="3352" w:author="2.1RC1" w:date="2013-12-11T22:33:00Z"/>
                <w:sz w:val="20"/>
                <w:szCs w:val="20"/>
              </w:rPr>
            </w:pPr>
            <w:ins w:id="3353"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4A547AB1" w14:textId="77777777" w:rsidR="00060E39" w:rsidRPr="003455B2" w:rsidRDefault="00060E39" w:rsidP="00060E39">
            <w:pPr>
              <w:rPr>
                <w:ins w:id="3354" w:author="2.1RC1" w:date="2013-12-11T22:33:00Z"/>
                <w:sz w:val="20"/>
                <w:szCs w:val="20"/>
              </w:rPr>
            </w:pPr>
            <w:ins w:id="3355" w:author="2.1RC1" w:date="2013-12-11T22:33:00Z">
              <w:r w:rsidRPr="003455B2">
                <w:rPr>
                  <w:sz w:val="20"/>
                  <w:szCs w:val="20"/>
                </w:rPr>
                <w:t>Kod. Om code anges måste också codeSystem och displayName också anges.</w:t>
              </w:r>
            </w:ins>
          </w:p>
        </w:tc>
        <w:tc>
          <w:tcPr>
            <w:tcW w:w="851" w:type="dxa"/>
            <w:tcBorders>
              <w:top w:val="single" w:sz="5" w:space="0" w:color="000000"/>
              <w:left w:val="single" w:sz="5" w:space="0" w:color="000000"/>
              <w:bottom w:val="single" w:sz="5" w:space="0" w:color="000000"/>
              <w:right w:val="single" w:sz="5" w:space="0" w:color="000000"/>
            </w:tcBorders>
          </w:tcPr>
          <w:p w14:paraId="25F3C240" w14:textId="77777777" w:rsidR="00060E39" w:rsidRPr="00F92DD3" w:rsidRDefault="00060E39" w:rsidP="00060E39">
            <w:pPr>
              <w:rPr>
                <w:ins w:id="3356" w:author="2.1RC1" w:date="2013-12-11T22:33:00Z"/>
                <w:sz w:val="20"/>
                <w:szCs w:val="20"/>
              </w:rPr>
            </w:pPr>
            <w:ins w:id="3357" w:author="2.1RC1" w:date="2013-12-11T22:33:00Z">
              <w:r w:rsidRPr="003455B2">
                <w:rPr>
                  <w:spacing w:val="-1"/>
                  <w:sz w:val="20"/>
                  <w:szCs w:val="20"/>
                </w:rPr>
                <w:t>0..1</w:t>
              </w:r>
            </w:ins>
          </w:p>
        </w:tc>
      </w:tr>
      <w:tr w:rsidR="00060E39" w:rsidRPr="003455B2" w14:paraId="7C7E0F0B" w14:textId="77777777" w:rsidTr="00507A1C">
        <w:trPr>
          <w:trHeight w:hRule="exact" w:val="699"/>
          <w:tblHeader/>
          <w:ins w:id="3358"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46AEEDA2" w14:textId="77777777" w:rsidR="00060E39" w:rsidRPr="00F92DD3" w:rsidRDefault="00060E39" w:rsidP="00060E39">
            <w:pPr>
              <w:rPr>
                <w:ins w:id="3359" w:author="2.1RC1" w:date="2013-12-11T22:33:00Z"/>
                <w:sz w:val="20"/>
                <w:szCs w:val="20"/>
              </w:rPr>
            </w:pPr>
            <w:ins w:id="3360" w:author="2.1RC1" w:date="2013-12-11T22:33:00Z">
              <w:r w:rsidRPr="003455B2">
                <w:rPr>
                  <w:sz w:val="20"/>
                  <w:szCs w:val="20"/>
                </w:rPr>
                <w:t>../</w:t>
              </w:r>
              <w:r>
                <w:rPr>
                  <w:sz w:val="20"/>
                  <w:szCs w:val="20"/>
                </w:rPr>
                <w:t>../</w:t>
              </w:r>
              <w:r w:rsidRPr="003455B2">
                <w:rPr>
                  <w:sz w:val="20"/>
                  <w:szCs w:val="20"/>
                </w:rPr>
                <w:t>../</w:t>
              </w:r>
              <w:r w:rsidRPr="00F92DD3">
                <w:rPr>
                  <w:sz w:val="20"/>
                  <w:szCs w:val="20"/>
                </w:rPr>
                <w:t>../displayName</w:t>
              </w:r>
            </w:ins>
          </w:p>
        </w:tc>
        <w:tc>
          <w:tcPr>
            <w:tcW w:w="1559" w:type="dxa"/>
            <w:tcBorders>
              <w:top w:val="single" w:sz="5" w:space="0" w:color="000000"/>
              <w:left w:val="single" w:sz="5" w:space="0" w:color="000000"/>
              <w:bottom w:val="single" w:sz="5" w:space="0" w:color="000000"/>
              <w:right w:val="single" w:sz="5" w:space="0" w:color="000000"/>
            </w:tcBorders>
          </w:tcPr>
          <w:p w14:paraId="3FDF31E6" w14:textId="77777777" w:rsidR="00060E39" w:rsidRPr="00F92DD3" w:rsidRDefault="00060E39" w:rsidP="00060E39">
            <w:pPr>
              <w:rPr>
                <w:ins w:id="3361" w:author="2.1RC1" w:date="2013-12-11T22:33:00Z"/>
                <w:sz w:val="20"/>
                <w:szCs w:val="20"/>
              </w:rPr>
            </w:pPr>
            <w:ins w:id="3362"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708A1A6B" w14:textId="77777777" w:rsidR="00060E39" w:rsidRPr="000C59A8" w:rsidRDefault="00060E39" w:rsidP="00060E39">
            <w:pPr>
              <w:rPr>
                <w:ins w:id="3363" w:author="2.1RC1" w:date="2013-12-11T22:33:00Z"/>
                <w:sz w:val="20"/>
                <w:szCs w:val="20"/>
              </w:rPr>
            </w:pPr>
            <w:ins w:id="3364" w:author="2.1RC1" w:date="2013-12-11T22:33:00Z">
              <w:r w:rsidRPr="000C59A8">
                <w:rPr>
                  <w:sz w:val="20"/>
                  <w:szCs w:val="20"/>
                </w:rPr>
                <w:t>Klartext. Om displayName anges måste också code och codeSystem anges.</w:t>
              </w:r>
            </w:ins>
          </w:p>
        </w:tc>
        <w:tc>
          <w:tcPr>
            <w:tcW w:w="851" w:type="dxa"/>
            <w:tcBorders>
              <w:top w:val="single" w:sz="5" w:space="0" w:color="000000"/>
              <w:left w:val="single" w:sz="5" w:space="0" w:color="000000"/>
              <w:bottom w:val="single" w:sz="5" w:space="0" w:color="000000"/>
              <w:right w:val="single" w:sz="5" w:space="0" w:color="000000"/>
            </w:tcBorders>
          </w:tcPr>
          <w:p w14:paraId="7D248137" w14:textId="77777777" w:rsidR="00060E39" w:rsidRPr="003455B2" w:rsidRDefault="00060E39" w:rsidP="00060E39">
            <w:pPr>
              <w:rPr>
                <w:ins w:id="3365" w:author="2.1RC1" w:date="2013-12-11T22:33:00Z"/>
                <w:sz w:val="20"/>
                <w:szCs w:val="20"/>
              </w:rPr>
            </w:pPr>
            <w:ins w:id="3366" w:author="2.1RC1" w:date="2013-12-11T22:33:00Z">
              <w:r w:rsidRPr="003455B2">
                <w:rPr>
                  <w:spacing w:val="-1"/>
                  <w:sz w:val="20"/>
                  <w:szCs w:val="20"/>
                </w:rPr>
                <w:t>0..1</w:t>
              </w:r>
            </w:ins>
          </w:p>
        </w:tc>
      </w:tr>
      <w:tr w:rsidR="00060E39" w:rsidRPr="00F92DD3" w14:paraId="5C3A743E" w14:textId="77777777" w:rsidTr="00507A1C">
        <w:trPr>
          <w:trHeight w:hRule="exact" w:val="540"/>
          <w:tblHeader/>
          <w:ins w:id="3367"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0B1400C6" w14:textId="77777777" w:rsidR="00060E39" w:rsidRPr="00F92DD3" w:rsidRDefault="00060E39" w:rsidP="00060E39">
            <w:pPr>
              <w:rPr>
                <w:ins w:id="3368" w:author="2.1RC1" w:date="2013-12-11T22:33:00Z"/>
                <w:sz w:val="20"/>
                <w:szCs w:val="20"/>
              </w:rPr>
            </w:pPr>
            <w:ins w:id="3369" w:author="2.1RC1" w:date="2013-12-11T22:33:00Z">
              <w:r w:rsidRPr="003455B2">
                <w:rPr>
                  <w:sz w:val="20"/>
                  <w:szCs w:val="20"/>
                </w:rPr>
                <w:t>../../</w:t>
              </w:r>
              <w:r>
                <w:rPr>
                  <w:sz w:val="20"/>
                  <w:szCs w:val="20"/>
                </w:rPr>
                <w:t>../</w:t>
              </w:r>
              <w:r w:rsidRPr="00F92DD3">
                <w:rPr>
                  <w:sz w:val="20"/>
                  <w:szCs w:val="20"/>
                </w:rPr>
                <w:t>../codeSystem</w:t>
              </w:r>
            </w:ins>
          </w:p>
        </w:tc>
        <w:tc>
          <w:tcPr>
            <w:tcW w:w="1559" w:type="dxa"/>
            <w:tcBorders>
              <w:top w:val="single" w:sz="5" w:space="0" w:color="000000"/>
              <w:left w:val="single" w:sz="5" w:space="0" w:color="000000"/>
              <w:bottom w:val="single" w:sz="5" w:space="0" w:color="000000"/>
              <w:right w:val="single" w:sz="5" w:space="0" w:color="000000"/>
            </w:tcBorders>
          </w:tcPr>
          <w:p w14:paraId="196E7570" w14:textId="77777777" w:rsidR="00060E39" w:rsidRPr="00F92DD3" w:rsidRDefault="00060E39" w:rsidP="00060E39">
            <w:pPr>
              <w:rPr>
                <w:ins w:id="3370" w:author="2.1RC1" w:date="2013-12-11T22:33:00Z"/>
                <w:sz w:val="20"/>
                <w:szCs w:val="20"/>
              </w:rPr>
            </w:pPr>
            <w:ins w:id="3371"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3D9C046F" w14:textId="77777777" w:rsidR="00060E39" w:rsidRPr="000C59A8" w:rsidRDefault="00060E39" w:rsidP="00060E39">
            <w:pPr>
              <w:rPr>
                <w:ins w:id="3372" w:author="2.1RC1" w:date="2013-12-11T22:33:00Z"/>
                <w:sz w:val="20"/>
                <w:szCs w:val="20"/>
              </w:rPr>
            </w:pPr>
            <w:ins w:id="3373" w:author="2.1RC1" w:date="2013-12-11T22:33:00Z">
              <w:r w:rsidRPr="000C59A8">
                <w:rPr>
                  <w:sz w:val="20"/>
                  <w:szCs w:val="20"/>
                </w:rPr>
                <w:t>OID för kodsystem. Om codeSystem anges måste också code och displayName anges.</w:t>
              </w:r>
            </w:ins>
          </w:p>
        </w:tc>
        <w:tc>
          <w:tcPr>
            <w:tcW w:w="851" w:type="dxa"/>
            <w:tcBorders>
              <w:top w:val="single" w:sz="5" w:space="0" w:color="000000"/>
              <w:left w:val="single" w:sz="5" w:space="0" w:color="000000"/>
              <w:bottom w:val="single" w:sz="5" w:space="0" w:color="000000"/>
              <w:right w:val="single" w:sz="5" w:space="0" w:color="000000"/>
            </w:tcBorders>
          </w:tcPr>
          <w:p w14:paraId="2562D963" w14:textId="77777777" w:rsidR="00060E39" w:rsidRPr="00F92DD3" w:rsidRDefault="00060E39" w:rsidP="00060E39">
            <w:pPr>
              <w:rPr>
                <w:ins w:id="3374" w:author="2.1RC1" w:date="2013-12-11T22:33:00Z"/>
                <w:sz w:val="20"/>
                <w:szCs w:val="20"/>
              </w:rPr>
            </w:pPr>
            <w:ins w:id="3375" w:author="2.1RC1" w:date="2013-12-11T22:33:00Z">
              <w:r w:rsidRPr="003455B2">
                <w:rPr>
                  <w:spacing w:val="-1"/>
                  <w:sz w:val="20"/>
                  <w:szCs w:val="20"/>
                </w:rPr>
                <w:t>0..1</w:t>
              </w:r>
            </w:ins>
          </w:p>
        </w:tc>
      </w:tr>
      <w:tr w:rsidR="00060E39" w:rsidRPr="003455B2" w14:paraId="4ACC6D64" w14:textId="77777777" w:rsidTr="00507A1C">
        <w:trPr>
          <w:trHeight w:hRule="exact" w:val="218"/>
          <w:tblHeader/>
          <w:ins w:id="3376"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498A6117" w14:textId="77777777" w:rsidR="00060E39" w:rsidRPr="00F92DD3" w:rsidRDefault="00060E39" w:rsidP="00060E39">
            <w:pPr>
              <w:rPr>
                <w:ins w:id="3377" w:author="2.1RC1" w:date="2013-12-11T22:33:00Z"/>
                <w:sz w:val="20"/>
                <w:szCs w:val="20"/>
              </w:rPr>
            </w:pPr>
            <w:ins w:id="3378" w:author="2.1RC1" w:date="2013-12-11T22:33:00Z">
              <w:r w:rsidRPr="003455B2">
                <w:rPr>
                  <w:sz w:val="20"/>
                  <w:szCs w:val="20"/>
                </w:rPr>
                <w:t>../../</w:t>
              </w:r>
              <w:r w:rsidRPr="00F92DD3">
                <w:rPr>
                  <w:sz w:val="20"/>
                  <w:szCs w:val="20"/>
                </w:rPr>
                <w:t>../</w:t>
              </w:r>
              <w:r>
                <w:rPr>
                  <w:sz w:val="20"/>
                  <w:szCs w:val="20"/>
                </w:rPr>
                <w:t>../</w:t>
              </w:r>
              <w:r w:rsidRPr="00F92DD3">
                <w:rPr>
                  <w:sz w:val="20"/>
                  <w:szCs w:val="20"/>
                </w:rPr>
                <w:t>codeSystemName</w:t>
              </w:r>
            </w:ins>
          </w:p>
        </w:tc>
        <w:tc>
          <w:tcPr>
            <w:tcW w:w="1559" w:type="dxa"/>
            <w:tcBorders>
              <w:top w:val="single" w:sz="5" w:space="0" w:color="000000"/>
              <w:left w:val="single" w:sz="5" w:space="0" w:color="000000"/>
              <w:bottom w:val="single" w:sz="5" w:space="0" w:color="000000"/>
              <w:right w:val="single" w:sz="5" w:space="0" w:color="000000"/>
            </w:tcBorders>
          </w:tcPr>
          <w:p w14:paraId="5CBB7EC7" w14:textId="77777777" w:rsidR="00060E39" w:rsidRPr="00F92DD3" w:rsidRDefault="00060E39" w:rsidP="00060E39">
            <w:pPr>
              <w:rPr>
                <w:ins w:id="3379" w:author="2.1RC1" w:date="2013-12-11T22:33:00Z"/>
                <w:sz w:val="20"/>
                <w:szCs w:val="20"/>
              </w:rPr>
            </w:pPr>
            <w:ins w:id="3380"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1FFB86D1" w14:textId="77777777" w:rsidR="00060E39" w:rsidRPr="003455B2" w:rsidRDefault="00060E39" w:rsidP="00060E39">
            <w:pPr>
              <w:rPr>
                <w:ins w:id="3381" w:author="2.1RC1" w:date="2013-12-11T22:33:00Z"/>
                <w:sz w:val="20"/>
                <w:szCs w:val="20"/>
              </w:rPr>
            </w:pPr>
            <w:ins w:id="3382" w:author="2.1RC1" w:date="2013-12-11T22:33:00Z">
              <w:r w:rsidRPr="00F92DD3">
                <w:rPr>
                  <w:sz w:val="20"/>
                  <w:szCs w:val="20"/>
                </w:rPr>
                <w:t>Kl</w:t>
              </w:r>
              <w:r w:rsidRPr="003455B2">
                <w:rPr>
                  <w:sz w:val="20"/>
                  <w:szCs w:val="20"/>
                </w:rPr>
                <w:t>artext för kodsystem.</w:t>
              </w:r>
            </w:ins>
          </w:p>
        </w:tc>
        <w:tc>
          <w:tcPr>
            <w:tcW w:w="851" w:type="dxa"/>
            <w:tcBorders>
              <w:top w:val="single" w:sz="5" w:space="0" w:color="000000"/>
              <w:left w:val="single" w:sz="5" w:space="0" w:color="000000"/>
              <w:bottom w:val="single" w:sz="5" w:space="0" w:color="000000"/>
              <w:right w:val="single" w:sz="5" w:space="0" w:color="000000"/>
            </w:tcBorders>
          </w:tcPr>
          <w:p w14:paraId="0F6FB055" w14:textId="77777777" w:rsidR="00060E39" w:rsidRPr="003455B2" w:rsidRDefault="00060E39" w:rsidP="00060E39">
            <w:pPr>
              <w:rPr>
                <w:ins w:id="3383" w:author="2.1RC1" w:date="2013-12-11T22:33:00Z"/>
                <w:sz w:val="20"/>
                <w:szCs w:val="20"/>
              </w:rPr>
            </w:pPr>
            <w:ins w:id="3384" w:author="2.1RC1" w:date="2013-12-11T22:33:00Z">
              <w:r w:rsidRPr="003455B2">
                <w:rPr>
                  <w:spacing w:val="-1"/>
                  <w:sz w:val="20"/>
                  <w:szCs w:val="20"/>
                </w:rPr>
                <w:t>0..1</w:t>
              </w:r>
            </w:ins>
          </w:p>
        </w:tc>
      </w:tr>
      <w:tr w:rsidR="00060E39" w:rsidRPr="00F92DD3" w14:paraId="01AF76FA" w14:textId="77777777" w:rsidTr="00507A1C">
        <w:trPr>
          <w:trHeight w:hRule="exact" w:val="280"/>
          <w:tblHeader/>
          <w:ins w:id="3385"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1F8D7E3B" w14:textId="77777777" w:rsidR="00060E39" w:rsidRPr="00F92DD3" w:rsidRDefault="00060E39" w:rsidP="00060E39">
            <w:pPr>
              <w:rPr>
                <w:ins w:id="3386" w:author="2.1RC1" w:date="2013-12-11T22:33:00Z"/>
                <w:sz w:val="20"/>
                <w:szCs w:val="20"/>
              </w:rPr>
            </w:pPr>
            <w:ins w:id="3387" w:author="2.1RC1" w:date="2013-12-11T22:33:00Z">
              <w:r>
                <w:rPr>
                  <w:sz w:val="20"/>
                  <w:szCs w:val="20"/>
                </w:rPr>
                <w:t>../</w:t>
              </w:r>
              <w:r w:rsidRPr="003455B2">
                <w:rPr>
                  <w:sz w:val="20"/>
                  <w:szCs w:val="20"/>
                </w:rPr>
                <w:t>../../</w:t>
              </w:r>
              <w:r w:rsidRPr="00F92DD3">
                <w:rPr>
                  <w:sz w:val="20"/>
                  <w:szCs w:val="20"/>
                </w:rPr>
                <w:t>../codeSystemVersion</w:t>
              </w:r>
            </w:ins>
          </w:p>
        </w:tc>
        <w:tc>
          <w:tcPr>
            <w:tcW w:w="1559" w:type="dxa"/>
            <w:tcBorders>
              <w:top w:val="single" w:sz="5" w:space="0" w:color="000000"/>
              <w:left w:val="single" w:sz="5" w:space="0" w:color="000000"/>
              <w:bottom w:val="single" w:sz="5" w:space="0" w:color="000000"/>
              <w:right w:val="single" w:sz="5" w:space="0" w:color="000000"/>
            </w:tcBorders>
          </w:tcPr>
          <w:p w14:paraId="12305C4D" w14:textId="77777777" w:rsidR="00060E39" w:rsidRPr="00F92DD3" w:rsidRDefault="00060E39" w:rsidP="00060E39">
            <w:pPr>
              <w:rPr>
                <w:ins w:id="3388" w:author="2.1RC1" w:date="2013-12-11T22:33:00Z"/>
                <w:sz w:val="20"/>
                <w:szCs w:val="20"/>
              </w:rPr>
            </w:pPr>
            <w:ins w:id="3389"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6451B8A8" w14:textId="77777777" w:rsidR="00060E39" w:rsidRPr="00F92DD3" w:rsidRDefault="00060E39" w:rsidP="00060E39">
            <w:pPr>
              <w:rPr>
                <w:ins w:id="3390" w:author="2.1RC1" w:date="2013-12-11T22:33:00Z"/>
                <w:sz w:val="20"/>
                <w:szCs w:val="20"/>
              </w:rPr>
            </w:pPr>
            <w:ins w:id="3391" w:author="2.1RC1" w:date="2013-12-11T22:33:00Z">
              <w:r w:rsidRPr="00F92DD3">
                <w:rPr>
                  <w:sz w:val="20"/>
                  <w:szCs w:val="20"/>
                </w:rPr>
                <w:t>Kodsystemsversion</w:t>
              </w:r>
              <w:r>
                <w:rPr>
                  <w:sz w:val="20"/>
                  <w:szCs w:val="20"/>
                </w:rPr>
                <w:t>.</w:t>
              </w:r>
            </w:ins>
          </w:p>
        </w:tc>
        <w:tc>
          <w:tcPr>
            <w:tcW w:w="851" w:type="dxa"/>
            <w:tcBorders>
              <w:top w:val="single" w:sz="5" w:space="0" w:color="000000"/>
              <w:left w:val="single" w:sz="5" w:space="0" w:color="000000"/>
              <w:bottom w:val="single" w:sz="5" w:space="0" w:color="000000"/>
              <w:right w:val="single" w:sz="5" w:space="0" w:color="000000"/>
            </w:tcBorders>
          </w:tcPr>
          <w:p w14:paraId="2E25F833" w14:textId="77777777" w:rsidR="00060E39" w:rsidRPr="00F92DD3" w:rsidRDefault="00060E39" w:rsidP="00060E39">
            <w:pPr>
              <w:rPr>
                <w:ins w:id="3392" w:author="2.1RC1" w:date="2013-12-11T22:33:00Z"/>
                <w:sz w:val="20"/>
                <w:szCs w:val="20"/>
              </w:rPr>
            </w:pPr>
            <w:ins w:id="3393" w:author="2.1RC1" w:date="2013-12-11T22:33:00Z">
              <w:r w:rsidRPr="003455B2">
                <w:rPr>
                  <w:spacing w:val="-1"/>
                  <w:sz w:val="20"/>
                  <w:szCs w:val="20"/>
                </w:rPr>
                <w:t>0..1</w:t>
              </w:r>
            </w:ins>
          </w:p>
        </w:tc>
      </w:tr>
      <w:tr w:rsidR="00060E39" w:rsidRPr="003455B2" w14:paraId="304CACBD" w14:textId="77777777" w:rsidTr="00507A1C">
        <w:trPr>
          <w:trHeight w:hRule="exact" w:val="1214"/>
          <w:tblHeader/>
          <w:ins w:id="3394"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4373FC02" w14:textId="77777777" w:rsidR="00060E39" w:rsidRPr="00F92DD3" w:rsidRDefault="00060E39" w:rsidP="00060E39">
            <w:pPr>
              <w:rPr>
                <w:ins w:id="3395" w:author="2.1RC1" w:date="2013-12-11T22:33:00Z"/>
                <w:sz w:val="20"/>
                <w:szCs w:val="20"/>
              </w:rPr>
            </w:pPr>
            <w:ins w:id="3396" w:author="2.1RC1" w:date="2013-12-11T22:33:00Z">
              <w:r w:rsidRPr="003455B2">
                <w:rPr>
                  <w:sz w:val="20"/>
                  <w:szCs w:val="20"/>
                </w:rPr>
                <w:t>../</w:t>
              </w:r>
              <w:r>
                <w:rPr>
                  <w:sz w:val="20"/>
                  <w:szCs w:val="20"/>
                </w:rPr>
                <w:t>../</w:t>
              </w:r>
              <w:r w:rsidRPr="003455B2">
                <w:rPr>
                  <w:sz w:val="20"/>
                  <w:szCs w:val="20"/>
                </w:rPr>
                <w:t>../</w:t>
              </w:r>
              <w:r w:rsidRPr="00F92DD3">
                <w:rPr>
                  <w:sz w:val="20"/>
                  <w:szCs w:val="20"/>
                </w:rPr>
                <w:t>../originalText</w:t>
              </w:r>
            </w:ins>
          </w:p>
        </w:tc>
        <w:tc>
          <w:tcPr>
            <w:tcW w:w="1559" w:type="dxa"/>
            <w:tcBorders>
              <w:top w:val="single" w:sz="5" w:space="0" w:color="000000"/>
              <w:left w:val="single" w:sz="5" w:space="0" w:color="000000"/>
              <w:bottom w:val="single" w:sz="5" w:space="0" w:color="000000"/>
              <w:right w:val="single" w:sz="5" w:space="0" w:color="000000"/>
            </w:tcBorders>
          </w:tcPr>
          <w:p w14:paraId="5397B27E" w14:textId="77777777" w:rsidR="00060E39" w:rsidRPr="00F92DD3" w:rsidRDefault="00060E39" w:rsidP="00060E39">
            <w:pPr>
              <w:rPr>
                <w:ins w:id="3397" w:author="2.1RC1" w:date="2013-12-11T22:33:00Z"/>
                <w:sz w:val="20"/>
                <w:szCs w:val="20"/>
              </w:rPr>
            </w:pPr>
            <w:ins w:id="3398"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7DA76D7A" w14:textId="77777777" w:rsidR="00060E39" w:rsidRPr="000C59A8" w:rsidRDefault="00060E39" w:rsidP="00060E39">
            <w:pPr>
              <w:rPr>
                <w:ins w:id="3399" w:author="2.1RC1" w:date="2013-12-11T22:33:00Z"/>
                <w:sz w:val="20"/>
                <w:szCs w:val="20"/>
              </w:rPr>
            </w:pPr>
            <w:ins w:id="3400" w:author="2.1RC1" w:date="2013-12-11T22:33:00Z">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ins>
          </w:p>
        </w:tc>
        <w:tc>
          <w:tcPr>
            <w:tcW w:w="851" w:type="dxa"/>
            <w:tcBorders>
              <w:top w:val="single" w:sz="5" w:space="0" w:color="000000"/>
              <w:left w:val="single" w:sz="5" w:space="0" w:color="000000"/>
              <w:bottom w:val="single" w:sz="5" w:space="0" w:color="000000"/>
              <w:right w:val="single" w:sz="5" w:space="0" w:color="000000"/>
            </w:tcBorders>
          </w:tcPr>
          <w:p w14:paraId="1B1FDC21" w14:textId="77777777" w:rsidR="00060E39" w:rsidRPr="003455B2" w:rsidRDefault="00060E39" w:rsidP="00060E39">
            <w:pPr>
              <w:rPr>
                <w:ins w:id="3401" w:author="2.1RC1" w:date="2013-12-11T22:33:00Z"/>
                <w:sz w:val="20"/>
                <w:szCs w:val="20"/>
              </w:rPr>
            </w:pPr>
            <w:ins w:id="3402" w:author="2.1RC1" w:date="2013-12-11T22:33:00Z">
              <w:r w:rsidRPr="003455B2">
                <w:rPr>
                  <w:spacing w:val="-1"/>
                  <w:sz w:val="20"/>
                  <w:szCs w:val="20"/>
                </w:rPr>
                <w:t>0..1</w:t>
              </w:r>
            </w:ins>
          </w:p>
        </w:tc>
      </w:tr>
      <w:tr w:rsidR="00060E39" w:rsidRPr="003455B2" w14:paraId="565B261E" w14:textId="77777777" w:rsidTr="00507A1C">
        <w:trPr>
          <w:trHeight w:hRule="exact" w:val="1980"/>
          <w:tblHeader/>
          <w:ins w:id="3403"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088BA4D5" w14:textId="77777777" w:rsidR="00060E39" w:rsidRPr="003455B2" w:rsidRDefault="00060E39" w:rsidP="00060E39">
            <w:pPr>
              <w:spacing w:line="229" w:lineRule="exact"/>
              <w:ind w:left="102"/>
              <w:rPr>
                <w:ins w:id="3404" w:author="2.1RC1" w:date="2013-12-11T22:33:00Z"/>
                <w:sz w:val="20"/>
                <w:szCs w:val="20"/>
              </w:rPr>
            </w:pPr>
            <w:ins w:id="3405" w:author="2.1RC1" w:date="2013-12-11T22:33:00Z">
              <w:r w:rsidRPr="003455B2">
                <w:rPr>
                  <w:sz w:val="20"/>
                  <w:szCs w:val="20"/>
                </w:rPr>
                <w:t>../../restrictionOfCare</w:t>
              </w:r>
            </w:ins>
          </w:p>
        </w:tc>
        <w:tc>
          <w:tcPr>
            <w:tcW w:w="1559" w:type="dxa"/>
            <w:tcBorders>
              <w:top w:val="single" w:sz="5" w:space="0" w:color="000000"/>
              <w:left w:val="single" w:sz="5" w:space="0" w:color="000000"/>
              <w:bottom w:val="single" w:sz="5" w:space="0" w:color="000000"/>
              <w:right w:val="single" w:sz="5" w:space="0" w:color="000000"/>
            </w:tcBorders>
          </w:tcPr>
          <w:p w14:paraId="703F2E82" w14:textId="77777777" w:rsidR="00060E39" w:rsidRPr="003455B2" w:rsidRDefault="00060E39" w:rsidP="00060E39">
            <w:pPr>
              <w:rPr>
                <w:ins w:id="3406" w:author="2.1RC1" w:date="2013-12-11T22:33:00Z"/>
                <w:sz w:val="20"/>
                <w:szCs w:val="20"/>
              </w:rPr>
            </w:pPr>
            <w:ins w:id="3407" w:author="2.1RC1" w:date="2013-12-11T22:33:00Z">
              <w:r>
                <w:rPr>
                  <w:sz w:val="20"/>
                  <w:szCs w:val="20"/>
                </w:rPr>
                <w:t>RestrictionOfCareType</w:t>
              </w:r>
            </w:ins>
          </w:p>
        </w:tc>
        <w:tc>
          <w:tcPr>
            <w:tcW w:w="3969" w:type="dxa"/>
            <w:tcBorders>
              <w:top w:val="single" w:sz="5" w:space="0" w:color="000000"/>
              <w:left w:val="single" w:sz="5" w:space="0" w:color="000000"/>
              <w:bottom w:val="single" w:sz="5" w:space="0" w:color="000000"/>
              <w:right w:val="single" w:sz="5" w:space="0" w:color="000000"/>
            </w:tcBorders>
          </w:tcPr>
          <w:p w14:paraId="42E814BB" w14:textId="77777777" w:rsidR="00060E39" w:rsidRPr="003455B2" w:rsidRDefault="00060E39" w:rsidP="00060E39">
            <w:pPr>
              <w:rPr>
                <w:ins w:id="3408" w:author="2.1RC1" w:date="2013-12-11T22:33:00Z"/>
                <w:spacing w:val="-1"/>
                <w:sz w:val="20"/>
                <w:szCs w:val="20"/>
              </w:rPr>
            </w:pPr>
            <w:ins w:id="3409" w:author="2.1RC1" w:date="2013-12-11T22:33:00Z">
              <w:r w:rsidRPr="00686491">
                <w:rPr>
                  <w:spacing w:val="-1"/>
                  <w:sz w:val="20"/>
                  <w:szCs w:val="20"/>
                </w:rPr>
                <w:t>En och endast en av hypersensitivity, seriousDisease, treatment, communicableDisease, restrictionOfCare och unstructuredAlertInformation ska anges (den som motsvarar uppmärksamhetstyp (typeOfAlertInformation)).</w:t>
              </w:r>
              <w:r>
                <w:rPr>
                  <w:spacing w:val="-1"/>
                  <w:sz w:val="20"/>
                  <w:szCs w:val="20"/>
                </w:rPr>
                <w:t xml:space="preserve"> Denna klass skiljer sig sig något från motsvarigheten i Varning2-infospec.</w:t>
              </w:r>
            </w:ins>
          </w:p>
        </w:tc>
        <w:tc>
          <w:tcPr>
            <w:tcW w:w="851" w:type="dxa"/>
            <w:tcBorders>
              <w:top w:val="single" w:sz="5" w:space="0" w:color="000000"/>
              <w:left w:val="single" w:sz="5" w:space="0" w:color="000000"/>
              <w:bottom w:val="single" w:sz="5" w:space="0" w:color="000000"/>
              <w:right w:val="single" w:sz="5" w:space="0" w:color="000000"/>
            </w:tcBorders>
          </w:tcPr>
          <w:p w14:paraId="5C702C2A" w14:textId="77777777" w:rsidR="00060E39" w:rsidRPr="003455B2" w:rsidRDefault="00060E39" w:rsidP="00060E39">
            <w:pPr>
              <w:rPr>
                <w:ins w:id="3410" w:author="2.1RC1" w:date="2013-12-11T22:33:00Z"/>
                <w:sz w:val="20"/>
                <w:szCs w:val="20"/>
              </w:rPr>
            </w:pPr>
            <w:ins w:id="3411" w:author="2.1RC1" w:date="2013-12-11T22:33:00Z">
              <w:r w:rsidRPr="003455B2">
                <w:rPr>
                  <w:spacing w:val="-1"/>
                  <w:sz w:val="20"/>
                  <w:szCs w:val="20"/>
                </w:rPr>
                <w:t>0..1</w:t>
              </w:r>
            </w:ins>
          </w:p>
        </w:tc>
      </w:tr>
      <w:tr w:rsidR="00060E39" w:rsidRPr="00686491" w14:paraId="3879DA78" w14:textId="77777777" w:rsidTr="00507A1C">
        <w:trPr>
          <w:trHeight w:hRule="exact" w:val="926"/>
          <w:tblHeader/>
          <w:ins w:id="3412"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01D22518" w14:textId="25D0FC25" w:rsidR="00060E39" w:rsidRPr="00686491" w:rsidRDefault="00060E39" w:rsidP="00060E39">
            <w:pPr>
              <w:rPr>
                <w:ins w:id="3413" w:author="2.1RC1" w:date="2013-12-11T22:33:00Z"/>
                <w:sz w:val="20"/>
                <w:szCs w:val="20"/>
              </w:rPr>
            </w:pPr>
            <w:ins w:id="3414" w:author="2.1RC1" w:date="2013-12-11T22:33:00Z">
              <w:r w:rsidRPr="00100DC9">
                <w:rPr>
                  <w:sz w:val="20"/>
                  <w:szCs w:val="20"/>
                  <w:highlight w:val="yellow"/>
                </w:rPr>
                <w:t>../../../restrictionOfCare</w:t>
              </w:r>
              <w:r w:rsidR="00100DC9" w:rsidRPr="00100DC9">
                <w:rPr>
                  <w:sz w:val="20"/>
                  <w:szCs w:val="20"/>
                  <w:highlight w:val="yellow"/>
                </w:rPr>
                <w:t>Comment</w:t>
              </w:r>
            </w:ins>
          </w:p>
        </w:tc>
        <w:tc>
          <w:tcPr>
            <w:tcW w:w="1559" w:type="dxa"/>
            <w:tcBorders>
              <w:top w:val="single" w:sz="5" w:space="0" w:color="000000"/>
              <w:left w:val="single" w:sz="5" w:space="0" w:color="000000"/>
              <w:bottom w:val="single" w:sz="5" w:space="0" w:color="000000"/>
              <w:right w:val="single" w:sz="5" w:space="0" w:color="000000"/>
            </w:tcBorders>
          </w:tcPr>
          <w:p w14:paraId="75E5B52D" w14:textId="77777777" w:rsidR="00060E39" w:rsidRPr="00686491" w:rsidRDefault="00060E39" w:rsidP="00060E39">
            <w:pPr>
              <w:rPr>
                <w:ins w:id="3415" w:author="2.1RC1" w:date="2013-12-11T22:33:00Z"/>
                <w:sz w:val="20"/>
                <w:szCs w:val="20"/>
              </w:rPr>
            </w:pPr>
            <w:ins w:id="3416" w:author="2.1RC1" w:date="2013-12-11T22:33:00Z">
              <w:r>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086466AE" w14:textId="77777777" w:rsidR="00060E39" w:rsidRPr="003455B2" w:rsidRDefault="00060E39" w:rsidP="00060E39">
            <w:pPr>
              <w:rPr>
                <w:ins w:id="3417" w:author="2.1RC1" w:date="2013-12-11T22:33:00Z"/>
                <w:sz w:val="20"/>
                <w:szCs w:val="20"/>
              </w:rPr>
            </w:pPr>
            <w:ins w:id="3418" w:author="2.1RC1" w:date="2013-12-11T22:33:00Z">
              <w:r w:rsidRPr="003455B2">
                <w:rPr>
                  <w:sz w:val="20"/>
                  <w:szCs w:val="20"/>
                </w:rPr>
                <w:t>Text som innehåller information om ett uppmärskammat förhållande som inte avser överkänslighet, annat medicinskt tillstånd, be</w:t>
              </w:r>
              <w:r>
                <w:rPr>
                  <w:sz w:val="20"/>
                  <w:szCs w:val="20"/>
                </w:rPr>
                <w:t>handling eller arbetsmiljörisk.</w:t>
              </w:r>
            </w:ins>
          </w:p>
          <w:p w14:paraId="0EC3D7D6" w14:textId="77777777" w:rsidR="00060E39" w:rsidRPr="00686491" w:rsidRDefault="00060E39" w:rsidP="00060E39">
            <w:pPr>
              <w:rPr>
                <w:ins w:id="3419" w:author="2.1RC1" w:date="2013-12-11T22:33:00Z"/>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3BF02E" w14:textId="77777777" w:rsidR="00060E39" w:rsidRPr="00686491" w:rsidRDefault="00060E39" w:rsidP="00060E39">
            <w:pPr>
              <w:rPr>
                <w:ins w:id="3420" w:author="2.1RC1" w:date="2013-12-11T22:33:00Z"/>
                <w:spacing w:val="-1"/>
                <w:sz w:val="20"/>
                <w:szCs w:val="20"/>
              </w:rPr>
            </w:pPr>
            <w:ins w:id="3421" w:author="2.1RC1" w:date="2013-12-11T22:33:00Z">
              <w:r>
                <w:rPr>
                  <w:spacing w:val="-1"/>
                  <w:sz w:val="20"/>
                  <w:szCs w:val="20"/>
                </w:rPr>
                <w:t>1..1</w:t>
              </w:r>
            </w:ins>
          </w:p>
        </w:tc>
      </w:tr>
      <w:tr w:rsidR="00060E39" w:rsidRPr="00BA77A9" w14:paraId="57354EB0" w14:textId="77777777" w:rsidTr="00507A1C">
        <w:trPr>
          <w:trHeight w:hRule="exact" w:val="1130"/>
          <w:tblHeader/>
          <w:ins w:id="3422"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35BF0B8E" w14:textId="77777777" w:rsidR="00060E39" w:rsidRPr="003455B2" w:rsidRDefault="00060E39" w:rsidP="00060E39">
            <w:pPr>
              <w:rPr>
                <w:ins w:id="3423" w:author="2.1RC1" w:date="2013-12-11T22:33:00Z"/>
                <w:sz w:val="20"/>
                <w:szCs w:val="20"/>
              </w:rPr>
            </w:pPr>
            <w:ins w:id="3424" w:author="2.1RC1" w:date="2013-12-11T22:33:00Z">
              <w:r w:rsidRPr="003455B2">
                <w:rPr>
                  <w:sz w:val="20"/>
                  <w:szCs w:val="20"/>
                </w:rPr>
                <w:t>../../</w:t>
              </w:r>
              <w:r w:rsidRPr="00686491">
                <w:rPr>
                  <w:sz w:val="20"/>
                  <w:szCs w:val="20"/>
                </w:rPr>
                <w:t>unstructuredAlertInformation</w:t>
              </w:r>
            </w:ins>
          </w:p>
        </w:tc>
        <w:tc>
          <w:tcPr>
            <w:tcW w:w="1559" w:type="dxa"/>
            <w:tcBorders>
              <w:top w:val="single" w:sz="5" w:space="0" w:color="000000"/>
              <w:left w:val="single" w:sz="5" w:space="0" w:color="000000"/>
              <w:bottom w:val="single" w:sz="5" w:space="0" w:color="000000"/>
              <w:right w:val="single" w:sz="5" w:space="0" w:color="000000"/>
            </w:tcBorders>
          </w:tcPr>
          <w:p w14:paraId="7D2B17E1" w14:textId="77777777" w:rsidR="00060E39" w:rsidRPr="003455B2" w:rsidRDefault="00060E39" w:rsidP="00060E39">
            <w:pPr>
              <w:rPr>
                <w:ins w:id="3425" w:author="2.1RC1" w:date="2013-12-11T22:33:00Z"/>
                <w:sz w:val="20"/>
                <w:szCs w:val="20"/>
              </w:rPr>
            </w:pPr>
            <w:ins w:id="3426" w:author="2.1RC1" w:date="2013-12-11T22:33:00Z">
              <w:r>
                <w:rPr>
                  <w:sz w:val="20"/>
                  <w:szCs w:val="20"/>
                </w:rPr>
                <w:t>UnstructuredAlertInformationType</w:t>
              </w:r>
            </w:ins>
          </w:p>
        </w:tc>
        <w:tc>
          <w:tcPr>
            <w:tcW w:w="3969" w:type="dxa"/>
            <w:tcBorders>
              <w:top w:val="single" w:sz="5" w:space="0" w:color="000000"/>
              <w:left w:val="single" w:sz="5" w:space="0" w:color="000000"/>
              <w:bottom w:val="single" w:sz="5" w:space="0" w:color="000000"/>
              <w:right w:val="single" w:sz="5" w:space="0" w:color="000000"/>
            </w:tcBorders>
          </w:tcPr>
          <w:p w14:paraId="79401602" w14:textId="77777777" w:rsidR="00060E39" w:rsidRPr="00BA77A9" w:rsidRDefault="00060E39" w:rsidP="00060E39">
            <w:pPr>
              <w:rPr>
                <w:ins w:id="3427" w:author="2.1RC1" w:date="2013-12-11T22:33:00Z"/>
                <w:sz w:val="20"/>
                <w:szCs w:val="20"/>
              </w:rPr>
            </w:pPr>
            <w:ins w:id="3428" w:author="2.1RC1" w:date="2013-12-11T22:33:00Z">
              <w:r w:rsidRPr="00BA77A9">
                <w:rPr>
                  <w:sz w:val="20"/>
                  <w:szCs w:val="20"/>
                </w:rPr>
                <w:t>En och endast en av hypersensitivity, seriousDisease, treatment, communicableDisease, restrictionOfCare och unstructuredAlertInformation ska anges (den som motsvarar uppmärksamhetstyp (typeOfAlertInformation)).</w:t>
              </w:r>
            </w:ins>
          </w:p>
        </w:tc>
        <w:tc>
          <w:tcPr>
            <w:tcW w:w="851" w:type="dxa"/>
            <w:tcBorders>
              <w:top w:val="single" w:sz="5" w:space="0" w:color="000000"/>
              <w:left w:val="single" w:sz="5" w:space="0" w:color="000000"/>
              <w:bottom w:val="single" w:sz="5" w:space="0" w:color="000000"/>
              <w:right w:val="single" w:sz="5" w:space="0" w:color="000000"/>
            </w:tcBorders>
          </w:tcPr>
          <w:p w14:paraId="2A9953EC" w14:textId="77777777" w:rsidR="00060E39" w:rsidRPr="00BA77A9" w:rsidRDefault="00060E39" w:rsidP="00060E39">
            <w:pPr>
              <w:rPr>
                <w:ins w:id="3429" w:author="2.1RC1" w:date="2013-12-11T22:33:00Z"/>
                <w:spacing w:val="-1"/>
                <w:sz w:val="20"/>
                <w:szCs w:val="20"/>
              </w:rPr>
            </w:pPr>
            <w:ins w:id="3430" w:author="2.1RC1" w:date="2013-12-11T22:33:00Z">
              <w:r>
                <w:rPr>
                  <w:spacing w:val="-1"/>
                  <w:sz w:val="20"/>
                  <w:szCs w:val="20"/>
                </w:rPr>
                <w:t>0..1</w:t>
              </w:r>
            </w:ins>
          </w:p>
        </w:tc>
      </w:tr>
      <w:tr w:rsidR="00060E39" w:rsidRPr="003455B2" w14:paraId="661093DB" w14:textId="77777777" w:rsidTr="00507A1C">
        <w:trPr>
          <w:trHeight w:hRule="exact" w:val="1130"/>
          <w:tblHeader/>
          <w:ins w:id="3431"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33189A7E" w14:textId="1FF3B4F6" w:rsidR="00060E39" w:rsidRPr="00686491" w:rsidRDefault="00060E39" w:rsidP="00060E39">
            <w:pPr>
              <w:rPr>
                <w:ins w:id="3432" w:author="2.1RC1" w:date="2013-12-11T22:33:00Z"/>
                <w:sz w:val="20"/>
                <w:szCs w:val="20"/>
              </w:rPr>
            </w:pPr>
            <w:ins w:id="3433" w:author="2.1RC1" w:date="2013-12-11T22:33:00Z">
              <w:r w:rsidRPr="003455B2">
                <w:rPr>
                  <w:sz w:val="20"/>
                  <w:szCs w:val="20"/>
                </w:rPr>
                <w:lastRenderedPageBreak/>
                <w:t>../../</w:t>
              </w:r>
              <w:r w:rsidR="00C470E4">
                <w:rPr>
                  <w:sz w:val="20"/>
                  <w:szCs w:val="20"/>
                </w:rPr>
                <w:t>../</w:t>
              </w:r>
              <w:r w:rsidRPr="00686491">
                <w:rPr>
                  <w:sz w:val="20"/>
                  <w:szCs w:val="20"/>
                </w:rPr>
                <w:t>unstructuredAlertInformationHeading</w:t>
              </w:r>
            </w:ins>
          </w:p>
        </w:tc>
        <w:tc>
          <w:tcPr>
            <w:tcW w:w="1559" w:type="dxa"/>
            <w:tcBorders>
              <w:top w:val="single" w:sz="5" w:space="0" w:color="000000"/>
              <w:left w:val="single" w:sz="5" w:space="0" w:color="000000"/>
              <w:bottom w:val="single" w:sz="5" w:space="0" w:color="000000"/>
              <w:right w:val="single" w:sz="5" w:space="0" w:color="000000"/>
            </w:tcBorders>
          </w:tcPr>
          <w:p w14:paraId="51EBA478" w14:textId="77777777" w:rsidR="00060E39" w:rsidRPr="00686491" w:rsidRDefault="00060E39" w:rsidP="00060E39">
            <w:pPr>
              <w:rPr>
                <w:ins w:id="3434" w:author="2.1RC1" w:date="2013-12-11T22:33:00Z"/>
                <w:sz w:val="20"/>
                <w:szCs w:val="20"/>
              </w:rPr>
            </w:pPr>
            <w:ins w:id="3435"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5811817C" w14:textId="77777777" w:rsidR="00060E39" w:rsidRPr="000C59A8" w:rsidRDefault="00060E39" w:rsidP="00060E39">
            <w:pPr>
              <w:rPr>
                <w:ins w:id="3436" w:author="2.1RC1" w:date="2013-12-11T22:33:00Z"/>
                <w:sz w:val="20"/>
                <w:szCs w:val="20"/>
              </w:rPr>
            </w:pPr>
            <w:ins w:id="3437" w:author="2.1RC1" w:date="2013-12-11T22:33:00Z">
              <w:r w:rsidRPr="003455B2">
                <w:rPr>
                  <w:sz w:val="20"/>
                  <w:szCs w:val="20"/>
                </w:rPr>
                <w:t xml:space="preserve">Text som innehåller en beskrivande rubrik för en tidigare utfärdad varning. </w:t>
              </w:r>
              <w:r w:rsidRPr="000C59A8">
                <w:rPr>
                  <w:sz w:val="20"/>
                  <w:szCs w:val="20"/>
                </w:rPr>
                <w:t>Ska anges om typ av uppmärksamhetssignal = historisk varning. Avser tidigare varningsinformation i systemet vilken inte har preciserats enligt NPÖ-strukturen.</w:t>
              </w:r>
            </w:ins>
          </w:p>
          <w:p w14:paraId="32A14F7C" w14:textId="77777777" w:rsidR="00060E39" w:rsidRPr="003455B2" w:rsidRDefault="00060E39" w:rsidP="00060E39">
            <w:pPr>
              <w:spacing w:line="229" w:lineRule="exact"/>
              <w:ind w:left="102"/>
              <w:rPr>
                <w:ins w:id="3438" w:author="2.1RC1" w:date="2013-12-11T22:33:00Z"/>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1730EED" w14:textId="77777777" w:rsidR="00060E39" w:rsidRPr="003455B2" w:rsidRDefault="00060E39" w:rsidP="00060E39">
            <w:pPr>
              <w:rPr>
                <w:ins w:id="3439" w:author="2.1RC1" w:date="2013-12-11T22:33:00Z"/>
                <w:sz w:val="20"/>
                <w:szCs w:val="20"/>
              </w:rPr>
            </w:pPr>
            <w:ins w:id="3440" w:author="2.1RC1" w:date="2013-12-11T22:33:00Z">
              <w:r>
                <w:rPr>
                  <w:spacing w:val="-1"/>
                  <w:sz w:val="20"/>
                  <w:szCs w:val="20"/>
                </w:rPr>
                <w:t>1..1</w:t>
              </w:r>
            </w:ins>
          </w:p>
        </w:tc>
      </w:tr>
      <w:tr w:rsidR="00060E39" w:rsidRPr="003455B2" w14:paraId="163F5F64" w14:textId="77777777" w:rsidTr="00507A1C">
        <w:trPr>
          <w:trHeight w:hRule="exact" w:val="1146"/>
          <w:tblHeader/>
          <w:ins w:id="3441"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250518D8" w14:textId="637214E9" w:rsidR="00060E39" w:rsidRPr="009E1560" w:rsidRDefault="00060E39" w:rsidP="00060E39">
            <w:pPr>
              <w:rPr>
                <w:ins w:id="3442" w:author="2.1RC1" w:date="2013-12-11T22:33:00Z"/>
                <w:sz w:val="20"/>
                <w:szCs w:val="20"/>
              </w:rPr>
            </w:pPr>
            <w:ins w:id="3443" w:author="2.1RC1" w:date="2013-12-11T22:33:00Z">
              <w:r w:rsidRPr="003455B2">
                <w:rPr>
                  <w:sz w:val="20"/>
                  <w:szCs w:val="20"/>
                </w:rPr>
                <w:t>../../</w:t>
              </w:r>
              <w:r w:rsidR="00C470E4">
                <w:rPr>
                  <w:sz w:val="20"/>
                  <w:szCs w:val="20"/>
                </w:rPr>
                <w:t>../</w:t>
              </w:r>
              <w:r w:rsidRPr="003455B2">
                <w:rPr>
                  <w:sz w:val="20"/>
                  <w:szCs w:val="20"/>
                </w:rPr>
                <w:t>unstructuredAlertInformationContent</w:t>
              </w:r>
            </w:ins>
          </w:p>
        </w:tc>
        <w:tc>
          <w:tcPr>
            <w:tcW w:w="1559" w:type="dxa"/>
            <w:tcBorders>
              <w:top w:val="single" w:sz="5" w:space="0" w:color="000000"/>
              <w:left w:val="single" w:sz="5" w:space="0" w:color="000000"/>
              <w:bottom w:val="single" w:sz="5" w:space="0" w:color="000000"/>
              <w:right w:val="single" w:sz="5" w:space="0" w:color="000000"/>
            </w:tcBorders>
          </w:tcPr>
          <w:p w14:paraId="4F96D99B" w14:textId="77777777" w:rsidR="00060E39" w:rsidRPr="003455B2" w:rsidRDefault="00060E39" w:rsidP="00060E39">
            <w:pPr>
              <w:rPr>
                <w:ins w:id="3444" w:author="2.1RC1" w:date="2013-12-11T22:33:00Z"/>
                <w:sz w:val="20"/>
                <w:szCs w:val="20"/>
              </w:rPr>
            </w:pPr>
            <w:ins w:id="3445"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6926DF8E" w14:textId="77777777" w:rsidR="00060E39" w:rsidRPr="000C59A8" w:rsidRDefault="00060E39" w:rsidP="00060E39">
            <w:pPr>
              <w:rPr>
                <w:ins w:id="3446" w:author="2.1RC1" w:date="2013-12-11T22:33:00Z"/>
                <w:sz w:val="20"/>
                <w:szCs w:val="20"/>
              </w:rPr>
            </w:pPr>
            <w:ins w:id="3447" w:author="2.1RC1" w:date="2013-12-11T22:33:00Z">
              <w:r w:rsidRPr="003455B2">
                <w:rPr>
                  <w:sz w:val="20"/>
                  <w:szCs w:val="20"/>
                </w:rPr>
                <w:t xml:space="preserve">Text som beskriver vad varningen gäller, samt viss administrativ information. </w:t>
              </w:r>
              <w:r w:rsidRPr="000C59A8">
                <w:rPr>
                  <w:sz w:val="20"/>
                  <w:szCs w:val="20"/>
                </w:rPr>
                <w:t>Ska anges om typ av uppmärksamhetssignal = historisk varning. Avser tidigare varningsinformation i systemet vilken inte har preciserats enligt NPÖ-strukturen.</w:t>
              </w:r>
            </w:ins>
          </w:p>
          <w:p w14:paraId="135B3909" w14:textId="77777777" w:rsidR="00060E39" w:rsidRPr="003455B2" w:rsidRDefault="00060E39" w:rsidP="00060E39">
            <w:pPr>
              <w:spacing w:line="229" w:lineRule="exact"/>
              <w:ind w:left="102"/>
              <w:rPr>
                <w:ins w:id="3448" w:author="2.1RC1" w:date="2013-12-11T22:33:00Z"/>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A7B7B5" w14:textId="77777777" w:rsidR="00060E39" w:rsidRPr="003455B2" w:rsidRDefault="00060E39" w:rsidP="00060E39">
            <w:pPr>
              <w:rPr>
                <w:ins w:id="3449" w:author="2.1RC1" w:date="2013-12-11T22:33:00Z"/>
                <w:sz w:val="20"/>
                <w:szCs w:val="20"/>
              </w:rPr>
            </w:pPr>
            <w:ins w:id="3450" w:author="2.1RC1" w:date="2013-12-11T22:33:00Z">
              <w:r>
                <w:rPr>
                  <w:spacing w:val="-1"/>
                  <w:sz w:val="20"/>
                  <w:szCs w:val="20"/>
                </w:rPr>
                <w:t>1..1</w:t>
              </w:r>
            </w:ins>
          </w:p>
        </w:tc>
      </w:tr>
      <w:tr w:rsidR="00060E39" w:rsidRPr="003455B2" w14:paraId="09C87F62" w14:textId="77777777" w:rsidTr="00507A1C">
        <w:trPr>
          <w:trHeight w:hRule="exact" w:val="540"/>
          <w:tblHeader/>
          <w:ins w:id="3451"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183B417E" w14:textId="77777777" w:rsidR="00060E39" w:rsidRPr="009E1560" w:rsidRDefault="00060E39" w:rsidP="00060E39">
            <w:pPr>
              <w:rPr>
                <w:ins w:id="3452" w:author="2.1RC1" w:date="2013-12-11T22:33:00Z"/>
                <w:sz w:val="20"/>
                <w:szCs w:val="20"/>
              </w:rPr>
            </w:pPr>
            <w:ins w:id="3453" w:author="2.1RC1" w:date="2013-12-11T22:33:00Z">
              <w:r w:rsidRPr="003455B2">
                <w:rPr>
                  <w:sz w:val="20"/>
                  <w:szCs w:val="20"/>
                </w:rPr>
                <w:t>../../relatedAlertInformation</w:t>
              </w:r>
            </w:ins>
          </w:p>
        </w:tc>
        <w:tc>
          <w:tcPr>
            <w:tcW w:w="1559" w:type="dxa"/>
            <w:tcBorders>
              <w:top w:val="single" w:sz="5" w:space="0" w:color="000000"/>
              <w:left w:val="single" w:sz="5" w:space="0" w:color="000000"/>
              <w:bottom w:val="single" w:sz="5" w:space="0" w:color="000000"/>
              <w:right w:val="single" w:sz="5" w:space="0" w:color="000000"/>
            </w:tcBorders>
          </w:tcPr>
          <w:p w14:paraId="344C4129" w14:textId="77777777" w:rsidR="00060E39" w:rsidRPr="003455B2" w:rsidRDefault="00060E39" w:rsidP="00060E39">
            <w:pPr>
              <w:rPr>
                <w:ins w:id="3454" w:author="2.1RC1" w:date="2013-12-11T22:33:00Z"/>
                <w:sz w:val="20"/>
                <w:szCs w:val="20"/>
              </w:rPr>
            </w:pPr>
            <w:ins w:id="3455" w:author="2.1RC1" w:date="2013-12-11T22:33:00Z">
              <w:r w:rsidRPr="003455B2">
                <w:rPr>
                  <w:sz w:val="20"/>
                  <w:szCs w:val="20"/>
                </w:rPr>
                <w:t>RelatedAlertInformationType</w:t>
              </w:r>
            </w:ins>
          </w:p>
        </w:tc>
        <w:tc>
          <w:tcPr>
            <w:tcW w:w="3969" w:type="dxa"/>
            <w:tcBorders>
              <w:top w:val="single" w:sz="5" w:space="0" w:color="000000"/>
              <w:left w:val="single" w:sz="5" w:space="0" w:color="000000"/>
              <w:bottom w:val="single" w:sz="5" w:space="0" w:color="000000"/>
              <w:right w:val="single" w:sz="5" w:space="0" w:color="000000"/>
            </w:tcBorders>
          </w:tcPr>
          <w:p w14:paraId="6C6C992F" w14:textId="77777777" w:rsidR="00060E39" w:rsidRPr="003455B2" w:rsidRDefault="00060E39" w:rsidP="00060E39">
            <w:pPr>
              <w:rPr>
                <w:ins w:id="3456" w:author="2.1RC1" w:date="2013-12-11T22:33:00Z"/>
                <w:sz w:val="20"/>
                <w:szCs w:val="20"/>
              </w:rPr>
            </w:pPr>
            <w:ins w:id="3457" w:author="2.1RC1" w:date="2013-12-11T22:33:00Z">
              <w:r w:rsidRPr="003455B2">
                <w:rPr>
                  <w:sz w:val="20"/>
                  <w:szCs w:val="20"/>
                </w:rPr>
                <w:t>Information om samband uppmärksamhetssignal</w:t>
              </w:r>
            </w:ins>
          </w:p>
        </w:tc>
        <w:tc>
          <w:tcPr>
            <w:tcW w:w="851" w:type="dxa"/>
            <w:tcBorders>
              <w:top w:val="single" w:sz="5" w:space="0" w:color="000000"/>
              <w:left w:val="single" w:sz="5" w:space="0" w:color="000000"/>
              <w:bottom w:val="single" w:sz="5" w:space="0" w:color="000000"/>
              <w:right w:val="single" w:sz="5" w:space="0" w:color="000000"/>
            </w:tcBorders>
          </w:tcPr>
          <w:p w14:paraId="1D3D915E" w14:textId="77777777" w:rsidR="00060E39" w:rsidRPr="003455B2" w:rsidRDefault="00060E39" w:rsidP="00060E39">
            <w:pPr>
              <w:rPr>
                <w:ins w:id="3458" w:author="2.1RC1" w:date="2013-12-11T22:33:00Z"/>
                <w:sz w:val="20"/>
                <w:szCs w:val="20"/>
              </w:rPr>
            </w:pPr>
            <w:ins w:id="3459" w:author="2.1RC1" w:date="2013-12-11T22:33:00Z">
              <w:r w:rsidRPr="003455B2">
                <w:rPr>
                  <w:sz w:val="20"/>
                  <w:szCs w:val="20"/>
                </w:rPr>
                <w:t>0..*</w:t>
              </w:r>
            </w:ins>
          </w:p>
          <w:p w14:paraId="5DFE8F33" w14:textId="77777777" w:rsidR="00060E39" w:rsidRPr="003455B2" w:rsidRDefault="00060E39" w:rsidP="00060E39">
            <w:pPr>
              <w:spacing w:line="226" w:lineRule="exact"/>
              <w:rPr>
                <w:ins w:id="3460" w:author="2.1RC1" w:date="2013-12-11T22:33:00Z"/>
                <w:spacing w:val="-1"/>
                <w:sz w:val="20"/>
                <w:szCs w:val="20"/>
              </w:rPr>
            </w:pPr>
          </w:p>
        </w:tc>
      </w:tr>
      <w:tr w:rsidR="00060E39" w:rsidRPr="003455B2" w14:paraId="171D1D05" w14:textId="77777777" w:rsidTr="00507A1C">
        <w:trPr>
          <w:trHeight w:hRule="exact" w:val="789"/>
          <w:tblHeader/>
          <w:ins w:id="3461"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6BCB7CA2" w14:textId="77777777" w:rsidR="00060E39" w:rsidRPr="003455B2" w:rsidRDefault="00060E39" w:rsidP="00060E39">
            <w:pPr>
              <w:rPr>
                <w:ins w:id="3462" w:author="2.1RC1" w:date="2013-12-11T22:33:00Z"/>
                <w:sz w:val="20"/>
                <w:szCs w:val="20"/>
              </w:rPr>
            </w:pPr>
            <w:ins w:id="3463" w:author="2.1RC1" w:date="2013-12-11T22:33:00Z">
              <w:r w:rsidRPr="003455B2">
                <w:rPr>
                  <w:sz w:val="20"/>
                  <w:szCs w:val="20"/>
                </w:rPr>
                <w:t>../../../typeOfAlertInformationRelation</w:t>
              </w:r>
              <w:r>
                <w:rPr>
                  <w:sz w:val="20"/>
                  <w:szCs w:val="20"/>
                </w:rPr>
                <w:t>ship</w:t>
              </w:r>
            </w:ins>
          </w:p>
        </w:tc>
        <w:tc>
          <w:tcPr>
            <w:tcW w:w="1559" w:type="dxa"/>
            <w:tcBorders>
              <w:top w:val="single" w:sz="5" w:space="0" w:color="000000"/>
              <w:left w:val="single" w:sz="5" w:space="0" w:color="000000"/>
              <w:bottom w:val="single" w:sz="5" w:space="0" w:color="000000"/>
              <w:right w:val="single" w:sz="5" w:space="0" w:color="000000"/>
            </w:tcBorders>
          </w:tcPr>
          <w:p w14:paraId="78794F3B" w14:textId="77777777" w:rsidR="00060E39" w:rsidRPr="003455B2" w:rsidRDefault="00060E39" w:rsidP="00060E39">
            <w:pPr>
              <w:rPr>
                <w:ins w:id="3464" w:author="2.1RC1" w:date="2013-12-11T22:33:00Z"/>
                <w:sz w:val="20"/>
                <w:szCs w:val="20"/>
              </w:rPr>
            </w:pPr>
            <w:ins w:id="3465" w:author="2.1RC1" w:date="2013-12-11T22:33:00Z">
              <w:r w:rsidRPr="003455B2">
                <w:rPr>
                  <w:sz w:val="20"/>
                  <w:szCs w:val="20"/>
                </w:rPr>
                <w:t>CVType</w:t>
              </w:r>
            </w:ins>
          </w:p>
          <w:p w14:paraId="60E1785A" w14:textId="77777777" w:rsidR="00060E39" w:rsidRPr="003455B2" w:rsidRDefault="00060E39" w:rsidP="00060E39">
            <w:pPr>
              <w:spacing w:line="226" w:lineRule="exact"/>
              <w:ind w:left="102"/>
              <w:rPr>
                <w:ins w:id="3466" w:author="2.1RC1" w:date="2013-12-11T22:33:00Z"/>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4D30084" w14:textId="77777777" w:rsidR="00060E39" w:rsidRPr="000C59A8" w:rsidRDefault="00060E39" w:rsidP="00060E39">
            <w:pPr>
              <w:rPr>
                <w:ins w:id="3467" w:author="2.1RC1" w:date="2013-12-11T22:33:00Z"/>
                <w:sz w:val="20"/>
                <w:szCs w:val="20"/>
              </w:rPr>
            </w:pPr>
            <w:ins w:id="3468" w:author="2.1RC1" w:date="2013-12-11T22:33:00Z">
              <w:r w:rsidRPr="003455B2">
                <w:rPr>
                  <w:sz w:val="20"/>
                  <w:szCs w:val="20"/>
                </w:rPr>
                <w:t>Text som anger vilken typ av samband som avses. NPÖ RIV 2.2.0 kräver att KV Sambandstyp (1.2.752.129.2.2.2.4) används.</w:t>
              </w:r>
            </w:ins>
          </w:p>
        </w:tc>
        <w:tc>
          <w:tcPr>
            <w:tcW w:w="851" w:type="dxa"/>
            <w:tcBorders>
              <w:top w:val="single" w:sz="5" w:space="0" w:color="000000"/>
              <w:left w:val="single" w:sz="5" w:space="0" w:color="000000"/>
              <w:bottom w:val="single" w:sz="5" w:space="0" w:color="000000"/>
              <w:right w:val="single" w:sz="5" w:space="0" w:color="000000"/>
            </w:tcBorders>
          </w:tcPr>
          <w:p w14:paraId="6DC7B067" w14:textId="77777777" w:rsidR="00060E39" w:rsidRPr="003455B2" w:rsidRDefault="00060E39" w:rsidP="00060E39">
            <w:pPr>
              <w:rPr>
                <w:ins w:id="3469" w:author="2.1RC1" w:date="2013-12-11T22:33:00Z"/>
                <w:sz w:val="20"/>
                <w:szCs w:val="20"/>
              </w:rPr>
            </w:pPr>
            <w:ins w:id="3470" w:author="2.1RC1" w:date="2013-12-11T22:33:00Z">
              <w:r w:rsidRPr="003455B2">
                <w:rPr>
                  <w:sz w:val="20"/>
                  <w:szCs w:val="20"/>
                </w:rPr>
                <w:t>1..1</w:t>
              </w:r>
            </w:ins>
          </w:p>
          <w:p w14:paraId="20C74134" w14:textId="77777777" w:rsidR="00060E39" w:rsidRPr="003455B2" w:rsidRDefault="00060E39" w:rsidP="00060E39">
            <w:pPr>
              <w:spacing w:line="226" w:lineRule="exact"/>
              <w:rPr>
                <w:ins w:id="3471" w:author="2.1RC1" w:date="2013-12-11T22:33:00Z"/>
                <w:spacing w:val="-1"/>
                <w:sz w:val="20"/>
                <w:szCs w:val="20"/>
              </w:rPr>
            </w:pPr>
          </w:p>
        </w:tc>
      </w:tr>
      <w:tr w:rsidR="00060E39" w:rsidRPr="003455B2" w14:paraId="541512F8" w14:textId="77777777" w:rsidTr="00507A1C">
        <w:trPr>
          <w:trHeight w:hRule="exact" w:val="701"/>
          <w:tblHeader/>
          <w:ins w:id="3472"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52EEF3F9" w14:textId="77777777" w:rsidR="00060E39" w:rsidRPr="003455B2" w:rsidRDefault="00060E39" w:rsidP="00060E39">
            <w:pPr>
              <w:rPr>
                <w:ins w:id="3473" w:author="2.1RC1" w:date="2013-12-11T22:33:00Z"/>
                <w:sz w:val="20"/>
                <w:szCs w:val="20"/>
              </w:rPr>
            </w:pPr>
            <w:ins w:id="3474" w:author="2.1RC1" w:date="2013-12-11T22:33:00Z">
              <w:r w:rsidRPr="003455B2">
                <w:rPr>
                  <w:sz w:val="20"/>
                  <w:szCs w:val="20"/>
                </w:rPr>
                <w:t>../../../../code</w:t>
              </w:r>
            </w:ins>
          </w:p>
        </w:tc>
        <w:tc>
          <w:tcPr>
            <w:tcW w:w="1559" w:type="dxa"/>
            <w:tcBorders>
              <w:top w:val="single" w:sz="5" w:space="0" w:color="000000"/>
              <w:left w:val="single" w:sz="5" w:space="0" w:color="000000"/>
              <w:bottom w:val="single" w:sz="5" w:space="0" w:color="000000"/>
              <w:right w:val="single" w:sz="5" w:space="0" w:color="000000"/>
            </w:tcBorders>
          </w:tcPr>
          <w:p w14:paraId="34128946" w14:textId="77777777" w:rsidR="00060E39" w:rsidRPr="003455B2" w:rsidRDefault="00060E39" w:rsidP="00060E39">
            <w:pPr>
              <w:rPr>
                <w:ins w:id="3475" w:author="2.1RC1" w:date="2013-12-11T22:33:00Z"/>
                <w:sz w:val="20"/>
                <w:szCs w:val="20"/>
              </w:rPr>
            </w:pPr>
            <w:ins w:id="3476"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462918E6" w14:textId="77777777" w:rsidR="00060E39" w:rsidRPr="003455B2" w:rsidRDefault="00060E39" w:rsidP="00060E39">
            <w:pPr>
              <w:spacing w:line="229" w:lineRule="exact"/>
              <w:ind w:left="102"/>
              <w:rPr>
                <w:ins w:id="3477" w:author="2.1RC1" w:date="2013-12-11T22:33:00Z"/>
                <w:spacing w:val="-1"/>
                <w:sz w:val="20"/>
                <w:szCs w:val="20"/>
              </w:rPr>
            </w:pPr>
            <w:ins w:id="3478" w:author="2.1RC1" w:date="2013-12-11T22:33:00Z">
              <w:r w:rsidRPr="003455B2">
                <w:rPr>
                  <w:spacing w:val="-1"/>
                  <w:sz w:val="20"/>
                  <w:szCs w:val="20"/>
                </w:rPr>
                <w:t>Kod för samband uppmärksamhetssignal. Om code anges måste också displayName och codeSystem anges.</w:t>
              </w:r>
            </w:ins>
          </w:p>
        </w:tc>
        <w:tc>
          <w:tcPr>
            <w:tcW w:w="851" w:type="dxa"/>
            <w:tcBorders>
              <w:top w:val="single" w:sz="5" w:space="0" w:color="000000"/>
              <w:left w:val="single" w:sz="5" w:space="0" w:color="000000"/>
              <w:bottom w:val="single" w:sz="5" w:space="0" w:color="000000"/>
              <w:right w:val="single" w:sz="5" w:space="0" w:color="000000"/>
            </w:tcBorders>
          </w:tcPr>
          <w:p w14:paraId="31ACFA8F" w14:textId="77777777" w:rsidR="00060E39" w:rsidRPr="003455B2" w:rsidRDefault="00060E39" w:rsidP="00060E39">
            <w:pPr>
              <w:rPr>
                <w:ins w:id="3479" w:author="2.1RC1" w:date="2013-12-11T22:33:00Z"/>
                <w:sz w:val="20"/>
                <w:szCs w:val="20"/>
              </w:rPr>
            </w:pPr>
            <w:ins w:id="3480" w:author="2.1RC1" w:date="2013-12-11T22:33:00Z">
              <w:r w:rsidRPr="003455B2">
                <w:rPr>
                  <w:spacing w:val="-1"/>
                  <w:sz w:val="20"/>
                  <w:szCs w:val="20"/>
                </w:rPr>
                <w:t>0..1</w:t>
              </w:r>
            </w:ins>
          </w:p>
        </w:tc>
      </w:tr>
      <w:tr w:rsidR="00060E39" w:rsidRPr="003455B2" w14:paraId="48CA4466" w14:textId="77777777" w:rsidTr="00507A1C">
        <w:trPr>
          <w:trHeight w:hRule="exact" w:val="710"/>
          <w:tblHeader/>
          <w:ins w:id="3481"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478597D3" w14:textId="77777777" w:rsidR="00060E39" w:rsidRPr="003455B2" w:rsidRDefault="00060E39" w:rsidP="00060E39">
            <w:pPr>
              <w:rPr>
                <w:ins w:id="3482" w:author="2.1RC1" w:date="2013-12-11T22:33:00Z"/>
                <w:sz w:val="20"/>
                <w:szCs w:val="20"/>
              </w:rPr>
            </w:pPr>
            <w:ins w:id="3483" w:author="2.1RC1" w:date="2013-12-11T22:33:00Z">
              <w:r w:rsidRPr="003455B2">
                <w:rPr>
                  <w:sz w:val="20"/>
                  <w:szCs w:val="20"/>
                </w:rPr>
                <w:t>../../../../displayName</w:t>
              </w:r>
            </w:ins>
          </w:p>
        </w:tc>
        <w:tc>
          <w:tcPr>
            <w:tcW w:w="1559" w:type="dxa"/>
            <w:tcBorders>
              <w:top w:val="single" w:sz="5" w:space="0" w:color="000000"/>
              <w:left w:val="single" w:sz="5" w:space="0" w:color="000000"/>
              <w:bottom w:val="single" w:sz="5" w:space="0" w:color="000000"/>
              <w:right w:val="single" w:sz="5" w:space="0" w:color="000000"/>
            </w:tcBorders>
          </w:tcPr>
          <w:p w14:paraId="6B1E4A6C" w14:textId="77777777" w:rsidR="00060E39" w:rsidRPr="003455B2" w:rsidRDefault="00060E39" w:rsidP="00060E39">
            <w:pPr>
              <w:rPr>
                <w:ins w:id="3484" w:author="2.1RC1" w:date="2013-12-11T22:33:00Z"/>
                <w:sz w:val="20"/>
                <w:szCs w:val="20"/>
              </w:rPr>
            </w:pPr>
            <w:ins w:id="3485"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041A0A19" w14:textId="77777777" w:rsidR="00060E39" w:rsidRPr="003455B2" w:rsidRDefault="00060E39" w:rsidP="00060E39">
            <w:pPr>
              <w:spacing w:line="229" w:lineRule="exact"/>
              <w:ind w:left="102"/>
              <w:rPr>
                <w:ins w:id="3486" w:author="2.1RC1" w:date="2013-12-11T22:33:00Z"/>
                <w:spacing w:val="-1"/>
                <w:sz w:val="20"/>
                <w:szCs w:val="20"/>
              </w:rPr>
            </w:pPr>
            <w:ins w:id="3487" w:author="2.1RC1" w:date="2013-12-11T22:33:00Z">
              <w:r w:rsidRPr="003455B2">
                <w:rPr>
                  <w:spacing w:val="-1"/>
                  <w:sz w:val="20"/>
                  <w:szCs w:val="20"/>
                </w:rPr>
                <w:t>Klartext för samband uppmärksamhetssignal. Om displayName anges måste också code och codeSystem anges.</w:t>
              </w:r>
            </w:ins>
          </w:p>
        </w:tc>
        <w:tc>
          <w:tcPr>
            <w:tcW w:w="851" w:type="dxa"/>
            <w:tcBorders>
              <w:top w:val="single" w:sz="5" w:space="0" w:color="000000"/>
              <w:left w:val="single" w:sz="5" w:space="0" w:color="000000"/>
              <w:bottom w:val="single" w:sz="5" w:space="0" w:color="000000"/>
              <w:right w:val="single" w:sz="5" w:space="0" w:color="000000"/>
            </w:tcBorders>
          </w:tcPr>
          <w:p w14:paraId="7602141B" w14:textId="77777777" w:rsidR="00060E39" w:rsidRPr="003455B2" w:rsidRDefault="00060E39" w:rsidP="00060E39">
            <w:pPr>
              <w:rPr>
                <w:ins w:id="3488" w:author="2.1RC1" w:date="2013-12-11T22:33:00Z"/>
                <w:sz w:val="20"/>
                <w:szCs w:val="20"/>
              </w:rPr>
            </w:pPr>
            <w:ins w:id="3489" w:author="2.1RC1" w:date="2013-12-11T22:33:00Z">
              <w:r w:rsidRPr="003455B2">
                <w:rPr>
                  <w:spacing w:val="-1"/>
                  <w:sz w:val="20"/>
                  <w:szCs w:val="20"/>
                </w:rPr>
                <w:t>0..1</w:t>
              </w:r>
            </w:ins>
          </w:p>
        </w:tc>
      </w:tr>
      <w:tr w:rsidR="00060E39" w:rsidRPr="003455B2" w14:paraId="2289B949" w14:textId="77777777" w:rsidTr="00507A1C">
        <w:trPr>
          <w:trHeight w:hRule="exact" w:val="759"/>
          <w:tblHeader/>
          <w:ins w:id="3490"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12AEC8CF" w14:textId="77777777" w:rsidR="00060E39" w:rsidRPr="003455B2" w:rsidRDefault="00060E39" w:rsidP="00060E39">
            <w:pPr>
              <w:rPr>
                <w:ins w:id="3491" w:author="2.1RC1" w:date="2013-12-11T22:33:00Z"/>
                <w:sz w:val="20"/>
                <w:szCs w:val="20"/>
              </w:rPr>
            </w:pPr>
            <w:ins w:id="3492" w:author="2.1RC1" w:date="2013-12-11T22:33:00Z">
              <w:r w:rsidRPr="003455B2">
                <w:rPr>
                  <w:sz w:val="20"/>
                  <w:szCs w:val="20"/>
                </w:rPr>
                <w:t>../../../../codeSystem</w:t>
              </w:r>
            </w:ins>
          </w:p>
        </w:tc>
        <w:tc>
          <w:tcPr>
            <w:tcW w:w="1559" w:type="dxa"/>
            <w:tcBorders>
              <w:top w:val="single" w:sz="5" w:space="0" w:color="000000"/>
              <w:left w:val="single" w:sz="5" w:space="0" w:color="000000"/>
              <w:bottom w:val="single" w:sz="5" w:space="0" w:color="000000"/>
              <w:right w:val="single" w:sz="5" w:space="0" w:color="000000"/>
            </w:tcBorders>
          </w:tcPr>
          <w:p w14:paraId="565A792D" w14:textId="77777777" w:rsidR="00060E39" w:rsidRPr="003455B2" w:rsidRDefault="00060E39" w:rsidP="00060E39">
            <w:pPr>
              <w:rPr>
                <w:ins w:id="3493" w:author="2.1RC1" w:date="2013-12-11T22:33:00Z"/>
                <w:sz w:val="20"/>
                <w:szCs w:val="20"/>
              </w:rPr>
            </w:pPr>
            <w:ins w:id="3494"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67E7943A" w14:textId="77777777" w:rsidR="00060E39" w:rsidRPr="003455B2" w:rsidRDefault="00060E39" w:rsidP="00060E39">
            <w:pPr>
              <w:spacing w:line="229" w:lineRule="exact"/>
              <w:ind w:left="102"/>
              <w:rPr>
                <w:ins w:id="3495" w:author="2.1RC1" w:date="2013-12-11T22:33:00Z"/>
                <w:spacing w:val="-1"/>
                <w:sz w:val="20"/>
                <w:szCs w:val="20"/>
              </w:rPr>
            </w:pPr>
            <w:ins w:id="3496" w:author="2.1RC1" w:date="2013-12-11T22:33:00Z">
              <w:r w:rsidRPr="003455B2">
                <w:rPr>
                  <w:spacing w:val="-1"/>
                  <w:sz w:val="20"/>
                  <w:szCs w:val="20"/>
                </w:rPr>
                <w:t>Kodsystem för samband uppmärksamhetssignal. Om codeSystem anges måste också code och displayName anges.</w:t>
              </w:r>
            </w:ins>
          </w:p>
        </w:tc>
        <w:tc>
          <w:tcPr>
            <w:tcW w:w="851" w:type="dxa"/>
            <w:tcBorders>
              <w:top w:val="single" w:sz="5" w:space="0" w:color="000000"/>
              <w:left w:val="single" w:sz="5" w:space="0" w:color="000000"/>
              <w:bottom w:val="single" w:sz="5" w:space="0" w:color="000000"/>
              <w:right w:val="single" w:sz="5" w:space="0" w:color="000000"/>
            </w:tcBorders>
          </w:tcPr>
          <w:p w14:paraId="3A2E6FF4" w14:textId="77777777" w:rsidR="00060E39" w:rsidRPr="003455B2" w:rsidRDefault="00060E39" w:rsidP="00060E39">
            <w:pPr>
              <w:rPr>
                <w:ins w:id="3497" w:author="2.1RC1" w:date="2013-12-11T22:33:00Z"/>
                <w:sz w:val="20"/>
                <w:szCs w:val="20"/>
              </w:rPr>
            </w:pPr>
            <w:ins w:id="3498" w:author="2.1RC1" w:date="2013-12-11T22:33:00Z">
              <w:r w:rsidRPr="003455B2">
                <w:rPr>
                  <w:spacing w:val="-1"/>
                  <w:sz w:val="20"/>
                  <w:szCs w:val="20"/>
                </w:rPr>
                <w:t>0..1</w:t>
              </w:r>
            </w:ins>
          </w:p>
        </w:tc>
      </w:tr>
      <w:tr w:rsidR="00060E39" w:rsidRPr="003455B2" w14:paraId="2C42111E" w14:textId="77777777" w:rsidTr="00507A1C">
        <w:trPr>
          <w:trHeight w:hRule="exact" w:val="540"/>
          <w:tblHeader/>
          <w:ins w:id="3499"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1895F09A" w14:textId="77777777" w:rsidR="00060E39" w:rsidRPr="003455B2" w:rsidRDefault="00060E39" w:rsidP="00060E39">
            <w:pPr>
              <w:rPr>
                <w:ins w:id="3500" w:author="2.1RC1" w:date="2013-12-11T22:33:00Z"/>
                <w:sz w:val="20"/>
                <w:szCs w:val="20"/>
              </w:rPr>
            </w:pPr>
            <w:ins w:id="3501" w:author="2.1RC1" w:date="2013-12-11T22:33:00Z">
              <w:r w:rsidRPr="003455B2">
                <w:rPr>
                  <w:sz w:val="20"/>
                  <w:szCs w:val="20"/>
                </w:rPr>
                <w:t>../../../../codeSystemName</w:t>
              </w:r>
            </w:ins>
          </w:p>
        </w:tc>
        <w:tc>
          <w:tcPr>
            <w:tcW w:w="1559" w:type="dxa"/>
            <w:tcBorders>
              <w:top w:val="single" w:sz="5" w:space="0" w:color="000000"/>
              <w:left w:val="single" w:sz="5" w:space="0" w:color="000000"/>
              <w:bottom w:val="single" w:sz="5" w:space="0" w:color="000000"/>
              <w:right w:val="single" w:sz="5" w:space="0" w:color="000000"/>
            </w:tcBorders>
          </w:tcPr>
          <w:p w14:paraId="4B3BF792" w14:textId="77777777" w:rsidR="00060E39" w:rsidRPr="003455B2" w:rsidRDefault="00060E39" w:rsidP="00060E39">
            <w:pPr>
              <w:rPr>
                <w:ins w:id="3502" w:author="2.1RC1" w:date="2013-12-11T22:33:00Z"/>
                <w:sz w:val="20"/>
                <w:szCs w:val="20"/>
              </w:rPr>
            </w:pPr>
            <w:ins w:id="3503"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56957BA6" w14:textId="77777777" w:rsidR="00060E39" w:rsidRPr="003455B2" w:rsidRDefault="00060E39" w:rsidP="00060E39">
            <w:pPr>
              <w:spacing w:line="229" w:lineRule="exact"/>
              <w:ind w:left="102"/>
              <w:rPr>
                <w:ins w:id="3504" w:author="2.1RC1" w:date="2013-12-11T22:33:00Z"/>
                <w:spacing w:val="-1"/>
                <w:sz w:val="20"/>
                <w:szCs w:val="20"/>
              </w:rPr>
            </w:pPr>
            <w:ins w:id="3505" w:author="2.1RC1" w:date="2013-12-11T22:33:00Z">
              <w:r w:rsidRPr="003455B2">
                <w:rPr>
                  <w:spacing w:val="-1"/>
                  <w:sz w:val="20"/>
                  <w:szCs w:val="20"/>
                </w:rPr>
                <w:t>Klartext för kodsystem för samband uppmärksamhetssignal.</w:t>
              </w:r>
            </w:ins>
          </w:p>
        </w:tc>
        <w:tc>
          <w:tcPr>
            <w:tcW w:w="851" w:type="dxa"/>
            <w:tcBorders>
              <w:top w:val="single" w:sz="5" w:space="0" w:color="000000"/>
              <w:left w:val="single" w:sz="5" w:space="0" w:color="000000"/>
              <w:bottom w:val="single" w:sz="5" w:space="0" w:color="000000"/>
              <w:right w:val="single" w:sz="5" w:space="0" w:color="000000"/>
            </w:tcBorders>
          </w:tcPr>
          <w:p w14:paraId="3FB56074" w14:textId="77777777" w:rsidR="00060E39" w:rsidRPr="003455B2" w:rsidRDefault="00060E39" w:rsidP="00060E39">
            <w:pPr>
              <w:rPr>
                <w:ins w:id="3506" w:author="2.1RC1" w:date="2013-12-11T22:33:00Z"/>
                <w:sz w:val="20"/>
                <w:szCs w:val="20"/>
              </w:rPr>
            </w:pPr>
            <w:ins w:id="3507" w:author="2.1RC1" w:date="2013-12-11T22:33:00Z">
              <w:r w:rsidRPr="003455B2">
                <w:rPr>
                  <w:spacing w:val="-1"/>
                  <w:sz w:val="20"/>
                  <w:szCs w:val="20"/>
                </w:rPr>
                <w:t>0..1</w:t>
              </w:r>
            </w:ins>
          </w:p>
        </w:tc>
      </w:tr>
      <w:tr w:rsidR="00060E39" w:rsidRPr="003455B2" w14:paraId="20CA4AF2" w14:textId="77777777" w:rsidTr="00507A1C">
        <w:trPr>
          <w:trHeight w:hRule="exact" w:val="540"/>
          <w:tblHeader/>
          <w:ins w:id="3508"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7D97709B" w14:textId="77777777" w:rsidR="00060E39" w:rsidRPr="003455B2" w:rsidRDefault="00060E39" w:rsidP="00060E39">
            <w:pPr>
              <w:rPr>
                <w:ins w:id="3509" w:author="2.1RC1" w:date="2013-12-11T22:33:00Z"/>
                <w:sz w:val="20"/>
                <w:szCs w:val="20"/>
              </w:rPr>
            </w:pPr>
            <w:ins w:id="3510" w:author="2.1RC1" w:date="2013-12-11T22:33:00Z">
              <w:r w:rsidRPr="003455B2">
                <w:rPr>
                  <w:sz w:val="20"/>
                  <w:szCs w:val="20"/>
                </w:rPr>
                <w:t>../../../../codeSystemVersion</w:t>
              </w:r>
            </w:ins>
          </w:p>
        </w:tc>
        <w:tc>
          <w:tcPr>
            <w:tcW w:w="1559" w:type="dxa"/>
            <w:tcBorders>
              <w:top w:val="single" w:sz="5" w:space="0" w:color="000000"/>
              <w:left w:val="single" w:sz="5" w:space="0" w:color="000000"/>
              <w:bottom w:val="single" w:sz="5" w:space="0" w:color="000000"/>
              <w:right w:val="single" w:sz="5" w:space="0" w:color="000000"/>
            </w:tcBorders>
          </w:tcPr>
          <w:p w14:paraId="35C7D9CE" w14:textId="77777777" w:rsidR="00060E39" w:rsidRPr="003455B2" w:rsidRDefault="00060E39" w:rsidP="00060E39">
            <w:pPr>
              <w:rPr>
                <w:ins w:id="3511" w:author="2.1RC1" w:date="2013-12-11T22:33:00Z"/>
                <w:sz w:val="20"/>
                <w:szCs w:val="20"/>
              </w:rPr>
            </w:pPr>
            <w:ins w:id="3512"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4EFB721A" w14:textId="77777777" w:rsidR="00060E39" w:rsidRPr="003455B2" w:rsidRDefault="00060E39" w:rsidP="00060E39">
            <w:pPr>
              <w:spacing w:line="229" w:lineRule="exact"/>
              <w:ind w:left="102"/>
              <w:rPr>
                <w:ins w:id="3513" w:author="2.1RC1" w:date="2013-12-11T22:33:00Z"/>
                <w:spacing w:val="-1"/>
                <w:sz w:val="20"/>
                <w:szCs w:val="20"/>
              </w:rPr>
            </w:pPr>
            <w:ins w:id="3514" w:author="2.1RC1" w:date="2013-12-11T22:33:00Z">
              <w:r w:rsidRPr="003455B2">
                <w:rPr>
                  <w:spacing w:val="-1"/>
                  <w:sz w:val="20"/>
                  <w:szCs w:val="20"/>
                </w:rPr>
                <w:t>Version för kodsystem för samband uppmärksamhetssignal.</w:t>
              </w:r>
            </w:ins>
          </w:p>
        </w:tc>
        <w:tc>
          <w:tcPr>
            <w:tcW w:w="851" w:type="dxa"/>
            <w:tcBorders>
              <w:top w:val="single" w:sz="5" w:space="0" w:color="000000"/>
              <w:left w:val="single" w:sz="5" w:space="0" w:color="000000"/>
              <w:bottom w:val="single" w:sz="5" w:space="0" w:color="000000"/>
              <w:right w:val="single" w:sz="5" w:space="0" w:color="000000"/>
            </w:tcBorders>
          </w:tcPr>
          <w:p w14:paraId="1F55271D" w14:textId="77777777" w:rsidR="00060E39" w:rsidRPr="003455B2" w:rsidRDefault="00060E39" w:rsidP="00060E39">
            <w:pPr>
              <w:rPr>
                <w:ins w:id="3515" w:author="2.1RC1" w:date="2013-12-11T22:33:00Z"/>
                <w:sz w:val="20"/>
                <w:szCs w:val="20"/>
              </w:rPr>
            </w:pPr>
            <w:ins w:id="3516" w:author="2.1RC1" w:date="2013-12-11T22:33:00Z">
              <w:r w:rsidRPr="003455B2">
                <w:rPr>
                  <w:spacing w:val="-1"/>
                  <w:sz w:val="20"/>
                  <w:szCs w:val="20"/>
                </w:rPr>
                <w:t>0..1</w:t>
              </w:r>
            </w:ins>
          </w:p>
        </w:tc>
      </w:tr>
      <w:tr w:rsidR="00060E39" w:rsidRPr="003455B2" w14:paraId="1A429BE6" w14:textId="77777777" w:rsidTr="00507A1C">
        <w:trPr>
          <w:trHeight w:hRule="exact" w:val="1200"/>
          <w:tblHeader/>
          <w:ins w:id="3517"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0BA9DD5D" w14:textId="77777777" w:rsidR="00060E39" w:rsidRPr="003455B2" w:rsidRDefault="00060E39" w:rsidP="00060E39">
            <w:pPr>
              <w:rPr>
                <w:ins w:id="3518" w:author="2.1RC1" w:date="2013-12-11T22:33:00Z"/>
                <w:sz w:val="20"/>
                <w:szCs w:val="20"/>
              </w:rPr>
            </w:pPr>
            <w:ins w:id="3519" w:author="2.1RC1" w:date="2013-12-11T22:33:00Z">
              <w:r w:rsidRPr="003455B2">
                <w:rPr>
                  <w:sz w:val="20"/>
                  <w:szCs w:val="20"/>
                </w:rPr>
                <w:t>../../../../originalText</w:t>
              </w:r>
            </w:ins>
          </w:p>
        </w:tc>
        <w:tc>
          <w:tcPr>
            <w:tcW w:w="1559" w:type="dxa"/>
            <w:tcBorders>
              <w:top w:val="single" w:sz="5" w:space="0" w:color="000000"/>
              <w:left w:val="single" w:sz="5" w:space="0" w:color="000000"/>
              <w:bottom w:val="single" w:sz="5" w:space="0" w:color="000000"/>
              <w:right w:val="single" w:sz="5" w:space="0" w:color="000000"/>
            </w:tcBorders>
          </w:tcPr>
          <w:p w14:paraId="0E9DFC26" w14:textId="77777777" w:rsidR="00060E39" w:rsidRPr="003455B2" w:rsidRDefault="00060E39" w:rsidP="00060E39">
            <w:pPr>
              <w:rPr>
                <w:ins w:id="3520" w:author="2.1RC1" w:date="2013-12-11T22:33:00Z"/>
                <w:sz w:val="20"/>
                <w:szCs w:val="20"/>
              </w:rPr>
            </w:pPr>
            <w:ins w:id="3521"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5DDEFC98" w14:textId="77777777" w:rsidR="00060E39" w:rsidRPr="003455B2" w:rsidRDefault="00060E39" w:rsidP="00060E39">
            <w:pPr>
              <w:spacing w:line="229" w:lineRule="exact"/>
              <w:rPr>
                <w:ins w:id="3522" w:author="2.1RC1" w:date="2013-12-11T22:33:00Z"/>
                <w:spacing w:val="-1"/>
                <w:sz w:val="20"/>
                <w:szCs w:val="20"/>
              </w:rPr>
            </w:pPr>
            <w:ins w:id="3523" w:author="2.1RC1" w:date="2013-12-11T22:33:00Z">
              <w:r w:rsidRPr="003455B2">
                <w:rPr>
                  <w:sz w:val="20"/>
                  <w:szCs w:val="20"/>
                </w:rPr>
                <w:t>Används i de fall kod finns i ett lokalt kodverk som ej är identifierat med OID eller när kod helt saknas. I sådana fall skall en beskrivande text anges i originalText. Om originalText anges kan ingen av de övriga elementen anges.</w:t>
              </w:r>
            </w:ins>
          </w:p>
        </w:tc>
        <w:tc>
          <w:tcPr>
            <w:tcW w:w="851" w:type="dxa"/>
            <w:tcBorders>
              <w:top w:val="single" w:sz="5" w:space="0" w:color="000000"/>
              <w:left w:val="single" w:sz="5" w:space="0" w:color="000000"/>
              <w:bottom w:val="single" w:sz="5" w:space="0" w:color="000000"/>
              <w:right w:val="single" w:sz="5" w:space="0" w:color="000000"/>
            </w:tcBorders>
          </w:tcPr>
          <w:p w14:paraId="4E8D354D" w14:textId="77777777" w:rsidR="00060E39" w:rsidRPr="003455B2" w:rsidRDefault="00060E39" w:rsidP="00060E39">
            <w:pPr>
              <w:rPr>
                <w:ins w:id="3524" w:author="2.1RC1" w:date="2013-12-11T22:33:00Z"/>
                <w:sz w:val="20"/>
                <w:szCs w:val="20"/>
              </w:rPr>
            </w:pPr>
            <w:ins w:id="3525" w:author="2.1RC1" w:date="2013-12-11T22:33:00Z">
              <w:r w:rsidRPr="003455B2">
                <w:rPr>
                  <w:spacing w:val="-1"/>
                  <w:sz w:val="20"/>
                  <w:szCs w:val="20"/>
                </w:rPr>
                <w:t>0..1</w:t>
              </w:r>
            </w:ins>
          </w:p>
        </w:tc>
      </w:tr>
      <w:tr w:rsidR="00060E39" w:rsidRPr="003455B2" w14:paraId="79F217F0" w14:textId="77777777" w:rsidTr="00507A1C">
        <w:trPr>
          <w:trHeight w:hRule="exact" w:val="540"/>
          <w:tblHeader/>
          <w:ins w:id="3526"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086380A1" w14:textId="77777777" w:rsidR="00060E39" w:rsidRPr="003455B2" w:rsidRDefault="00060E39" w:rsidP="00060E39">
            <w:pPr>
              <w:rPr>
                <w:ins w:id="3527" w:author="2.1RC1" w:date="2013-12-11T22:33:00Z"/>
                <w:sz w:val="20"/>
                <w:szCs w:val="20"/>
              </w:rPr>
            </w:pPr>
            <w:ins w:id="3528" w:author="2.1RC1" w:date="2013-12-11T22:33:00Z">
              <w:r w:rsidRPr="003455B2">
                <w:rPr>
                  <w:sz w:val="20"/>
                  <w:szCs w:val="20"/>
                </w:rPr>
                <w:t>../../../relationComment</w:t>
              </w:r>
            </w:ins>
          </w:p>
        </w:tc>
        <w:tc>
          <w:tcPr>
            <w:tcW w:w="1559" w:type="dxa"/>
            <w:tcBorders>
              <w:top w:val="single" w:sz="5" w:space="0" w:color="000000"/>
              <w:left w:val="single" w:sz="5" w:space="0" w:color="000000"/>
              <w:bottom w:val="single" w:sz="5" w:space="0" w:color="000000"/>
              <w:right w:val="single" w:sz="5" w:space="0" w:color="000000"/>
            </w:tcBorders>
          </w:tcPr>
          <w:p w14:paraId="6C4A4B32" w14:textId="77777777" w:rsidR="00060E39" w:rsidRPr="003455B2" w:rsidRDefault="00060E39" w:rsidP="00060E39">
            <w:pPr>
              <w:rPr>
                <w:ins w:id="3529" w:author="2.1RC1" w:date="2013-12-11T22:33:00Z"/>
                <w:sz w:val="20"/>
                <w:szCs w:val="20"/>
              </w:rPr>
            </w:pPr>
            <w:ins w:id="3530"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7933AB88" w14:textId="77777777" w:rsidR="00060E39" w:rsidRPr="003455B2" w:rsidRDefault="00060E39" w:rsidP="00060E39">
            <w:pPr>
              <w:rPr>
                <w:ins w:id="3531" w:author="2.1RC1" w:date="2013-12-11T22:33:00Z"/>
                <w:sz w:val="20"/>
                <w:szCs w:val="20"/>
              </w:rPr>
            </w:pPr>
            <w:ins w:id="3532" w:author="2.1RC1" w:date="2013-12-11T22:33:00Z">
              <w:r w:rsidRPr="003455B2">
                <w:rPr>
                  <w:sz w:val="20"/>
                  <w:szCs w:val="20"/>
                </w:rPr>
                <w:t>Text som innehåller en kommentar till det aktuella sambandet</w:t>
              </w:r>
            </w:ins>
          </w:p>
          <w:p w14:paraId="4E486FAD" w14:textId="77777777" w:rsidR="00060E39" w:rsidRPr="003455B2" w:rsidRDefault="00060E39" w:rsidP="00060E39">
            <w:pPr>
              <w:spacing w:line="229" w:lineRule="exact"/>
              <w:ind w:left="102"/>
              <w:rPr>
                <w:ins w:id="3533" w:author="2.1RC1" w:date="2013-12-11T22:33:00Z"/>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BF10FA5" w14:textId="77777777" w:rsidR="00060E39" w:rsidRPr="003455B2" w:rsidRDefault="00060E39" w:rsidP="00060E39">
            <w:pPr>
              <w:rPr>
                <w:ins w:id="3534" w:author="2.1RC1" w:date="2013-12-11T22:33:00Z"/>
                <w:sz w:val="20"/>
                <w:szCs w:val="20"/>
              </w:rPr>
            </w:pPr>
            <w:ins w:id="3535" w:author="2.1RC1" w:date="2013-12-11T22:33:00Z">
              <w:r w:rsidRPr="003455B2">
                <w:rPr>
                  <w:spacing w:val="-1"/>
                  <w:sz w:val="20"/>
                  <w:szCs w:val="20"/>
                </w:rPr>
                <w:t>0..1</w:t>
              </w:r>
            </w:ins>
          </w:p>
        </w:tc>
      </w:tr>
      <w:tr w:rsidR="00060E39" w:rsidRPr="003455B2" w14:paraId="644E661B" w14:textId="77777777" w:rsidTr="00507A1C">
        <w:trPr>
          <w:trHeight w:hRule="exact" w:val="445"/>
          <w:tblHeader/>
          <w:ins w:id="3536" w:author="2.1RC1" w:date="2013-12-11T22:33:00Z"/>
        </w:trPr>
        <w:tc>
          <w:tcPr>
            <w:tcW w:w="2922" w:type="dxa"/>
            <w:tcBorders>
              <w:top w:val="single" w:sz="5" w:space="0" w:color="000000"/>
              <w:left w:val="single" w:sz="5" w:space="0" w:color="000000"/>
              <w:bottom w:val="single" w:sz="5" w:space="0" w:color="000000"/>
              <w:right w:val="single" w:sz="5" w:space="0" w:color="000000"/>
            </w:tcBorders>
          </w:tcPr>
          <w:p w14:paraId="578D3AB6" w14:textId="77777777" w:rsidR="00060E39" w:rsidRPr="009E1560" w:rsidRDefault="00060E39" w:rsidP="00060E39">
            <w:pPr>
              <w:rPr>
                <w:ins w:id="3537" w:author="2.1RC1" w:date="2013-12-11T22:33:00Z"/>
                <w:sz w:val="20"/>
                <w:szCs w:val="20"/>
              </w:rPr>
            </w:pPr>
            <w:ins w:id="3538" w:author="2.1RC1" w:date="2013-12-11T22:33:00Z">
              <w:r w:rsidRPr="003455B2">
                <w:rPr>
                  <w:sz w:val="20"/>
                  <w:szCs w:val="20"/>
                </w:rPr>
                <w:t>../../../documentId</w:t>
              </w:r>
            </w:ins>
          </w:p>
        </w:tc>
        <w:tc>
          <w:tcPr>
            <w:tcW w:w="1559" w:type="dxa"/>
            <w:tcBorders>
              <w:top w:val="single" w:sz="5" w:space="0" w:color="000000"/>
              <w:left w:val="single" w:sz="5" w:space="0" w:color="000000"/>
              <w:bottom w:val="single" w:sz="5" w:space="0" w:color="000000"/>
              <w:right w:val="single" w:sz="5" w:space="0" w:color="000000"/>
            </w:tcBorders>
          </w:tcPr>
          <w:p w14:paraId="601240F1" w14:textId="77777777" w:rsidR="00060E39" w:rsidRPr="003455B2" w:rsidRDefault="00060E39" w:rsidP="00060E39">
            <w:pPr>
              <w:rPr>
                <w:ins w:id="3539" w:author="2.1RC1" w:date="2013-12-11T22:33:00Z"/>
                <w:sz w:val="20"/>
                <w:szCs w:val="20"/>
              </w:rPr>
            </w:pPr>
            <w:ins w:id="3540" w:author="2.1RC1" w:date="2013-12-11T22:33:00Z">
              <w:r w:rsidRPr="003455B2">
                <w:rPr>
                  <w:sz w:val="20"/>
                  <w:szCs w:val="20"/>
                </w:rPr>
                <w:t>string</w:t>
              </w:r>
            </w:ins>
          </w:p>
        </w:tc>
        <w:tc>
          <w:tcPr>
            <w:tcW w:w="3969" w:type="dxa"/>
            <w:tcBorders>
              <w:top w:val="single" w:sz="5" w:space="0" w:color="000000"/>
              <w:left w:val="single" w:sz="5" w:space="0" w:color="000000"/>
              <w:bottom w:val="single" w:sz="5" w:space="0" w:color="000000"/>
              <w:right w:val="single" w:sz="5" w:space="0" w:color="000000"/>
            </w:tcBorders>
          </w:tcPr>
          <w:p w14:paraId="37523BD0" w14:textId="41D95C2E" w:rsidR="00060E39" w:rsidRPr="0049384D" w:rsidRDefault="000B47BF" w:rsidP="00060E39">
            <w:pPr>
              <w:rPr>
                <w:ins w:id="3541" w:author="2.1RC1" w:date="2013-12-11T22:33:00Z"/>
                <w:sz w:val="20"/>
                <w:szCs w:val="20"/>
              </w:rPr>
            </w:pPr>
            <w:ins w:id="3542" w:author="2.1RC1" w:date="2013-12-11T22:33:00Z">
              <w:r>
                <w:rPr>
                  <w:sz w:val="20"/>
                  <w:szCs w:val="20"/>
                </w:rPr>
                <w:t>Lokalt u</w:t>
              </w:r>
              <w:r w:rsidR="00060E39" w:rsidRPr="0049384D">
                <w:rPr>
                  <w:sz w:val="20"/>
                  <w:szCs w:val="20"/>
                </w:rPr>
                <w:t>nik identitet för relaterad uppmärksamhetssignal</w:t>
              </w:r>
            </w:ins>
          </w:p>
          <w:p w14:paraId="68CD615E" w14:textId="77777777" w:rsidR="00060E39" w:rsidRPr="003455B2" w:rsidRDefault="00060E39" w:rsidP="00060E39">
            <w:pPr>
              <w:spacing w:line="229" w:lineRule="exact"/>
              <w:ind w:left="102"/>
              <w:rPr>
                <w:ins w:id="3543" w:author="2.1RC1" w:date="2013-12-11T22:33:00Z"/>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A1D45F1" w14:textId="77777777" w:rsidR="00060E39" w:rsidRPr="003455B2" w:rsidRDefault="00060E39" w:rsidP="00060E39">
            <w:pPr>
              <w:rPr>
                <w:ins w:id="3544" w:author="2.1RC1" w:date="2013-12-11T22:33:00Z"/>
                <w:sz w:val="20"/>
                <w:szCs w:val="20"/>
              </w:rPr>
            </w:pPr>
            <w:ins w:id="3545" w:author="2.1RC1" w:date="2013-12-11T22:33:00Z">
              <w:r w:rsidRPr="003455B2">
                <w:rPr>
                  <w:sz w:val="20"/>
                  <w:szCs w:val="20"/>
                </w:rPr>
                <w:t>1..*</w:t>
              </w:r>
            </w:ins>
          </w:p>
          <w:p w14:paraId="4010EC84" w14:textId="77777777" w:rsidR="00060E39" w:rsidRPr="003455B2" w:rsidRDefault="00060E39" w:rsidP="00060E39">
            <w:pPr>
              <w:spacing w:line="226" w:lineRule="exact"/>
              <w:rPr>
                <w:ins w:id="3546" w:author="2.1RC1" w:date="2013-12-11T22:33:00Z"/>
                <w:spacing w:val="-1"/>
                <w:sz w:val="20"/>
                <w:szCs w:val="20"/>
              </w:rPr>
            </w:pPr>
          </w:p>
        </w:tc>
      </w:tr>
    </w:tbl>
    <w:p w14:paraId="36497B50" w14:textId="77777777" w:rsidR="00060E39" w:rsidRPr="00DB1A1C" w:rsidRDefault="00060E39" w:rsidP="00DB1A1C"/>
    <w:sectPr w:rsidR="00060E39" w:rsidRPr="00DB1A1C" w:rsidSect="00060E39">
      <w:headerReference w:type="default" r:id="rId25"/>
      <w:pgSz w:w="11909" w:h="16840"/>
      <w:pgMar w:top="1480" w:right="1080" w:bottom="280" w:left="1060" w:header="907" w:footer="0"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E25892" w14:textId="77777777" w:rsidR="0082660E" w:rsidRDefault="0082660E">
      <w:r>
        <w:separator/>
      </w:r>
    </w:p>
  </w:endnote>
  <w:endnote w:type="continuationSeparator" w:id="0">
    <w:p w14:paraId="29C634A7" w14:textId="77777777" w:rsidR="0082660E" w:rsidRDefault="0082660E">
      <w:r>
        <w:continuationSeparator/>
      </w:r>
    </w:p>
  </w:endnote>
  <w:endnote w:type="continuationNotice" w:id="1">
    <w:p w14:paraId="024B363E" w14:textId="77777777" w:rsidR="0082660E" w:rsidRDefault="008266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ヒラギノ角ゴ Pro W3">
    <w:charset w:val="4E"/>
    <w:family w:val="auto"/>
    <w:pitch w:val="variable"/>
    <w:sig w:usb0="E00002FF" w:usb1="7AC7FFFF" w:usb2="00000012" w:usb3="00000000" w:csb0="0002000D"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0F2227" w14:textId="77777777" w:rsidR="0082660E" w:rsidRDefault="0082660E">
      <w:r>
        <w:separator/>
      </w:r>
    </w:p>
  </w:footnote>
  <w:footnote w:type="continuationSeparator" w:id="0">
    <w:p w14:paraId="51C331EB" w14:textId="77777777" w:rsidR="0082660E" w:rsidRDefault="0082660E">
      <w:r>
        <w:continuationSeparator/>
      </w:r>
    </w:p>
  </w:footnote>
  <w:footnote w:type="continuationNotice" w:id="1">
    <w:p w14:paraId="7C99171A" w14:textId="77777777" w:rsidR="0082660E" w:rsidRDefault="0082660E"/>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14" w:type="dxa"/>
      <w:tblLayout w:type="fixed"/>
      <w:tblLook w:val="0000" w:firstRow="0" w:lastRow="0" w:firstColumn="0" w:lastColumn="0" w:noHBand="0" w:noVBand="0"/>
    </w:tblPr>
    <w:tblGrid>
      <w:gridCol w:w="3130"/>
      <w:gridCol w:w="3236"/>
      <w:gridCol w:w="2848"/>
    </w:tblGrid>
    <w:tr w:rsidR="00827EA2" w14:paraId="372E3715" w14:textId="77777777" w:rsidTr="00FA580C">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8389C71" w14:textId="519D12BD" w:rsidR="00827EA2" w:rsidRDefault="00827EA2"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clinicalprocess:healthcond:description</w:t>
          </w:r>
          <w:r w:rsidRPr="00AB288E">
            <w:rPr>
              <w:b/>
              <w:sz w:val="24"/>
            </w:rPr>
            <w:t xml:space="preserve">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ED660E2" w14:textId="77777777" w:rsidR="00827EA2" w:rsidRDefault="00827EA2"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Pr>
              <w:noProof/>
              <w:lang w:eastAsia="sv-SE"/>
            </w:rPr>
            <mc:AlternateContent>
              <mc:Choice Requires="wps">
                <w:drawing>
                  <wp:inline distT="0" distB="0" distL="0" distR="0" wp14:anchorId="329B11D6" wp14:editId="020807E0">
                    <wp:extent cx="2019935" cy="445135"/>
                    <wp:effectExtent l="0" t="0" r="0" b="2540"/>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935" cy="445135"/>
                            </a:xfrm>
                            <a:custGeom>
                              <a:avLst/>
                              <a:gdLst/>
                              <a:ahLst/>
                              <a:cxnLst/>
                              <a:rect l="0" t="0" r="0" b="0"/>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shape id="AutoShape 1" o:spid="_x0000_s1026"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">
                    <v:path textboxrect="@1,@1,@1,@1"/>
                    <w10:anchorlock/>
                  </v:shape>
                </w:pict>
              </mc:Fallback>
            </mc:AlternateContent>
          </w: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14FA308" w14:textId="77777777" w:rsidR="00827EA2" w:rsidRDefault="00827EA2"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827EA2" w14:paraId="298D6047" w14:textId="77777777" w:rsidTr="00FA580C">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303FDEB" w14:textId="77777777" w:rsidR="00827EA2" w:rsidRDefault="00827EA2"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4B30D951" w14:textId="77777777" w:rsidR="00827EA2" w:rsidRDefault="00827EA2"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0DD411" w14:textId="26295431" w:rsidR="00827EA2" w:rsidRDefault="0036444F" w:rsidP="0036444F">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PB13</w:t>
          </w:r>
        </w:p>
      </w:tc>
    </w:tr>
    <w:tr w:rsidR="00827EA2" w14:paraId="374219FF" w14:textId="77777777" w:rsidTr="00FA580C">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FB33DF0" w14:textId="2AE8DA0A" w:rsidR="00827EA2" w:rsidRDefault="00827EA2"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0A5BF83B" w14:textId="77777777" w:rsidR="00827EA2" w:rsidRDefault="00827EA2"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54EB353" w14:textId="77777777" w:rsidR="00827EA2" w:rsidRDefault="00827EA2"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82660E">
            <w:rPr>
              <w:noProof/>
            </w:rPr>
            <w:t>1</w:t>
          </w:r>
          <w:r>
            <w:fldChar w:fldCharType="end"/>
          </w:r>
          <w:r>
            <w:t xml:space="preserve"> (</w:t>
          </w:r>
          <w:r>
            <w:fldChar w:fldCharType="begin"/>
          </w:r>
          <w:r>
            <w:instrText xml:space="preserve"> NUMPAGES </w:instrText>
          </w:r>
          <w:r>
            <w:fldChar w:fldCharType="separate"/>
          </w:r>
          <w:r w:rsidR="0082660E">
            <w:rPr>
              <w:noProof/>
            </w:rPr>
            <w:t>38</w:t>
          </w:r>
          <w:r>
            <w:fldChar w:fldCharType="end"/>
          </w:r>
          <w:r>
            <w:t>)</w:t>
          </w:r>
        </w:p>
      </w:tc>
    </w:tr>
    <w:tr w:rsidR="00827EA2" w:rsidRPr="00647B65" w14:paraId="59A7FF17" w14:textId="77777777" w:rsidTr="00FA580C">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DEC10DE" w14:textId="77777777" w:rsidR="00827EA2" w:rsidRPr="00CF3BBF" w:rsidRDefault="00827EA2"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82660E">
            <w:rPr>
              <w:rFonts w:ascii="Arial" w:hAnsi="Arial" w:cs="Arial"/>
              <w:noProof/>
            </w:rPr>
            <w:t>2013-12-11</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64500E8E" w14:textId="77777777" w:rsidR="00827EA2" w:rsidRPr="00647B65" w:rsidRDefault="00827EA2" w:rsidP="004E562D"/>
      </w:tc>
      <w:tc>
        <w:tcPr>
          <w:tcW w:w="2848"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6E4B4BCE" w14:textId="77777777" w:rsidR="00827EA2" w:rsidRPr="00647B65" w:rsidRDefault="00827EA2" w:rsidP="004E562D"/>
      </w:tc>
    </w:tr>
  </w:tbl>
  <w:p w14:paraId="1CF20CDE" w14:textId="77777777" w:rsidR="00827EA2" w:rsidRPr="008745C3" w:rsidRDefault="00827EA2" w:rsidP="008745C3">
    <w:pPr>
      <w:pStyle w:val="Sidhuvud"/>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3130"/>
      <w:gridCol w:w="3236"/>
      <w:gridCol w:w="3132"/>
    </w:tblGrid>
    <w:tr w:rsidR="00827EA2" w14:paraId="7AFFAA77"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90F5A28" w14:textId="5FF17054" w:rsidR="00827EA2" w:rsidRDefault="00827EA2" w:rsidP="00973CC0">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w:t>
          </w:r>
          <w:r w:rsidRPr="00AB288E">
            <w:rPr>
              <w:b/>
              <w:sz w:val="24"/>
            </w:rPr>
            <w:t>:</w:t>
          </w:r>
          <w:r>
            <w:rPr>
              <w:b/>
              <w:sz w:val="24"/>
            </w:rPr>
            <w:t>healthcond:description</w:t>
          </w:r>
        </w:p>
        <w:p w14:paraId="0CA83873" w14:textId="7D026534" w:rsidR="00827EA2" w:rsidRDefault="00827EA2" w:rsidP="00973CC0">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8A42C2" w14:textId="77777777" w:rsidR="00827EA2" w:rsidRDefault="00827EA2"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Pr>
              <w:noProof/>
              <w:lang w:eastAsia="sv-SE"/>
            </w:rPr>
            <mc:AlternateContent>
              <mc:Choice Requires="wps">
                <w:drawing>
                  <wp:inline distT="0" distB="0" distL="0" distR="0" wp14:anchorId="73886119" wp14:editId="5201FCF5">
                    <wp:extent cx="2019935" cy="445135"/>
                    <wp:effectExtent l="0" t="0" r="0" b="2540"/>
                    <wp:docPr id="3"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935" cy="445135"/>
                            </a:xfrm>
                            <a:custGeom>
                              <a:avLst/>
                              <a:gdLst/>
                              <a:ahLst/>
                              <a:cxnLst/>
                              <a:rect l="0" t="0" r="0" b="0"/>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shape id="AutoShape 1" o:spid="_x0000_s1026"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">
                    <v:path textboxrect="@1,@1,@1,@1"/>
                    <w10:anchorlock/>
                  </v:shape>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F2FE20B" w14:textId="77777777" w:rsidR="00827EA2" w:rsidRDefault="00827EA2"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827EA2" w14:paraId="5720C453"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D3B9BB4" w14:textId="77777777" w:rsidR="00827EA2" w:rsidRDefault="00827EA2"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2D127A0" w14:textId="77777777" w:rsidR="00827EA2" w:rsidRDefault="00827EA2"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CE9F9CC" w14:textId="7759F2E2" w:rsidR="00827EA2" w:rsidRDefault="00827EA2" w:rsidP="0085393A">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PA4</w:t>
          </w:r>
          <w:r w:rsidR="0085393A">
            <w:t>9</w:t>
          </w:r>
        </w:p>
      </w:tc>
    </w:tr>
    <w:tr w:rsidR="00827EA2" w14:paraId="788C5B20"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F188D5B" w14:textId="503DE5BF" w:rsidR="00827EA2" w:rsidRDefault="00827EA2"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0BF39070" w14:textId="77777777" w:rsidR="00827EA2" w:rsidRDefault="00827EA2"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9F8CAE4" w14:textId="77777777" w:rsidR="00827EA2" w:rsidRDefault="00827EA2"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82660E">
            <w:rPr>
              <w:noProof/>
            </w:rPr>
            <w:t>43</w:t>
          </w:r>
          <w:r>
            <w:fldChar w:fldCharType="end"/>
          </w:r>
          <w:r>
            <w:t xml:space="preserve"> (</w:t>
          </w:r>
          <w:r>
            <w:fldChar w:fldCharType="begin"/>
          </w:r>
          <w:r>
            <w:instrText xml:space="preserve"> NUMPAGES </w:instrText>
          </w:r>
          <w:r>
            <w:fldChar w:fldCharType="separate"/>
          </w:r>
          <w:r w:rsidR="0082660E">
            <w:rPr>
              <w:noProof/>
            </w:rPr>
            <w:t>43</w:t>
          </w:r>
          <w:r>
            <w:fldChar w:fldCharType="end"/>
          </w:r>
          <w:r>
            <w:t>)</w:t>
          </w:r>
        </w:p>
      </w:tc>
    </w:tr>
    <w:tr w:rsidR="00827EA2" w:rsidRPr="00647B65" w14:paraId="3E615E7A"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B90D3B6" w14:textId="77777777" w:rsidR="00827EA2" w:rsidRPr="00CF3BBF" w:rsidRDefault="00827EA2"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82660E">
            <w:rPr>
              <w:rFonts w:ascii="Arial" w:hAnsi="Arial" w:cs="Arial"/>
              <w:noProof/>
            </w:rPr>
            <w:t>2013-12-11</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E16B4F9" w14:textId="77777777" w:rsidR="00827EA2" w:rsidRPr="00647B65" w:rsidRDefault="00827EA2"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82995B8" w14:textId="77777777" w:rsidR="00827EA2" w:rsidRPr="00647B65" w:rsidRDefault="00827EA2" w:rsidP="004E562D"/>
      </w:tc>
    </w:tr>
  </w:tbl>
  <w:p w14:paraId="387255B9" w14:textId="77777777" w:rsidR="00827EA2" w:rsidRPr="008745C3" w:rsidRDefault="00827EA2" w:rsidP="008745C3">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2">
    <w:nsid w:val="1B9C69E8"/>
    <w:multiLevelType w:val="multilevel"/>
    <w:tmpl w:val="2882601E"/>
    <w:lvl w:ilvl="0">
      <w:start w:val="1"/>
      <w:numFmt w:val="decimal"/>
      <w:pStyle w:val="Rubrik1"/>
      <w:lvlText w:val="%1."/>
      <w:lvlJc w:val="left"/>
      <w:pPr>
        <w:ind w:left="360" w:hanging="360"/>
      </w:pPr>
    </w:lvl>
    <w:lvl w:ilvl="1">
      <w:start w:val="1"/>
      <w:numFmt w:val="decimal"/>
      <w:pStyle w:val="Rubrik2b"/>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4">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5">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
    <w:nsid w:val="4FE246C2"/>
    <w:multiLevelType w:val="multilevel"/>
    <w:tmpl w:val="629C6D8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8">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 w:numId="6">
    <w:abstractNumId w:val="4"/>
  </w:num>
  <w:num w:numId="7">
    <w:abstractNumId w:val="7"/>
  </w:num>
  <w:num w:numId="8">
    <w:abstractNumId w:val="6"/>
  </w:num>
  <w:num w:numId="9">
    <w:abstractNumId w:val="3"/>
  </w:num>
  <w:num w:numId="10">
    <w:abstractNumId w:val="8"/>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9"/>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515"/>
    <w:rsid w:val="00000640"/>
    <w:rsid w:val="00002916"/>
    <w:rsid w:val="00002A0D"/>
    <w:rsid w:val="0000345D"/>
    <w:rsid w:val="00007114"/>
    <w:rsid w:val="000109E4"/>
    <w:rsid w:val="00010D88"/>
    <w:rsid w:val="00011654"/>
    <w:rsid w:val="0001456D"/>
    <w:rsid w:val="000145B5"/>
    <w:rsid w:val="00016B8B"/>
    <w:rsid w:val="00020A25"/>
    <w:rsid w:val="00020C80"/>
    <w:rsid w:val="00025210"/>
    <w:rsid w:val="00026979"/>
    <w:rsid w:val="00027407"/>
    <w:rsid w:val="000332F4"/>
    <w:rsid w:val="00036529"/>
    <w:rsid w:val="000365CC"/>
    <w:rsid w:val="00041CC6"/>
    <w:rsid w:val="00043192"/>
    <w:rsid w:val="00043C4A"/>
    <w:rsid w:val="0004699C"/>
    <w:rsid w:val="00046C5C"/>
    <w:rsid w:val="00051057"/>
    <w:rsid w:val="00051F47"/>
    <w:rsid w:val="00056DDA"/>
    <w:rsid w:val="00057186"/>
    <w:rsid w:val="00060E39"/>
    <w:rsid w:val="00066033"/>
    <w:rsid w:val="0006663C"/>
    <w:rsid w:val="00067F63"/>
    <w:rsid w:val="0007138E"/>
    <w:rsid w:val="0007211A"/>
    <w:rsid w:val="0007363E"/>
    <w:rsid w:val="0007580D"/>
    <w:rsid w:val="00077C06"/>
    <w:rsid w:val="00081DAB"/>
    <w:rsid w:val="0008258C"/>
    <w:rsid w:val="000842C4"/>
    <w:rsid w:val="000865EC"/>
    <w:rsid w:val="0009127E"/>
    <w:rsid w:val="00092028"/>
    <w:rsid w:val="000927F0"/>
    <w:rsid w:val="00092AA2"/>
    <w:rsid w:val="000A0525"/>
    <w:rsid w:val="000A0B70"/>
    <w:rsid w:val="000A16BB"/>
    <w:rsid w:val="000A29F2"/>
    <w:rsid w:val="000A6DF8"/>
    <w:rsid w:val="000A70E9"/>
    <w:rsid w:val="000A7BB1"/>
    <w:rsid w:val="000B0BB9"/>
    <w:rsid w:val="000B1E09"/>
    <w:rsid w:val="000B1F43"/>
    <w:rsid w:val="000B2A17"/>
    <w:rsid w:val="000B2E7A"/>
    <w:rsid w:val="000B47BF"/>
    <w:rsid w:val="000B565A"/>
    <w:rsid w:val="000C1221"/>
    <w:rsid w:val="000C2F11"/>
    <w:rsid w:val="000C42A2"/>
    <w:rsid w:val="000C5A45"/>
    <w:rsid w:val="000E36F5"/>
    <w:rsid w:val="000E553B"/>
    <w:rsid w:val="000F4582"/>
    <w:rsid w:val="000F45F6"/>
    <w:rsid w:val="00100AD1"/>
    <w:rsid w:val="00100BA1"/>
    <w:rsid w:val="00100DC9"/>
    <w:rsid w:val="00102291"/>
    <w:rsid w:val="001028DD"/>
    <w:rsid w:val="001047DA"/>
    <w:rsid w:val="00111CED"/>
    <w:rsid w:val="001129CB"/>
    <w:rsid w:val="00116E6B"/>
    <w:rsid w:val="00120E43"/>
    <w:rsid w:val="001253D1"/>
    <w:rsid w:val="001260A0"/>
    <w:rsid w:val="00126C6F"/>
    <w:rsid w:val="00127777"/>
    <w:rsid w:val="00131996"/>
    <w:rsid w:val="00131B9D"/>
    <w:rsid w:val="001332D2"/>
    <w:rsid w:val="001353D7"/>
    <w:rsid w:val="00140D4D"/>
    <w:rsid w:val="00142ECE"/>
    <w:rsid w:val="00143A38"/>
    <w:rsid w:val="00150696"/>
    <w:rsid w:val="00154629"/>
    <w:rsid w:val="001549ED"/>
    <w:rsid w:val="00160FE8"/>
    <w:rsid w:val="00163DBD"/>
    <w:rsid w:val="0016683B"/>
    <w:rsid w:val="0016732F"/>
    <w:rsid w:val="00171EC2"/>
    <w:rsid w:val="00174914"/>
    <w:rsid w:val="001807E7"/>
    <w:rsid w:val="00180F30"/>
    <w:rsid w:val="0018164F"/>
    <w:rsid w:val="00184A10"/>
    <w:rsid w:val="00186C6A"/>
    <w:rsid w:val="00186D82"/>
    <w:rsid w:val="00187637"/>
    <w:rsid w:val="00191CF9"/>
    <w:rsid w:val="00192899"/>
    <w:rsid w:val="00193587"/>
    <w:rsid w:val="001937AC"/>
    <w:rsid w:val="00193E2E"/>
    <w:rsid w:val="001947FB"/>
    <w:rsid w:val="00197A67"/>
    <w:rsid w:val="001A54BF"/>
    <w:rsid w:val="001B46F4"/>
    <w:rsid w:val="001B6021"/>
    <w:rsid w:val="001B6BE6"/>
    <w:rsid w:val="001B6C07"/>
    <w:rsid w:val="001B7903"/>
    <w:rsid w:val="001C06B7"/>
    <w:rsid w:val="001C0AE8"/>
    <w:rsid w:val="001C0FC1"/>
    <w:rsid w:val="001C2EB1"/>
    <w:rsid w:val="001C41EE"/>
    <w:rsid w:val="001C497D"/>
    <w:rsid w:val="001C6105"/>
    <w:rsid w:val="001D18A9"/>
    <w:rsid w:val="001D1EEB"/>
    <w:rsid w:val="001E2288"/>
    <w:rsid w:val="001E2A5B"/>
    <w:rsid w:val="001E3C96"/>
    <w:rsid w:val="001E69BC"/>
    <w:rsid w:val="001E75A8"/>
    <w:rsid w:val="001F2E92"/>
    <w:rsid w:val="001F7860"/>
    <w:rsid w:val="00201233"/>
    <w:rsid w:val="00201E01"/>
    <w:rsid w:val="00206C14"/>
    <w:rsid w:val="00207158"/>
    <w:rsid w:val="00212F5B"/>
    <w:rsid w:val="00213DF6"/>
    <w:rsid w:val="00215156"/>
    <w:rsid w:val="002201C7"/>
    <w:rsid w:val="002235D9"/>
    <w:rsid w:val="00223C7B"/>
    <w:rsid w:val="00224224"/>
    <w:rsid w:val="002245B3"/>
    <w:rsid w:val="00227956"/>
    <w:rsid w:val="002315C3"/>
    <w:rsid w:val="002345AA"/>
    <w:rsid w:val="00234D64"/>
    <w:rsid w:val="00235EF5"/>
    <w:rsid w:val="0024048A"/>
    <w:rsid w:val="00240DAB"/>
    <w:rsid w:val="00241FD5"/>
    <w:rsid w:val="00250830"/>
    <w:rsid w:val="002529C2"/>
    <w:rsid w:val="00252CCB"/>
    <w:rsid w:val="00253D60"/>
    <w:rsid w:val="00257175"/>
    <w:rsid w:val="0025747A"/>
    <w:rsid w:val="002574EC"/>
    <w:rsid w:val="00260166"/>
    <w:rsid w:val="00261A82"/>
    <w:rsid w:val="00261E5F"/>
    <w:rsid w:val="00263B6D"/>
    <w:rsid w:val="00264A01"/>
    <w:rsid w:val="00270338"/>
    <w:rsid w:val="00271839"/>
    <w:rsid w:val="00273A34"/>
    <w:rsid w:val="00273CD1"/>
    <w:rsid w:val="002746EF"/>
    <w:rsid w:val="00274B67"/>
    <w:rsid w:val="00275476"/>
    <w:rsid w:val="0027716C"/>
    <w:rsid w:val="002776DD"/>
    <w:rsid w:val="00280DF3"/>
    <w:rsid w:val="0028627C"/>
    <w:rsid w:val="00286390"/>
    <w:rsid w:val="00290971"/>
    <w:rsid w:val="00292555"/>
    <w:rsid w:val="002973DD"/>
    <w:rsid w:val="002A1BB7"/>
    <w:rsid w:val="002A1EB3"/>
    <w:rsid w:val="002A2A60"/>
    <w:rsid w:val="002A3CDA"/>
    <w:rsid w:val="002A432F"/>
    <w:rsid w:val="002A7BC7"/>
    <w:rsid w:val="002B1F3C"/>
    <w:rsid w:val="002B31AC"/>
    <w:rsid w:val="002B38A7"/>
    <w:rsid w:val="002B3C3F"/>
    <w:rsid w:val="002B432C"/>
    <w:rsid w:val="002B4FAB"/>
    <w:rsid w:val="002B66A6"/>
    <w:rsid w:val="002B7464"/>
    <w:rsid w:val="002C02DD"/>
    <w:rsid w:val="002C1A68"/>
    <w:rsid w:val="002C5087"/>
    <w:rsid w:val="002D01AA"/>
    <w:rsid w:val="002D224B"/>
    <w:rsid w:val="002D3CE1"/>
    <w:rsid w:val="002D6889"/>
    <w:rsid w:val="002E02B4"/>
    <w:rsid w:val="002E0BE8"/>
    <w:rsid w:val="002E1905"/>
    <w:rsid w:val="002E22BB"/>
    <w:rsid w:val="002E2583"/>
    <w:rsid w:val="002E3143"/>
    <w:rsid w:val="002E45BA"/>
    <w:rsid w:val="002F049F"/>
    <w:rsid w:val="002F353D"/>
    <w:rsid w:val="002F3B7B"/>
    <w:rsid w:val="002F444C"/>
    <w:rsid w:val="002F5628"/>
    <w:rsid w:val="002F6101"/>
    <w:rsid w:val="002F66D9"/>
    <w:rsid w:val="002F740C"/>
    <w:rsid w:val="00303CEF"/>
    <w:rsid w:val="00305222"/>
    <w:rsid w:val="00305B68"/>
    <w:rsid w:val="00305F31"/>
    <w:rsid w:val="003069FF"/>
    <w:rsid w:val="00306AB1"/>
    <w:rsid w:val="00306DE6"/>
    <w:rsid w:val="00307900"/>
    <w:rsid w:val="00313F99"/>
    <w:rsid w:val="003149C2"/>
    <w:rsid w:val="003163B8"/>
    <w:rsid w:val="0031677B"/>
    <w:rsid w:val="00317F3D"/>
    <w:rsid w:val="00323EBF"/>
    <w:rsid w:val="003302D0"/>
    <w:rsid w:val="00331589"/>
    <w:rsid w:val="003337CF"/>
    <w:rsid w:val="003359E1"/>
    <w:rsid w:val="00340279"/>
    <w:rsid w:val="00341868"/>
    <w:rsid w:val="0034250D"/>
    <w:rsid w:val="00342A19"/>
    <w:rsid w:val="00342D3B"/>
    <w:rsid w:val="00344606"/>
    <w:rsid w:val="00344613"/>
    <w:rsid w:val="00346ABE"/>
    <w:rsid w:val="0035083B"/>
    <w:rsid w:val="00352BD0"/>
    <w:rsid w:val="003562ED"/>
    <w:rsid w:val="00356ED6"/>
    <w:rsid w:val="00356F55"/>
    <w:rsid w:val="00357703"/>
    <w:rsid w:val="00361359"/>
    <w:rsid w:val="00361E20"/>
    <w:rsid w:val="00361FAF"/>
    <w:rsid w:val="00364338"/>
    <w:rsid w:val="0036444F"/>
    <w:rsid w:val="00365FAE"/>
    <w:rsid w:val="00371E15"/>
    <w:rsid w:val="003724A3"/>
    <w:rsid w:val="00372F9C"/>
    <w:rsid w:val="00377689"/>
    <w:rsid w:val="00377D00"/>
    <w:rsid w:val="003837DD"/>
    <w:rsid w:val="003847E6"/>
    <w:rsid w:val="003853A3"/>
    <w:rsid w:val="00386D84"/>
    <w:rsid w:val="00390CBA"/>
    <w:rsid w:val="00396EBF"/>
    <w:rsid w:val="003A1BC5"/>
    <w:rsid w:val="003A4762"/>
    <w:rsid w:val="003A520A"/>
    <w:rsid w:val="003B0919"/>
    <w:rsid w:val="003B4941"/>
    <w:rsid w:val="003B67A0"/>
    <w:rsid w:val="003C17D1"/>
    <w:rsid w:val="003C1F2A"/>
    <w:rsid w:val="003C2215"/>
    <w:rsid w:val="003C2B09"/>
    <w:rsid w:val="003C67E8"/>
    <w:rsid w:val="003C6E7D"/>
    <w:rsid w:val="003D19F6"/>
    <w:rsid w:val="003D2221"/>
    <w:rsid w:val="003D2A0F"/>
    <w:rsid w:val="003D4410"/>
    <w:rsid w:val="003D5506"/>
    <w:rsid w:val="003D5A7D"/>
    <w:rsid w:val="003D6271"/>
    <w:rsid w:val="003D659E"/>
    <w:rsid w:val="003D787E"/>
    <w:rsid w:val="003E2E06"/>
    <w:rsid w:val="003E5998"/>
    <w:rsid w:val="003E5B61"/>
    <w:rsid w:val="003F056A"/>
    <w:rsid w:val="003F3FC6"/>
    <w:rsid w:val="00400BF0"/>
    <w:rsid w:val="00401066"/>
    <w:rsid w:val="00405476"/>
    <w:rsid w:val="00405D7A"/>
    <w:rsid w:val="00413309"/>
    <w:rsid w:val="0041336D"/>
    <w:rsid w:val="00413CE0"/>
    <w:rsid w:val="004146E3"/>
    <w:rsid w:val="00415D39"/>
    <w:rsid w:val="00420922"/>
    <w:rsid w:val="0042133C"/>
    <w:rsid w:val="00421C24"/>
    <w:rsid w:val="0042501F"/>
    <w:rsid w:val="00425297"/>
    <w:rsid w:val="00426F10"/>
    <w:rsid w:val="0043113E"/>
    <w:rsid w:val="004323A7"/>
    <w:rsid w:val="004330B8"/>
    <w:rsid w:val="004369E5"/>
    <w:rsid w:val="004401FC"/>
    <w:rsid w:val="00440331"/>
    <w:rsid w:val="0044096C"/>
    <w:rsid w:val="00443630"/>
    <w:rsid w:val="00443F13"/>
    <w:rsid w:val="00445125"/>
    <w:rsid w:val="00445A0F"/>
    <w:rsid w:val="00446E41"/>
    <w:rsid w:val="004479C5"/>
    <w:rsid w:val="00451399"/>
    <w:rsid w:val="0045695A"/>
    <w:rsid w:val="00461326"/>
    <w:rsid w:val="00461499"/>
    <w:rsid w:val="004626B1"/>
    <w:rsid w:val="0046366E"/>
    <w:rsid w:val="004648EF"/>
    <w:rsid w:val="00471991"/>
    <w:rsid w:val="004742A5"/>
    <w:rsid w:val="004743E2"/>
    <w:rsid w:val="00477E7C"/>
    <w:rsid w:val="00483F68"/>
    <w:rsid w:val="00487B45"/>
    <w:rsid w:val="00487F46"/>
    <w:rsid w:val="0049408B"/>
    <w:rsid w:val="004A03CE"/>
    <w:rsid w:val="004A3D38"/>
    <w:rsid w:val="004A5832"/>
    <w:rsid w:val="004B0924"/>
    <w:rsid w:val="004B2C5D"/>
    <w:rsid w:val="004B2DDF"/>
    <w:rsid w:val="004B4397"/>
    <w:rsid w:val="004B5DC6"/>
    <w:rsid w:val="004B7266"/>
    <w:rsid w:val="004C24C8"/>
    <w:rsid w:val="004C26E5"/>
    <w:rsid w:val="004C575E"/>
    <w:rsid w:val="004C61FF"/>
    <w:rsid w:val="004D25DE"/>
    <w:rsid w:val="004D35E2"/>
    <w:rsid w:val="004D3978"/>
    <w:rsid w:val="004D6976"/>
    <w:rsid w:val="004E0982"/>
    <w:rsid w:val="004E313A"/>
    <w:rsid w:val="004E562D"/>
    <w:rsid w:val="004F122C"/>
    <w:rsid w:val="004F1269"/>
    <w:rsid w:val="00501326"/>
    <w:rsid w:val="00501D8F"/>
    <w:rsid w:val="00502FD6"/>
    <w:rsid w:val="00507A1C"/>
    <w:rsid w:val="00512732"/>
    <w:rsid w:val="0051739C"/>
    <w:rsid w:val="00522E6E"/>
    <w:rsid w:val="00527535"/>
    <w:rsid w:val="005328D2"/>
    <w:rsid w:val="005336E2"/>
    <w:rsid w:val="00537ED2"/>
    <w:rsid w:val="005405CB"/>
    <w:rsid w:val="005409DA"/>
    <w:rsid w:val="00547B4D"/>
    <w:rsid w:val="00547D03"/>
    <w:rsid w:val="00550957"/>
    <w:rsid w:val="005516F8"/>
    <w:rsid w:val="00551CB4"/>
    <w:rsid w:val="00552EC4"/>
    <w:rsid w:val="00554E73"/>
    <w:rsid w:val="00555B6B"/>
    <w:rsid w:val="005562D4"/>
    <w:rsid w:val="00556CFD"/>
    <w:rsid w:val="005570ED"/>
    <w:rsid w:val="00564DBB"/>
    <w:rsid w:val="0056603C"/>
    <w:rsid w:val="00566A0A"/>
    <w:rsid w:val="00570A6E"/>
    <w:rsid w:val="00571CCB"/>
    <w:rsid w:val="00572D55"/>
    <w:rsid w:val="005745B4"/>
    <w:rsid w:val="005755B7"/>
    <w:rsid w:val="00592439"/>
    <w:rsid w:val="00592AA8"/>
    <w:rsid w:val="005950F1"/>
    <w:rsid w:val="00595F68"/>
    <w:rsid w:val="005973FA"/>
    <w:rsid w:val="00597931"/>
    <w:rsid w:val="005A2BEC"/>
    <w:rsid w:val="005A368F"/>
    <w:rsid w:val="005A5375"/>
    <w:rsid w:val="005A58F7"/>
    <w:rsid w:val="005B0992"/>
    <w:rsid w:val="005B1AC7"/>
    <w:rsid w:val="005B3644"/>
    <w:rsid w:val="005B4818"/>
    <w:rsid w:val="005B5485"/>
    <w:rsid w:val="005B5A7F"/>
    <w:rsid w:val="005C4BA5"/>
    <w:rsid w:val="005D0845"/>
    <w:rsid w:val="005D2896"/>
    <w:rsid w:val="005D356F"/>
    <w:rsid w:val="005D675C"/>
    <w:rsid w:val="005E3435"/>
    <w:rsid w:val="005E58B4"/>
    <w:rsid w:val="005E6DAC"/>
    <w:rsid w:val="005E6ED8"/>
    <w:rsid w:val="005F0207"/>
    <w:rsid w:val="005F1001"/>
    <w:rsid w:val="005F1C09"/>
    <w:rsid w:val="005F1D1D"/>
    <w:rsid w:val="005F1D2D"/>
    <w:rsid w:val="005F3021"/>
    <w:rsid w:val="005F3114"/>
    <w:rsid w:val="005F7513"/>
    <w:rsid w:val="005F77B3"/>
    <w:rsid w:val="00600735"/>
    <w:rsid w:val="00602ACA"/>
    <w:rsid w:val="00603F9B"/>
    <w:rsid w:val="00604897"/>
    <w:rsid w:val="006067AA"/>
    <w:rsid w:val="0061006A"/>
    <w:rsid w:val="006124E6"/>
    <w:rsid w:val="00612C43"/>
    <w:rsid w:val="006151EF"/>
    <w:rsid w:val="00615A97"/>
    <w:rsid w:val="0062383F"/>
    <w:rsid w:val="00624A90"/>
    <w:rsid w:val="00624B5D"/>
    <w:rsid w:val="00626DF5"/>
    <w:rsid w:val="006273AA"/>
    <w:rsid w:val="006317A6"/>
    <w:rsid w:val="006369B4"/>
    <w:rsid w:val="00636A54"/>
    <w:rsid w:val="00636C45"/>
    <w:rsid w:val="00636C74"/>
    <w:rsid w:val="00642469"/>
    <w:rsid w:val="00643351"/>
    <w:rsid w:val="00646109"/>
    <w:rsid w:val="006462D6"/>
    <w:rsid w:val="00646AFA"/>
    <w:rsid w:val="00652772"/>
    <w:rsid w:val="00653F4E"/>
    <w:rsid w:val="00656ED4"/>
    <w:rsid w:val="006601BE"/>
    <w:rsid w:val="006605EB"/>
    <w:rsid w:val="006618BB"/>
    <w:rsid w:val="006662D0"/>
    <w:rsid w:val="00671330"/>
    <w:rsid w:val="00673BFA"/>
    <w:rsid w:val="00676A86"/>
    <w:rsid w:val="006814C5"/>
    <w:rsid w:val="006823E5"/>
    <w:rsid w:val="006864BE"/>
    <w:rsid w:val="006916CC"/>
    <w:rsid w:val="00693404"/>
    <w:rsid w:val="006941C4"/>
    <w:rsid w:val="006962FC"/>
    <w:rsid w:val="00696D02"/>
    <w:rsid w:val="006A04FA"/>
    <w:rsid w:val="006A2838"/>
    <w:rsid w:val="006A2EE0"/>
    <w:rsid w:val="006A3E21"/>
    <w:rsid w:val="006A5226"/>
    <w:rsid w:val="006A5649"/>
    <w:rsid w:val="006A6A2D"/>
    <w:rsid w:val="006A740A"/>
    <w:rsid w:val="006B1876"/>
    <w:rsid w:val="006B34DA"/>
    <w:rsid w:val="006B42DE"/>
    <w:rsid w:val="006B4D5C"/>
    <w:rsid w:val="006B622E"/>
    <w:rsid w:val="006B7A8E"/>
    <w:rsid w:val="006C0AFE"/>
    <w:rsid w:val="006C368B"/>
    <w:rsid w:val="006C7315"/>
    <w:rsid w:val="006D02F6"/>
    <w:rsid w:val="006D0A3E"/>
    <w:rsid w:val="006D3F42"/>
    <w:rsid w:val="006D6198"/>
    <w:rsid w:val="006E0ABB"/>
    <w:rsid w:val="006E281D"/>
    <w:rsid w:val="006E41ED"/>
    <w:rsid w:val="006E59F7"/>
    <w:rsid w:val="006E68A6"/>
    <w:rsid w:val="006F329B"/>
    <w:rsid w:val="00701772"/>
    <w:rsid w:val="00701F61"/>
    <w:rsid w:val="0070273B"/>
    <w:rsid w:val="00702B57"/>
    <w:rsid w:val="00703357"/>
    <w:rsid w:val="007035F1"/>
    <w:rsid w:val="0070493F"/>
    <w:rsid w:val="00704B79"/>
    <w:rsid w:val="00706C17"/>
    <w:rsid w:val="00706CCD"/>
    <w:rsid w:val="0071322D"/>
    <w:rsid w:val="00713CA7"/>
    <w:rsid w:val="00715A94"/>
    <w:rsid w:val="00716AD9"/>
    <w:rsid w:val="007226C6"/>
    <w:rsid w:val="00724267"/>
    <w:rsid w:val="0072550D"/>
    <w:rsid w:val="007256D5"/>
    <w:rsid w:val="00726F69"/>
    <w:rsid w:val="00727939"/>
    <w:rsid w:val="00735A85"/>
    <w:rsid w:val="00740EAA"/>
    <w:rsid w:val="0074173D"/>
    <w:rsid w:val="00743F5C"/>
    <w:rsid w:val="0074461F"/>
    <w:rsid w:val="00745425"/>
    <w:rsid w:val="007467C3"/>
    <w:rsid w:val="00756F28"/>
    <w:rsid w:val="0076175F"/>
    <w:rsid w:val="00761DF6"/>
    <w:rsid w:val="00763101"/>
    <w:rsid w:val="00764A41"/>
    <w:rsid w:val="00771204"/>
    <w:rsid w:val="00773801"/>
    <w:rsid w:val="00775011"/>
    <w:rsid w:val="00777BAA"/>
    <w:rsid w:val="00781162"/>
    <w:rsid w:val="007839AB"/>
    <w:rsid w:val="007855DA"/>
    <w:rsid w:val="0078667F"/>
    <w:rsid w:val="00787186"/>
    <w:rsid w:val="00787276"/>
    <w:rsid w:val="00787290"/>
    <w:rsid w:val="007872E0"/>
    <w:rsid w:val="00787EA1"/>
    <w:rsid w:val="0079406E"/>
    <w:rsid w:val="00796AA7"/>
    <w:rsid w:val="00797ABC"/>
    <w:rsid w:val="00797E5B"/>
    <w:rsid w:val="00797F7D"/>
    <w:rsid w:val="007A49FD"/>
    <w:rsid w:val="007A512A"/>
    <w:rsid w:val="007A76A9"/>
    <w:rsid w:val="007B2ADE"/>
    <w:rsid w:val="007B3A82"/>
    <w:rsid w:val="007B74B0"/>
    <w:rsid w:val="007C21C3"/>
    <w:rsid w:val="007C3152"/>
    <w:rsid w:val="007C4E68"/>
    <w:rsid w:val="007D026A"/>
    <w:rsid w:val="007D151F"/>
    <w:rsid w:val="007D5321"/>
    <w:rsid w:val="007D6475"/>
    <w:rsid w:val="007E1501"/>
    <w:rsid w:val="007E29D8"/>
    <w:rsid w:val="007E6EBD"/>
    <w:rsid w:val="007E7591"/>
    <w:rsid w:val="007F4AD0"/>
    <w:rsid w:val="007F4C6E"/>
    <w:rsid w:val="007F50D5"/>
    <w:rsid w:val="007F53D9"/>
    <w:rsid w:val="007F5C8C"/>
    <w:rsid w:val="007F64D4"/>
    <w:rsid w:val="00801FDB"/>
    <w:rsid w:val="008021A9"/>
    <w:rsid w:val="00803293"/>
    <w:rsid w:val="00804E0B"/>
    <w:rsid w:val="00810FD4"/>
    <w:rsid w:val="0081359D"/>
    <w:rsid w:val="00814C24"/>
    <w:rsid w:val="00815D5D"/>
    <w:rsid w:val="0081743E"/>
    <w:rsid w:val="00817F3D"/>
    <w:rsid w:val="0082094F"/>
    <w:rsid w:val="0082194D"/>
    <w:rsid w:val="0082241A"/>
    <w:rsid w:val="00822A84"/>
    <w:rsid w:val="008245E6"/>
    <w:rsid w:val="00825B8A"/>
    <w:rsid w:val="00825DEE"/>
    <w:rsid w:val="0082660E"/>
    <w:rsid w:val="00827EA2"/>
    <w:rsid w:val="00830306"/>
    <w:rsid w:val="00830A4B"/>
    <w:rsid w:val="00831AEC"/>
    <w:rsid w:val="00832BB2"/>
    <w:rsid w:val="008341C9"/>
    <w:rsid w:val="00834243"/>
    <w:rsid w:val="00835228"/>
    <w:rsid w:val="0083546F"/>
    <w:rsid w:val="00836554"/>
    <w:rsid w:val="00841319"/>
    <w:rsid w:val="00843B20"/>
    <w:rsid w:val="0084419B"/>
    <w:rsid w:val="00845067"/>
    <w:rsid w:val="00847607"/>
    <w:rsid w:val="00850BA0"/>
    <w:rsid w:val="00851BAF"/>
    <w:rsid w:val="0085204E"/>
    <w:rsid w:val="00852BED"/>
    <w:rsid w:val="0085393A"/>
    <w:rsid w:val="00853E45"/>
    <w:rsid w:val="008543A6"/>
    <w:rsid w:val="00855639"/>
    <w:rsid w:val="00857A22"/>
    <w:rsid w:val="00860166"/>
    <w:rsid w:val="008610CF"/>
    <w:rsid w:val="008641D8"/>
    <w:rsid w:val="00866C77"/>
    <w:rsid w:val="00870D1E"/>
    <w:rsid w:val="008745C3"/>
    <w:rsid w:val="00874687"/>
    <w:rsid w:val="008765F1"/>
    <w:rsid w:val="00877644"/>
    <w:rsid w:val="00880DE6"/>
    <w:rsid w:val="00883847"/>
    <w:rsid w:val="00886FE3"/>
    <w:rsid w:val="00891BED"/>
    <w:rsid w:val="008932CF"/>
    <w:rsid w:val="008943A2"/>
    <w:rsid w:val="00896359"/>
    <w:rsid w:val="008B0EF1"/>
    <w:rsid w:val="008C2B1D"/>
    <w:rsid w:val="008C6018"/>
    <w:rsid w:val="008C68A3"/>
    <w:rsid w:val="008C6965"/>
    <w:rsid w:val="008C6F07"/>
    <w:rsid w:val="008D2D89"/>
    <w:rsid w:val="008D4DFE"/>
    <w:rsid w:val="008E057F"/>
    <w:rsid w:val="008E07C3"/>
    <w:rsid w:val="008E2000"/>
    <w:rsid w:val="008E350C"/>
    <w:rsid w:val="008E3E18"/>
    <w:rsid w:val="008E4597"/>
    <w:rsid w:val="008E72D8"/>
    <w:rsid w:val="008F0D1D"/>
    <w:rsid w:val="008F3360"/>
    <w:rsid w:val="008F47B1"/>
    <w:rsid w:val="008F49F1"/>
    <w:rsid w:val="008F5B40"/>
    <w:rsid w:val="008F5C7B"/>
    <w:rsid w:val="008F7B1E"/>
    <w:rsid w:val="009011E0"/>
    <w:rsid w:val="00901456"/>
    <w:rsid w:val="00901B82"/>
    <w:rsid w:val="00903665"/>
    <w:rsid w:val="00904356"/>
    <w:rsid w:val="00907173"/>
    <w:rsid w:val="00907C9B"/>
    <w:rsid w:val="00912F28"/>
    <w:rsid w:val="0091597F"/>
    <w:rsid w:val="00917160"/>
    <w:rsid w:val="009268B9"/>
    <w:rsid w:val="00927B90"/>
    <w:rsid w:val="00931D4F"/>
    <w:rsid w:val="00931F5A"/>
    <w:rsid w:val="00934A7C"/>
    <w:rsid w:val="0094061B"/>
    <w:rsid w:val="00940E39"/>
    <w:rsid w:val="00941A0F"/>
    <w:rsid w:val="00944EB3"/>
    <w:rsid w:val="009451F1"/>
    <w:rsid w:val="00945683"/>
    <w:rsid w:val="00951801"/>
    <w:rsid w:val="00952338"/>
    <w:rsid w:val="009553C0"/>
    <w:rsid w:val="00956CCA"/>
    <w:rsid w:val="00957FCF"/>
    <w:rsid w:val="00962E09"/>
    <w:rsid w:val="00963CEC"/>
    <w:rsid w:val="0096469E"/>
    <w:rsid w:val="0096507E"/>
    <w:rsid w:val="0096665D"/>
    <w:rsid w:val="00970417"/>
    <w:rsid w:val="0097220C"/>
    <w:rsid w:val="00973CC0"/>
    <w:rsid w:val="00974712"/>
    <w:rsid w:val="00976B61"/>
    <w:rsid w:val="00980A16"/>
    <w:rsid w:val="00981A75"/>
    <w:rsid w:val="00985EAC"/>
    <w:rsid w:val="00987A18"/>
    <w:rsid w:val="00991756"/>
    <w:rsid w:val="0099425C"/>
    <w:rsid w:val="009962CE"/>
    <w:rsid w:val="00996B50"/>
    <w:rsid w:val="00997A22"/>
    <w:rsid w:val="009A000B"/>
    <w:rsid w:val="009A1091"/>
    <w:rsid w:val="009A3CF0"/>
    <w:rsid w:val="009A4620"/>
    <w:rsid w:val="009B155A"/>
    <w:rsid w:val="009B2119"/>
    <w:rsid w:val="009B2942"/>
    <w:rsid w:val="009B3B92"/>
    <w:rsid w:val="009B3F42"/>
    <w:rsid w:val="009C06AB"/>
    <w:rsid w:val="009C5810"/>
    <w:rsid w:val="009C5D26"/>
    <w:rsid w:val="009C79E4"/>
    <w:rsid w:val="009D1E2B"/>
    <w:rsid w:val="009D5D90"/>
    <w:rsid w:val="009D6957"/>
    <w:rsid w:val="009E0167"/>
    <w:rsid w:val="009E1283"/>
    <w:rsid w:val="009E144B"/>
    <w:rsid w:val="009E32C4"/>
    <w:rsid w:val="009E6326"/>
    <w:rsid w:val="009F1097"/>
    <w:rsid w:val="009F56ED"/>
    <w:rsid w:val="009F5C44"/>
    <w:rsid w:val="00A00174"/>
    <w:rsid w:val="00A011F2"/>
    <w:rsid w:val="00A01E1F"/>
    <w:rsid w:val="00A01EF9"/>
    <w:rsid w:val="00A03C0C"/>
    <w:rsid w:val="00A04E3F"/>
    <w:rsid w:val="00A10BCA"/>
    <w:rsid w:val="00A118E0"/>
    <w:rsid w:val="00A12B2A"/>
    <w:rsid w:val="00A1686B"/>
    <w:rsid w:val="00A16E9A"/>
    <w:rsid w:val="00A215ED"/>
    <w:rsid w:val="00A22B96"/>
    <w:rsid w:val="00A24BE4"/>
    <w:rsid w:val="00A3049E"/>
    <w:rsid w:val="00A30E7E"/>
    <w:rsid w:val="00A31215"/>
    <w:rsid w:val="00A31BDB"/>
    <w:rsid w:val="00A3347D"/>
    <w:rsid w:val="00A340AB"/>
    <w:rsid w:val="00A346BF"/>
    <w:rsid w:val="00A409A7"/>
    <w:rsid w:val="00A4120E"/>
    <w:rsid w:val="00A42091"/>
    <w:rsid w:val="00A4234B"/>
    <w:rsid w:val="00A44868"/>
    <w:rsid w:val="00A54106"/>
    <w:rsid w:val="00A57840"/>
    <w:rsid w:val="00A6243F"/>
    <w:rsid w:val="00A63DCF"/>
    <w:rsid w:val="00A6409B"/>
    <w:rsid w:val="00A643A6"/>
    <w:rsid w:val="00A6458C"/>
    <w:rsid w:val="00A64613"/>
    <w:rsid w:val="00A64E44"/>
    <w:rsid w:val="00A653C1"/>
    <w:rsid w:val="00A65F44"/>
    <w:rsid w:val="00A67C5C"/>
    <w:rsid w:val="00A67F52"/>
    <w:rsid w:val="00A7183A"/>
    <w:rsid w:val="00A7222C"/>
    <w:rsid w:val="00A7235F"/>
    <w:rsid w:val="00A72751"/>
    <w:rsid w:val="00A73A32"/>
    <w:rsid w:val="00A77515"/>
    <w:rsid w:val="00A82DEB"/>
    <w:rsid w:val="00A86FC0"/>
    <w:rsid w:val="00A91564"/>
    <w:rsid w:val="00A94660"/>
    <w:rsid w:val="00A95B33"/>
    <w:rsid w:val="00A9629E"/>
    <w:rsid w:val="00A96597"/>
    <w:rsid w:val="00A96718"/>
    <w:rsid w:val="00AA51E2"/>
    <w:rsid w:val="00AA6183"/>
    <w:rsid w:val="00AA7B7D"/>
    <w:rsid w:val="00AB2240"/>
    <w:rsid w:val="00AB288E"/>
    <w:rsid w:val="00AB5B13"/>
    <w:rsid w:val="00AB5BF9"/>
    <w:rsid w:val="00AB658C"/>
    <w:rsid w:val="00AB7F6B"/>
    <w:rsid w:val="00AC13CF"/>
    <w:rsid w:val="00AC1B95"/>
    <w:rsid w:val="00AC32E8"/>
    <w:rsid w:val="00AC334A"/>
    <w:rsid w:val="00AC693E"/>
    <w:rsid w:val="00AD19A4"/>
    <w:rsid w:val="00AE3B86"/>
    <w:rsid w:val="00AE4681"/>
    <w:rsid w:val="00AF3497"/>
    <w:rsid w:val="00AF4D9C"/>
    <w:rsid w:val="00B00AED"/>
    <w:rsid w:val="00B046EC"/>
    <w:rsid w:val="00B05394"/>
    <w:rsid w:val="00B1002B"/>
    <w:rsid w:val="00B110DA"/>
    <w:rsid w:val="00B13F97"/>
    <w:rsid w:val="00B16B51"/>
    <w:rsid w:val="00B22A3B"/>
    <w:rsid w:val="00B233EA"/>
    <w:rsid w:val="00B24105"/>
    <w:rsid w:val="00B242CB"/>
    <w:rsid w:val="00B26C15"/>
    <w:rsid w:val="00B32390"/>
    <w:rsid w:val="00B32C10"/>
    <w:rsid w:val="00B33E28"/>
    <w:rsid w:val="00B34612"/>
    <w:rsid w:val="00B40600"/>
    <w:rsid w:val="00B4088B"/>
    <w:rsid w:val="00B412EB"/>
    <w:rsid w:val="00B43AC4"/>
    <w:rsid w:val="00B43EE0"/>
    <w:rsid w:val="00B45360"/>
    <w:rsid w:val="00B50A31"/>
    <w:rsid w:val="00B529F0"/>
    <w:rsid w:val="00B53208"/>
    <w:rsid w:val="00B614CC"/>
    <w:rsid w:val="00B6171C"/>
    <w:rsid w:val="00B63EE5"/>
    <w:rsid w:val="00B7653F"/>
    <w:rsid w:val="00B765D3"/>
    <w:rsid w:val="00B81906"/>
    <w:rsid w:val="00B81C0A"/>
    <w:rsid w:val="00B8411D"/>
    <w:rsid w:val="00B844DD"/>
    <w:rsid w:val="00B85C32"/>
    <w:rsid w:val="00B85D5C"/>
    <w:rsid w:val="00B9118A"/>
    <w:rsid w:val="00B9182A"/>
    <w:rsid w:val="00B93D62"/>
    <w:rsid w:val="00B95152"/>
    <w:rsid w:val="00B9539D"/>
    <w:rsid w:val="00BA6EA0"/>
    <w:rsid w:val="00BB07C4"/>
    <w:rsid w:val="00BB1DDF"/>
    <w:rsid w:val="00BB2E64"/>
    <w:rsid w:val="00BB7A26"/>
    <w:rsid w:val="00BC07AD"/>
    <w:rsid w:val="00BC1E16"/>
    <w:rsid w:val="00BC372E"/>
    <w:rsid w:val="00BC38EE"/>
    <w:rsid w:val="00BC414B"/>
    <w:rsid w:val="00BC5B0B"/>
    <w:rsid w:val="00BD2B0B"/>
    <w:rsid w:val="00BD3E81"/>
    <w:rsid w:val="00BD49EA"/>
    <w:rsid w:val="00BE3B64"/>
    <w:rsid w:val="00BF0EC8"/>
    <w:rsid w:val="00BF21A3"/>
    <w:rsid w:val="00BF3819"/>
    <w:rsid w:val="00BF3DF7"/>
    <w:rsid w:val="00BF464F"/>
    <w:rsid w:val="00BF651D"/>
    <w:rsid w:val="00BF7AAD"/>
    <w:rsid w:val="00C015AE"/>
    <w:rsid w:val="00C0191C"/>
    <w:rsid w:val="00C0424C"/>
    <w:rsid w:val="00C04FAC"/>
    <w:rsid w:val="00C0548B"/>
    <w:rsid w:val="00C06421"/>
    <w:rsid w:val="00C06423"/>
    <w:rsid w:val="00C109BB"/>
    <w:rsid w:val="00C11C49"/>
    <w:rsid w:val="00C139B6"/>
    <w:rsid w:val="00C22C0F"/>
    <w:rsid w:val="00C27C72"/>
    <w:rsid w:val="00C31383"/>
    <w:rsid w:val="00C40039"/>
    <w:rsid w:val="00C40753"/>
    <w:rsid w:val="00C40FF2"/>
    <w:rsid w:val="00C42D1D"/>
    <w:rsid w:val="00C470E4"/>
    <w:rsid w:val="00C50028"/>
    <w:rsid w:val="00C51F47"/>
    <w:rsid w:val="00C52FC4"/>
    <w:rsid w:val="00C54673"/>
    <w:rsid w:val="00C55C70"/>
    <w:rsid w:val="00C61DD3"/>
    <w:rsid w:val="00C627A2"/>
    <w:rsid w:val="00C6406C"/>
    <w:rsid w:val="00C645B3"/>
    <w:rsid w:val="00C65747"/>
    <w:rsid w:val="00C66849"/>
    <w:rsid w:val="00C67618"/>
    <w:rsid w:val="00C707FD"/>
    <w:rsid w:val="00C70C85"/>
    <w:rsid w:val="00C70E85"/>
    <w:rsid w:val="00C722D2"/>
    <w:rsid w:val="00C73FAD"/>
    <w:rsid w:val="00C76C46"/>
    <w:rsid w:val="00C82E53"/>
    <w:rsid w:val="00C8417D"/>
    <w:rsid w:val="00C85E9F"/>
    <w:rsid w:val="00C85EB5"/>
    <w:rsid w:val="00C86412"/>
    <w:rsid w:val="00C8655C"/>
    <w:rsid w:val="00C87799"/>
    <w:rsid w:val="00C932A3"/>
    <w:rsid w:val="00C94CC6"/>
    <w:rsid w:val="00C9521D"/>
    <w:rsid w:val="00C96F7A"/>
    <w:rsid w:val="00CA0259"/>
    <w:rsid w:val="00CA1C03"/>
    <w:rsid w:val="00CA2B93"/>
    <w:rsid w:val="00CA357D"/>
    <w:rsid w:val="00CA73F7"/>
    <w:rsid w:val="00CA7700"/>
    <w:rsid w:val="00CA7839"/>
    <w:rsid w:val="00CA78E0"/>
    <w:rsid w:val="00CB2443"/>
    <w:rsid w:val="00CC509A"/>
    <w:rsid w:val="00CC705A"/>
    <w:rsid w:val="00CD3426"/>
    <w:rsid w:val="00CD4077"/>
    <w:rsid w:val="00CD59B5"/>
    <w:rsid w:val="00CD72B3"/>
    <w:rsid w:val="00CE4852"/>
    <w:rsid w:val="00CE4A4E"/>
    <w:rsid w:val="00CE7E3E"/>
    <w:rsid w:val="00CF16C1"/>
    <w:rsid w:val="00CF1AD2"/>
    <w:rsid w:val="00CF22ED"/>
    <w:rsid w:val="00CF3BBF"/>
    <w:rsid w:val="00CF5D5F"/>
    <w:rsid w:val="00D01CC3"/>
    <w:rsid w:val="00D03950"/>
    <w:rsid w:val="00D07042"/>
    <w:rsid w:val="00D07D41"/>
    <w:rsid w:val="00D12DAD"/>
    <w:rsid w:val="00D136CB"/>
    <w:rsid w:val="00D13FCE"/>
    <w:rsid w:val="00D150D9"/>
    <w:rsid w:val="00D15460"/>
    <w:rsid w:val="00D17CC9"/>
    <w:rsid w:val="00D218F3"/>
    <w:rsid w:val="00D2387B"/>
    <w:rsid w:val="00D23FE9"/>
    <w:rsid w:val="00D2577F"/>
    <w:rsid w:val="00D275EE"/>
    <w:rsid w:val="00D27C2C"/>
    <w:rsid w:val="00D30000"/>
    <w:rsid w:val="00D3433E"/>
    <w:rsid w:val="00D36521"/>
    <w:rsid w:val="00D37294"/>
    <w:rsid w:val="00D43461"/>
    <w:rsid w:val="00D44541"/>
    <w:rsid w:val="00D45F5C"/>
    <w:rsid w:val="00D4604B"/>
    <w:rsid w:val="00D47D0C"/>
    <w:rsid w:val="00D5090E"/>
    <w:rsid w:val="00D569F5"/>
    <w:rsid w:val="00D57324"/>
    <w:rsid w:val="00D60CB9"/>
    <w:rsid w:val="00D61BEE"/>
    <w:rsid w:val="00D61D65"/>
    <w:rsid w:val="00D635DC"/>
    <w:rsid w:val="00D63EDC"/>
    <w:rsid w:val="00D6548B"/>
    <w:rsid w:val="00D71A60"/>
    <w:rsid w:val="00D73275"/>
    <w:rsid w:val="00D74F5E"/>
    <w:rsid w:val="00D8185B"/>
    <w:rsid w:val="00D82702"/>
    <w:rsid w:val="00D82759"/>
    <w:rsid w:val="00D85C11"/>
    <w:rsid w:val="00D87757"/>
    <w:rsid w:val="00D905BA"/>
    <w:rsid w:val="00D9077F"/>
    <w:rsid w:val="00D90BD2"/>
    <w:rsid w:val="00D919CA"/>
    <w:rsid w:val="00D92FC0"/>
    <w:rsid w:val="00D934EA"/>
    <w:rsid w:val="00D97E0A"/>
    <w:rsid w:val="00DA0D8C"/>
    <w:rsid w:val="00DA2273"/>
    <w:rsid w:val="00DA2E16"/>
    <w:rsid w:val="00DA3275"/>
    <w:rsid w:val="00DA5216"/>
    <w:rsid w:val="00DB0D60"/>
    <w:rsid w:val="00DB1A1C"/>
    <w:rsid w:val="00DB2312"/>
    <w:rsid w:val="00DB264E"/>
    <w:rsid w:val="00DB47A9"/>
    <w:rsid w:val="00DC07CA"/>
    <w:rsid w:val="00DC0FCC"/>
    <w:rsid w:val="00DC1C59"/>
    <w:rsid w:val="00DC5338"/>
    <w:rsid w:val="00DD03E5"/>
    <w:rsid w:val="00DD139B"/>
    <w:rsid w:val="00DD6164"/>
    <w:rsid w:val="00DD6544"/>
    <w:rsid w:val="00DD76C4"/>
    <w:rsid w:val="00DD7951"/>
    <w:rsid w:val="00DE22A1"/>
    <w:rsid w:val="00DE2CA0"/>
    <w:rsid w:val="00DE3410"/>
    <w:rsid w:val="00DE5BB3"/>
    <w:rsid w:val="00DE6620"/>
    <w:rsid w:val="00DE6701"/>
    <w:rsid w:val="00DE7818"/>
    <w:rsid w:val="00DF2847"/>
    <w:rsid w:val="00DF364C"/>
    <w:rsid w:val="00DF3C47"/>
    <w:rsid w:val="00DF3C8E"/>
    <w:rsid w:val="00DF4AA9"/>
    <w:rsid w:val="00DF50CA"/>
    <w:rsid w:val="00DF6768"/>
    <w:rsid w:val="00DF7245"/>
    <w:rsid w:val="00E01343"/>
    <w:rsid w:val="00E033E4"/>
    <w:rsid w:val="00E050D1"/>
    <w:rsid w:val="00E07E4C"/>
    <w:rsid w:val="00E16DBB"/>
    <w:rsid w:val="00E17396"/>
    <w:rsid w:val="00E203CE"/>
    <w:rsid w:val="00E22FA5"/>
    <w:rsid w:val="00E267CE"/>
    <w:rsid w:val="00E32194"/>
    <w:rsid w:val="00E324A6"/>
    <w:rsid w:val="00E347F9"/>
    <w:rsid w:val="00E352A0"/>
    <w:rsid w:val="00E35457"/>
    <w:rsid w:val="00E35692"/>
    <w:rsid w:val="00E37E68"/>
    <w:rsid w:val="00E42DAF"/>
    <w:rsid w:val="00E433A3"/>
    <w:rsid w:val="00E4340D"/>
    <w:rsid w:val="00E46F4F"/>
    <w:rsid w:val="00E523B7"/>
    <w:rsid w:val="00E530BF"/>
    <w:rsid w:val="00E542EE"/>
    <w:rsid w:val="00E546AE"/>
    <w:rsid w:val="00E61B89"/>
    <w:rsid w:val="00E63128"/>
    <w:rsid w:val="00E6322E"/>
    <w:rsid w:val="00E63A93"/>
    <w:rsid w:val="00E658CC"/>
    <w:rsid w:val="00E73887"/>
    <w:rsid w:val="00E73E21"/>
    <w:rsid w:val="00E73E2E"/>
    <w:rsid w:val="00E74D83"/>
    <w:rsid w:val="00E756F8"/>
    <w:rsid w:val="00E763DE"/>
    <w:rsid w:val="00E763E6"/>
    <w:rsid w:val="00E81C95"/>
    <w:rsid w:val="00E83CDA"/>
    <w:rsid w:val="00E843CD"/>
    <w:rsid w:val="00E902CB"/>
    <w:rsid w:val="00E9381E"/>
    <w:rsid w:val="00E94FE2"/>
    <w:rsid w:val="00E96583"/>
    <w:rsid w:val="00E9786C"/>
    <w:rsid w:val="00EA01FA"/>
    <w:rsid w:val="00EA071B"/>
    <w:rsid w:val="00EA14B3"/>
    <w:rsid w:val="00EA2375"/>
    <w:rsid w:val="00EA270E"/>
    <w:rsid w:val="00EA48B5"/>
    <w:rsid w:val="00EB1732"/>
    <w:rsid w:val="00EB222C"/>
    <w:rsid w:val="00EB316D"/>
    <w:rsid w:val="00EB3ADB"/>
    <w:rsid w:val="00EB5C48"/>
    <w:rsid w:val="00EC4091"/>
    <w:rsid w:val="00EC4D44"/>
    <w:rsid w:val="00EC5218"/>
    <w:rsid w:val="00EC7166"/>
    <w:rsid w:val="00EC7F88"/>
    <w:rsid w:val="00ED287B"/>
    <w:rsid w:val="00ED3BFA"/>
    <w:rsid w:val="00ED69CA"/>
    <w:rsid w:val="00EE010A"/>
    <w:rsid w:val="00EE120E"/>
    <w:rsid w:val="00EE2E90"/>
    <w:rsid w:val="00EE3D72"/>
    <w:rsid w:val="00EE4B29"/>
    <w:rsid w:val="00EE54A0"/>
    <w:rsid w:val="00EE5B1C"/>
    <w:rsid w:val="00EE6B6D"/>
    <w:rsid w:val="00EE7A3D"/>
    <w:rsid w:val="00EE7BD6"/>
    <w:rsid w:val="00EF4A67"/>
    <w:rsid w:val="00EF4B99"/>
    <w:rsid w:val="00EF4FFF"/>
    <w:rsid w:val="00EF7DF9"/>
    <w:rsid w:val="00F00964"/>
    <w:rsid w:val="00F03323"/>
    <w:rsid w:val="00F03593"/>
    <w:rsid w:val="00F10598"/>
    <w:rsid w:val="00F10857"/>
    <w:rsid w:val="00F10B0D"/>
    <w:rsid w:val="00F134C6"/>
    <w:rsid w:val="00F15926"/>
    <w:rsid w:val="00F159E1"/>
    <w:rsid w:val="00F15ABB"/>
    <w:rsid w:val="00F17E75"/>
    <w:rsid w:val="00F23707"/>
    <w:rsid w:val="00F26CBA"/>
    <w:rsid w:val="00F26F28"/>
    <w:rsid w:val="00F27F0A"/>
    <w:rsid w:val="00F33073"/>
    <w:rsid w:val="00F34084"/>
    <w:rsid w:val="00F4114B"/>
    <w:rsid w:val="00F439DB"/>
    <w:rsid w:val="00F45A5F"/>
    <w:rsid w:val="00F46320"/>
    <w:rsid w:val="00F46360"/>
    <w:rsid w:val="00F47F06"/>
    <w:rsid w:val="00F50134"/>
    <w:rsid w:val="00F51C9D"/>
    <w:rsid w:val="00F53C52"/>
    <w:rsid w:val="00F54CBF"/>
    <w:rsid w:val="00F558DF"/>
    <w:rsid w:val="00F56437"/>
    <w:rsid w:val="00F61497"/>
    <w:rsid w:val="00F6170A"/>
    <w:rsid w:val="00F64B9B"/>
    <w:rsid w:val="00F6538E"/>
    <w:rsid w:val="00F7083E"/>
    <w:rsid w:val="00F729F5"/>
    <w:rsid w:val="00F73613"/>
    <w:rsid w:val="00F74A42"/>
    <w:rsid w:val="00F777B0"/>
    <w:rsid w:val="00F779A8"/>
    <w:rsid w:val="00F8232B"/>
    <w:rsid w:val="00F82472"/>
    <w:rsid w:val="00F82E13"/>
    <w:rsid w:val="00F854DE"/>
    <w:rsid w:val="00F90679"/>
    <w:rsid w:val="00F91D89"/>
    <w:rsid w:val="00F91F2E"/>
    <w:rsid w:val="00F96017"/>
    <w:rsid w:val="00F97792"/>
    <w:rsid w:val="00FA0534"/>
    <w:rsid w:val="00FA234B"/>
    <w:rsid w:val="00FA36EE"/>
    <w:rsid w:val="00FA580C"/>
    <w:rsid w:val="00FA7909"/>
    <w:rsid w:val="00FB0CB4"/>
    <w:rsid w:val="00FB2C42"/>
    <w:rsid w:val="00FB2D90"/>
    <w:rsid w:val="00FB3DCF"/>
    <w:rsid w:val="00FB633F"/>
    <w:rsid w:val="00FB7575"/>
    <w:rsid w:val="00FB7607"/>
    <w:rsid w:val="00FC1351"/>
    <w:rsid w:val="00FC4708"/>
    <w:rsid w:val="00FC5C68"/>
    <w:rsid w:val="00FC7091"/>
    <w:rsid w:val="00FC778B"/>
    <w:rsid w:val="00FD0F30"/>
    <w:rsid w:val="00FD2A8E"/>
    <w:rsid w:val="00FD4B14"/>
    <w:rsid w:val="00FD7A55"/>
    <w:rsid w:val="00FD7CD9"/>
    <w:rsid w:val="00FE05D2"/>
    <w:rsid w:val="00FE1E6F"/>
    <w:rsid w:val="00FE2B3C"/>
    <w:rsid w:val="00FE377D"/>
    <w:rsid w:val="00FE5042"/>
    <w:rsid w:val="00FE576C"/>
    <w:rsid w:val="00FE79FA"/>
    <w:rsid w:val="00FF0170"/>
    <w:rsid w:val="00FF0BC9"/>
    <w:rsid w:val="00FF0C5F"/>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5CD1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link w:val="Rubrik1Char"/>
    <w:uiPriority w:val="1"/>
    <w:qFormat/>
    <w:rsid w:val="005755B7"/>
    <w:pPr>
      <w:widowControl w:val="0"/>
      <w:numPr>
        <w:numId w:val="1"/>
      </w:numPr>
      <w:tabs>
        <w:tab w:val="left" w:pos="1299"/>
      </w:tabs>
      <w:spacing w:before="69"/>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link w:val="BrdtextChar"/>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D919CA"/>
    <w:pPr>
      <w:numPr>
        <w:numId w:val="0"/>
      </w:numPr>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3359E1"/>
    <w:pPr>
      <w:numPr>
        <w:ilvl w:val="1"/>
      </w:numPr>
    </w:pPr>
  </w:style>
  <w:style w:type="character" w:styleId="Diskretbetoning">
    <w:name w:val="Subtle Emphasis"/>
    <w:basedOn w:val="Standardstycketypsnitt"/>
    <w:uiPriority w:val="19"/>
    <w:qFormat/>
    <w:rsid w:val="00E32194"/>
    <w:rPr>
      <w:i/>
      <w:iCs/>
      <w:color w:val="808080" w:themeColor="text1" w:themeTint="7F"/>
    </w:rPr>
  </w:style>
  <w:style w:type="character" w:customStyle="1" w:styleId="BrdtextChar">
    <w:name w:val="Brödtext Char"/>
    <w:basedOn w:val="Standardstycketypsnitt"/>
    <w:link w:val="Brdtext"/>
    <w:uiPriority w:val="1"/>
    <w:rsid w:val="00BD3E81"/>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706CCD"/>
    <w:pPr>
      <w:ind w:left="240"/>
    </w:pPr>
  </w:style>
  <w:style w:type="paragraph" w:styleId="Innehll3">
    <w:name w:val="toc 3"/>
    <w:basedOn w:val="Normal"/>
    <w:next w:val="Normal"/>
    <w:autoRedefine/>
    <w:uiPriority w:val="39"/>
    <w:unhideWhenUsed/>
    <w:rsid w:val="00706CCD"/>
    <w:pPr>
      <w:ind w:left="480"/>
    </w:pPr>
  </w:style>
  <w:style w:type="paragraph" w:styleId="Innehll4">
    <w:name w:val="toc 4"/>
    <w:basedOn w:val="Normal"/>
    <w:next w:val="Normal"/>
    <w:autoRedefine/>
    <w:uiPriority w:val="39"/>
    <w:unhideWhenUsed/>
    <w:rsid w:val="00706CCD"/>
    <w:pPr>
      <w:ind w:left="720"/>
    </w:pPr>
  </w:style>
  <w:style w:type="paragraph" w:styleId="Innehll5">
    <w:name w:val="toc 5"/>
    <w:basedOn w:val="Normal"/>
    <w:next w:val="Normal"/>
    <w:autoRedefine/>
    <w:uiPriority w:val="39"/>
    <w:unhideWhenUsed/>
    <w:rsid w:val="00706CCD"/>
    <w:pPr>
      <w:ind w:left="960"/>
    </w:pPr>
  </w:style>
  <w:style w:type="paragraph" w:styleId="Innehll6">
    <w:name w:val="toc 6"/>
    <w:basedOn w:val="Normal"/>
    <w:next w:val="Normal"/>
    <w:autoRedefine/>
    <w:uiPriority w:val="39"/>
    <w:unhideWhenUsed/>
    <w:rsid w:val="00706CCD"/>
    <w:pPr>
      <w:ind w:left="1200"/>
    </w:pPr>
  </w:style>
  <w:style w:type="paragraph" w:styleId="Innehll7">
    <w:name w:val="toc 7"/>
    <w:basedOn w:val="Normal"/>
    <w:next w:val="Normal"/>
    <w:autoRedefine/>
    <w:uiPriority w:val="39"/>
    <w:unhideWhenUsed/>
    <w:rsid w:val="00706CCD"/>
    <w:pPr>
      <w:ind w:left="1440"/>
    </w:pPr>
  </w:style>
  <w:style w:type="paragraph" w:styleId="Innehll8">
    <w:name w:val="toc 8"/>
    <w:basedOn w:val="Normal"/>
    <w:next w:val="Normal"/>
    <w:autoRedefine/>
    <w:uiPriority w:val="39"/>
    <w:unhideWhenUsed/>
    <w:rsid w:val="00706CCD"/>
    <w:pPr>
      <w:ind w:left="1680"/>
    </w:pPr>
  </w:style>
  <w:style w:type="paragraph" w:styleId="Innehll9">
    <w:name w:val="toc 9"/>
    <w:basedOn w:val="Normal"/>
    <w:next w:val="Normal"/>
    <w:autoRedefine/>
    <w:uiPriority w:val="39"/>
    <w:unhideWhenUsed/>
    <w:rsid w:val="00706CCD"/>
    <w:pPr>
      <w:ind w:left="1920"/>
    </w:pPr>
  </w:style>
  <w:style w:type="character" w:styleId="AnvndHyperlnk">
    <w:name w:val="FollowedHyperlink"/>
    <w:basedOn w:val="Standardstycketypsnitt"/>
    <w:uiPriority w:val="99"/>
    <w:semiHidden/>
    <w:unhideWhenUsed/>
    <w:rsid w:val="005B5A7F"/>
    <w:rPr>
      <w:color w:val="800080" w:themeColor="followedHyperlink"/>
      <w:u w:val="single"/>
    </w:rPr>
  </w:style>
  <w:style w:type="character" w:customStyle="1" w:styleId="Rubrik1Char">
    <w:name w:val="Rubrik 1 Char"/>
    <w:basedOn w:val="Standardstycketypsnitt"/>
    <w:link w:val="Rubrik1"/>
    <w:uiPriority w:val="1"/>
    <w:rsid w:val="00060E39"/>
    <w:rPr>
      <w:rFonts w:ascii="Arial" w:eastAsia="Arial" w:hAnsi="Arial"/>
      <w:b/>
      <w:bCs/>
      <w:sz w:val="24"/>
      <w:szCs w:val="24"/>
      <w:lang w:val="sv-S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link w:val="Rubrik1Char"/>
    <w:uiPriority w:val="1"/>
    <w:qFormat/>
    <w:rsid w:val="005755B7"/>
    <w:pPr>
      <w:widowControl w:val="0"/>
      <w:numPr>
        <w:numId w:val="1"/>
      </w:numPr>
      <w:tabs>
        <w:tab w:val="left" w:pos="1299"/>
      </w:tabs>
      <w:spacing w:before="69"/>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link w:val="BrdtextChar"/>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D919CA"/>
    <w:pPr>
      <w:numPr>
        <w:numId w:val="0"/>
      </w:numPr>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3359E1"/>
    <w:pPr>
      <w:numPr>
        <w:ilvl w:val="1"/>
      </w:numPr>
    </w:pPr>
  </w:style>
  <w:style w:type="character" w:styleId="Diskretbetoning">
    <w:name w:val="Subtle Emphasis"/>
    <w:basedOn w:val="Standardstycketypsnitt"/>
    <w:uiPriority w:val="19"/>
    <w:qFormat/>
    <w:rsid w:val="00E32194"/>
    <w:rPr>
      <w:i/>
      <w:iCs/>
      <w:color w:val="808080" w:themeColor="text1" w:themeTint="7F"/>
    </w:rPr>
  </w:style>
  <w:style w:type="character" w:customStyle="1" w:styleId="BrdtextChar">
    <w:name w:val="Brödtext Char"/>
    <w:basedOn w:val="Standardstycketypsnitt"/>
    <w:link w:val="Brdtext"/>
    <w:uiPriority w:val="1"/>
    <w:rsid w:val="00BD3E81"/>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706CCD"/>
    <w:pPr>
      <w:ind w:left="240"/>
    </w:pPr>
  </w:style>
  <w:style w:type="paragraph" w:styleId="Innehll3">
    <w:name w:val="toc 3"/>
    <w:basedOn w:val="Normal"/>
    <w:next w:val="Normal"/>
    <w:autoRedefine/>
    <w:uiPriority w:val="39"/>
    <w:unhideWhenUsed/>
    <w:rsid w:val="00706CCD"/>
    <w:pPr>
      <w:ind w:left="480"/>
    </w:pPr>
  </w:style>
  <w:style w:type="paragraph" w:styleId="Innehll4">
    <w:name w:val="toc 4"/>
    <w:basedOn w:val="Normal"/>
    <w:next w:val="Normal"/>
    <w:autoRedefine/>
    <w:uiPriority w:val="39"/>
    <w:unhideWhenUsed/>
    <w:rsid w:val="00706CCD"/>
    <w:pPr>
      <w:ind w:left="720"/>
    </w:pPr>
  </w:style>
  <w:style w:type="paragraph" w:styleId="Innehll5">
    <w:name w:val="toc 5"/>
    <w:basedOn w:val="Normal"/>
    <w:next w:val="Normal"/>
    <w:autoRedefine/>
    <w:uiPriority w:val="39"/>
    <w:unhideWhenUsed/>
    <w:rsid w:val="00706CCD"/>
    <w:pPr>
      <w:ind w:left="960"/>
    </w:pPr>
  </w:style>
  <w:style w:type="paragraph" w:styleId="Innehll6">
    <w:name w:val="toc 6"/>
    <w:basedOn w:val="Normal"/>
    <w:next w:val="Normal"/>
    <w:autoRedefine/>
    <w:uiPriority w:val="39"/>
    <w:unhideWhenUsed/>
    <w:rsid w:val="00706CCD"/>
    <w:pPr>
      <w:ind w:left="1200"/>
    </w:pPr>
  </w:style>
  <w:style w:type="paragraph" w:styleId="Innehll7">
    <w:name w:val="toc 7"/>
    <w:basedOn w:val="Normal"/>
    <w:next w:val="Normal"/>
    <w:autoRedefine/>
    <w:uiPriority w:val="39"/>
    <w:unhideWhenUsed/>
    <w:rsid w:val="00706CCD"/>
    <w:pPr>
      <w:ind w:left="1440"/>
    </w:pPr>
  </w:style>
  <w:style w:type="paragraph" w:styleId="Innehll8">
    <w:name w:val="toc 8"/>
    <w:basedOn w:val="Normal"/>
    <w:next w:val="Normal"/>
    <w:autoRedefine/>
    <w:uiPriority w:val="39"/>
    <w:unhideWhenUsed/>
    <w:rsid w:val="00706CCD"/>
    <w:pPr>
      <w:ind w:left="1680"/>
    </w:pPr>
  </w:style>
  <w:style w:type="paragraph" w:styleId="Innehll9">
    <w:name w:val="toc 9"/>
    <w:basedOn w:val="Normal"/>
    <w:next w:val="Normal"/>
    <w:autoRedefine/>
    <w:uiPriority w:val="39"/>
    <w:unhideWhenUsed/>
    <w:rsid w:val="00706CCD"/>
    <w:pPr>
      <w:ind w:left="1920"/>
    </w:pPr>
  </w:style>
  <w:style w:type="character" w:styleId="AnvndHyperlnk">
    <w:name w:val="FollowedHyperlink"/>
    <w:basedOn w:val="Standardstycketypsnitt"/>
    <w:uiPriority w:val="99"/>
    <w:semiHidden/>
    <w:unhideWhenUsed/>
    <w:rsid w:val="005B5A7F"/>
    <w:rPr>
      <w:color w:val="800080" w:themeColor="followedHyperlink"/>
      <w:u w:val="single"/>
    </w:rPr>
  </w:style>
  <w:style w:type="character" w:customStyle="1" w:styleId="Rubrik1Char">
    <w:name w:val="Rubrik 1 Char"/>
    <w:basedOn w:val="Standardstycketypsnitt"/>
    <w:link w:val="Rubrik1"/>
    <w:uiPriority w:val="1"/>
    <w:rsid w:val="00060E39"/>
    <w:rPr>
      <w:rFonts w:ascii="Arial" w:eastAsia="Arial" w:hAnsi="Arial"/>
      <w:b/>
      <w:bCs/>
      <w:sz w:val="24"/>
      <w:szCs w:val="24"/>
      <w:lang w:val="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105924">
      <w:bodyDiv w:val="1"/>
      <w:marLeft w:val="0"/>
      <w:marRight w:val="0"/>
      <w:marTop w:val="0"/>
      <w:marBottom w:val="0"/>
      <w:divBdr>
        <w:top w:val="none" w:sz="0" w:space="0" w:color="auto"/>
        <w:left w:val="none" w:sz="0" w:space="0" w:color="auto"/>
        <w:bottom w:val="none" w:sz="0" w:space="0" w:color="auto"/>
        <w:right w:val="none" w:sz="0" w:space="0" w:color="auto"/>
      </w:divBdr>
    </w:div>
    <w:div w:id="174998744">
      <w:bodyDiv w:val="1"/>
      <w:marLeft w:val="0"/>
      <w:marRight w:val="0"/>
      <w:marTop w:val="0"/>
      <w:marBottom w:val="0"/>
      <w:divBdr>
        <w:top w:val="none" w:sz="0" w:space="0" w:color="auto"/>
        <w:left w:val="none" w:sz="0" w:space="0" w:color="auto"/>
        <w:bottom w:val="none" w:sz="0" w:space="0" w:color="auto"/>
        <w:right w:val="none" w:sz="0" w:space="0" w:color="auto"/>
      </w:divBdr>
    </w:div>
    <w:div w:id="423957606">
      <w:bodyDiv w:val="1"/>
      <w:marLeft w:val="0"/>
      <w:marRight w:val="0"/>
      <w:marTop w:val="0"/>
      <w:marBottom w:val="0"/>
      <w:divBdr>
        <w:top w:val="none" w:sz="0" w:space="0" w:color="auto"/>
        <w:left w:val="none" w:sz="0" w:space="0" w:color="auto"/>
        <w:bottom w:val="none" w:sz="0" w:space="0" w:color="auto"/>
        <w:right w:val="none" w:sz="0" w:space="0" w:color="auto"/>
      </w:divBdr>
    </w:div>
    <w:div w:id="780495294">
      <w:bodyDiv w:val="1"/>
      <w:marLeft w:val="0"/>
      <w:marRight w:val="0"/>
      <w:marTop w:val="0"/>
      <w:marBottom w:val="0"/>
      <w:divBdr>
        <w:top w:val="none" w:sz="0" w:space="0" w:color="auto"/>
        <w:left w:val="none" w:sz="0" w:space="0" w:color="auto"/>
        <w:bottom w:val="none" w:sz="0" w:space="0" w:color="auto"/>
        <w:right w:val="none" w:sz="0" w:space="0" w:color="auto"/>
      </w:divBdr>
    </w:div>
    <w:div w:id="924533219">
      <w:bodyDiv w:val="1"/>
      <w:marLeft w:val="0"/>
      <w:marRight w:val="0"/>
      <w:marTop w:val="0"/>
      <w:marBottom w:val="0"/>
      <w:divBdr>
        <w:top w:val="none" w:sz="0" w:space="0" w:color="auto"/>
        <w:left w:val="none" w:sz="0" w:space="0" w:color="auto"/>
        <w:bottom w:val="none" w:sz="0" w:space="0" w:color="auto"/>
        <w:right w:val="none" w:sz="0" w:space="0" w:color="auto"/>
      </w:divBdr>
    </w:div>
    <w:div w:id="1267227331">
      <w:bodyDiv w:val="1"/>
      <w:marLeft w:val="0"/>
      <w:marRight w:val="0"/>
      <w:marTop w:val="0"/>
      <w:marBottom w:val="0"/>
      <w:divBdr>
        <w:top w:val="none" w:sz="0" w:space="0" w:color="auto"/>
        <w:left w:val="none" w:sz="0" w:space="0" w:color="auto"/>
        <w:bottom w:val="none" w:sz="0" w:space="0" w:color="auto"/>
        <w:right w:val="none" w:sz="0" w:space="0" w:color="auto"/>
      </w:divBdr>
    </w:div>
    <w:div w:id="1398242752">
      <w:bodyDiv w:val="1"/>
      <w:marLeft w:val="0"/>
      <w:marRight w:val="0"/>
      <w:marTop w:val="0"/>
      <w:marBottom w:val="0"/>
      <w:divBdr>
        <w:top w:val="none" w:sz="0" w:space="0" w:color="auto"/>
        <w:left w:val="none" w:sz="0" w:space="0" w:color="auto"/>
        <w:bottom w:val="none" w:sz="0" w:space="0" w:color="auto"/>
        <w:right w:val="none" w:sz="0" w:space="0" w:color="auto"/>
      </w:divBdr>
    </w:div>
    <w:div w:id="1473909669">
      <w:bodyDiv w:val="1"/>
      <w:marLeft w:val="0"/>
      <w:marRight w:val="0"/>
      <w:marTop w:val="0"/>
      <w:marBottom w:val="0"/>
      <w:divBdr>
        <w:top w:val="none" w:sz="0" w:space="0" w:color="auto"/>
        <w:left w:val="none" w:sz="0" w:space="0" w:color="auto"/>
        <w:bottom w:val="none" w:sz="0" w:space="0" w:color="auto"/>
        <w:right w:val="none" w:sz="0" w:space="0" w:color="auto"/>
      </w:divBdr>
    </w:div>
    <w:div w:id="1684281633">
      <w:bodyDiv w:val="1"/>
      <w:marLeft w:val="0"/>
      <w:marRight w:val="0"/>
      <w:marTop w:val="0"/>
      <w:marBottom w:val="0"/>
      <w:divBdr>
        <w:top w:val="none" w:sz="0" w:space="0" w:color="auto"/>
        <w:left w:val="none" w:sz="0" w:space="0" w:color="auto"/>
        <w:bottom w:val="none" w:sz="0" w:space="0" w:color="auto"/>
        <w:right w:val="none" w:sz="0" w:space="0" w:color="auto"/>
      </w:divBdr>
    </w:div>
    <w:div w:id="1757360702">
      <w:bodyDiv w:val="1"/>
      <w:marLeft w:val="0"/>
      <w:marRight w:val="0"/>
      <w:marTop w:val="0"/>
      <w:marBottom w:val="0"/>
      <w:divBdr>
        <w:top w:val="none" w:sz="0" w:space="0" w:color="auto"/>
        <w:left w:val="none" w:sz="0" w:space="0" w:color="auto"/>
        <w:bottom w:val="none" w:sz="0" w:space="0" w:color="auto"/>
        <w:right w:val="none" w:sz="0" w:space="0" w:color="auto"/>
      </w:divBdr>
    </w:div>
    <w:div w:id="183934684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hyperlink" Target="http://docbook.org/tdg5/en/html/" TargetMode="External"/><Relationship Id="rId23" Type="http://schemas.openxmlformats.org/officeDocument/2006/relationships/hyperlink" Target="http://commons.apache.org/lang/api-2.1/org/apache/commons/lang/StringEscapeUtils.html" TargetMode="External"/><Relationship Id="rId24" Type="http://schemas.openxmlformats.org/officeDocument/2006/relationships/hyperlink" Target="http://www.inera.se/Documents/TJANSTER_PROJEKT/Katalogtjanst_HSA/Innehall/hsa_innehall_befattning.pdf" TargetMode="External"/><Relationship Id="rId25" Type="http://schemas.openxmlformats.org/officeDocument/2006/relationships/header" Target="head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E8B814-0536-2146-8284-624C3364095B}">
  <ds:schemaRefs>
    <ds:schemaRef ds:uri="http://schemas.openxmlformats.org/officeDocument/2006/bibliography"/>
  </ds:schemaRefs>
</ds:datastoreItem>
</file>

<file path=customXml/itemProps2.xml><?xml version="1.0" encoding="utf-8"?>
<ds:datastoreItem xmlns:ds="http://schemas.openxmlformats.org/officeDocument/2006/customXml" ds:itemID="{3DCC314F-877C-4D4B-B2BC-F13BAFE7F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2507</TotalTime>
  <Pages>43</Pages>
  <Words>10616</Words>
  <Characters>76123</Characters>
  <Application>Microsoft Macintosh Word</Application>
  <DocSecurity>0</DocSecurity>
  <Lines>3806</Lines>
  <Paragraphs>2224</Paragraphs>
  <ScaleCrop>false</ScaleCrop>
  <HeadingPairs>
    <vt:vector size="2" baseType="variant">
      <vt:variant>
        <vt:lpstr>Titel</vt:lpstr>
      </vt:variant>
      <vt:variant>
        <vt:i4>1</vt:i4>
      </vt:variant>
    </vt:vector>
  </HeadingPairs>
  <TitlesOfParts>
    <vt:vector size="1" baseType="lpstr">
      <vt:lpstr>Slutrapport</vt:lpstr>
    </vt:vector>
  </TitlesOfParts>
  <Company>HP</Company>
  <LinksUpToDate>false</LinksUpToDate>
  <CharactersWithSpaces>84515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Johan Eltes</cp:lastModifiedBy>
  <cp:revision>1</cp:revision>
  <cp:lastPrinted>2013-02-07T13:14:00Z</cp:lastPrinted>
  <dcterms:created xsi:type="dcterms:W3CDTF">2013-03-05T18:29:00Z</dcterms:created>
  <dcterms:modified xsi:type="dcterms:W3CDTF">2013-12-11T21:33:00Z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