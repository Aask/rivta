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AB3115E" w14:textId="099EA248" w:rsidR="0073463C" w:rsidRDefault="00020486" w:rsidP="0073463C">
      <w:pPr>
        <w:tabs>
          <w:tab w:val="left" w:pos="2552"/>
        </w:tabs>
        <w:spacing w:line="240" w:lineRule="auto"/>
        <w:jc w:val="center"/>
        <w:rPr>
          <w:sz w:val="48"/>
          <w:szCs w:val="48"/>
        </w:rPr>
      </w:pPr>
      <w:fldSimple w:instr=" TITLE   \* MERGEFORMAT ">
        <w:r w:rsidR="0073463C">
          <w:rPr>
            <w:color w:val="76923C" w:themeColor="accent3" w:themeShade="BF"/>
            <w:sz w:val="48"/>
            <w:szCs w:val="48"/>
          </w:rPr>
          <w:t>Tjänstekontraktsbeskrivning</w:t>
        </w:r>
      </w:fldSimple>
    </w:p>
    <w:p w14:paraId="72AE2933" w14:textId="3846BACA" w:rsidR="0073463C" w:rsidRDefault="0073463C" w:rsidP="0073463C">
      <w:pPr>
        <w:tabs>
          <w:tab w:val="left" w:pos="2552"/>
        </w:tabs>
        <w:spacing w:line="240" w:lineRule="auto"/>
        <w:jc w:val="center"/>
        <w:rPr>
          <w:sz w:val="48"/>
          <w:szCs w:val="48"/>
        </w:rPr>
      </w:pPr>
      <w:r w:rsidRPr="0073463C">
        <w:t>clinicalprocess: healthcond: description</w:t>
      </w:r>
    </w:p>
    <w:p w14:paraId="1E6F7281" w14:textId="77777777" w:rsidR="0073463C" w:rsidRDefault="0073463C" w:rsidP="0073463C">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4DBFA61A" w:rsidR="002D631E" w:rsidRDefault="002D631E" w:rsidP="00F25F5B">
      <w:pPr>
        <w:tabs>
          <w:tab w:val="left" w:pos="2552"/>
        </w:tabs>
        <w:spacing w:line="240" w:lineRule="auto"/>
        <w:jc w:val="center"/>
        <w:rPr>
          <w:sz w:val="32"/>
          <w:szCs w:val="32"/>
        </w:rPr>
      </w:pPr>
      <w:r>
        <w:rPr>
          <w:sz w:val="32"/>
          <w:szCs w:val="32"/>
        </w:rPr>
        <w:t xml:space="preserve">Version </w:t>
      </w:r>
      <w:r w:rsidR="0073463C">
        <w:rPr>
          <w:sz w:val="32"/>
          <w:szCs w:val="32"/>
        </w:rPr>
        <w:t>2.1</w:t>
      </w:r>
      <w:ins w:id="1" w:author="Björn Genfors" w:date="2014-03-13T15:13:00Z">
        <w:r w:rsidR="005B3978">
          <w:rPr>
            <w:sz w:val="32"/>
            <w:szCs w:val="32"/>
          </w:rPr>
          <w:t>.</w:t>
        </w:r>
      </w:ins>
      <w:del w:id="2" w:author="Björn Genfors" w:date="2014-03-13T15:13:00Z">
        <w:r w:rsidR="0073463C" w:rsidDel="005B3978">
          <w:rPr>
            <w:sz w:val="32"/>
            <w:szCs w:val="32"/>
          </w:rPr>
          <w:delText>_</w:delText>
        </w:r>
      </w:del>
      <w:r w:rsidR="0073463C">
        <w:rPr>
          <w:sz w:val="32"/>
          <w:szCs w:val="32"/>
        </w:rPr>
        <w:t>RC</w:t>
      </w:r>
      <w:ins w:id="3" w:author="Khaled Daham" w:date="2014-03-17T18:04:00Z">
        <w:r w:rsidR="005F764A">
          <w:rPr>
            <w:sz w:val="32"/>
            <w:szCs w:val="32"/>
          </w:rPr>
          <w:t>3</w:t>
        </w:r>
      </w:ins>
      <w:del w:id="4" w:author="Khaled Daham" w:date="2014-03-17T18:04:00Z">
        <w:r w:rsidR="0073463C" w:rsidDel="005F764A">
          <w:rPr>
            <w:sz w:val="32"/>
            <w:szCs w:val="32"/>
          </w:rPr>
          <w:delText>2</w:delText>
        </w:r>
      </w:del>
    </w:p>
    <w:p w14:paraId="5659363F" w14:textId="77777777" w:rsidR="002D631E" w:rsidRDefault="002D631E" w:rsidP="00F25F5B">
      <w:pPr>
        <w:tabs>
          <w:tab w:val="left" w:pos="2552"/>
        </w:tabs>
        <w:spacing w:line="240" w:lineRule="auto"/>
        <w:jc w:val="center"/>
        <w:rPr>
          <w:sz w:val="32"/>
          <w:szCs w:val="32"/>
        </w:rPr>
      </w:pPr>
    </w:p>
    <w:p w14:paraId="37830127" w14:textId="4C5417EC"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3463C">
        <w:rPr>
          <w:sz w:val="32"/>
          <w:szCs w:val="32"/>
        </w:rPr>
        <w:t>03</w:t>
      </w:r>
      <w:r>
        <w:rPr>
          <w:sz w:val="32"/>
          <w:szCs w:val="32"/>
        </w:rPr>
        <w:t>-</w:t>
      </w:r>
      <w:r w:rsidR="0073463C">
        <w:rPr>
          <w:sz w:val="32"/>
          <w:szCs w:val="32"/>
        </w:rPr>
        <w:t>1</w:t>
      </w:r>
      <w:del w:id="5" w:author="Björn Genfors" w:date="2014-03-13T15:20:00Z">
        <w:r w:rsidR="0073463C" w:rsidDel="005F7AB6">
          <w:rPr>
            <w:sz w:val="32"/>
            <w:szCs w:val="32"/>
          </w:rPr>
          <w:delText>0</w:delText>
        </w:r>
      </w:del>
      <w:ins w:id="6" w:author="Khaled Daham" w:date="2014-03-17T18:04:00Z">
        <w:r w:rsidR="005F764A">
          <w:rPr>
            <w:sz w:val="32"/>
            <w:szCs w:val="32"/>
          </w:rPr>
          <w:t>7</w:t>
        </w:r>
      </w:ins>
      <w:ins w:id="7" w:author="Björn Genfors" w:date="2014-03-13T15:20:00Z">
        <w:del w:id="8" w:author="Khaled Daham" w:date="2014-03-17T18:04:00Z">
          <w:r w:rsidR="005F7AB6" w:rsidDel="005F764A">
            <w:rPr>
              <w:sz w:val="32"/>
              <w:szCs w:val="32"/>
            </w:rPr>
            <w:delText>3</w:delText>
          </w:r>
        </w:del>
      </w:ins>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Innehllsfrteckningsrubrik"/>
          </w:pPr>
          <w:r>
            <w:t>Innehållsförteckning</w:t>
          </w:r>
        </w:p>
        <w:p w14:paraId="47D60B9E" w14:textId="77777777" w:rsidR="005F7AB6" w:rsidRDefault="00C54F68">
          <w:pPr>
            <w:pStyle w:val="Innehll1"/>
            <w:tabs>
              <w:tab w:val="left" w:pos="400"/>
              <w:tab w:val="right" w:leader="dot" w:pos="8664"/>
            </w:tabs>
            <w:rPr>
              <w:ins w:id="9" w:author="Björn Genfors" w:date="2014-03-13T15:20:00Z"/>
              <w:rFonts w:asciiTheme="minorHAnsi" w:eastAsiaTheme="minorEastAsia" w:hAnsiTheme="minorHAnsi" w:cstheme="minorBidi"/>
              <w:noProof/>
              <w:sz w:val="22"/>
              <w:lang w:eastAsia="sv-SE"/>
            </w:rPr>
          </w:pPr>
          <w:r>
            <w:fldChar w:fldCharType="begin"/>
          </w:r>
          <w:r>
            <w:instrText xml:space="preserve"> TOC \o "1-3" \h \z \u </w:instrText>
          </w:r>
          <w:r>
            <w:fldChar w:fldCharType="separate"/>
          </w:r>
          <w:ins w:id="10" w:author="Björn Genfors" w:date="2014-03-13T15:20:00Z">
            <w:r w:rsidR="005F7AB6" w:rsidRPr="007E2195">
              <w:rPr>
                <w:rStyle w:val="Hyperlnk"/>
                <w:noProof/>
              </w:rPr>
              <w:fldChar w:fldCharType="begin"/>
            </w:r>
            <w:r w:rsidR="005F7AB6" w:rsidRPr="007E2195">
              <w:rPr>
                <w:rStyle w:val="Hyperlnk"/>
                <w:noProof/>
              </w:rPr>
              <w:instrText xml:space="preserve"> </w:instrText>
            </w:r>
            <w:r w:rsidR="005F7AB6">
              <w:rPr>
                <w:noProof/>
              </w:rPr>
              <w:instrText>HYPERLINK \l "_Toc382487387"</w:instrText>
            </w:r>
            <w:r w:rsidR="005F7AB6" w:rsidRPr="007E2195">
              <w:rPr>
                <w:rStyle w:val="Hyperlnk"/>
                <w:noProof/>
              </w:rPr>
              <w:instrText xml:space="preserve"> </w:instrText>
            </w:r>
            <w:r w:rsidR="005F7AB6" w:rsidRPr="007E2195">
              <w:rPr>
                <w:rStyle w:val="Hyperlnk"/>
                <w:noProof/>
              </w:rPr>
              <w:fldChar w:fldCharType="separate"/>
            </w:r>
            <w:r w:rsidR="005F7AB6" w:rsidRPr="007E2195">
              <w:rPr>
                <w:rStyle w:val="Hyperlnk"/>
                <w:noProof/>
              </w:rPr>
              <w:t>1</w:t>
            </w:r>
            <w:r w:rsidR="005F7AB6">
              <w:rPr>
                <w:rFonts w:asciiTheme="minorHAnsi" w:eastAsiaTheme="minorEastAsia" w:hAnsiTheme="minorHAnsi" w:cstheme="minorBidi"/>
                <w:noProof/>
                <w:sz w:val="22"/>
                <w:lang w:eastAsia="sv-SE"/>
              </w:rPr>
              <w:tab/>
            </w:r>
            <w:r w:rsidR="005F7AB6" w:rsidRPr="007E2195">
              <w:rPr>
                <w:rStyle w:val="Hyperlnk"/>
                <w:noProof/>
              </w:rPr>
              <w:t>Inledning</w:t>
            </w:r>
            <w:r w:rsidR="005F7AB6">
              <w:rPr>
                <w:noProof/>
                <w:webHidden/>
              </w:rPr>
              <w:tab/>
            </w:r>
            <w:r w:rsidR="005F7AB6">
              <w:rPr>
                <w:noProof/>
                <w:webHidden/>
              </w:rPr>
              <w:fldChar w:fldCharType="begin"/>
            </w:r>
            <w:r w:rsidR="005F7AB6">
              <w:rPr>
                <w:noProof/>
                <w:webHidden/>
              </w:rPr>
              <w:instrText xml:space="preserve"> PAGEREF _Toc382487387 \h </w:instrText>
            </w:r>
          </w:ins>
          <w:r w:rsidR="005F7AB6">
            <w:rPr>
              <w:noProof/>
              <w:webHidden/>
            </w:rPr>
          </w:r>
          <w:r w:rsidR="005F7AB6">
            <w:rPr>
              <w:noProof/>
              <w:webHidden/>
            </w:rPr>
            <w:fldChar w:fldCharType="separate"/>
          </w:r>
          <w:ins w:id="11" w:author="Björn Genfors" w:date="2014-03-13T15:21:00Z">
            <w:r w:rsidR="005F7AB6">
              <w:rPr>
                <w:noProof/>
                <w:webHidden/>
              </w:rPr>
              <w:t>10</w:t>
            </w:r>
          </w:ins>
          <w:ins w:id="12" w:author="Björn Genfors" w:date="2014-03-13T15:20:00Z">
            <w:r w:rsidR="005F7AB6">
              <w:rPr>
                <w:noProof/>
                <w:webHidden/>
              </w:rPr>
              <w:fldChar w:fldCharType="end"/>
            </w:r>
            <w:r w:rsidR="005F7AB6" w:rsidRPr="007E2195">
              <w:rPr>
                <w:rStyle w:val="Hyperlnk"/>
                <w:noProof/>
              </w:rPr>
              <w:fldChar w:fldCharType="end"/>
            </w:r>
          </w:ins>
        </w:p>
        <w:p w14:paraId="7988832A" w14:textId="77777777" w:rsidR="005F7AB6" w:rsidRDefault="005F7AB6">
          <w:pPr>
            <w:pStyle w:val="Innehll1"/>
            <w:tabs>
              <w:tab w:val="left" w:pos="400"/>
              <w:tab w:val="right" w:leader="dot" w:pos="8664"/>
            </w:tabs>
            <w:rPr>
              <w:ins w:id="13" w:author="Björn Genfors" w:date="2014-03-13T15:20:00Z"/>
              <w:rFonts w:asciiTheme="minorHAnsi" w:eastAsiaTheme="minorEastAsia" w:hAnsiTheme="minorHAnsi" w:cstheme="minorBidi"/>
              <w:noProof/>
              <w:sz w:val="22"/>
              <w:lang w:eastAsia="sv-SE"/>
            </w:rPr>
          </w:pPr>
          <w:ins w:id="1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"_Toc382487388"</w:instrText>
            </w:r>
            <w:r w:rsidRPr="007E2195">
              <w:rPr>
                <w:rStyle w:val="Hyperlnk"/>
                <w:noProof/>
              </w:rPr>
              <w:instrText xml:space="preserve"> </w:instrText>
            </w:r>
            <w:r w:rsidRPr="007E2195">
              <w:rPr>
                <w:rStyle w:val="Hyperlnk"/>
                <w:noProof/>
              </w:rPr>
              <w:fldChar w:fldCharType="separate"/>
            </w:r>
            <w:r w:rsidRPr="007E2195">
              <w:rPr>
                <w:rStyle w:val="Hyperlnk"/>
                <w:noProof/>
              </w:rPr>
              <w:t>2</w:t>
            </w:r>
            <w:r>
              <w:rPr>
                <w:rFonts w:asciiTheme="minorHAnsi" w:eastAsiaTheme="minorEastAsia" w:hAnsiTheme="minorHAnsi" w:cstheme="minorBidi"/>
                <w:noProof/>
                <w:sz w:val="22"/>
                <w:lang w:eastAsia="sv-SE"/>
              </w:rPr>
              <w:tab/>
            </w:r>
            <w:r w:rsidRPr="007E2195">
              <w:rPr>
                <w:rStyle w:val="Hyperlnk"/>
                <w:noProof/>
              </w:rPr>
              <w:t>Versionsinformation</w:t>
            </w:r>
            <w:r>
              <w:rPr>
                <w:noProof/>
                <w:webHidden/>
              </w:rPr>
              <w:tab/>
            </w:r>
            <w:r>
              <w:rPr>
                <w:noProof/>
                <w:webHidden/>
              </w:rPr>
              <w:fldChar w:fldCharType="begin"/>
            </w:r>
            <w:r>
              <w:rPr>
                <w:noProof/>
                <w:webHidden/>
              </w:rPr>
              <w:instrText xml:space="preserve"> PAGEREF _Toc382487388 \h </w:instrText>
            </w:r>
          </w:ins>
          <w:r>
            <w:rPr>
              <w:noProof/>
              <w:webHidden/>
            </w:rPr>
          </w:r>
          <w:r>
            <w:rPr>
              <w:noProof/>
              <w:webHidden/>
            </w:rPr>
            <w:fldChar w:fldCharType="separate"/>
          </w:r>
          <w:ins w:id="15" w:author="Björn Genfors" w:date="2014-03-13T15:21:00Z">
            <w:r>
              <w:rPr>
                <w:noProof/>
                <w:webHidden/>
              </w:rPr>
              <w:t>12</w:t>
            </w:r>
          </w:ins>
          <w:ins w:id="16" w:author="Björn Genfors" w:date="2014-03-13T15:20:00Z">
            <w:r>
              <w:rPr>
                <w:noProof/>
                <w:webHidden/>
              </w:rPr>
              <w:fldChar w:fldCharType="end"/>
            </w:r>
            <w:r w:rsidRPr="007E2195">
              <w:rPr>
                <w:rStyle w:val="Hyperlnk"/>
                <w:noProof/>
              </w:rPr>
              <w:fldChar w:fldCharType="end"/>
            </w:r>
          </w:ins>
        </w:p>
        <w:p w14:paraId="051CC923" w14:textId="77777777" w:rsidR="005F7AB6" w:rsidRDefault="005F7AB6">
          <w:pPr>
            <w:pStyle w:val="Innehll2"/>
            <w:tabs>
              <w:tab w:val="left" w:pos="880"/>
              <w:tab w:val="right" w:leader="dot" w:pos="8664"/>
            </w:tabs>
            <w:rPr>
              <w:ins w:id="17" w:author="Björn Genfors" w:date="2014-03-13T15:20:00Z"/>
              <w:rFonts w:asciiTheme="minorHAnsi" w:eastAsiaTheme="minorEastAsia" w:hAnsiTheme="minorHAnsi" w:cstheme="minorBidi"/>
              <w:noProof/>
              <w:sz w:val="22"/>
              <w:lang w:eastAsia="sv-SE"/>
            </w:rPr>
          </w:pPr>
          <w:ins w:id="1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"_Toc382487389"</w:instrText>
            </w:r>
            <w:r w:rsidRPr="007E2195">
              <w:rPr>
                <w:rStyle w:val="Hyperlnk"/>
                <w:noProof/>
              </w:rPr>
              <w:instrText xml:space="preserve"> </w:instrText>
            </w:r>
            <w:r w:rsidRPr="007E2195">
              <w:rPr>
                <w:rStyle w:val="Hyperlnk"/>
                <w:noProof/>
              </w:rPr>
              <w:fldChar w:fldCharType="separate"/>
            </w:r>
            <w:r w:rsidRPr="007E2195">
              <w:rPr>
                <w:rStyle w:val="Hyperlnk"/>
                <w:noProof/>
              </w:rPr>
              <w:t>2.1</w:t>
            </w:r>
            <w:r>
              <w:rPr>
                <w:rFonts w:asciiTheme="minorHAnsi" w:eastAsiaTheme="minorEastAsia" w:hAnsiTheme="minorHAnsi" w:cstheme="minorBidi"/>
                <w:noProof/>
                <w:sz w:val="22"/>
                <w:lang w:eastAsia="sv-SE"/>
              </w:rPr>
              <w:tab/>
            </w:r>
            <w:r w:rsidRPr="007E2195">
              <w:rPr>
                <w:rStyle w:val="Hyperlnk"/>
                <w:noProof/>
              </w:rPr>
              <w:t>Version 2.1.RC2</w:t>
            </w:r>
            <w:r>
              <w:rPr>
                <w:noProof/>
                <w:webHidden/>
              </w:rPr>
              <w:tab/>
            </w:r>
            <w:r>
              <w:rPr>
                <w:noProof/>
                <w:webHidden/>
              </w:rPr>
              <w:fldChar w:fldCharType="begin"/>
            </w:r>
            <w:r>
              <w:rPr>
                <w:noProof/>
                <w:webHidden/>
              </w:rPr>
              <w:instrText xml:space="preserve"> PAGEREF _Toc382487389 \h </w:instrText>
            </w:r>
          </w:ins>
          <w:r>
            <w:rPr>
              <w:noProof/>
              <w:webHidden/>
            </w:rPr>
          </w:r>
          <w:r>
            <w:rPr>
              <w:noProof/>
              <w:webHidden/>
            </w:rPr>
            <w:fldChar w:fldCharType="separate"/>
          </w:r>
          <w:ins w:id="19" w:author="Björn Genfors" w:date="2014-03-13T15:21:00Z">
            <w:r>
              <w:rPr>
                <w:noProof/>
                <w:webHidden/>
              </w:rPr>
              <w:t>12</w:t>
            </w:r>
          </w:ins>
          <w:ins w:id="20" w:author="Björn Genfors" w:date="2014-03-13T15:20:00Z">
            <w:r>
              <w:rPr>
                <w:noProof/>
                <w:webHidden/>
              </w:rPr>
              <w:fldChar w:fldCharType="end"/>
            </w:r>
            <w:r w:rsidRPr="007E2195">
              <w:rPr>
                <w:rStyle w:val="Hyperlnk"/>
                <w:noProof/>
              </w:rPr>
              <w:fldChar w:fldCharType="end"/>
            </w:r>
          </w:ins>
        </w:p>
        <w:p w14:paraId="3C5D0654" w14:textId="77777777" w:rsidR="005F7AB6" w:rsidRDefault="005F7AB6">
          <w:pPr>
            <w:pStyle w:val="Innehll3"/>
            <w:tabs>
              <w:tab w:val="left" w:pos="1100"/>
              <w:tab w:val="right" w:leader="dot" w:pos="8664"/>
            </w:tabs>
            <w:rPr>
              <w:ins w:id="21" w:author="Björn Genfors" w:date="2014-03-13T15:20:00Z"/>
              <w:rFonts w:asciiTheme="minorHAnsi" w:eastAsiaTheme="minorEastAsia" w:hAnsiTheme="minorHAnsi" w:cstheme="minorBidi"/>
              <w:noProof/>
              <w:sz w:val="22"/>
              <w:lang w:eastAsia="sv-SE"/>
            </w:rPr>
          </w:pPr>
          <w:ins w:id="2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"_Toc382487390"</w:instrText>
            </w:r>
            <w:r w:rsidRPr="007E2195">
              <w:rPr>
                <w:rStyle w:val="Hyperlnk"/>
                <w:noProof/>
              </w:rPr>
              <w:instrText xml:space="preserve"> </w:instrText>
            </w:r>
            <w:r w:rsidRPr="007E2195">
              <w:rPr>
                <w:rStyle w:val="Hyperlnk"/>
                <w:noProof/>
              </w:rPr>
              <w:fldChar w:fldCharType="separate"/>
            </w:r>
            <w:r w:rsidRPr="007E2195">
              <w:rPr>
                <w:rStyle w:val="Hyperlnk"/>
                <w:noProof/>
              </w:rPr>
              <w:t>2.1.1</w:t>
            </w:r>
            <w:r>
              <w:rPr>
                <w:rFonts w:asciiTheme="minorHAnsi" w:eastAsiaTheme="minorEastAsia" w:hAnsiTheme="minorHAnsi" w:cstheme="minorBidi"/>
                <w:noProof/>
                <w:sz w:val="22"/>
                <w:lang w:eastAsia="sv-SE"/>
              </w:rPr>
              <w:tab/>
            </w:r>
            <w:r w:rsidRPr="007E2195">
              <w:rPr>
                <w:rStyle w:val="Hyperlnk"/>
                <w:noProof/>
              </w:rPr>
              <w:t>Oförändrade tjänstekontrakt</w:t>
            </w:r>
            <w:r>
              <w:rPr>
                <w:noProof/>
                <w:webHidden/>
              </w:rPr>
              <w:tab/>
            </w:r>
            <w:r>
              <w:rPr>
                <w:noProof/>
                <w:webHidden/>
              </w:rPr>
              <w:fldChar w:fldCharType="begin"/>
            </w:r>
            <w:r>
              <w:rPr>
                <w:noProof/>
                <w:webHidden/>
              </w:rPr>
              <w:instrText xml:space="preserve"> PAGEREF _Toc382487390 \h </w:instrText>
            </w:r>
          </w:ins>
          <w:r>
            <w:rPr>
              <w:noProof/>
              <w:webHidden/>
            </w:rPr>
          </w:r>
          <w:r>
            <w:rPr>
              <w:noProof/>
              <w:webHidden/>
            </w:rPr>
            <w:fldChar w:fldCharType="separate"/>
          </w:r>
          <w:ins w:id="23" w:author="Björn Genfors" w:date="2014-03-13T15:21:00Z">
            <w:r>
              <w:rPr>
                <w:noProof/>
                <w:webHidden/>
              </w:rPr>
              <w:t>12</w:t>
            </w:r>
          </w:ins>
          <w:ins w:id="24" w:author="Björn Genfors" w:date="2014-03-13T15:20:00Z">
            <w:r>
              <w:rPr>
                <w:noProof/>
                <w:webHidden/>
              </w:rPr>
              <w:fldChar w:fldCharType="end"/>
            </w:r>
            <w:r w:rsidRPr="007E2195">
              <w:rPr>
                <w:rStyle w:val="Hyperlnk"/>
                <w:noProof/>
              </w:rPr>
              <w:fldChar w:fldCharType="end"/>
            </w:r>
          </w:ins>
        </w:p>
        <w:p w14:paraId="57C88A59" w14:textId="77777777" w:rsidR="005F7AB6" w:rsidRDefault="005F7AB6">
          <w:pPr>
            <w:pStyle w:val="Innehll3"/>
            <w:tabs>
              <w:tab w:val="left" w:pos="1100"/>
              <w:tab w:val="right" w:leader="dot" w:pos="8664"/>
            </w:tabs>
            <w:rPr>
              <w:ins w:id="25" w:author="Björn Genfors" w:date="2014-03-13T15:20:00Z"/>
              <w:rFonts w:asciiTheme="minorHAnsi" w:eastAsiaTheme="minorEastAsia" w:hAnsiTheme="minorHAnsi" w:cstheme="minorBidi"/>
              <w:noProof/>
              <w:sz w:val="22"/>
              <w:lang w:eastAsia="sv-SE"/>
            </w:rPr>
          </w:pPr>
          <w:ins w:id="2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"_Toc382487391"</w:instrText>
            </w:r>
            <w:r w:rsidRPr="007E2195">
              <w:rPr>
                <w:rStyle w:val="Hyperlnk"/>
                <w:noProof/>
              </w:rPr>
              <w:instrText xml:space="preserve"> </w:instrText>
            </w:r>
            <w:r w:rsidRPr="007E2195">
              <w:rPr>
                <w:rStyle w:val="Hyperlnk"/>
                <w:noProof/>
              </w:rPr>
              <w:fldChar w:fldCharType="separate"/>
            </w:r>
            <w:r w:rsidRPr="007E2195">
              <w:rPr>
                <w:rStyle w:val="Hyperlnk"/>
                <w:noProof/>
              </w:rPr>
              <w:t>2.1.2</w:t>
            </w:r>
            <w:r>
              <w:rPr>
                <w:rFonts w:asciiTheme="minorHAnsi" w:eastAsiaTheme="minorEastAsia" w:hAnsiTheme="minorHAnsi" w:cstheme="minorBidi"/>
                <w:noProof/>
                <w:sz w:val="22"/>
                <w:lang w:eastAsia="sv-SE"/>
              </w:rPr>
              <w:tab/>
            </w:r>
            <w:r w:rsidRPr="007E2195">
              <w:rPr>
                <w:rStyle w:val="Hyperlnk"/>
                <w:noProof/>
              </w:rPr>
              <w:t>Nya tjänstekontrakt</w:t>
            </w:r>
            <w:r>
              <w:rPr>
                <w:noProof/>
                <w:webHidden/>
              </w:rPr>
              <w:tab/>
            </w:r>
            <w:r>
              <w:rPr>
                <w:noProof/>
                <w:webHidden/>
              </w:rPr>
              <w:fldChar w:fldCharType="begin"/>
            </w:r>
            <w:r>
              <w:rPr>
                <w:noProof/>
                <w:webHidden/>
              </w:rPr>
              <w:instrText xml:space="preserve"> PAGEREF _Toc382487391 \h </w:instrText>
            </w:r>
          </w:ins>
          <w:r>
            <w:rPr>
              <w:noProof/>
              <w:webHidden/>
            </w:rPr>
          </w:r>
          <w:r>
            <w:rPr>
              <w:noProof/>
              <w:webHidden/>
            </w:rPr>
            <w:fldChar w:fldCharType="separate"/>
          </w:r>
          <w:ins w:id="27" w:author="Björn Genfors" w:date="2014-03-13T15:21:00Z">
            <w:r>
              <w:rPr>
                <w:noProof/>
                <w:webHidden/>
              </w:rPr>
              <w:t>12</w:t>
            </w:r>
          </w:ins>
          <w:ins w:id="28" w:author="Björn Genfors" w:date="2014-03-13T15:20:00Z">
            <w:r>
              <w:rPr>
                <w:noProof/>
                <w:webHidden/>
              </w:rPr>
              <w:fldChar w:fldCharType="end"/>
            </w:r>
            <w:r w:rsidRPr="007E2195">
              <w:rPr>
                <w:rStyle w:val="Hyperlnk"/>
                <w:noProof/>
              </w:rPr>
              <w:fldChar w:fldCharType="end"/>
            </w:r>
          </w:ins>
        </w:p>
        <w:p w14:paraId="43705D43" w14:textId="77777777" w:rsidR="005F7AB6" w:rsidRDefault="005F7AB6">
          <w:pPr>
            <w:pStyle w:val="Innehll3"/>
            <w:tabs>
              <w:tab w:val="left" w:pos="1100"/>
              <w:tab w:val="right" w:leader="dot" w:pos="8664"/>
            </w:tabs>
            <w:rPr>
              <w:ins w:id="29" w:author="Björn Genfors" w:date="2014-03-13T15:20:00Z"/>
              <w:rFonts w:asciiTheme="minorHAnsi" w:eastAsiaTheme="minorEastAsia" w:hAnsiTheme="minorHAnsi" w:cstheme="minorBidi"/>
              <w:noProof/>
              <w:sz w:val="22"/>
              <w:lang w:eastAsia="sv-SE"/>
            </w:rPr>
          </w:pPr>
          <w:ins w:id="3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"_Toc382487392"</w:instrText>
            </w:r>
            <w:r w:rsidRPr="007E2195">
              <w:rPr>
                <w:rStyle w:val="Hyperlnk"/>
                <w:noProof/>
              </w:rPr>
              <w:instrText xml:space="preserve"> </w:instrText>
            </w:r>
            <w:r w:rsidRPr="007E2195">
              <w:rPr>
                <w:rStyle w:val="Hyperlnk"/>
                <w:noProof/>
              </w:rPr>
              <w:fldChar w:fldCharType="separate"/>
            </w:r>
            <w:r w:rsidRPr="007E2195">
              <w:rPr>
                <w:rStyle w:val="Hyperlnk"/>
                <w:noProof/>
              </w:rPr>
              <w:t>2.1.3</w:t>
            </w:r>
            <w:r>
              <w:rPr>
                <w:rFonts w:asciiTheme="minorHAnsi" w:eastAsiaTheme="minorEastAsia" w:hAnsiTheme="minorHAnsi" w:cstheme="minorBidi"/>
                <w:noProof/>
                <w:sz w:val="22"/>
                <w:lang w:eastAsia="sv-SE"/>
              </w:rPr>
              <w:tab/>
            </w:r>
            <w:r w:rsidRPr="007E2195">
              <w:rPr>
                <w:rStyle w:val="Hyperlnk"/>
                <w:noProof/>
              </w:rPr>
              <w:t>Förändrade tjänstekontrakt</w:t>
            </w:r>
            <w:r>
              <w:rPr>
                <w:noProof/>
                <w:webHidden/>
              </w:rPr>
              <w:tab/>
            </w:r>
            <w:r>
              <w:rPr>
                <w:noProof/>
                <w:webHidden/>
              </w:rPr>
              <w:fldChar w:fldCharType="begin"/>
            </w:r>
            <w:r>
              <w:rPr>
                <w:noProof/>
                <w:webHidden/>
              </w:rPr>
              <w:instrText xml:space="preserve"> PAGEREF _Toc382487392 \h </w:instrText>
            </w:r>
          </w:ins>
          <w:r>
            <w:rPr>
              <w:noProof/>
              <w:webHidden/>
            </w:rPr>
          </w:r>
          <w:r>
            <w:rPr>
              <w:noProof/>
              <w:webHidden/>
            </w:rPr>
            <w:fldChar w:fldCharType="separate"/>
          </w:r>
          <w:ins w:id="31" w:author="Björn Genfors" w:date="2014-03-13T15:21:00Z">
            <w:r>
              <w:rPr>
                <w:noProof/>
                <w:webHidden/>
              </w:rPr>
              <w:t>12</w:t>
            </w:r>
          </w:ins>
          <w:ins w:id="32" w:author="Björn Genfors" w:date="2014-03-13T15:20:00Z">
            <w:r>
              <w:rPr>
                <w:noProof/>
                <w:webHidden/>
              </w:rPr>
              <w:fldChar w:fldCharType="end"/>
            </w:r>
            <w:r w:rsidRPr="007E2195">
              <w:rPr>
                <w:rStyle w:val="Hyperlnk"/>
                <w:noProof/>
              </w:rPr>
              <w:fldChar w:fldCharType="end"/>
            </w:r>
          </w:ins>
        </w:p>
        <w:p w14:paraId="48B6A084" w14:textId="77777777" w:rsidR="005F7AB6" w:rsidRDefault="005F7AB6">
          <w:pPr>
            <w:pStyle w:val="Innehll3"/>
            <w:tabs>
              <w:tab w:val="left" w:pos="1100"/>
              <w:tab w:val="right" w:leader="dot" w:pos="8664"/>
            </w:tabs>
            <w:rPr>
              <w:ins w:id="33" w:author="Björn Genfors" w:date="2014-03-13T15:20:00Z"/>
              <w:rFonts w:asciiTheme="minorHAnsi" w:eastAsiaTheme="minorEastAsia" w:hAnsiTheme="minorHAnsi" w:cstheme="minorBidi"/>
              <w:noProof/>
              <w:sz w:val="22"/>
              <w:lang w:eastAsia="sv-SE"/>
            </w:rPr>
          </w:pPr>
          <w:ins w:id="3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"_Toc382487393"</w:instrText>
            </w:r>
            <w:r w:rsidRPr="007E2195">
              <w:rPr>
                <w:rStyle w:val="Hyperlnk"/>
                <w:noProof/>
              </w:rPr>
              <w:instrText xml:space="preserve"> </w:instrText>
            </w:r>
            <w:r w:rsidRPr="007E2195">
              <w:rPr>
                <w:rStyle w:val="Hyperlnk"/>
                <w:noProof/>
              </w:rPr>
              <w:fldChar w:fldCharType="separate"/>
            </w:r>
            <w:r w:rsidRPr="007E2195">
              <w:rPr>
                <w:rStyle w:val="Hyperlnk"/>
                <w:noProof/>
              </w:rPr>
              <w:t>2.1.4</w:t>
            </w:r>
            <w:r>
              <w:rPr>
                <w:rFonts w:asciiTheme="minorHAnsi" w:eastAsiaTheme="minorEastAsia" w:hAnsiTheme="minorHAnsi" w:cstheme="minorBidi"/>
                <w:noProof/>
                <w:sz w:val="22"/>
                <w:lang w:eastAsia="sv-SE"/>
              </w:rPr>
              <w:tab/>
            </w:r>
            <w:r w:rsidRPr="007E2195">
              <w:rPr>
                <w:rStyle w:val="Hyperlnk"/>
                <w:noProof/>
              </w:rPr>
              <w:t>Utgångna tjänstekontrakt</w:t>
            </w:r>
            <w:r>
              <w:rPr>
                <w:noProof/>
                <w:webHidden/>
              </w:rPr>
              <w:tab/>
            </w:r>
            <w:r>
              <w:rPr>
                <w:noProof/>
                <w:webHidden/>
              </w:rPr>
              <w:fldChar w:fldCharType="begin"/>
            </w:r>
            <w:r>
              <w:rPr>
                <w:noProof/>
                <w:webHidden/>
              </w:rPr>
              <w:instrText xml:space="preserve"> PAGEREF _Toc382487393 \h </w:instrText>
            </w:r>
          </w:ins>
          <w:r>
            <w:rPr>
              <w:noProof/>
              <w:webHidden/>
            </w:rPr>
          </w:r>
          <w:r>
            <w:rPr>
              <w:noProof/>
              <w:webHidden/>
            </w:rPr>
            <w:fldChar w:fldCharType="separate"/>
          </w:r>
          <w:ins w:id="35" w:author="Björn Genfors" w:date="2014-03-13T15:21:00Z">
            <w:r>
              <w:rPr>
                <w:noProof/>
                <w:webHidden/>
              </w:rPr>
              <w:t>12</w:t>
            </w:r>
          </w:ins>
          <w:ins w:id="36" w:author="Björn Genfors" w:date="2014-03-13T15:20:00Z">
            <w:r>
              <w:rPr>
                <w:noProof/>
                <w:webHidden/>
              </w:rPr>
              <w:fldChar w:fldCharType="end"/>
            </w:r>
            <w:r w:rsidRPr="007E2195">
              <w:rPr>
                <w:rStyle w:val="Hyperlnk"/>
                <w:noProof/>
              </w:rPr>
              <w:fldChar w:fldCharType="end"/>
            </w:r>
          </w:ins>
        </w:p>
        <w:p w14:paraId="2138C53E" w14:textId="77777777" w:rsidR="005F7AB6" w:rsidRDefault="005F7AB6">
          <w:pPr>
            <w:pStyle w:val="Innehll2"/>
            <w:tabs>
              <w:tab w:val="left" w:pos="880"/>
              <w:tab w:val="right" w:leader="dot" w:pos="8664"/>
            </w:tabs>
            <w:rPr>
              <w:ins w:id="37" w:author="Björn Genfors" w:date="2014-03-13T15:20:00Z"/>
              <w:rFonts w:asciiTheme="minorHAnsi" w:eastAsiaTheme="minorEastAsia" w:hAnsiTheme="minorHAnsi" w:cstheme="minorBidi"/>
              <w:noProof/>
              <w:sz w:val="22"/>
              <w:lang w:eastAsia="sv-SE"/>
            </w:rPr>
          </w:pPr>
          <w:ins w:id="3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"_Toc382487394"</w:instrText>
            </w:r>
            <w:r w:rsidRPr="007E2195">
              <w:rPr>
                <w:rStyle w:val="Hyperlnk"/>
                <w:noProof/>
              </w:rPr>
              <w:instrText xml:space="preserve"> </w:instrText>
            </w:r>
            <w:r w:rsidRPr="007E2195">
              <w:rPr>
                <w:rStyle w:val="Hyperlnk"/>
                <w:noProof/>
              </w:rPr>
              <w:fldChar w:fldCharType="separate"/>
            </w:r>
            <w:r w:rsidRPr="007E2195">
              <w:rPr>
                <w:rStyle w:val="Hyperlnk"/>
                <w:noProof/>
              </w:rPr>
              <w:t>2.2</w:t>
            </w:r>
            <w:r>
              <w:rPr>
                <w:rFonts w:asciiTheme="minorHAnsi" w:eastAsiaTheme="minorEastAsia" w:hAnsiTheme="minorHAnsi" w:cstheme="minorBidi"/>
                <w:noProof/>
                <w:sz w:val="22"/>
                <w:lang w:eastAsia="sv-SE"/>
              </w:rPr>
              <w:tab/>
            </w:r>
            <w:r w:rsidRPr="007E2195">
              <w:rPr>
                <w:rStyle w:val="Hyperlnk"/>
                <w:noProof/>
              </w:rPr>
              <w:t>Version tidigare</w:t>
            </w:r>
            <w:r>
              <w:rPr>
                <w:noProof/>
                <w:webHidden/>
              </w:rPr>
              <w:tab/>
            </w:r>
            <w:r>
              <w:rPr>
                <w:noProof/>
                <w:webHidden/>
              </w:rPr>
              <w:fldChar w:fldCharType="begin"/>
            </w:r>
            <w:r>
              <w:rPr>
                <w:noProof/>
                <w:webHidden/>
              </w:rPr>
              <w:instrText xml:space="preserve"> PAGEREF _Toc382487394 \h </w:instrText>
            </w:r>
          </w:ins>
          <w:r>
            <w:rPr>
              <w:noProof/>
              <w:webHidden/>
            </w:rPr>
          </w:r>
          <w:r>
            <w:rPr>
              <w:noProof/>
              <w:webHidden/>
            </w:rPr>
            <w:fldChar w:fldCharType="separate"/>
          </w:r>
          <w:ins w:id="39" w:author="Björn Genfors" w:date="2014-03-13T15:21:00Z">
            <w:r>
              <w:rPr>
                <w:noProof/>
                <w:webHidden/>
              </w:rPr>
              <w:t>12</w:t>
            </w:r>
          </w:ins>
          <w:ins w:id="40" w:author="Björn Genfors" w:date="2014-03-13T15:20:00Z">
            <w:r>
              <w:rPr>
                <w:noProof/>
                <w:webHidden/>
              </w:rPr>
              <w:fldChar w:fldCharType="end"/>
            </w:r>
            <w:r w:rsidRPr="007E2195">
              <w:rPr>
                <w:rStyle w:val="Hyperlnk"/>
                <w:noProof/>
              </w:rPr>
              <w:fldChar w:fldCharType="end"/>
            </w:r>
          </w:ins>
        </w:p>
        <w:p w14:paraId="19F39479" w14:textId="77777777" w:rsidR="005F7AB6" w:rsidRDefault="005F7AB6">
          <w:pPr>
            <w:pStyle w:val="Innehll1"/>
            <w:tabs>
              <w:tab w:val="left" w:pos="400"/>
              <w:tab w:val="right" w:leader="dot" w:pos="8664"/>
            </w:tabs>
            <w:rPr>
              <w:ins w:id="41" w:author="Björn Genfors" w:date="2014-03-13T15:20:00Z"/>
              <w:rFonts w:asciiTheme="minorHAnsi" w:eastAsiaTheme="minorEastAsia" w:hAnsiTheme="minorHAnsi" w:cstheme="minorBidi"/>
              <w:noProof/>
              <w:sz w:val="22"/>
              <w:lang w:eastAsia="sv-SE"/>
            </w:rPr>
          </w:pPr>
          <w:ins w:id="4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"_Toc382487395"</w:instrText>
            </w:r>
            <w:r w:rsidRPr="007E2195">
              <w:rPr>
                <w:rStyle w:val="Hyperlnk"/>
                <w:noProof/>
              </w:rPr>
              <w:instrText xml:space="preserve"> </w:instrText>
            </w:r>
            <w:r w:rsidRPr="007E2195">
              <w:rPr>
                <w:rStyle w:val="Hyperlnk"/>
                <w:noProof/>
              </w:rPr>
              <w:fldChar w:fldCharType="separate"/>
            </w:r>
            <w:r w:rsidRPr="007E2195">
              <w:rPr>
                <w:rStyle w:val="Hyperlnk"/>
                <w:noProof/>
              </w:rPr>
              <w:t>3</w:t>
            </w:r>
            <w:r>
              <w:rPr>
                <w:rFonts w:asciiTheme="minorHAnsi" w:eastAsiaTheme="minorEastAsia" w:hAnsiTheme="minorHAnsi" w:cstheme="minorBidi"/>
                <w:noProof/>
                <w:sz w:val="22"/>
                <w:lang w:eastAsia="sv-SE"/>
              </w:rPr>
              <w:tab/>
            </w:r>
            <w:r w:rsidRPr="007E2195">
              <w:rPr>
                <w:rStyle w:val="Hyperlnk"/>
                <w:noProof/>
              </w:rPr>
              <w:t>Tjänstedomänens arkitektur</w:t>
            </w:r>
            <w:r>
              <w:rPr>
                <w:noProof/>
                <w:webHidden/>
              </w:rPr>
              <w:tab/>
            </w:r>
            <w:r>
              <w:rPr>
                <w:noProof/>
                <w:webHidden/>
              </w:rPr>
              <w:fldChar w:fldCharType="begin"/>
            </w:r>
            <w:r>
              <w:rPr>
                <w:noProof/>
                <w:webHidden/>
              </w:rPr>
              <w:instrText xml:space="preserve"> PAGEREF _Toc382487395 \h </w:instrText>
            </w:r>
          </w:ins>
          <w:r>
            <w:rPr>
              <w:noProof/>
              <w:webHidden/>
            </w:rPr>
          </w:r>
          <w:r>
            <w:rPr>
              <w:noProof/>
              <w:webHidden/>
            </w:rPr>
            <w:fldChar w:fldCharType="separate"/>
          </w:r>
          <w:ins w:id="43" w:author="Björn Genfors" w:date="2014-03-13T15:21:00Z">
            <w:r>
              <w:rPr>
                <w:noProof/>
                <w:webHidden/>
              </w:rPr>
              <w:t>13</w:t>
            </w:r>
          </w:ins>
          <w:ins w:id="44" w:author="Björn Genfors" w:date="2014-03-13T15:20:00Z">
            <w:r>
              <w:rPr>
                <w:noProof/>
                <w:webHidden/>
              </w:rPr>
              <w:fldChar w:fldCharType="end"/>
            </w:r>
            <w:r w:rsidRPr="007E2195">
              <w:rPr>
                <w:rStyle w:val="Hyperlnk"/>
                <w:noProof/>
              </w:rPr>
              <w:fldChar w:fldCharType="end"/>
            </w:r>
          </w:ins>
        </w:p>
        <w:p w14:paraId="30939B3B" w14:textId="77777777" w:rsidR="005F7AB6" w:rsidRDefault="005F7AB6">
          <w:pPr>
            <w:pStyle w:val="Innehll2"/>
            <w:tabs>
              <w:tab w:val="left" w:pos="880"/>
              <w:tab w:val="right" w:leader="dot" w:pos="8664"/>
            </w:tabs>
            <w:rPr>
              <w:ins w:id="45" w:author="Björn Genfors" w:date="2014-03-13T15:20:00Z"/>
              <w:rFonts w:asciiTheme="minorHAnsi" w:eastAsiaTheme="minorEastAsia" w:hAnsiTheme="minorHAnsi" w:cstheme="minorBidi"/>
              <w:noProof/>
              <w:sz w:val="22"/>
              <w:lang w:eastAsia="sv-SE"/>
            </w:rPr>
          </w:pPr>
          <w:ins w:id="4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"_Toc382487396"</w:instrText>
            </w:r>
            <w:r w:rsidRPr="007E2195">
              <w:rPr>
                <w:rStyle w:val="Hyperlnk"/>
                <w:noProof/>
              </w:rPr>
              <w:instrText xml:space="preserve"> </w:instrText>
            </w:r>
            <w:r w:rsidRPr="007E2195">
              <w:rPr>
                <w:rStyle w:val="Hyperlnk"/>
                <w:noProof/>
              </w:rPr>
              <w:fldChar w:fldCharType="separate"/>
            </w:r>
            <w:r w:rsidRPr="007E2195">
              <w:rPr>
                <w:rStyle w:val="Hyperlnk"/>
                <w:noProof/>
              </w:rPr>
              <w:t>3.1</w:t>
            </w:r>
            <w:r>
              <w:rPr>
                <w:rFonts w:asciiTheme="minorHAnsi" w:eastAsiaTheme="minorEastAsia" w:hAnsiTheme="minorHAnsi" w:cstheme="minorBidi"/>
                <w:noProof/>
                <w:sz w:val="22"/>
                <w:lang w:eastAsia="sv-SE"/>
              </w:rPr>
              <w:tab/>
            </w:r>
            <w:r w:rsidRPr="007E2195">
              <w:rPr>
                <w:rStyle w:val="Hyperlnk"/>
                <w:noProof/>
              </w:rPr>
              <w:t>Flöden</w:t>
            </w:r>
            <w:r>
              <w:rPr>
                <w:noProof/>
                <w:webHidden/>
              </w:rPr>
              <w:tab/>
            </w:r>
            <w:r>
              <w:rPr>
                <w:noProof/>
                <w:webHidden/>
              </w:rPr>
              <w:fldChar w:fldCharType="begin"/>
            </w:r>
            <w:r>
              <w:rPr>
                <w:noProof/>
                <w:webHidden/>
              </w:rPr>
              <w:instrText xml:space="preserve"> PAGEREF _Toc382487396 \h </w:instrText>
            </w:r>
          </w:ins>
          <w:r>
            <w:rPr>
              <w:noProof/>
              <w:webHidden/>
            </w:rPr>
          </w:r>
          <w:r>
            <w:rPr>
              <w:noProof/>
              <w:webHidden/>
            </w:rPr>
            <w:fldChar w:fldCharType="separate"/>
          </w:r>
          <w:ins w:id="47" w:author="Björn Genfors" w:date="2014-03-13T15:21:00Z">
            <w:r>
              <w:rPr>
                <w:noProof/>
                <w:webHidden/>
              </w:rPr>
              <w:t>13</w:t>
            </w:r>
          </w:ins>
          <w:ins w:id="48" w:author="Björn Genfors" w:date="2014-03-13T15:20:00Z">
            <w:r>
              <w:rPr>
                <w:noProof/>
                <w:webHidden/>
              </w:rPr>
              <w:fldChar w:fldCharType="end"/>
            </w:r>
            <w:r w:rsidRPr="007E2195">
              <w:rPr>
                <w:rStyle w:val="Hyperlnk"/>
                <w:noProof/>
              </w:rPr>
              <w:fldChar w:fldCharType="end"/>
            </w:r>
          </w:ins>
        </w:p>
        <w:p w14:paraId="29B705E5" w14:textId="77777777" w:rsidR="005F7AB6" w:rsidRDefault="005F7AB6">
          <w:pPr>
            <w:pStyle w:val="Innehll3"/>
            <w:tabs>
              <w:tab w:val="left" w:pos="1100"/>
              <w:tab w:val="right" w:leader="dot" w:pos="8664"/>
            </w:tabs>
            <w:rPr>
              <w:ins w:id="49" w:author="Björn Genfors" w:date="2014-03-13T15:20:00Z"/>
              <w:rFonts w:asciiTheme="minorHAnsi" w:eastAsiaTheme="minorEastAsia" w:hAnsiTheme="minorHAnsi" w:cstheme="minorBidi"/>
              <w:noProof/>
              <w:sz w:val="22"/>
              <w:lang w:eastAsia="sv-SE"/>
            </w:rPr>
          </w:pPr>
          <w:ins w:id="5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"_Toc382487397"</w:instrText>
            </w:r>
            <w:r w:rsidRPr="007E2195">
              <w:rPr>
                <w:rStyle w:val="Hyperlnk"/>
                <w:noProof/>
              </w:rPr>
              <w:instrText xml:space="preserve"> </w:instrText>
            </w:r>
            <w:r w:rsidRPr="007E2195">
              <w:rPr>
                <w:rStyle w:val="Hyperlnk"/>
                <w:noProof/>
              </w:rPr>
              <w:fldChar w:fldCharType="separate"/>
            </w:r>
            <w:r w:rsidRPr="007E2195">
              <w:rPr>
                <w:rStyle w:val="Hyperlnk"/>
                <w:noProof/>
              </w:rPr>
              <w:t>3.1.1</w:t>
            </w:r>
            <w:r>
              <w:rPr>
                <w:rFonts w:asciiTheme="minorHAnsi" w:eastAsiaTheme="minorEastAsia" w:hAnsiTheme="minorHAnsi" w:cstheme="minorBidi"/>
                <w:noProof/>
                <w:sz w:val="22"/>
                <w:lang w:eastAsia="sv-SE"/>
              </w:rPr>
              <w:tab/>
            </w:r>
            <w:r w:rsidRPr="007E2195">
              <w:rPr>
                <w:rStyle w:val="Hyperlnk"/>
                <w:noProof/>
              </w:rPr>
              <w:t>Vård- och omsorgsdokument</w:t>
            </w:r>
            <w:r>
              <w:rPr>
                <w:noProof/>
                <w:webHidden/>
              </w:rPr>
              <w:tab/>
            </w:r>
            <w:r>
              <w:rPr>
                <w:noProof/>
                <w:webHidden/>
              </w:rPr>
              <w:fldChar w:fldCharType="begin"/>
            </w:r>
            <w:r>
              <w:rPr>
                <w:noProof/>
                <w:webHidden/>
              </w:rPr>
              <w:instrText xml:space="preserve"> PAGEREF _Toc382487397 \h </w:instrText>
            </w:r>
          </w:ins>
          <w:r>
            <w:rPr>
              <w:noProof/>
              <w:webHidden/>
            </w:rPr>
          </w:r>
          <w:r>
            <w:rPr>
              <w:noProof/>
              <w:webHidden/>
            </w:rPr>
            <w:fldChar w:fldCharType="separate"/>
          </w:r>
          <w:ins w:id="51" w:author="Björn Genfors" w:date="2014-03-13T15:21:00Z">
            <w:r>
              <w:rPr>
                <w:noProof/>
                <w:webHidden/>
              </w:rPr>
              <w:t>13</w:t>
            </w:r>
          </w:ins>
          <w:ins w:id="52" w:author="Björn Genfors" w:date="2014-03-13T15:20:00Z">
            <w:r>
              <w:rPr>
                <w:noProof/>
                <w:webHidden/>
              </w:rPr>
              <w:fldChar w:fldCharType="end"/>
            </w:r>
            <w:r w:rsidRPr="007E2195">
              <w:rPr>
                <w:rStyle w:val="Hyperlnk"/>
                <w:noProof/>
              </w:rPr>
              <w:fldChar w:fldCharType="end"/>
            </w:r>
          </w:ins>
        </w:p>
        <w:p w14:paraId="6D69E566" w14:textId="77777777" w:rsidR="005F7AB6" w:rsidRDefault="005F7AB6">
          <w:pPr>
            <w:pStyle w:val="Innehll3"/>
            <w:tabs>
              <w:tab w:val="left" w:pos="1100"/>
              <w:tab w:val="right" w:leader="dot" w:pos="8664"/>
            </w:tabs>
            <w:rPr>
              <w:ins w:id="53" w:author="Björn Genfors" w:date="2014-03-13T15:20:00Z"/>
              <w:rFonts w:asciiTheme="minorHAnsi" w:eastAsiaTheme="minorEastAsia" w:hAnsiTheme="minorHAnsi" w:cstheme="minorBidi"/>
              <w:noProof/>
              <w:sz w:val="22"/>
              <w:lang w:eastAsia="sv-SE"/>
            </w:rPr>
          </w:pPr>
          <w:ins w:id="5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"_Toc382487398"</w:instrText>
            </w:r>
            <w:r w:rsidRPr="007E2195">
              <w:rPr>
                <w:rStyle w:val="Hyperlnk"/>
                <w:noProof/>
              </w:rPr>
              <w:instrText xml:space="preserve"> </w:instrText>
            </w:r>
            <w:r w:rsidRPr="007E2195">
              <w:rPr>
                <w:rStyle w:val="Hyperlnk"/>
                <w:noProof/>
              </w:rPr>
              <w:fldChar w:fldCharType="separate"/>
            </w:r>
            <w:r w:rsidRPr="007E2195">
              <w:rPr>
                <w:rStyle w:val="Hyperlnk"/>
                <w:noProof/>
              </w:rPr>
              <w:t>3.1.2</w:t>
            </w:r>
            <w:r>
              <w:rPr>
                <w:rFonts w:asciiTheme="minorHAnsi" w:eastAsiaTheme="minorEastAsia" w:hAnsiTheme="minorHAnsi" w:cstheme="minorBidi"/>
                <w:noProof/>
                <w:sz w:val="22"/>
                <w:lang w:eastAsia="sv-SE"/>
              </w:rPr>
              <w:tab/>
            </w:r>
            <w:r w:rsidRPr="007E2195">
              <w:rPr>
                <w:rStyle w:val="Hyperlnk"/>
                <w:noProof/>
              </w:rPr>
              <w:t>Diagnos</w:t>
            </w:r>
            <w:r>
              <w:rPr>
                <w:noProof/>
                <w:webHidden/>
              </w:rPr>
              <w:tab/>
            </w:r>
            <w:r>
              <w:rPr>
                <w:noProof/>
                <w:webHidden/>
              </w:rPr>
              <w:fldChar w:fldCharType="begin"/>
            </w:r>
            <w:r>
              <w:rPr>
                <w:noProof/>
                <w:webHidden/>
              </w:rPr>
              <w:instrText xml:space="preserve"> PAGEREF _Toc382487398 \h </w:instrText>
            </w:r>
          </w:ins>
          <w:r>
            <w:rPr>
              <w:noProof/>
              <w:webHidden/>
            </w:rPr>
          </w:r>
          <w:r>
            <w:rPr>
              <w:noProof/>
              <w:webHidden/>
            </w:rPr>
            <w:fldChar w:fldCharType="separate"/>
          </w:r>
          <w:ins w:id="55" w:author="Björn Genfors" w:date="2014-03-13T15:21:00Z">
            <w:r>
              <w:rPr>
                <w:noProof/>
                <w:webHidden/>
              </w:rPr>
              <w:t>15</w:t>
            </w:r>
          </w:ins>
          <w:ins w:id="56" w:author="Björn Genfors" w:date="2014-03-13T15:20:00Z">
            <w:r>
              <w:rPr>
                <w:noProof/>
                <w:webHidden/>
              </w:rPr>
              <w:fldChar w:fldCharType="end"/>
            </w:r>
            <w:r w:rsidRPr="007E2195">
              <w:rPr>
                <w:rStyle w:val="Hyperlnk"/>
                <w:noProof/>
              </w:rPr>
              <w:fldChar w:fldCharType="end"/>
            </w:r>
          </w:ins>
        </w:p>
        <w:p w14:paraId="129277A3" w14:textId="77777777" w:rsidR="005F7AB6" w:rsidRDefault="005F7AB6">
          <w:pPr>
            <w:pStyle w:val="Innehll3"/>
            <w:tabs>
              <w:tab w:val="left" w:pos="1100"/>
              <w:tab w:val="right" w:leader="dot" w:pos="8664"/>
            </w:tabs>
            <w:rPr>
              <w:ins w:id="57" w:author="Björn Genfors" w:date="2014-03-13T15:20:00Z"/>
              <w:rFonts w:asciiTheme="minorHAnsi" w:eastAsiaTheme="minorEastAsia" w:hAnsiTheme="minorHAnsi" w:cstheme="minorBidi"/>
              <w:noProof/>
              <w:sz w:val="22"/>
              <w:lang w:eastAsia="sv-SE"/>
            </w:rPr>
          </w:pPr>
          <w:ins w:id="5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"_Toc382487399"</w:instrText>
            </w:r>
            <w:r w:rsidRPr="007E2195">
              <w:rPr>
                <w:rStyle w:val="Hyperlnk"/>
                <w:noProof/>
              </w:rPr>
              <w:instrText xml:space="preserve"> </w:instrText>
            </w:r>
            <w:r w:rsidRPr="007E2195">
              <w:rPr>
                <w:rStyle w:val="Hyperlnk"/>
                <w:noProof/>
              </w:rPr>
              <w:fldChar w:fldCharType="separate"/>
            </w:r>
            <w:r w:rsidRPr="007E2195">
              <w:rPr>
                <w:rStyle w:val="Hyperlnk"/>
                <w:noProof/>
              </w:rPr>
              <w:t>3.1.3</w:t>
            </w:r>
            <w:r>
              <w:rPr>
                <w:rFonts w:asciiTheme="minorHAnsi" w:eastAsiaTheme="minorEastAsia" w:hAnsiTheme="minorHAnsi" w:cstheme="minorBidi"/>
                <w:noProof/>
                <w:sz w:val="22"/>
                <w:lang w:eastAsia="sv-SE"/>
              </w:rPr>
              <w:tab/>
            </w:r>
            <w:r w:rsidRPr="007E2195">
              <w:rPr>
                <w:rStyle w:val="Hyperlnk"/>
                <w:noProof/>
              </w:rPr>
              <w:t>Uppmärksamhetsinformation</w:t>
            </w:r>
            <w:r>
              <w:rPr>
                <w:noProof/>
                <w:webHidden/>
              </w:rPr>
              <w:tab/>
            </w:r>
            <w:r>
              <w:rPr>
                <w:noProof/>
                <w:webHidden/>
              </w:rPr>
              <w:fldChar w:fldCharType="begin"/>
            </w:r>
            <w:r>
              <w:rPr>
                <w:noProof/>
                <w:webHidden/>
              </w:rPr>
              <w:instrText xml:space="preserve"> PAGEREF _Toc382487399 \h </w:instrText>
            </w:r>
          </w:ins>
          <w:r>
            <w:rPr>
              <w:noProof/>
              <w:webHidden/>
            </w:rPr>
          </w:r>
          <w:r>
            <w:rPr>
              <w:noProof/>
              <w:webHidden/>
            </w:rPr>
            <w:fldChar w:fldCharType="separate"/>
          </w:r>
          <w:ins w:id="59" w:author="Björn Genfors" w:date="2014-03-13T15:21:00Z">
            <w:r>
              <w:rPr>
                <w:noProof/>
                <w:webHidden/>
              </w:rPr>
              <w:t>17</w:t>
            </w:r>
          </w:ins>
          <w:ins w:id="60" w:author="Björn Genfors" w:date="2014-03-13T15:20:00Z">
            <w:r>
              <w:rPr>
                <w:noProof/>
                <w:webHidden/>
              </w:rPr>
              <w:fldChar w:fldCharType="end"/>
            </w:r>
            <w:r w:rsidRPr="007E2195">
              <w:rPr>
                <w:rStyle w:val="Hyperlnk"/>
                <w:noProof/>
              </w:rPr>
              <w:fldChar w:fldCharType="end"/>
            </w:r>
          </w:ins>
        </w:p>
        <w:p w14:paraId="18046C2D" w14:textId="77777777" w:rsidR="005F7AB6" w:rsidRDefault="005F7AB6">
          <w:pPr>
            <w:pStyle w:val="Innehll3"/>
            <w:tabs>
              <w:tab w:val="left" w:pos="1100"/>
              <w:tab w:val="right" w:leader="dot" w:pos="8664"/>
            </w:tabs>
            <w:rPr>
              <w:ins w:id="61" w:author="Björn Genfors" w:date="2014-03-13T15:20:00Z"/>
              <w:rFonts w:asciiTheme="minorHAnsi" w:eastAsiaTheme="minorEastAsia" w:hAnsiTheme="minorHAnsi" w:cstheme="minorBidi"/>
              <w:noProof/>
              <w:sz w:val="22"/>
              <w:lang w:eastAsia="sv-SE"/>
            </w:rPr>
          </w:pPr>
          <w:ins w:id="6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"_Toc382487400"</w:instrText>
            </w:r>
            <w:r w:rsidRPr="007E2195">
              <w:rPr>
                <w:rStyle w:val="Hyperlnk"/>
                <w:noProof/>
              </w:rPr>
              <w:instrText xml:space="preserve"> </w:instrText>
            </w:r>
            <w:r w:rsidRPr="007E2195">
              <w:rPr>
                <w:rStyle w:val="Hyperlnk"/>
                <w:noProof/>
              </w:rPr>
              <w:fldChar w:fldCharType="separate"/>
            </w:r>
            <w:r w:rsidRPr="007E2195">
              <w:rPr>
                <w:rStyle w:val="Hyperlnk"/>
                <w:noProof/>
              </w:rPr>
              <w:t>3.1.4</w:t>
            </w:r>
            <w:r>
              <w:rPr>
                <w:rFonts w:asciiTheme="minorHAnsi" w:eastAsiaTheme="minorEastAsia" w:hAnsiTheme="minorHAnsi" w:cstheme="minorBidi"/>
                <w:noProof/>
                <w:sz w:val="22"/>
                <w:lang w:eastAsia="sv-SE"/>
              </w:rPr>
              <w:tab/>
            </w:r>
            <w:r w:rsidRPr="007E2195">
              <w:rPr>
                <w:rStyle w:val="Hyperlnk"/>
                <w:noProof/>
              </w:rPr>
              <w:t>Obligatoriska kontrakt</w:t>
            </w:r>
            <w:r>
              <w:rPr>
                <w:noProof/>
                <w:webHidden/>
              </w:rPr>
              <w:tab/>
            </w:r>
            <w:r>
              <w:rPr>
                <w:noProof/>
                <w:webHidden/>
              </w:rPr>
              <w:fldChar w:fldCharType="begin"/>
            </w:r>
            <w:r>
              <w:rPr>
                <w:noProof/>
                <w:webHidden/>
              </w:rPr>
              <w:instrText xml:space="preserve"> PAGEREF _Toc382487400 \h </w:instrText>
            </w:r>
          </w:ins>
          <w:r>
            <w:rPr>
              <w:noProof/>
              <w:webHidden/>
            </w:rPr>
          </w:r>
          <w:r>
            <w:rPr>
              <w:noProof/>
              <w:webHidden/>
            </w:rPr>
            <w:fldChar w:fldCharType="separate"/>
          </w:r>
          <w:ins w:id="63" w:author="Björn Genfors" w:date="2014-03-13T15:21:00Z">
            <w:r>
              <w:rPr>
                <w:noProof/>
                <w:webHidden/>
              </w:rPr>
              <w:t>19</w:t>
            </w:r>
          </w:ins>
          <w:ins w:id="64" w:author="Björn Genfors" w:date="2014-03-13T15:20:00Z">
            <w:r>
              <w:rPr>
                <w:noProof/>
                <w:webHidden/>
              </w:rPr>
              <w:fldChar w:fldCharType="end"/>
            </w:r>
            <w:r w:rsidRPr="007E2195">
              <w:rPr>
                <w:rStyle w:val="Hyperlnk"/>
                <w:noProof/>
              </w:rPr>
              <w:fldChar w:fldCharType="end"/>
            </w:r>
          </w:ins>
        </w:p>
        <w:p w14:paraId="7CB6CA84" w14:textId="77777777" w:rsidR="005F7AB6" w:rsidRDefault="005F7AB6">
          <w:pPr>
            <w:pStyle w:val="Innehll2"/>
            <w:tabs>
              <w:tab w:val="left" w:pos="880"/>
              <w:tab w:val="right" w:leader="dot" w:pos="8664"/>
            </w:tabs>
            <w:rPr>
              <w:ins w:id="65" w:author="Björn Genfors" w:date="2014-03-13T15:20:00Z"/>
              <w:rFonts w:asciiTheme="minorHAnsi" w:eastAsiaTheme="minorEastAsia" w:hAnsiTheme="minorHAnsi" w:cstheme="minorBidi"/>
              <w:noProof/>
              <w:sz w:val="22"/>
              <w:lang w:eastAsia="sv-SE"/>
            </w:rPr>
          </w:pPr>
          <w:ins w:id="6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"_Toc382487401"</w:instrText>
            </w:r>
            <w:r w:rsidRPr="007E2195">
              <w:rPr>
                <w:rStyle w:val="Hyperlnk"/>
                <w:noProof/>
              </w:rPr>
              <w:instrText xml:space="preserve"> </w:instrText>
            </w:r>
            <w:r w:rsidRPr="007E2195">
              <w:rPr>
                <w:rStyle w:val="Hyperlnk"/>
                <w:noProof/>
              </w:rPr>
              <w:fldChar w:fldCharType="separate"/>
            </w:r>
            <w:r w:rsidRPr="007E2195">
              <w:rPr>
                <w:rStyle w:val="Hyperlnk"/>
                <w:noProof/>
              </w:rPr>
              <w:t>3.2</w:t>
            </w:r>
            <w:r>
              <w:rPr>
                <w:rFonts w:asciiTheme="minorHAnsi" w:eastAsiaTheme="minorEastAsia" w:hAnsiTheme="minorHAnsi" w:cstheme="minorBidi"/>
                <w:noProof/>
                <w:sz w:val="22"/>
                <w:lang w:eastAsia="sv-SE"/>
              </w:rPr>
              <w:tab/>
            </w:r>
            <w:r w:rsidRPr="007E2195">
              <w:rPr>
                <w:rStyle w:val="Hyperlnk"/>
                <w:noProof/>
              </w:rPr>
              <w:t>Adressering</w:t>
            </w:r>
            <w:r>
              <w:rPr>
                <w:noProof/>
                <w:webHidden/>
              </w:rPr>
              <w:tab/>
            </w:r>
            <w:r>
              <w:rPr>
                <w:noProof/>
                <w:webHidden/>
              </w:rPr>
              <w:fldChar w:fldCharType="begin"/>
            </w:r>
            <w:r>
              <w:rPr>
                <w:noProof/>
                <w:webHidden/>
              </w:rPr>
              <w:instrText xml:space="preserve"> PAGEREF _Toc382487401 \h </w:instrText>
            </w:r>
          </w:ins>
          <w:r>
            <w:rPr>
              <w:noProof/>
              <w:webHidden/>
            </w:rPr>
          </w:r>
          <w:r>
            <w:rPr>
              <w:noProof/>
              <w:webHidden/>
            </w:rPr>
            <w:fldChar w:fldCharType="separate"/>
          </w:r>
          <w:ins w:id="67" w:author="Björn Genfors" w:date="2014-03-13T15:21:00Z">
            <w:r>
              <w:rPr>
                <w:noProof/>
                <w:webHidden/>
              </w:rPr>
              <w:t>19</w:t>
            </w:r>
          </w:ins>
          <w:ins w:id="68" w:author="Björn Genfors" w:date="2014-03-13T15:20:00Z">
            <w:r>
              <w:rPr>
                <w:noProof/>
                <w:webHidden/>
              </w:rPr>
              <w:fldChar w:fldCharType="end"/>
            </w:r>
            <w:r w:rsidRPr="007E2195">
              <w:rPr>
                <w:rStyle w:val="Hyperlnk"/>
                <w:noProof/>
              </w:rPr>
              <w:fldChar w:fldCharType="end"/>
            </w:r>
          </w:ins>
        </w:p>
        <w:p w14:paraId="0B8437CC" w14:textId="77777777" w:rsidR="005F7AB6" w:rsidRDefault="005F7AB6">
          <w:pPr>
            <w:pStyle w:val="Innehll3"/>
            <w:tabs>
              <w:tab w:val="left" w:pos="1100"/>
              <w:tab w:val="right" w:leader="dot" w:pos="8664"/>
            </w:tabs>
            <w:rPr>
              <w:ins w:id="69" w:author="Björn Genfors" w:date="2014-03-13T15:20:00Z"/>
              <w:rFonts w:asciiTheme="minorHAnsi" w:eastAsiaTheme="minorEastAsia" w:hAnsiTheme="minorHAnsi" w:cstheme="minorBidi"/>
              <w:noProof/>
              <w:sz w:val="22"/>
              <w:lang w:eastAsia="sv-SE"/>
            </w:rPr>
          </w:pPr>
          <w:ins w:id="7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"_Toc382487402"</w:instrText>
            </w:r>
            <w:r w:rsidRPr="007E2195">
              <w:rPr>
                <w:rStyle w:val="Hyperlnk"/>
                <w:noProof/>
              </w:rPr>
              <w:instrText xml:space="preserve"> </w:instrText>
            </w:r>
            <w:r w:rsidRPr="007E2195">
              <w:rPr>
                <w:rStyle w:val="Hyperlnk"/>
                <w:noProof/>
              </w:rPr>
              <w:fldChar w:fldCharType="separate"/>
            </w:r>
            <w:r w:rsidRPr="007E2195">
              <w:rPr>
                <w:rStyle w:val="Hyperlnk"/>
                <w:noProof/>
              </w:rPr>
              <w:t>3.2.1</w:t>
            </w:r>
            <w:r>
              <w:rPr>
                <w:rFonts w:asciiTheme="minorHAnsi" w:eastAsiaTheme="minorEastAsia" w:hAnsiTheme="minorHAnsi" w:cstheme="minorBidi"/>
                <w:noProof/>
                <w:sz w:val="22"/>
                <w:lang w:eastAsia="sv-SE"/>
              </w:rPr>
              <w:tab/>
            </w:r>
            <w:r w:rsidRPr="007E2195">
              <w:rPr>
                <w:rStyle w:val="Hyperlnk"/>
                <w:noProof/>
              </w:rPr>
              <w:t>Sammanfattning av adresseringsmodell</w:t>
            </w:r>
            <w:r>
              <w:rPr>
                <w:noProof/>
                <w:webHidden/>
              </w:rPr>
              <w:tab/>
            </w:r>
            <w:r>
              <w:rPr>
                <w:noProof/>
                <w:webHidden/>
              </w:rPr>
              <w:fldChar w:fldCharType="begin"/>
            </w:r>
            <w:r>
              <w:rPr>
                <w:noProof/>
                <w:webHidden/>
              </w:rPr>
              <w:instrText xml:space="preserve"> PAGEREF _Toc382487402 \h </w:instrText>
            </w:r>
          </w:ins>
          <w:r>
            <w:rPr>
              <w:noProof/>
              <w:webHidden/>
            </w:rPr>
          </w:r>
          <w:r>
            <w:rPr>
              <w:noProof/>
              <w:webHidden/>
            </w:rPr>
            <w:fldChar w:fldCharType="separate"/>
          </w:r>
          <w:ins w:id="71" w:author="Björn Genfors" w:date="2014-03-13T15:21:00Z">
            <w:r>
              <w:rPr>
                <w:noProof/>
                <w:webHidden/>
              </w:rPr>
              <w:t>20</w:t>
            </w:r>
          </w:ins>
          <w:ins w:id="72" w:author="Björn Genfors" w:date="2014-03-13T15:20:00Z">
            <w:r>
              <w:rPr>
                <w:noProof/>
                <w:webHidden/>
              </w:rPr>
              <w:fldChar w:fldCharType="end"/>
            </w:r>
            <w:r w:rsidRPr="007E2195">
              <w:rPr>
                <w:rStyle w:val="Hyperlnk"/>
                <w:noProof/>
              </w:rPr>
              <w:fldChar w:fldCharType="end"/>
            </w:r>
          </w:ins>
        </w:p>
        <w:p w14:paraId="6A5D3ABD" w14:textId="77777777" w:rsidR="005F7AB6" w:rsidRDefault="005F7AB6">
          <w:pPr>
            <w:pStyle w:val="Innehll2"/>
            <w:tabs>
              <w:tab w:val="left" w:pos="880"/>
              <w:tab w:val="right" w:leader="dot" w:pos="8664"/>
            </w:tabs>
            <w:rPr>
              <w:ins w:id="73" w:author="Björn Genfors" w:date="2014-03-13T15:20:00Z"/>
              <w:rFonts w:asciiTheme="minorHAnsi" w:eastAsiaTheme="minorEastAsia" w:hAnsiTheme="minorHAnsi" w:cstheme="minorBidi"/>
              <w:noProof/>
              <w:sz w:val="22"/>
              <w:lang w:eastAsia="sv-SE"/>
            </w:rPr>
          </w:pPr>
          <w:ins w:id="7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"_Toc382487403"</w:instrText>
            </w:r>
            <w:r w:rsidRPr="007E2195">
              <w:rPr>
                <w:rStyle w:val="Hyperlnk"/>
                <w:noProof/>
              </w:rPr>
              <w:instrText xml:space="preserve"> </w:instrText>
            </w:r>
            <w:r w:rsidRPr="007E2195">
              <w:rPr>
                <w:rStyle w:val="Hyperlnk"/>
                <w:noProof/>
              </w:rPr>
              <w:fldChar w:fldCharType="separate"/>
            </w:r>
            <w:r w:rsidRPr="007E2195">
              <w:rPr>
                <w:rStyle w:val="Hyperlnk"/>
                <w:noProof/>
              </w:rPr>
              <w:t>3.3</w:t>
            </w:r>
            <w:r>
              <w:rPr>
                <w:rFonts w:asciiTheme="minorHAnsi" w:eastAsiaTheme="minorEastAsia" w:hAnsiTheme="minorHAnsi" w:cstheme="minorBidi"/>
                <w:noProof/>
                <w:sz w:val="22"/>
                <w:lang w:eastAsia="sv-SE"/>
              </w:rPr>
              <w:tab/>
            </w:r>
            <w:r w:rsidRPr="007E2195">
              <w:rPr>
                <w:rStyle w:val="Hyperlnk"/>
                <w:noProof/>
              </w:rPr>
              <w:t>Aggregering och engagemangsindex</w:t>
            </w:r>
            <w:r>
              <w:rPr>
                <w:noProof/>
                <w:webHidden/>
              </w:rPr>
              <w:tab/>
            </w:r>
            <w:r>
              <w:rPr>
                <w:noProof/>
                <w:webHidden/>
              </w:rPr>
              <w:fldChar w:fldCharType="begin"/>
            </w:r>
            <w:r>
              <w:rPr>
                <w:noProof/>
                <w:webHidden/>
              </w:rPr>
              <w:instrText xml:space="preserve"> PAGEREF _Toc382487403 \h </w:instrText>
            </w:r>
          </w:ins>
          <w:r>
            <w:rPr>
              <w:noProof/>
              <w:webHidden/>
            </w:rPr>
          </w:r>
          <w:r>
            <w:rPr>
              <w:noProof/>
              <w:webHidden/>
            </w:rPr>
            <w:fldChar w:fldCharType="separate"/>
          </w:r>
          <w:ins w:id="75" w:author="Björn Genfors" w:date="2014-03-13T15:21:00Z">
            <w:r>
              <w:rPr>
                <w:noProof/>
                <w:webHidden/>
              </w:rPr>
              <w:t>20</w:t>
            </w:r>
          </w:ins>
          <w:ins w:id="76" w:author="Björn Genfors" w:date="2014-03-13T15:20:00Z">
            <w:r>
              <w:rPr>
                <w:noProof/>
                <w:webHidden/>
              </w:rPr>
              <w:fldChar w:fldCharType="end"/>
            </w:r>
            <w:r w:rsidRPr="007E2195">
              <w:rPr>
                <w:rStyle w:val="Hyperlnk"/>
                <w:noProof/>
              </w:rPr>
              <w:fldChar w:fldCharType="end"/>
            </w:r>
          </w:ins>
        </w:p>
        <w:p w14:paraId="15A35641" w14:textId="77777777" w:rsidR="005F7AB6" w:rsidRDefault="005F7AB6">
          <w:pPr>
            <w:pStyle w:val="Innehll1"/>
            <w:tabs>
              <w:tab w:val="left" w:pos="400"/>
              <w:tab w:val="right" w:leader="dot" w:pos="8664"/>
            </w:tabs>
            <w:rPr>
              <w:ins w:id="77" w:author="Björn Genfors" w:date="2014-03-13T15:20:00Z"/>
              <w:rFonts w:asciiTheme="minorHAnsi" w:eastAsiaTheme="minorEastAsia" w:hAnsiTheme="minorHAnsi" w:cstheme="minorBidi"/>
              <w:noProof/>
              <w:sz w:val="22"/>
              <w:lang w:eastAsia="sv-SE"/>
            </w:rPr>
          </w:pPr>
          <w:ins w:id="7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"_Toc382487404"</w:instrText>
            </w:r>
            <w:r w:rsidRPr="007E2195">
              <w:rPr>
                <w:rStyle w:val="Hyperlnk"/>
                <w:noProof/>
              </w:rPr>
              <w:instrText xml:space="preserve"> </w:instrText>
            </w:r>
            <w:r w:rsidRPr="007E2195">
              <w:rPr>
                <w:rStyle w:val="Hyperlnk"/>
                <w:noProof/>
              </w:rPr>
              <w:fldChar w:fldCharType="separate"/>
            </w:r>
            <w:r w:rsidRPr="007E2195">
              <w:rPr>
                <w:rStyle w:val="Hyperlnk"/>
                <w:noProof/>
              </w:rPr>
              <w:t>4</w:t>
            </w:r>
            <w:r>
              <w:rPr>
                <w:rFonts w:asciiTheme="minorHAnsi" w:eastAsiaTheme="minorEastAsia" w:hAnsiTheme="minorHAnsi" w:cstheme="minorBidi"/>
                <w:noProof/>
                <w:sz w:val="22"/>
                <w:lang w:eastAsia="sv-SE"/>
              </w:rPr>
              <w:tab/>
            </w:r>
            <w:r w:rsidRPr="007E2195">
              <w:rPr>
                <w:rStyle w:val="Hyperlnk"/>
                <w:noProof/>
              </w:rPr>
              <w:t>Tjänstedomänens krav och regler</w:t>
            </w:r>
            <w:r>
              <w:rPr>
                <w:noProof/>
                <w:webHidden/>
              </w:rPr>
              <w:tab/>
            </w:r>
            <w:r>
              <w:rPr>
                <w:noProof/>
                <w:webHidden/>
              </w:rPr>
              <w:fldChar w:fldCharType="begin"/>
            </w:r>
            <w:r>
              <w:rPr>
                <w:noProof/>
                <w:webHidden/>
              </w:rPr>
              <w:instrText xml:space="preserve"> PAGEREF _Toc382487404 \h </w:instrText>
            </w:r>
          </w:ins>
          <w:r>
            <w:rPr>
              <w:noProof/>
              <w:webHidden/>
            </w:rPr>
          </w:r>
          <w:r>
            <w:rPr>
              <w:noProof/>
              <w:webHidden/>
            </w:rPr>
            <w:fldChar w:fldCharType="separate"/>
          </w:r>
          <w:ins w:id="79" w:author="Björn Genfors" w:date="2014-03-13T15:21:00Z">
            <w:r>
              <w:rPr>
                <w:noProof/>
                <w:webHidden/>
              </w:rPr>
              <w:t>21</w:t>
            </w:r>
          </w:ins>
          <w:ins w:id="80" w:author="Björn Genfors" w:date="2014-03-13T15:20:00Z">
            <w:r>
              <w:rPr>
                <w:noProof/>
                <w:webHidden/>
              </w:rPr>
              <w:fldChar w:fldCharType="end"/>
            </w:r>
            <w:r w:rsidRPr="007E2195">
              <w:rPr>
                <w:rStyle w:val="Hyperlnk"/>
                <w:noProof/>
              </w:rPr>
              <w:fldChar w:fldCharType="end"/>
            </w:r>
          </w:ins>
        </w:p>
        <w:p w14:paraId="3630BD2D" w14:textId="77777777" w:rsidR="005F7AB6" w:rsidRDefault="005F7AB6">
          <w:pPr>
            <w:pStyle w:val="Innehll2"/>
            <w:tabs>
              <w:tab w:val="left" w:pos="880"/>
              <w:tab w:val="right" w:leader="dot" w:pos="8664"/>
            </w:tabs>
            <w:rPr>
              <w:ins w:id="81" w:author="Björn Genfors" w:date="2014-03-13T15:20:00Z"/>
              <w:rFonts w:asciiTheme="minorHAnsi" w:eastAsiaTheme="minorEastAsia" w:hAnsiTheme="minorHAnsi" w:cstheme="minorBidi"/>
              <w:noProof/>
              <w:sz w:val="22"/>
              <w:lang w:eastAsia="sv-SE"/>
            </w:rPr>
          </w:pPr>
          <w:ins w:id="8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"_Toc382487405"</w:instrText>
            </w:r>
            <w:r w:rsidRPr="007E2195">
              <w:rPr>
                <w:rStyle w:val="Hyperlnk"/>
                <w:noProof/>
              </w:rPr>
              <w:instrText xml:space="preserve"> </w:instrText>
            </w:r>
            <w:r w:rsidRPr="007E2195">
              <w:rPr>
                <w:rStyle w:val="Hyperlnk"/>
                <w:noProof/>
              </w:rPr>
              <w:fldChar w:fldCharType="separate"/>
            </w:r>
            <w:r w:rsidRPr="007E2195">
              <w:rPr>
                <w:rStyle w:val="Hyperlnk"/>
                <w:noProof/>
              </w:rPr>
              <w:t>4.1</w:t>
            </w:r>
            <w:r>
              <w:rPr>
                <w:rFonts w:asciiTheme="minorHAnsi" w:eastAsiaTheme="minorEastAsia" w:hAnsiTheme="minorHAnsi" w:cstheme="minorBidi"/>
                <w:noProof/>
                <w:sz w:val="22"/>
                <w:lang w:eastAsia="sv-SE"/>
              </w:rPr>
              <w:tab/>
            </w:r>
            <w:r w:rsidRPr="007E2195">
              <w:rPr>
                <w:rStyle w:val="Hyperlnk"/>
                <w:noProof/>
              </w:rPr>
              <w:t>Uppdatering av engagemangsindex</w:t>
            </w:r>
            <w:r>
              <w:rPr>
                <w:noProof/>
                <w:webHidden/>
              </w:rPr>
              <w:tab/>
            </w:r>
            <w:r>
              <w:rPr>
                <w:noProof/>
                <w:webHidden/>
              </w:rPr>
              <w:fldChar w:fldCharType="begin"/>
            </w:r>
            <w:r>
              <w:rPr>
                <w:noProof/>
                <w:webHidden/>
              </w:rPr>
              <w:instrText xml:space="preserve"> PAGEREF _Toc382487405 \h </w:instrText>
            </w:r>
          </w:ins>
          <w:r>
            <w:rPr>
              <w:noProof/>
              <w:webHidden/>
            </w:rPr>
          </w:r>
          <w:r>
            <w:rPr>
              <w:noProof/>
              <w:webHidden/>
            </w:rPr>
            <w:fldChar w:fldCharType="separate"/>
          </w:r>
          <w:ins w:id="83" w:author="Björn Genfors" w:date="2014-03-13T15:21:00Z">
            <w:r>
              <w:rPr>
                <w:noProof/>
                <w:webHidden/>
              </w:rPr>
              <w:t>21</w:t>
            </w:r>
          </w:ins>
          <w:ins w:id="84" w:author="Björn Genfors" w:date="2014-03-13T15:20:00Z">
            <w:r>
              <w:rPr>
                <w:noProof/>
                <w:webHidden/>
              </w:rPr>
              <w:fldChar w:fldCharType="end"/>
            </w:r>
            <w:r w:rsidRPr="007E2195">
              <w:rPr>
                <w:rStyle w:val="Hyperlnk"/>
                <w:noProof/>
              </w:rPr>
              <w:fldChar w:fldCharType="end"/>
            </w:r>
          </w:ins>
        </w:p>
        <w:p w14:paraId="06D63EB8" w14:textId="77777777" w:rsidR="005F7AB6" w:rsidRDefault="005F7AB6">
          <w:pPr>
            <w:pStyle w:val="Innehll2"/>
            <w:tabs>
              <w:tab w:val="left" w:pos="880"/>
              <w:tab w:val="right" w:leader="dot" w:pos="8664"/>
            </w:tabs>
            <w:rPr>
              <w:ins w:id="85" w:author="Björn Genfors" w:date="2014-03-13T15:20:00Z"/>
              <w:rFonts w:asciiTheme="minorHAnsi" w:eastAsiaTheme="minorEastAsia" w:hAnsiTheme="minorHAnsi" w:cstheme="minorBidi"/>
              <w:noProof/>
              <w:sz w:val="22"/>
              <w:lang w:eastAsia="sv-SE"/>
            </w:rPr>
          </w:pPr>
          <w:ins w:id="8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"_Toc382487406"</w:instrText>
            </w:r>
            <w:r w:rsidRPr="007E2195">
              <w:rPr>
                <w:rStyle w:val="Hyperlnk"/>
                <w:noProof/>
              </w:rPr>
              <w:instrText xml:space="preserve"> </w:instrText>
            </w:r>
            <w:r w:rsidRPr="007E2195">
              <w:rPr>
                <w:rStyle w:val="Hyperlnk"/>
                <w:noProof/>
              </w:rPr>
              <w:fldChar w:fldCharType="separate"/>
            </w:r>
            <w:r w:rsidRPr="007E2195">
              <w:rPr>
                <w:rStyle w:val="Hyperlnk"/>
                <w:noProof/>
              </w:rPr>
              <w:t>4.2</w:t>
            </w:r>
            <w:r>
              <w:rPr>
                <w:rFonts w:asciiTheme="minorHAnsi" w:eastAsiaTheme="minorEastAsia" w:hAnsiTheme="minorHAnsi" w:cstheme="minorBidi"/>
                <w:noProof/>
                <w:sz w:val="22"/>
                <w:lang w:eastAsia="sv-SE"/>
              </w:rPr>
              <w:tab/>
            </w:r>
            <w:r w:rsidRPr="007E2195">
              <w:rPr>
                <w:rStyle w:val="Hyperlnk"/>
                <w:noProof/>
              </w:rPr>
              <w:t>Informationssäkerhet och juridik</w:t>
            </w:r>
            <w:r>
              <w:rPr>
                <w:noProof/>
                <w:webHidden/>
              </w:rPr>
              <w:tab/>
            </w:r>
            <w:r>
              <w:rPr>
                <w:noProof/>
                <w:webHidden/>
              </w:rPr>
              <w:fldChar w:fldCharType="begin"/>
            </w:r>
            <w:r>
              <w:rPr>
                <w:noProof/>
                <w:webHidden/>
              </w:rPr>
              <w:instrText xml:space="preserve"> PAGEREF _Toc382487406 \h </w:instrText>
            </w:r>
          </w:ins>
          <w:r>
            <w:rPr>
              <w:noProof/>
              <w:webHidden/>
            </w:rPr>
          </w:r>
          <w:r>
            <w:rPr>
              <w:noProof/>
              <w:webHidden/>
            </w:rPr>
            <w:fldChar w:fldCharType="separate"/>
          </w:r>
          <w:ins w:id="87" w:author="Björn Genfors" w:date="2014-03-13T15:21:00Z">
            <w:r>
              <w:rPr>
                <w:noProof/>
                <w:webHidden/>
              </w:rPr>
              <w:t>23</w:t>
            </w:r>
          </w:ins>
          <w:ins w:id="88" w:author="Björn Genfors" w:date="2014-03-13T15:20:00Z">
            <w:r>
              <w:rPr>
                <w:noProof/>
                <w:webHidden/>
              </w:rPr>
              <w:fldChar w:fldCharType="end"/>
            </w:r>
            <w:r w:rsidRPr="007E2195">
              <w:rPr>
                <w:rStyle w:val="Hyperlnk"/>
                <w:noProof/>
              </w:rPr>
              <w:fldChar w:fldCharType="end"/>
            </w:r>
          </w:ins>
        </w:p>
        <w:p w14:paraId="6430C460" w14:textId="77777777" w:rsidR="005F7AB6" w:rsidRDefault="005F7AB6">
          <w:pPr>
            <w:pStyle w:val="Innehll3"/>
            <w:tabs>
              <w:tab w:val="left" w:pos="1100"/>
              <w:tab w:val="right" w:leader="dot" w:pos="8664"/>
            </w:tabs>
            <w:rPr>
              <w:ins w:id="89" w:author="Björn Genfors" w:date="2014-03-13T15:20:00Z"/>
              <w:rFonts w:asciiTheme="minorHAnsi" w:eastAsiaTheme="minorEastAsia" w:hAnsiTheme="minorHAnsi" w:cstheme="minorBidi"/>
              <w:noProof/>
              <w:sz w:val="22"/>
              <w:lang w:eastAsia="sv-SE"/>
            </w:rPr>
          </w:pPr>
          <w:ins w:id="9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"_Toc382487407"</w:instrText>
            </w:r>
            <w:r w:rsidRPr="007E2195">
              <w:rPr>
                <w:rStyle w:val="Hyperlnk"/>
                <w:noProof/>
              </w:rPr>
              <w:instrText xml:space="preserve"> </w:instrText>
            </w:r>
            <w:r w:rsidRPr="007E2195">
              <w:rPr>
                <w:rStyle w:val="Hyperlnk"/>
                <w:noProof/>
              </w:rPr>
              <w:fldChar w:fldCharType="separate"/>
            </w:r>
            <w:r w:rsidRPr="007E2195">
              <w:rPr>
                <w:rStyle w:val="Hyperlnk"/>
                <w:noProof/>
              </w:rPr>
              <w:t>4.2.1</w:t>
            </w:r>
            <w:r>
              <w:rPr>
                <w:rFonts w:asciiTheme="minorHAnsi" w:eastAsiaTheme="minorEastAsia" w:hAnsiTheme="minorHAnsi" w:cstheme="minorBidi"/>
                <w:noProof/>
                <w:sz w:val="22"/>
                <w:lang w:eastAsia="sv-SE"/>
              </w:rPr>
              <w:tab/>
            </w:r>
            <w:r w:rsidRPr="007E2195">
              <w:rPr>
                <w:rStyle w:val="Hyperlnk"/>
                <w:noProof/>
              </w:rPr>
              <w:t>Medarbetarens direktåtkomst</w:t>
            </w:r>
            <w:r>
              <w:rPr>
                <w:noProof/>
                <w:webHidden/>
              </w:rPr>
              <w:tab/>
            </w:r>
            <w:r>
              <w:rPr>
                <w:noProof/>
                <w:webHidden/>
              </w:rPr>
              <w:fldChar w:fldCharType="begin"/>
            </w:r>
            <w:r>
              <w:rPr>
                <w:noProof/>
                <w:webHidden/>
              </w:rPr>
              <w:instrText xml:space="preserve"> PAGEREF _Toc382487407 \h </w:instrText>
            </w:r>
          </w:ins>
          <w:r>
            <w:rPr>
              <w:noProof/>
              <w:webHidden/>
            </w:rPr>
          </w:r>
          <w:r>
            <w:rPr>
              <w:noProof/>
              <w:webHidden/>
            </w:rPr>
            <w:fldChar w:fldCharType="separate"/>
          </w:r>
          <w:ins w:id="91" w:author="Björn Genfors" w:date="2014-03-13T15:21:00Z">
            <w:r>
              <w:rPr>
                <w:noProof/>
                <w:webHidden/>
              </w:rPr>
              <w:t>23</w:t>
            </w:r>
          </w:ins>
          <w:ins w:id="92" w:author="Björn Genfors" w:date="2014-03-13T15:20:00Z">
            <w:r>
              <w:rPr>
                <w:noProof/>
                <w:webHidden/>
              </w:rPr>
              <w:fldChar w:fldCharType="end"/>
            </w:r>
            <w:r w:rsidRPr="007E2195">
              <w:rPr>
                <w:rStyle w:val="Hyperlnk"/>
                <w:noProof/>
              </w:rPr>
              <w:fldChar w:fldCharType="end"/>
            </w:r>
          </w:ins>
        </w:p>
        <w:p w14:paraId="3DEA852B" w14:textId="77777777" w:rsidR="005F7AB6" w:rsidRDefault="005F7AB6">
          <w:pPr>
            <w:pStyle w:val="Innehll3"/>
            <w:tabs>
              <w:tab w:val="left" w:pos="1100"/>
              <w:tab w:val="right" w:leader="dot" w:pos="8664"/>
            </w:tabs>
            <w:rPr>
              <w:ins w:id="93" w:author="Björn Genfors" w:date="2014-03-13T15:20:00Z"/>
              <w:rFonts w:asciiTheme="minorHAnsi" w:eastAsiaTheme="minorEastAsia" w:hAnsiTheme="minorHAnsi" w:cstheme="minorBidi"/>
              <w:noProof/>
              <w:sz w:val="22"/>
              <w:lang w:eastAsia="sv-SE"/>
            </w:rPr>
          </w:pPr>
          <w:ins w:id="9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"_Toc382487408"</w:instrText>
            </w:r>
            <w:r w:rsidRPr="007E2195">
              <w:rPr>
                <w:rStyle w:val="Hyperlnk"/>
                <w:noProof/>
              </w:rPr>
              <w:instrText xml:space="preserve"> </w:instrText>
            </w:r>
            <w:r w:rsidRPr="007E2195">
              <w:rPr>
                <w:rStyle w:val="Hyperlnk"/>
                <w:noProof/>
              </w:rPr>
              <w:fldChar w:fldCharType="separate"/>
            </w:r>
            <w:r w:rsidRPr="007E2195">
              <w:rPr>
                <w:rStyle w:val="Hyperlnk"/>
                <w:noProof/>
              </w:rPr>
              <w:t>4.2.2</w:t>
            </w:r>
            <w:r>
              <w:rPr>
                <w:rFonts w:asciiTheme="minorHAnsi" w:eastAsiaTheme="minorEastAsia" w:hAnsiTheme="minorHAnsi" w:cstheme="minorBidi"/>
                <w:noProof/>
                <w:sz w:val="22"/>
                <w:lang w:eastAsia="sv-SE"/>
              </w:rPr>
              <w:tab/>
            </w:r>
            <w:r w:rsidRPr="007E2195">
              <w:rPr>
                <w:rStyle w:val="Hyperlnk"/>
                <w:noProof/>
              </w:rPr>
              <w:t>Patientens direktåtkomst</w:t>
            </w:r>
            <w:r>
              <w:rPr>
                <w:noProof/>
                <w:webHidden/>
              </w:rPr>
              <w:tab/>
            </w:r>
            <w:r>
              <w:rPr>
                <w:noProof/>
                <w:webHidden/>
              </w:rPr>
              <w:fldChar w:fldCharType="begin"/>
            </w:r>
            <w:r>
              <w:rPr>
                <w:noProof/>
                <w:webHidden/>
              </w:rPr>
              <w:instrText xml:space="preserve"> PAGEREF _Toc382487408 \h </w:instrText>
            </w:r>
          </w:ins>
          <w:r>
            <w:rPr>
              <w:noProof/>
              <w:webHidden/>
            </w:rPr>
          </w:r>
          <w:r>
            <w:rPr>
              <w:noProof/>
              <w:webHidden/>
            </w:rPr>
            <w:fldChar w:fldCharType="separate"/>
          </w:r>
          <w:ins w:id="95" w:author="Björn Genfors" w:date="2014-03-13T15:21:00Z">
            <w:r>
              <w:rPr>
                <w:noProof/>
                <w:webHidden/>
              </w:rPr>
              <w:t>24</w:t>
            </w:r>
          </w:ins>
          <w:ins w:id="96" w:author="Björn Genfors" w:date="2014-03-13T15:20:00Z">
            <w:r>
              <w:rPr>
                <w:noProof/>
                <w:webHidden/>
              </w:rPr>
              <w:fldChar w:fldCharType="end"/>
            </w:r>
            <w:r w:rsidRPr="007E2195">
              <w:rPr>
                <w:rStyle w:val="Hyperlnk"/>
                <w:noProof/>
              </w:rPr>
              <w:fldChar w:fldCharType="end"/>
            </w:r>
          </w:ins>
        </w:p>
        <w:p w14:paraId="6903AAD8" w14:textId="77777777" w:rsidR="005F7AB6" w:rsidRDefault="005F7AB6">
          <w:pPr>
            <w:pStyle w:val="Innehll3"/>
            <w:tabs>
              <w:tab w:val="left" w:pos="1100"/>
              <w:tab w:val="right" w:leader="dot" w:pos="8664"/>
            </w:tabs>
            <w:rPr>
              <w:ins w:id="97" w:author="Björn Genfors" w:date="2014-03-13T15:20:00Z"/>
              <w:rFonts w:asciiTheme="minorHAnsi" w:eastAsiaTheme="minorEastAsia" w:hAnsiTheme="minorHAnsi" w:cstheme="minorBidi"/>
              <w:noProof/>
              <w:sz w:val="22"/>
              <w:lang w:eastAsia="sv-SE"/>
            </w:rPr>
          </w:pPr>
          <w:ins w:id="9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"_Toc382487409"</w:instrText>
            </w:r>
            <w:r w:rsidRPr="007E2195">
              <w:rPr>
                <w:rStyle w:val="Hyperlnk"/>
                <w:noProof/>
              </w:rPr>
              <w:instrText xml:space="preserve"> </w:instrText>
            </w:r>
            <w:r w:rsidRPr="007E2195">
              <w:rPr>
                <w:rStyle w:val="Hyperlnk"/>
                <w:noProof/>
              </w:rPr>
              <w:fldChar w:fldCharType="separate"/>
            </w:r>
            <w:r w:rsidRPr="007E2195">
              <w:rPr>
                <w:rStyle w:val="Hyperlnk"/>
                <w:noProof/>
              </w:rPr>
              <w:t>4.2.3</w:t>
            </w:r>
            <w:r>
              <w:rPr>
                <w:rFonts w:asciiTheme="minorHAnsi" w:eastAsiaTheme="minorEastAsia" w:hAnsiTheme="minorHAnsi" w:cstheme="minorBidi"/>
                <w:noProof/>
                <w:sz w:val="22"/>
                <w:lang w:eastAsia="sv-SE"/>
              </w:rPr>
              <w:tab/>
            </w:r>
            <w:r w:rsidRPr="007E2195">
              <w:rPr>
                <w:rStyle w:val="Hyperlnk"/>
                <w:noProof/>
              </w:rPr>
              <w:t>Generellt</w:t>
            </w:r>
            <w:r>
              <w:rPr>
                <w:noProof/>
                <w:webHidden/>
              </w:rPr>
              <w:tab/>
            </w:r>
            <w:r>
              <w:rPr>
                <w:noProof/>
                <w:webHidden/>
              </w:rPr>
              <w:fldChar w:fldCharType="begin"/>
            </w:r>
            <w:r>
              <w:rPr>
                <w:noProof/>
                <w:webHidden/>
              </w:rPr>
              <w:instrText xml:space="preserve"> PAGEREF _Toc382487409 \h </w:instrText>
            </w:r>
          </w:ins>
          <w:r>
            <w:rPr>
              <w:noProof/>
              <w:webHidden/>
            </w:rPr>
          </w:r>
          <w:r>
            <w:rPr>
              <w:noProof/>
              <w:webHidden/>
            </w:rPr>
            <w:fldChar w:fldCharType="separate"/>
          </w:r>
          <w:ins w:id="99" w:author="Björn Genfors" w:date="2014-03-13T15:21:00Z">
            <w:r>
              <w:rPr>
                <w:noProof/>
                <w:webHidden/>
              </w:rPr>
              <w:t>24</w:t>
            </w:r>
          </w:ins>
          <w:ins w:id="100" w:author="Björn Genfors" w:date="2014-03-13T15:20:00Z">
            <w:r>
              <w:rPr>
                <w:noProof/>
                <w:webHidden/>
              </w:rPr>
              <w:fldChar w:fldCharType="end"/>
            </w:r>
            <w:r w:rsidRPr="007E2195">
              <w:rPr>
                <w:rStyle w:val="Hyperlnk"/>
                <w:noProof/>
              </w:rPr>
              <w:fldChar w:fldCharType="end"/>
            </w:r>
          </w:ins>
        </w:p>
        <w:p w14:paraId="4CBE13B5" w14:textId="77777777" w:rsidR="005F7AB6" w:rsidRDefault="005F7AB6">
          <w:pPr>
            <w:pStyle w:val="Innehll2"/>
            <w:tabs>
              <w:tab w:val="left" w:pos="880"/>
              <w:tab w:val="right" w:leader="dot" w:pos="8664"/>
            </w:tabs>
            <w:rPr>
              <w:ins w:id="101" w:author="Björn Genfors" w:date="2014-03-13T15:20:00Z"/>
              <w:rFonts w:asciiTheme="minorHAnsi" w:eastAsiaTheme="minorEastAsia" w:hAnsiTheme="minorHAnsi" w:cstheme="minorBidi"/>
              <w:noProof/>
              <w:sz w:val="22"/>
              <w:lang w:eastAsia="sv-SE"/>
            </w:rPr>
          </w:pPr>
          <w:ins w:id="10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"_Toc382487410"</w:instrText>
            </w:r>
            <w:r w:rsidRPr="007E2195">
              <w:rPr>
                <w:rStyle w:val="Hyperlnk"/>
                <w:noProof/>
              </w:rPr>
              <w:instrText xml:space="preserve"> </w:instrText>
            </w:r>
            <w:r w:rsidRPr="007E2195">
              <w:rPr>
                <w:rStyle w:val="Hyperlnk"/>
                <w:noProof/>
              </w:rPr>
              <w:fldChar w:fldCharType="separate"/>
            </w:r>
            <w:r w:rsidRPr="007E2195">
              <w:rPr>
                <w:rStyle w:val="Hyperlnk"/>
                <w:noProof/>
              </w:rPr>
              <w:t>4.3</w:t>
            </w:r>
            <w:r>
              <w:rPr>
                <w:rFonts w:asciiTheme="minorHAnsi" w:eastAsiaTheme="minorEastAsia" w:hAnsiTheme="minorHAnsi" w:cstheme="minorBidi"/>
                <w:noProof/>
                <w:sz w:val="22"/>
                <w:lang w:eastAsia="sv-SE"/>
              </w:rPr>
              <w:tab/>
            </w:r>
            <w:r w:rsidRPr="007E2195">
              <w:rPr>
                <w:rStyle w:val="Hyperlnk"/>
                <w:noProof/>
              </w:rPr>
              <w:t>Icke funktionella krav</w:t>
            </w:r>
            <w:r>
              <w:rPr>
                <w:noProof/>
                <w:webHidden/>
              </w:rPr>
              <w:tab/>
            </w:r>
            <w:r>
              <w:rPr>
                <w:noProof/>
                <w:webHidden/>
              </w:rPr>
              <w:fldChar w:fldCharType="begin"/>
            </w:r>
            <w:r>
              <w:rPr>
                <w:noProof/>
                <w:webHidden/>
              </w:rPr>
              <w:instrText xml:space="preserve"> PAGEREF _Toc382487410 \h </w:instrText>
            </w:r>
          </w:ins>
          <w:r>
            <w:rPr>
              <w:noProof/>
              <w:webHidden/>
            </w:rPr>
          </w:r>
          <w:r>
            <w:rPr>
              <w:noProof/>
              <w:webHidden/>
            </w:rPr>
            <w:fldChar w:fldCharType="separate"/>
          </w:r>
          <w:ins w:id="103" w:author="Björn Genfors" w:date="2014-03-13T15:21:00Z">
            <w:r>
              <w:rPr>
                <w:noProof/>
                <w:webHidden/>
              </w:rPr>
              <w:t>24</w:t>
            </w:r>
          </w:ins>
          <w:ins w:id="104" w:author="Björn Genfors" w:date="2014-03-13T15:20:00Z">
            <w:r>
              <w:rPr>
                <w:noProof/>
                <w:webHidden/>
              </w:rPr>
              <w:fldChar w:fldCharType="end"/>
            </w:r>
            <w:r w:rsidRPr="007E2195">
              <w:rPr>
                <w:rStyle w:val="Hyperlnk"/>
                <w:noProof/>
              </w:rPr>
              <w:fldChar w:fldCharType="end"/>
            </w:r>
          </w:ins>
        </w:p>
        <w:p w14:paraId="3306EE88" w14:textId="77777777" w:rsidR="005F7AB6" w:rsidRDefault="005F7AB6">
          <w:pPr>
            <w:pStyle w:val="Innehll3"/>
            <w:tabs>
              <w:tab w:val="left" w:pos="1100"/>
              <w:tab w:val="right" w:leader="dot" w:pos="8664"/>
            </w:tabs>
            <w:rPr>
              <w:ins w:id="105" w:author="Björn Genfors" w:date="2014-03-13T15:20:00Z"/>
              <w:rFonts w:asciiTheme="minorHAnsi" w:eastAsiaTheme="minorEastAsia" w:hAnsiTheme="minorHAnsi" w:cstheme="minorBidi"/>
              <w:noProof/>
              <w:sz w:val="22"/>
              <w:lang w:eastAsia="sv-SE"/>
            </w:rPr>
          </w:pPr>
          <w:ins w:id="10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"_Toc382487411"</w:instrText>
            </w:r>
            <w:r w:rsidRPr="007E2195">
              <w:rPr>
                <w:rStyle w:val="Hyperlnk"/>
                <w:noProof/>
              </w:rPr>
              <w:instrText xml:space="preserve"> </w:instrText>
            </w:r>
            <w:r w:rsidRPr="007E2195">
              <w:rPr>
                <w:rStyle w:val="Hyperlnk"/>
                <w:noProof/>
              </w:rPr>
              <w:fldChar w:fldCharType="separate"/>
            </w:r>
            <w:r w:rsidRPr="007E2195">
              <w:rPr>
                <w:rStyle w:val="Hyperlnk"/>
                <w:noProof/>
              </w:rPr>
              <w:t>4.3.1</w:t>
            </w:r>
            <w:r>
              <w:rPr>
                <w:rFonts w:asciiTheme="minorHAnsi" w:eastAsiaTheme="minorEastAsia" w:hAnsiTheme="minorHAnsi" w:cstheme="minorBidi"/>
                <w:noProof/>
                <w:sz w:val="22"/>
                <w:lang w:eastAsia="sv-SE"/>
              </w:rPr>
              <w:tab/>
            </w:r>
            <w:r w:rsidRPr="007E2195">
              <w:rPr>
                <w:rStyle w:val="Hyperlnk"/>
                <w:noProof/>
              </w:rPr>
              <w:t>SLA krav</w:t>
            </w:r>
            <w:r>
              <w:rPr>
                <w:noProof/>
                <w:webHidden/>
              </w:rPr>
              <w:tab/>
            </w:r>
            <w:r>
              <w:rPr>
                <w:noProof/>
                <w:webHidden/>
              </w:rPr>
              <w:fldChar w:fldCharType="begin"/>
            </w:r>
            <w:r>
              <w:rPr>
                <w:noProof/>
                <w:webHidden/>
              </w:rPr>
              <w:instrText xml:space="preserve"> PAGEREF _Toc382487411 \h </w:instrText>
            </w:r>
          </w:ins>
          <w:r>
            <w:rPr>
              <w:noProof/>
              <w:webHidden/>
            </w:rPr>
          </w:r>
          <w:r>
            <w:rPr>
              <w:noProof/>
              <w:webHidden/>
            </w:rPr>
            <w:fldChar w:fldCharType="separate"/>
          </w:r>
          <w:ins w:id="107" w:author="Björn Genfors" w:date="2014-03-13T15:21:00Z">
            <w:r>
              <w:rPr>
                <w:noProof/>
                <w:webHidden/>
              </w:rPr>
              <w:t>24</w:t>
            </w:r>
          </w:ins>
          <w:ins w:id="108" w:author="Björn Genfors" w:date="2014-03-13T15:20:00Z">
            <w:r>
              <w:rPr>
                <w:noProof/>
                <w:webHidden/>
              </w:rPr>
              <w:fldChar w:fldCharType="end"/>
            </w:r>
            <w:r w:rsidRPr="007E2195">
              <w:rPr>
                <w:rStyle w:val="Hyperlnk"/>
                <w:noProof/>
              </w:rPr>
              <w:fldChar w:fldCharType="end"/>
            </w:r>
          </w:ins>
        </w:p>
        <w:p w14:paraId="2BF9A0D6" w14:textId="77777777" w:rsidR="005F7AB6" w:rsidRDefault="005F7AB6">
          <w:pPr>
            <w:pStyle w:val="Innehll3"/>
            <w:tabs>
              <w:tab w:val="left" w:pos="1100"/>
              <w:tab w:val="right" w:leader="dot" w:pos="8664"/>
            </w:tabs>
            <w:rPr>
              <w:ins w:id="109" w:author="Björn Genfors" w:date="2014-03-13T15:20:00Z"/>
              <w:rFonts w:asciiTheme="minorHAnsi" w:eastAsiaTheme="minorEastAsia" w:hAnsiTheme="minorHAnsi" w:cstheme="minorBidi"/>
              <w:noProof/>
              <w:sz w:val="22"/>
              <w:lang w:eastAsia="sv-SE"/>
            </w:rPr>
          </w:pPr>
          <w:ins w:id="11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"_Toc382487412"</w:instrText>
            </w:r>
            <w:r w:rsidRPr="007E2195">
              <w:rPr>
                <w:rStyle w:val="Hyperlnk"/>
                <w:noProof/>
              </w:rPr>
              <w:instrText xml:space="preserve"> </w:instrText>
            </w:r>
            <w:r w:rsidRPr="007E2195">
              <w:rPr>
                <w:rStyle w:val="Hyperlnk"/>
                <w:noProof/>
              </w:rPr>
              <w:fldChar w:fldCharType="separate"/>
            </w:r>
            <w:r w:rsidRPr="007E2195">
              <w:rPr>
                <w:rStyle w:val="Hyperlnk"/>
                <w:noProof/>
              </w:rPr>
              <w:t>4.3.2</w:t>
            </w:r>
            <w:r>
              <w:rPr>
                <w:rFonts w:asciiTheme="minorHAnsi" w:eastAsiaTheme="minorEastAsia" w:hAnsiTheme="minorHAnsi" w:cstheme="minorBidi"/>
                <w:noProof/>
                <w:sz w:val="22"/>
                <w:lang w:eastAsia="sv-SE"/>
              </w:rPr>
              <w:tab/>
            </w:r>
            <w:r w:rsidRPr="007E2195">
              <w:rPr>
                <w:rStyle w:val="Hyperlnk"/>
                <w:noProof/>
              </w:rPr>
              <w:t>Övriga krav och regler</w:t>
            </w:r>
            <w:r>
              <w:rPr>
                <w:noProof/>
                <w:webHidden/>
              </w:rPr>
              <w:tab/>
            </w:r>
            <w:r>
              <w:rPr>
                <w:noProof/>
                <w:webHidden/>
              </w:rPr>
              <w:fldChar w:fldCharType="begin"/>
            </w:r>
            <w:r>
              <w:rPr>
                <w:noProof/>
                <w:webHidden/>
              </w:rPr>
              <w:instrText xml:space="preserve"> PAGEREF _Toc382487412 \h </w:instrText>
            </w:r>
          </w:ins>
          <w:r>
            <w:rPr>
              <w:noProof/>
              <w:webHidden/>
            </w:rPr>
          </w:r>
          <w:r>
            <w:rPr>
              <w:noProof/>
              <w:webHidden/>
            </w:rPr>
            <w:fldChar w:fldCharType="separate"/>
          </w:r>
          <w:ins w:id="111" w:author="Björn Genfors" w:date="2014-03-13T15:21:00Z">
            <w:r>
              <w:rPr>
                <w:noProof/>
                <w:webHidden/>
              </w:rPr>
              <w:t>25</w:t>
            </w:r>
          </w:ins>
          <w:ins w:id="112" w:author="Björn Genfors" w:date="2014-03-13T15:20:00Z">
            <w:r>
              <w:rPr>
                <w:noProof/>
                <w:webHidden/>
              </w:rPr>
              <w:fldChar w:fldCharType="end"/>
            </w:r>
            <w:r w:rsidRPr="007E2195">
              <w:rPr>
                <w:rStyle w:val="Hyperlnk"/>
                <w:noProof/>
              </w:rPr>
              <w:fldChar w:fldCharType="end"/>
            </w:r>
          </w:ins>
        </w:p>
        <w:p w14:paraId="229C0BE2" w14:textId="77777777" w:rsidR="005F7AB6" w:rsidRDefault="005F7AB6">
          <w:pPr>
            <w:pStyle w:val="Innehll2"/>
            <w:tabs>
              <w:tab w:val="left" w:pos="880"/>
              <w:tab w:val="right" w:leader="dot" w:pos="8664"/>
            </w:tabs>
            <w:rPr>
              <w:ins w:id="113" w:author="Björn Genfors" w:date="2014-03-13T15:20:00Z"/>
              <w:rFonts w:asciiTheme="minorHAnsi" w:eastAsiaTheme="minorEastAsia" w:hAnsiTheme="minorHAnsi" w:cstheme="minorBidi"/>
              <w:noProof/>
              <w:sz w:val="22"/>
              <w:lang w:eastAsia="sv-SE"/>
            </w:rPr>
          </w:pPr>
          <w:ins w:id="11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"_Toc382487413"</w:instrText>
            </w:r>
            <w:r w:rsidRPr="007E2195">
              <w:rPr>
                <w:rStyle w:val="Hyperlnk"/>
                <w:noProof/>
              </w:rPr>
              <w:instrText xml:space="preserve"> </w:instrText>
            </w:r>
            <w:r w:rsidRPr="007E2195">
              <w:rPr>
                <w:rStyle w:val="Hyperlnk"/>
                <w:noProof/>
              </w:rPr>
              <w:fldChar w:fldCharType="separate"/>
            </w:r>
            <w:r w:rsidRPr="007E2195">
              <w:rPr>
                <w:rStyle w:val="Hyperlnk"/>
                <w:noProof/>
              </w:rPr>
              <w:t>4.4</w:t>
            </w:r>
            <w:r>
              <w:rPr>
                <w:rFonts w:asciiTheme="minorHAnsi" w:eastAsiaTheme="minorEastAsia" w:hAnsiTheme="minorHAnsi" w:cstheme="minorBidi"/>
                <w:noProof/>
                <w:sz w:val="22"/>
                <w:lang w:eastAsia="sv-SE"/>
              </w:rPr>
              <w:tab/>
            </w:r>
            <w:r w:rsidRPr="007E2195">
              <w:rPr>
                <w:rStyle w:val="Hyperlnk"/>
                <w:noProof/>
              </w:rPr>
              <w:t>Felhantering</w:t>
            </w:r>
            <w:r>
              <w:rPr>
                <w:noProof/>
                <w:webHidden/>
              </w:rPr>
              <w:tab/>
            </w:r>
            <w:r>
              <w:rPr>
                <w:noProof/>
                <w:webHidden/>
              </w:rPr>
              <w:fldChar w:fldCharType="begin"/>
            </w:r>
            <w:r>
              <w:rPr>
                <w:noProof/>
                <w:webHidden/>
              </w:rPr>
              <w:instrText xml:space="preserve"> PAGEREF _Toc382487413 \h </w:instrText>
            </w:r>
          </w:ins>
          <w:r>
            <w:rPr>
              <w:noProof/>
              <w:webHidden/>
            </w:rPr>
          </w:r>
          <w:r>
            <w:rPr>
              <w:noProof/>
              <w:webHidden/>
            </w:rPr>
            <w:fldChar w:fldCharType="separate"/>
          </w:r>
          <w:ins w:id="115" w:author="Björn Genfors" w:date="2014-03-13T15:21:00Z">
            <w:r>
              <w:rPr>
                <w:noProof/>
                <w:webHidden/>
              </w:rPr>
              <w:t>26</w:t>
            </w:r>
          </w:ins>
          <w:ins w:id="116" w:author="Björn Genfors" w:date="2014-03-13T15:20:00Z">
            <w:r>
              <w:rPr>
                <w:noProof/>
                <w:webHidden/>
              </w:rPr>
              <w:fldChar w:fldCharType="end"/>
            </w:r>
            <w:r w:rsidRPr="007E2195">
              <w:rPr>
                <w:rStyle w:val="Hyperlnk"/>
                <w:noProof/>
              </w:rPr>
              <w:fldChar w:fldCharType="end"/>
            </w:r>
          </w:ins>
        </w:p>
        <w:p w14:paraId="5780A448" w14:textId="77777777" w:rsidR="005F7AB6" w:rsidRDefault="005F7AB6">
          <w:pPr>
            <w:pStyle w:val="Innehll3"/>
            <w:tabs>
              <w:tab w:val="left" w:pos="1100"/>
              <w:tab w:val="right" w:leader="dot" w:pos="8664"/>
            </w:tabs>
            <w:rPr>
              <w:ins w:id="117" w:author="Björn Genfors" w:date="2014-03-13T15:20:00Z"/>
              <w:rFonts w:asciiTheme="minorHAnsi" w:eastAsiaTheme="minorEastAsia" w:hAnsiTheme="minorHAnsi" w:cstheme="minorBidi"/>
              <w:noProof/>
              <w:sz w:val="22"/>
              <w:lang w:eastAsia="sv-SE"/>
            </w:rPr>
          </w:pPr>
          <w:ins w:id="11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"_Toc382487414"</w:instrText>
            </w:r>
            <w:r w:rsidRPr="007E2195">
              <w:rPr>
                <w:rStyle w:val="Hyperlnk"/>
                <w:noProof/>
              </w:rPr>
              <w:instrText xml:space="preserve"> </w:instrText>
            </w:r>
            <w:r w:rsidRPr="007E2195">
              <w:rPr>
                <w:rStyle w:val="Hyperlnk"/>
                <w:noProof/>
              </w:rPr>
              <w:fldChar w:fldCharType="separate"/>
            </w:r>
            <w:r w:rsidRPr="007E2195">
              <w:rPr>
                <w:rStyle w:val="Hyperlnk"/>
                <w:noProof/>
              </w:rPr>
              <w:t>4.4.1</w:t>
            </w:r>
            <w:r>
              <w:rPr>
                <w:rFonts w:asciiTheme="minorHAnsi" w:eastAsiaTheme="minorEastAsia" w:hAnsiTheme="minorHAnsi" w:cstheme="minorBidi"/>
                <w:noProof/>
                <w:sz w:val="22"/>
                <w:lang w:eastAsia="sv-SE"/>
              </w:rPr>
              <w:tab/>
            </w:r>
            <w:r w:rsidRPr="007E2195">
              <w:rPr>
                <w:rStyle w:val="Hyperlnk"/>
                <w:noProof/>
              </w:rPr>
              <w:t>Krav på en tjänsteproducent</w:t>
            </w:r>
            <w:r>
              <w:rPr>
                <w:noProof/>
                <w:webHidden/>
              </w:rPr>
              <w:tab/>
            </w:r>
            <w:r>
              <w:rPr>
                <w:noProof/>
                <w:webHidden/>
              </w:rPr>
              <w:fldChar w:fldCharType="begin"/>
            </w:r>
            <w:r>
              <w:rPr>
                <w:noProof/>
                <w:webHidden/>
              </w:rPr>
              <w:instrText xml:space="preserve"> PAGEREF _Toc382487414 \h </w:instrText>
            </w:r>
          </w:ins>
          <w:r>
            <w:rPr>
              <w:noProof/>
              <w:webHidden/>
            </w:rPr>
          </w:r>
          <w:r>
            <w:rPr>
              <w:noProof/>
              <w:webHidden/>
            </w:rPr>
            <w:fldChar w:fldCharType="separate"/>
          </w:r>
          <w:ins w:id="119" w:author="Björn Genfors" w:date="2014-03-13T15:21:00Z">
            <w:r>
              <w:rPr>
                <w:noProof/>
                <w:webHidden/>
              </w:rPr>
              <w:t>26</w:t>
            </w:r>
          </w:ins>
          <w:ins w:id="120" w:author="Björn Genfors" w:date="2014-03-13T15:20:00Z">
            <w:r>
              <w:rPr>
                <w:noProof/>
                <w:webHidden/>
              </w:rPr>
              <w:fldChar w:fldCharType="end"/>
            </w:r>
            <w:r w:rsidRPr="007E2195">
              <w:rPr>
                <w:rStyle w:val="Hyperlnk"/>
                <w:noProof/>
              </w:rPr>
              <w:fldChar w:fldCharType="end"/>
            </w:r>
          </w:ins>
        </w:p>
        <w:p w14:paraId="7D2B4D6C" w14:textId="77777777" w:rsidR="005F7AB6" w:rsidRDefault="005F7AB6">
          <w:pPr>
            <w:pStyle w:val="Innehll3"/>
            <w:tabs>
              <w:tab w:val="left" w:pos="1100"/>
              <w:tab w:val="right" w:leader="dot" w:pos="8664"/>
            </w:tabs>
            <w:rPr>
              <w:ins w:id="121" w:author="Björn Genfors" w:date="2014-03-13T15:20:00Z"/>
              <w:rFonts w:asciiTheme="minorHAnsi" w:eastAsiaTheme="minorEastAsia" w:hAnsiTheme="minorHAnsi" w:cstheme="minorBidi"/>
              <w:noProof/>
              <w:sz w:val="22"/>
              <w:lang w:eastAsia="sv-SE"/>
            </w:rPr>
          </w:pPr>
          <w:ins w:id="12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"_Toc382487415"</w:instrText>
            </w:r>
            <w:r w:rsidRPr="007E2195">
              <w:rPr>
                <w:rStyle w:val="Hyperlnk"/>
                <w:noProof/>
              </w:rPr>
              <w:instrText xml:space="preserve"> </w:instrText>
            </w:r>
            <w:r w:rsidRPr="007E2195">
              <w:rPr>
                <w:rStyle w:val="Hyperlnk"/>
                <w:noProof/>
              </w:rPr>
              <w:fldChar w:fldCharType="separate"/>
            </w:r>
            <w:r w:rsidRPr="007E2195">
              <w:rPr>
                <w:rStyle w:val="Hyperlnk"/>
                <w:noProof/>
              </w:rPr>
              <w:t>4.4.2</w:t>
            </w:r>
            <w:r>
              <w:rPr>
                <w:rFonts w:asciiTheme="minorHAnsi" w:eastAsiaTheme="minorEastAsia" w:hAnsiTheme="minorHAnsi" w:cstheme="minorBidi"/>
                <w:noProof/>
                <w:sz w:val="22"/>
                <w:lang w:eastAsia="sv-SE"/>
              </w:rPr>
              <w:tab/>
            </w:r>
            <w:r w:rsidRPr="007E2195">
              <w:rPr>
                <w:rStyle w:val="Hyperlnk"/>
                <w:noProof/>
              </w:rPr>
              <w:t>Krav på en tjänstekonsument</w:t>
            </w:r>
            <w:r>
              <w:rPr>
                <w:noProof/>
                <w:webHidden/>
              </w:rPr>
              <w:tab/>
            </w:r>
            <w:r>
              <w:rPr>
                <w:noProof/>
                <w:webHidden/>
              </w:rPr>
              <w:fldChar w:fldCharType="begin"/>
            </w:r>
            <w:r>
              <w:rPr>
                <w:noProof/>
                <w:webHidden/>
              </w:rPr>
              <w:instrText xml:space="preserve"> PAGEREF _Toc382487415 \h </w:instrText>
            </w:r>
          </w:ins>
          <w:r>
            <w:rPr>
              <w:noProof/>
              <w:webHidden/>
            </w:rPr>
          </w:r>
          <w:r>
            <w:rPr>
              <w:noProof/>
              <w:webHidden/>
            </w:rPr>
            <w:fldChar w:fldCharType="separate"/>
          </w:r>
          <w:ins w:id="123" w:author="Björn Genfors" w:date="2014-03-13T15:21:00Z">
            <w:r>
              <w:rPr>
                <w:noProof/>
                <w:webHidden/>
              </w:rPr>
              <w:t>26</w:t>
            </w:r>
          </w:ins>
          <w:ins w:id="124" w:author="Björn Genfors" w:date="2014-03-13T15:20:00Z">
            <w:r>
              <w:rPr>
                <w:noProof/>
                <w:webHidden/>
              </w:rPr>
              <w:fldChar w:fldCharType="end"/>
            </w:r>
            <w:r w:rsidRPr="007E2195">
              <w:rPr>
                <w:rStyle w:val="Hyperlnk"/>
                <w:noProof/>
              </w:rPr>
              <w:fldChar w:fldCharType="end"/>
            </w:r>
          </w:ins>
        </w:p>
        <w:p w14:paraId="01461E53" w14:textId="77777777" w:rsidR="005F7AB6" w:rsidRDefault="005F7AB6">
          <w:pPr>
            <w:pStyle w:val="Innehll1"/>
            <w:tabs>
              <w:tab w:val="left" w:pos="400"/>
              <w:tab w:val="right" w:leader="dot" w:pos="8664"/>
            </w:tabs>
            <w:rPr>
              <w:ins w:id="125" w:author="Björn Genfors" w:date="2014-03-13T15:20:00Z"/>
              <w:rFonts w:asciiTheme="minorHAnsi" w:eastAsiaTheme="minorEastAsia" w:hAnsiTheme="minorHAnsi" w:cstheme="minorBidi"/>
              <w:noProof/>
              <w:sz w:val="22"/>
              <w:lang w:eastAsia="sv-SE"/>
            </w:rPr>
          </w:pPr>
          <w:ins w:id="12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"_Toc382487416"</w:instrText>
            </w:r>
            <w:r w:rsidRPr="007E2195">
              <w:rPr>
                <w:rStyle w:val="Hyperlnk"/>
                <w:noProof/>
              </w:rPr>
              <w:instrText xml:space="preserve"> </w:instrText>
            </w:r>
            <w:r w:rsidRPr="007E2195">
              <w:rPr>
                <w:rStyle w:val="Hyperlnk"/>
                <w:noProof/>
              </w:rPr>
              <w:fldChar w:fldCharType="separate"/>
            </w:r>
            <w:r w:rsidRPr="007E2195">
              <w:rPr>
                <w:rStyle w:val="Hyperlnk"/>
                <w:noProof/>
              </w:rPr>
              <w:t>5</w:t>
            </w:r>
            <w:r>
              <w:rPr>
                <w:rFonts w:asciiTheme="minorHAnsi" w:eastAsiaTheme="minorEastAsia" w:hAnsiTheme="minorHAnsi" w:cstheme="minorBidi"/>
                <w:noProof/>
                <w:sz w:val="22"/>
                <w:lang w:eastAsia="sv-SE"/>
              </w:rPr>
              <w:tab/>
            </w:r>
            <w:r w:rsidRPr="007E2195">
              <w:rPr>
                <w:rStyle w:val="Hyperlnk"/>
                <w:noProof/>
              </w:rPr>
              <w:t>Gemensamma informationskomponenter</w:t>
            </w:r>
            <w:r>
              <w:rPr>
                <w:noProof/>
                <w:webHidden/>
              </w:rPr>
              <w:tab/>
            </w:r>
            <w:r>
              <w:rPr>
                <w:noProof/>
                <w:webHidden/>
              </w:rPr>
              <w:fldChar w:fldCharType="begin"/>
            </w:r>
            <w:r>
              <w:rPr>
                <w:noProof/>
                <w:webHidden/>
              </w:rPr>
              <w:instrText xml:space="preserve"> PAGEREF _Toc382487416 \h </w:instrText>
            </w:r>
          </w:ins>
          <w:r>
            <w:rPr>
              <w:noProof/>
              <w:webHidden/>
            </w:rPr>
          </w:r>
          <w:r>
            <w:rPr>
              <w:noProof/>
              <w:webHidden/>
            </w:rPr>
            <w:fldChar w:fldCharType="separate"/>
          </w:r>
          <w:ins w:id="127" w:author="Björn Genfors" w:date="2014-03-13T15:21:00Z">
            <w:r>
              <w:rPr>
                <w:noProof/>
                <w:webHidden/>
              </w:rPr>
              <w:t>27</w:t>
            </w:r>
          </w:ins>
          <w:ins w:id="128" w:author="Björn Genfors" w:date="2014-03-13T15:20:00Z">
            <w:r>
              <w:rPr>
                <w:noProof/>
                <w:webHidden/>
              </w:rPr>
              <w:fldChar w:fldCharType="end"/>
            </w:r>
            <w:r w:rsidRPr="007E2195">
              <w:rPr>
                <w:rStyle w:val="Hyperlnk"/>
                <w:noProof/>
              </w:rPr>
              <w:fldChar w:fldCharType="end"/>
            </w:r>
          </w:ins>
        </w:p>
        <w:p w14:paraId="7A0613D1" w14:textId="77777777" w:rsidR="005F7AB6" w:rsidRDefault="005F7AB6">
          <w:pPr>
            <w:pStyle w:val="Innehll1"/>
            <w:tabs>
              <w:tab w:val="left" w:pos="400"/>
              <w:tab w:val="right" w:leader="dot" w:pos="8664"/>
            </w:tabs>
            <w:rPr>
              <w:ins w:id="129" w:author="Björn Genfors" w:date="2014-03-13T15:20:00Z"/>
              <w:rFonts w:asciiTheme="minorHAnsi" w:eastAsiaTheme="minorEastAsia" w:hAnsiTheme="minorHAnsi" w:cstheme="minorBidi"/>
              <w:noProof/>
              <w:sz w:val="22"/>
              <w:lang w:eastAsia="sv-SE"/>
            </w:rPr>
          </w:pPr>
          <w:ins w:id="130" w:author="Björn Genfors" w:date="2014-03-13T15:20:00Z">
            <w:r w:rsidRPr="007E2195">
              <w:rPr>
                <w:rStyle w:val="Hyperlnk"/>
                <w:noProof/>
              </w:rPr>
              <w:lastRenderedPageBreak/>
              <w:fldChar w:fldCharType="begin"/>
            </w:r>
            <w:r w:rsidRPr="007E2195">
              <w:rPr>
                <w:rStyle w:val="Hyperlnk"/>
                <w:noProof/>
              </w:rPr>
              <w:instrText xml:space="preserve"> </w:instrText>
            </w:r>
            <w:r>
              <w:rPr>
                <w:noProof/>
              </w:rPr>
              <w:instrText>HYPERLINK \l "_Toc382487417"</w:instrText>
            </w:r>
            <w:r w:rsidRPr="007E2195">
              <w:rPr>
                <w:rStyle w:val="Hyperlnk"/>
                <w:noProof/>
              </w:rPr>
              <w:instrText xml:space="preserve"> </w:instrText>
            </w:r>
            <w:r w:rsidRPr="007E2195">
              <w:rPr>
                <w:rStyle w:val="Hyperlnk"/>
                <w:noProof/>
              </w:rPr>
              <w:fldChar w:fldCharType="separate"/>
            </w:r>
            <w:r w:rsidRPr="007E2195">
              <w:rPr>
                <w:rStyle w:val="Hyperlnk"/>
                <w:noProof/>
              </w:rPr>
              <w:t>6</w:t>
            </w:r>
            <w:r>
              <w:rPr>
                <w:rFonts w:asciiTheme="minorHAnsi" w:eastAsiaTheme="minorEastAsia" w:hAnsiTheme="minorHAnsi" w:cstheme="minorBidi"/>
                <w:noProof/>
                <w:sz w:val="22"/>
                <w:lang w:eastAsia="sv-SE"/>
              </w:rPr>
              <w:tab/>
            </w:r>
            <w:r w:rsidRPr="007E2195">
              <w:rPr>
                <w:rStyle w:val="Hyperlnk"/>
                <w:noProof/>
              </w:rPr>
              <w:t>Tjänstedomänens meddelandemodeller</w:t>
            </w:r>
            <w:r>
              <w:rPr>
                <w:noProof/>
                <w:webHidden/>
              </w:rPr>
              <w:tab/>
            </w:r>
            <w:r>
              <w:rPr>
                <w:noProof/>
                <w:webHidden/>
              </w:rPr>
              <w:fldChar w:fldCharType="begin"/>
            </w:r>
            <w:r>
              <w:rPr>
                <w:noProof/>
                <w:webHidden/>
              </w:rPr>
              <w:instrText xml:space="preserve"> PAGEREF _Toc382487417 \h </w:instrText>
            </w:r>
          </w:ins>
          <w:r>
            <w:rPr>
              <w:noProof/>
              <w:webHidden/>
            </w:rPr>
          </w:r>
          <w:r>
            <w:rPr>
              <w:noProof/>
              <w:webHidden/>
            </w:rPr>
            <w:fldChar w:fldCharType="separate"/>
          </w:r>
          <w:ins w:id="131" w:author="Björn Genfors" w:date="2014-03-13T15:21:00Z">
            <w:r>
              <w:rPr>
                <w:noProof/>
                <w:webHidden/>
              </w:rPr>
              <w:t>28</w:t>
            </w:r>
          </w:ins>
          <w:ins w:id="132" w:author="Björn Genfors" w:date="2014-03-13T15:20:00Z">
            <w:r>
              <w:rPr>
                <w:noProof/>
                <w:webHidden/>
              </w:rPr>
              <w:fldChar w:fldCharType="end"/>
            </w:r>
            <w:r w:rsidRPr="007E2195">
              <w:rPr>
                <w:rStyle w:val="Hyperlnk"/>
                <w:noProof/>
              </w:rPr>
              <w:fldChar w:fldCharType="end"/>
            </w:r>
          </w:ins>
        </w:p>
        <w:p w14:paraId="56332592" w14:textId="77777777" w:rsidR="005F7AB6" w:rsidRDefault="005F7AB6">
          <w:pPr>
            <w:pStyle w:val="Innehll2"/>
            <w:tabs>
              <w:tab w:val="left" w:pos="880"/>
              <w:tab w:val="right" w:leader="dot" w:pos="8664"/>
            </w:tabs>
            <w:rPr>
              <w:ins w:id="133" w:author="Björn Genfors" w:date="2014-03-13T15:20:00Z"/>
              <w:rFonts w:asciiTheme="minorHAnsi" w:eastAsiaTheme="minorEastAsia" w:hAnsiTheme="minorHAnsi" w:cstheme="minorBidi"/>
              <w:noProof/>
              <w:sz w:val="22"/>
              <w:lang w:eastAsia="sv-SE"/>
            </w:rPr>
          </w:pPr>
          <w:ins w:id="13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"_Toc382487418"</w:instrText>
            </w:r>
            <w:r w:rsidRPr="007E2195">
              <w:rPr>
                <w:rStyle w:val="Hyperlnk"/>
                <w:noProof/>
              </w:rPr>
              <w:instrText xml:space="preserve"> </w:instrText>
            </w:r>
            <w:r w:rsidRPr="007E2195">
              <w:rPr>
                <w:rStyle w:val="Hyperlnk"/>
                <w:noProof/>
              </w:rPr>
              <w:fldChar w:fldCharType="separate"/>
            </w:r>
            <w:r w:rsidRPr="007E2195">
              <w:rPr>
                <w:rStyle w:val="Hyperlnk"/>
                <w:noProof/>
              </w:rPr>
              <w:t>6.1</w:t>
            </w:r>
            <w:r>
              <w:rPr>
                <w:rFonts w:asciiTheme="minorHAnsi" w:eastAsiaTheme="minorEastAsia" w:hAnsiTheme="minorHAnsi" w:cstheme="minorBidi"/>
                <w:noProof/>
                <w:sz w:val="22"/>
                <w:lang w:eastAsia="sv-SE"/>
              </w:rPr>
              <w:tab/>
            </w:r>
            <w:r w:rsidRPr="007E2195">
              <w:rPr>
                <w:rStyle w:val="Hyperlnk"/>
                <w:noProof/>
              </w:rPr>
              <w:t>V-MIM Vård- och omsorgsdokument</w:t>
            </w:r>
            <w:r>
              <w:rPr>
                <w:noProof/>
                <w:webHidden/>
              </w:rPr>
              <w:tab/>
            </w:r>
            <w:r>
              <w:rPr>
                <w:noProof/>
                <w:webHidden/>
              </w:rPr>
              <w:fldChar w:fldCharType="begin"/>
            </w:r>
            <w:r>
              <w:rPr>
                <w:noProof/>
                <w:webHidden/>
              </w:rPr>
              <w:instrText xml:space="preserve"> PAGEREF _Toc382487418 \h </w:instrText>
            </w:r>
          </w:ins>
          <w:r>
            <w:rPr>
              <w:noProof/>
              <w:webHidden/>
            </w:rPr>
          </w:r>
          <w:r>
            <w:rPr>
              <w:noProof/>
              <w:webHidden/>
            </w:rPr>
            <w:fldChar w:fldCharType="separate"/>
          </w:r>
          <w:ins w:id="135" w:author="Björn Genfors" w:date="2014-03-13T15:21:00Z">
            <w:r>
              <w:rPr>
                <w:noProof/>
                <w:webHidden/>
              </w:rPr>
              <w:t>28</w:t>
            </w:r>
          </w:ins>
          <w:ins w:id="136" w:author="Björn Genfors" w:date="2014-03-13T15:20:00Z">
            <w:r>
              <w:rPr>
                <w:noProof/>
                <w:webHidden/>
              </w:rPr>
              <w:fldChar w:fldCharType="end"/>
            </w:r>
            <w:r w:rsidRPr="007E2195">
              <w:rPr>
                <w:rStyle w:val="Hyperlnk"/>
                <w:noProof/>
              </w:rPr>
              <w:fldChar w:fldCharType="end"/>
            </w:r>
          </w:ins>
        </w:p>
        <w:p w14:paraId="033545F5" w14:textId="77777777" w:rsidR="005F7AB6" w:rsidRDefault="005F7AB6">
          <w:pPr>
            <w:pStyle w:val="Innehll2"/>
            <w:tabs>
              <w:tab w:val="left" w:pos="880"/>
              <w:tab w:val="right" w:leader="dot" w:pos="8664"/>
            </w:tabs>
            <w:rPr>
              <w:ins w:id="137" w:author="Björn Genfors" w:date="2014-03-13T15:20:00Z"/>
              <w:rFonts w:asciiTheme="minorHAnsi" w:eastAsiaTheme="minorEastAsia" w:hAnsiTheme="minorHAnsi" w:cstheme="minorBidi"/>
              <w:noProof/>
              <w:sz w:val="22"/>
              <w:lang w:eastAsia="sv-SE"/>
            </w:rPr>
          </w:pPr>
          <w:ins w:id="13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"_Toc382487419"</w:instrText>
            </w:r>
            <w:r w:rsidRPr="007E2195">
              <w:rPr>
                <w:rStyle w:val="Hyperlnk"/>
                <w:noProof/>
              </w:rPr>
              <w:instrText xml:space="preserve"> </w:instrText>
            </w:r>
            <w:r w:rsidRPr="007E2195">
              <w:rPr>
                <w:rStyle w:val="Hyperlnk"/>
                <w:noProof/>
              </w:rPr>
              <w:fldChar w:fldCharType="separate"/>
            </w:r>
            <w:r w:rsidRPr="007E2195">
              <w:rPr>
                <w:rStyle w:val="Hyperlnk"/>
                <w:noProof/>
              </w:rPr>
              <w:t>6.2</w:t>
            </w:r>
            <w:r>
              <w:rPr>
                <w:rFonts w:asciiTheme="minorHAnsi" w:eastAsiaTheme="minorEastAsia" w:hAnsiTheme="minorHAnsi" w:cstheme="minorBidi"/>
                <w:noProof/>
                <w:sz w:val="22"/>
                <w:lang w:eastAsia="sv-SE"/>
              </w:rPr>
              <w:tab/>
            </w:r>
            <w:r w:rsidRPr="007E2195">
              <w:rPr>
                <w:rStyle w:val="Hyperlnk"/>
                <w:noProof/>
              </w:rPr>
              <w:t>V-MIM Diagnos</w:t>
            </w:r>
            <w:r>
              <w:rPr>
                <w:noProof/>
                <w:webHidden/>
              </w:rPr>
              <w:tab/>
            </w:r>
            <w:r>
              <w:rPr>
                <w:noProof/>
                <w:webHidden/>
              </w:rPr>
              <w:fldChar w:fldCharType="begin"/>
            </w:r>
            <w:r>
              <w:rPr>
                <w:noProof/>
                <w:webHidden/>
              </w:rPr>
              <w:instrText xml:space="preserve"> PAGEREF _Toc382487419 \h </w:instrText>
            </w:r>
          </w:ins>
          <w:r>
            <w:rPr>
              <w:noProof/>
              <w:webHidden/>
            </w:rPr>
          </w:r>
          <w:r>
            <w:rPr>
              <w:noProof/>
              <w:webHidden/>
            </w:rPr>
            <w:fldChar w:fldCharType="separate"/>
          </w:r>
          <w:ins w:id="139" w:author="Björn Genfors" w:date="2014-03-13T15:21:00Z">
            <w:r>
              <w:rPr>
                <w:noProof/>
                <w:webHidden/>
              </w:rPr>
              <w:t>32</w:t>
            </w:r>
          </w:ins>
          <w:ins w:id="140" w:author="Björn Genfors" w:date="2014-03-13T15:20:00Z">
            <w:r>
              <w:rPr>
                <w:noProof/>
                <w:webHidden/>
              </w:rPr>
              <w:fldChar w:fldCharType="end"/>
            </w:r>
            <w:r w:rsidRPr="007E2195">
              <w:rPr>
                <w:rStyle w:val="Hyperlnk"/>
                <w:noProof/>
              </w:rPr>
              <w:fldChar w:fldCharType="end"/>
            </w:r>
          </w:ins>
        </w:p>
        <w:p w14:paraId="2DC97B68" w14:textId="77777777" w:rsidR="005F7AB6" w:rsidRDefault="005F7AB6">
          <w:pPr>
            <w:pStyle w:val="Innehll2"/>
            <w:tabs>
              <w:tab w:val="left" w:pos="880"/>
              <w:tab w:val="right" w:leader="dot" w:pos="8664"/>
            </w:tabs>
            <w:rPr>
              <w:ins w:id="141" w:author="Björn Genfors" w:date="2014-03-13T15:20:00Z"/>
              <w:rFonts w:asciiTheme="minorHAnsi" w:eastAsiaTheme="minorEastAsia" w:hAnsiTheme="minorHAnsi" w:cstheme="minorBidi"/>
              <w:noProof/>
              <w:sz w:val="22"/>
              <w:lang w:eastAsia="sv-SE"/>
            </w:rPr>
          </w:pPr>
          <w:ins w:id="14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"_Toc382487420"</w:instrText>
            </w:r>
            <w:r w:rsidRPr="007E2195">
              <w:rPr>
                <w:rStyle w:val="Hyperlnk"/>
                <w:noProof/>
              </w:rPr>
              <w:instrText xml:space="preserve"> </w:instrText>
            </w:r>
            <w:r w:rsidRPr="007E2195">
              <w:rPr>
                <w:rStyle w:val="Hyperlnk"/>
                <w:noProof/>
              </w:rPr>
              <w:fldChar w:fldCharType="separate"/>
            </w:r>
            <w:r w:rsidRPr="007E2195">
              <w:rPr>
                <w:rStyle w:val="Hyperlnk"/>
                <w:noProof/>
              </w:rPr>
              <w:t>6.3</w:t>
            </w:r>
            <w:r>
              <w:rPr>
                <w:rFonts w:asciiTheme="minorHAnsi" w:eastAsiaTheme="minorEastAsia" w:hAnsiTheme="minorHAnsi" w:cstheme="minorBidi"/>
                <w:noProof/>
                <w:sz w:val="22"/>
                <w:lang w:eastAsia="sv-SE"/>
              </w:rPr>
              <w:tab/>
            </w:r>
            <w:r w:rsidRPr="007E2195">
              <w:rPr>
                <w:rStyle w:val="Hyperlnk"/>
                <w:noProof/>
              </w:rPr>
              <w:t>V-MIM Uppmärksamhetsinformation</w:t>
            </w:r>
            <w:r>
              <w:rPr>
                <w:noProof/>
                <w:webHidden/>
              </w:rPr>
              <w:tab/>
            </w:r>
            <w:r>
              <w:rPr>
                <w:noProof/>
                <w:webHidden/>
              </w:rPr>
              <w:fldChar w:fldCharType="begin"/>
            </w:r>
            <w:r>
              <w:rPr>
                <w:noProof/>
                <w:webHidden/>
              </w:rPr>
              <w:instrText xml:space="preserve"> PAGEREF _Toc382487420 \h </w:instrText>
            </w:r>
          </w:ins>
          <w:r>
            <w:rPr>
              <w:noProof/>
              <w:webHidden/>
            </w:rPr>
          </w:r>
          <w:r>
            <w:rPr>
              <w:noProof/>
              <w:webHidden/>
            </w:rPr>
            <w:fldChar w:fldCharType="separate"/>
          </w:r>
          <w:ins w:id="143" w:author="Björn Genfors" w:date="2014-03-13T15:21:00Z">
            <w:r>
              <w:rPr>
                <w:noProof/>
                <w:webHidden/>
              </w:rPr>
              <w:t>34</w:t>
            </w:r>
          </w:ins>
          <w:ins w:id="144" w:author="Björn Genfors" w:date="2014-03-13T15:20:00Z">
            <w:r>
              <w:rPr>
                <w:noProof/>
                <w:webHidden/>
              </w:rPr>
              <w:fldChar w:fldCharType="end"/>
            </w:r>
            <w:r w:rsidRPr="007E2195">
              <w:rPr>
                <w:rStyle w:val="Hyperlnk"/>
                <w:noProof/>
              </w:rPr>
              <w:fldChar w:fldCharType="end"/>
            </w:r>
          </w:ins>
        </w:p>
        <w:p w14:paraId="25900F7D" w14:textId="77777777" w:rsidR="005F7AB6" w:rsidRDefault="005F7AB6">
          <w:pPr>
            <w:pStyle w:val="Innehll1"/>
            <w:tabs>
              <w:tab w:val="left" w:pos="400"/>
              <w:tab w:val="right" w:leader="dot" w:pos="8664"/>
            </w:tabs>
            <w:rPr>
              <w:ins w:id="145" w:author="Björn Genfors" w:date="2014-03-13T15:20:00Z"/>
              <w:rFonts w:asciiTheme="minorHAnsi" w:eastAsiaTheme="minorEastAsia" w:hAnsiTheme="minorHAnsi" w:cstheme="minorBidi"/>
              <w:noProof/>
              <w:sz w:val="22"/>
              <w:lang w:eastAsia="sv-SE"/>
            </w:rPr>
          </w:pPr>
          <w:ins w:id="14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"_Toc382487421"</w:instrText>
            </w:r>
            <w:r w:rsidRPr="007E2195">
              <w:rPr>
                <w:rStyle w:val="Hyperlnk"/>
                <w:noProof/>
              </w:rPr>
              <w:instrText xml:space="preserve"> </w:instrText>
            </w:r>
            <w:r w:rsidRPr="007E2195">
              <w:rPr>
                <w:rStyle w:val="Hyperlnk"/>
                <w:noProof/>
              </w:rPr>
              <w:fldChar w:fldCharType="separate"/>
            </w:r>
            <w:r w:rsidRPr="007E2195">
              <w:rPr>
                <w:rStyle w:val="Hyperlnk"/>
                <w:noProof/>
              </w:rPr>
              <w:t>7</w:t>
            </w:r>
            <w:r>
              <w:rPr>
                <w:rFonts w:asciiTheme="minorHAnsi" w:eastAsiaTheme="minorEastAsia" w:hAnsiTheme="minorHAnsi" w:cstheme="minorBidi"/>
                <w:noProof/>
                <w:sz w:val="22"/>
                <w:lang w:eastAsia="sv-SE"/>
              </w:rPr>
              <w:tab/>
            </w:r>
            <w:r w:rsidRPr="007E2195">
              <w:rPr>
                <w:rStyle w:val="Hyperlnk"/>
                <w:noProof/>
              </w:rPr>
              <w:t>Tjänstekontrakt</w:t>
            </w:r>
            <w:r>
              <w:rPr>
                <w:noProof/>
                <w:webHidden/>
              </w:rPr>
              <w:tab/>
            </w:r>
            <w:r>
              <w:rPr>
                <w:noProof/>
                <w:webHidden/>
              </w:rPr>
              <w:fldChar w:fldCharType="begin"/>
            </w:r>
            <w:r>
              <w:rPr>
                <w:noProof/>
                <w:webHidden/>
              </w:rPr>
              <w:instrText xml:space="preserve"> PAGEREF _Toc382487421 \h </w:instrText>
            </w:r>
          </w:ins>
          <w:r>
            <w:rPr>
              <w:noProof/>
              <w:webHidden/>
            </w:rPr>
          </w:r>
          <w:r>
            <w:rPr>
              <w:noProof/>
              <w:webHidden/>
            </w:rPr>
            <w:fldChar w:fldCharType="separate"/>
          </w:r>
          <w:ins w:id="147" w:author="Björn Genfors" w:date="2014-03-13T15:21:00Z">
            <w:r>
              <w:rPr>
                <w:noProof/>
                <w:webHidden/>
              </w:rPr>
              <w:t>40</w:t>
            </w:r>
          </w:ins>
          <w:ins w:id="148" w:author="Björn Genfors" w:date="2014-03-13T15:20:00Z">
            <w:r>
              <w:rPr>
                <w:noProof/>
                <w:webHidden/>
              </w:rPr>
              <w:fldChar w:fldCharType="end"/>
            </w:r>
            <w:r w:rsidRPr="007E2195">
              <w:rPr>
                <w:rStyle w:val="Hyperlnk"/>
                <w:noProof/>
              </w:rPr>
              <w:fldChar w:fldCharType="end"/>
            </w:r>
          </w:ins>
        </w:p>
        <w:p w14:paraId="22AEFC90" w14:textId="77777777" w:rsidR="005F7AB6" w:rsidRDefault="005F7AB6">
          <w:pPr>
            <w:pStyle w:val="Innehll2"/>
            <w:tabs>
              <w:tab w:val="left" w:pos="880"/>
              <w:tab w:val="right" w:leader="dot" w:pos="8664"/>
            </w:tabs>
            <w:rPr>
              <w:ins w:id="149" w:author="Björn Genfors" w:date="2014-03-13T15:20:00Z"/>
              <w:rFonts w:asciiTheme="minorHAnsi" w:eastAsiaTheme="minorEastAsia" w:hAnsiTheme="minorHAnsi" w:cstheme="minorBidi"/>
              <w:noProof/>
              <w:sz w:val="22"/>
              <w:lang w:eastAsia="sv-SE"/>
            </w:rPr>
          </w:pPr>
          <w:ins w:id="15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"_Toc382487422"</w:instrText>
            </w:r>
            <w:r w:rsidRPr="007E2195">
              <w:rPr>
                <w:rStyle w:val="Hyperlnk"/>
                <w:noProof/>
              </w:rPr>
              <w:instrText xml:space="preserve"> </w:instrText>
            </w:r>
            <w:r w:rsidRPr="007E2195">
              <w:rPr>
                <w:rStyle w:val="Hyperlnk"/>
                <w:noProof/>
              </w:rPr>
              <w:fldChar w:fldCharType="separate"/>
            </w:r>
            <w:r w:rsidRPr="007E2195">
              <w:rPr>
                <w:rStyle w:val="Hyperlnk"/>
                <w:noProof/>
              </w:rPr>
              <w:t>7.1</w:t>
            </w:r>
            <w:r>
              <w:rPr>
                <w:rFonts w:asciiTheme="minorHAnsi" w:eastAsiaTheme="minorEastAsia" w:hAnsiTheme="minorHAnsi" w:cstheme="minorBidi"/>
                <w:noProof/>
                <w:sz w:val="22"/>
                <w:lang w:eastAsia="sv-SE"/>
              </w:rPr>
              <w:tab/>
            </w:r>
            <w:r w:rsidRPr="007E2195">
              <w:rPr>
                <w:rStyle w:val="Hyperlnk"/>
                <w:noProof/>
              </w:rPr>
              <w:t>GetCareDocumentation</w:t>
            </w:r>
            <w:r>
              <w:rPr>
                <w:noProof/>
                <w:webHidden/>
              </w:rPr>
              <w:tab/>
            </w:r>
            <w:r>
              <w:rPr>
                <w:noProof/>
                <w:webHidden/>
              </w:rPr>
              <w:fldChar w:fldCharType="begin"/>
            </w:r>
            <w:r>
              <w:rPr>
                <w:noProof/>
                <w:webHidden/>
              </w:rPr>
              <w:instrText xml:space="preserve"> PAGEREF _Toc382487422 \h </w:instrText>
            </w:r>
          </w:ins>
          <w:r>
            <w:rPr>
              <w:noProof/>
              <w:webHidden/>
            </w:rPr>
          </w:r>
          <w:r>
            <w:rPr>
              <w:noProof/>
              <w:webHidden/>
            </w:rPr>
            <w:fldChar w:fldCharType="separate"/>
          </w:r>
          <w:ins w:id="151" w:author="Björn Genfors" w:date="2014-03-13T15:21:00Z">
            <w:r>
              <w:rPr>
                <w:noProof/>
                <w:webHidden/>
              </w:rPr>
              <w:t>40</w:t>
            </w:r>
          </w:ins>
          <w:ins w:id="152" w:author="Björn Genfors" w:date="2014-03-13T15:20:00Z">
            <w:r>
              <w:rPr>
                <w:noProof/>
                <w:webHidden/>
              </w:rPr>
              <w:fldChar w:fldCharType="end"/>
            </w:r>
            <w:r w:rsidRPr="007E2195">
              <w:rPr>
                <w:rStyle w:val="Hyperlnk"/>
                <w:noProof/>
              </w:rPr>
              <w:fldChar w:fldCharType="end"/>
            </w:r>
          </w:ins>
        </w:p>
        <w:p w14:paraId="2E1BE519" w14:textId="77777777" w:rsidR="005F7AB6" w:rsidRDefault="005F7AB6">
          <w:pPr>
            <w:pStyle w:val="Innehll3"/>
            <w:tabs>
              <w:tab w:val="left" w:pos="1100"/>
              <w:tab w:val="right" w:leader="dot" w:pos="8664"/>
            </w:tabs>
            <w:rPr>
              <w:ins w:id="153" w:author="Björn Genfors" w:date="2014-03-13T15:20:00Z"/>
              <w:rFonts w:asciiTheme="minorHAnsi" w:eastAsiaTheme="minorEastAsia" w:hAnsiTheme="minorHAnsi" w:cstheme="minorBidi"/>
              <w:noProof/>
              <w:sz w:val="22"/>
              <w:lang w:eastAsia="sv-SE"/>
            </w:rPr>
          </w:pPr>
          <w:ins w:id="15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"_Toc382487423"</w:instrText>
            </w:r>
            <w:r w:rsidRPr="007E2195">
              <w:rPr>
                <w:rStyle w:val="Hyperlnk"/>
                <w:noProof/>
              </w:rPr>
              <w:instrText xml:space="preserve"> </w:instrText>
            </w:r>
            <w:r w:rsidRPr="007E2195">
              <w:rPr>
                <w:rStyle w:val="Hyperlnk"/>
                <w:noProof/>
              </w:rPr>
              <w:fldChar w:fldCharType="separate"/>
            </w:r>
            <w:r w:rsidRPr="007E2195">
              <w:rPr>
                <w:rStyle w:val="Hyperlnk"/>
                <w:noProof/>
              </w:rPr>
              <w:t>7.1.1</w:t>
            </w:r>
            <w:r>
              <w:rPr>
                <w:rFonts w:asciiTheme="minorHAnsi" w:eastAsiaTheme="minorEastAsia" w:hAnsiTheme="minorHAnsi" w:cstheme="minorBidi"/>
                <w:noProof/>
                <w:sz w:val="22"/>
                <w:lang w:eastAsia="sv-SE"/>
              </w:rPr>
              <w:tab/>
            </w:r>
            <w:r w:rsidRPr="007E2195">
              <w:rPr>
                <w:rStyle w:val="Hyperlnk"/>
                <w:noProof/>
              </w:rPr>
              <w:t>Version</w:t>
            </w:r>
            <w:r>
              <w:rPr>
                <w:noProof/>
                <w:webHidden/>
              </w:rPr>
              <w:tab/>
            </w:r>
            <w:r>
              <w:rPr>
                <w:noProof/>
                <w:webHidden/>
              </w:rPr>
              <w:fldChar w:fldCharType="begin"/>
            </w:r>
            <w:r>
              <w:rPr>
                <w:noProof/>
                <w:webHidden/>
              </w:rPr>
              <w:instrText xml:space="preserve"> PAGEREF _Toc382487423 \h </w:instrText>
            </w:r>
          </w:ins>
          <w:r>
            <w:rPr>
              <w:noProof/>
              <w:webHidden/>
            </w:rPr>
          </w:r>
          <w:r>
            <w:rPr>
              <w:noProof/>
              <w:webHidden/>
            </w:rPr>
            <w:fldChar w:fldCharType="separate"/>
          </w:r>
          <w:ins w:id="155" w:author="Björn Genfors" w:date="2014-03-13T15:21:00Z">
            <w:r>
              <w:rPr>
                <w:noProof/>
                <w:webHidden/>
              </w:rPr>
              <w:t>40</w:t>
            </w:r>
          </w:ins>
          <w:ins w:id="156" w:author="Björn Genfors" w:date="2014-03-13T15:20:00Z">
            <w:r>
              <w:rPr>
                <w:noProof/>
                <w:webHidden/>
              </w:rPr>
              <w:fldChar w:fldCharType="end"/>
            </w:r>
            <w:r w:rsidRPr="007E2195">
              <w:rPr>
                <w:rStyle w:val="Hyperlnk"/>
                <w:noProof/>
              </w:rPr>
              <w:fldChar w:fldCharType="end"/>
            </w:r>
          </w:ins>
        </w:p>
        <w:p w14:paraId="7F30C02D" w14:textId="77777777" w:rsidR="005F7AB6" w:rsidRDefault="005F7AB6">
          <w:pPr>
            <w:pStyle w:val="Innehll3"/>
            <w:tabs>
              <w:tab w:val="left" w:pos="1100"/>
              <w:tab w:val="right" w:leader="dot" w:pos="8664"/>
            </w:tabs>
            <w:rPr>
              <w:ins w:id="157" w:author="Björn Genfors" w:date="2014-03-13T15:20:00Z"/>
              <w:rFonts w:asciiTheme="minorHAnsi" w:eastAsiaTheme="minorEastAsia" w:hAnsiTheme="minorHAnsi" w:cstheme="minorBidi"/>
              <w:noProof/>
              <w:sz w:val="22"/>
              <w:lang w:eastAsia="sv-SE"/>
            </w:rPr>
          </w:pPr>
          <w:ins w:id="15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"_Toc382487424"</w:instrText>
            </w:r>
            <w:r w:rsidRPr="007E2195">
              <w:rPr>
                <w:rStyle w:val="Hyperlnk"/>
                <w:noProof/>
              </w:rPr>
              <w:instrText xml:space="preserve"> </w:instrText>
            </w:r>
            <w:r w:rsidRPr="007E2195">
              <w:rPr>
                <w:rStyle w:val="Hyperlnk"/>
                <w:noProof/>
              </w:rPr>
              <w:fldChar w:fldCharType="separate"/>
            </w:r>
            <w:r w:rsidRPr="007E2195">
              <w:rPr>
                <w:rStyle w:val="Hyperlnk"/>
                <w:noProof/>
              </w:rPr>
              <w:t>7.1.2</w:t>
            </w:r>
            <w:r>
              <w:rPr>
                <w:rFonts w:asciiTheme="minorHAnsi" w:eastAsiaTheme="minorEastAsia" w:hAnsiTheme="minorHAnsi" w:cstheme="minorBidi"/>
                <w:noProof/>
                <w:sz w:val="22"/>
                <w:lang w:eastAsia="sv-SE"/>
              </w:rPr>
              <w:tab/>
            </w:r>
            <w:r w:rsidRPr="007E2195">
              <w:rPr>
                <w:rStyle w:val="Hyperlnk"/>
                <w:noProof/>
              </w:rPr>
              <w:t>Gemensamma informationskomponenter</w:t>
            </w:r>
            <w:r>
              <w:rPr>
                <w:noProof/>
                <w:webHidden/>
              </w:rPr>
              <w:tab/>
            </w:r>
            <w:r>
              <w:rPr>
                <w:noProof/>
                <w:webHidden/>
              </w:rPr>
              <w:fldChar w:fldCharType="begin"/>
            </w:r>
            <w:r>
              <w:rPr>
                <w:noProof/>
                <w:webHidden/>
              </w:rPr>
              <w:instrText xml:space="preserve"> PAGEREF _Toc382487424 \h </w:instrText>
            </w:r>
          </w:ins>
          <w:r>
            <w:rPr>
              <w:noProof/>
              <w:webHidden/>
            </w:rPr>
          </w:r>
          <w:r>
            <w:rPr>
              <w:noProof/>
              <w:webHidden/>
            </w:rPr>
            <w:fldChar w:fldCharType="separate"/>
          </w:r>
          <w:ins w:id="159" w:author="Björn Genfors" w:date="2014-03-13T15:21:00Z">
            <w:r>
              <w:rPr>
                <w:noProof/>
                <w:webHidden/>
              </w:rPr>
              <w:t>40</w:t>
            </w:r>
          </w:ins>
          <w:ins w:id="160" w:author="Björn Genfors" w:date="2014-03-13T15:20:00Z">
            <w:r>
              <w:rPr>
                <w:noProof/>
                <w:webHidden/>
              </w:rPr>
              <w:fldChar w:fldCharType="end"/>
            </w:r>
            <w:r w:rsidRPr="007E2195">
              <w:rPr>
                <w:rStyle w:val="Hyperlnk"/>
                <w:noProof/>
              </w:rPr>
              <w:fldChar w:fldCharType="end"/>
            </w:r>
          </w:ins>
        </w:p>
        <w:p w14:paraId="0C498539" w14:textId="77777777" w:rsidR="005F7AB6" w:rsidRDefault="005F7AB6">
          <w:pPr>
            <w:pStyle w:val="Innehll3"/>
            <w:tabs>
              <w:tab w:val="left" w:pos="1100"/>
              <w:tab w:val="right" w:leader="dot" w:pos="8664"/>
            </w:tabs>
            <w:rPr>
              <w:ins w:id="161" w:author="Björn Genfors" w:date="2014-03-13T15:20:00Z"/>
              <w:rFonts w:asciiTheme="minorHAnsi" w:eastAsiaTheme="minorEastAsia" w:hAnsiTheme="minorHAnsi" w:cstheme="minorBidi"/>
              <w:noProof/>
              <w:sz w:val="22"/>
              <w:lang w:eastAsia="sv-SE"/>
            </w:rPr>
          </w:pPr>
          <w:ins w:id="16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"_Toc382487425"</w:instrText>
            </w:r>
            <w:r w:rsidRPr="007E2195">
              <w:rPr>
                <w:rStyle w:val="Hyperlnk"/>
                <w:noProof/>
              </w:rPr>
              <w:instrText xml:space="preserve"> </w:instrText>
            </w:r>
            <w:r w:rsidRPr="007E2195">
              <w:rPr>
                <w:rStyle w:val="Hyperlnk"/>
                <w:noProof/>
              </w:rPr>
              <w:fldChar w:fldCharType="separate"/>
            </w:r>
            <w:r w:rsidRPr="007E2195">
              <w:rPr>
                <w:rStyle w:val="Hyperlnk"/>
                <w:noProof/>
              </w:rPr>
              <w:t>7.1.3</w:t>
            </w:r>
            <w:r>
              <w:rPr>
                <w:rFonts w:asciiTheme="minorHAnsi" w:eastAsiaTheme="minorEastAsia" w:hAnsiTheme="minorHAnsi" w:cstheme="minorBidi"/>
                <w:noProof/>
                <w:sz w:val="22"/>
                <w:lang w:eastAsia="sv-SE"/>
              </w:rPr>
              <w:tab/>
            </w:r>
            <w:r w:rsidRPr="007E2195">
              <w:rPr>
                <w:rStyle w:val="Hyperlnk"/>
                <w:noProof/>
              </w:rPr>
              <w:t>DocBook-format för clinicalDocumentNoteText-fältet</w:t>
            </w:r>
            <w:r>
              <w:rPr>
                <w:noProof/>
                <w:webHidden/>
              </w:rPr>
              <w:tab/>
            </w:r>
            <w:r>
              <w:rPr>
                <w:noProof/>
                <w:webHidden/>
              </w:rPr>
              <w:fldChar w:fldCharType="begin"/>
            </w:r>
            <w:r>
              <w:rPr>
                <w:noProof/>
                <w:webHidden/>
              </w:rPr>
              <w:instrText xml:space="preserve"> PAGEREF _Toc382487425 \h </w:instrText>
            </w:r>
          </w:ins>
          <w:r>
            <w:rPr>
              <w:noProof/>
              <w:webHidden/>
            </w:rPr>
          </w:r>
          <w:r>
            <w:rPr>
              <w:noProof/>
              <w:webHidden/>
            </w:rPr>
            <w:fldChar w:fldCharType="separate"/>
          </w:r>
          <w:ins w:id="163" w:author="Björn Genfors" w:date="2014-03-13T15:21:00Z">
            <w:r>
              <w:rPr>
                <w:noProof/>
                <w:webHidden/>
              </w:rPr>
              <w:t>40</w:t>
            </w:r>
          </w:ins>
          <w:ins w:id="164" w:author="Björn Genfors" w:date="2014-03-13T15:20:00Z">
            <w:r>
              <w:rPr>
                <w:noProof/>
                <w:webHidden/>
              </w:rPr>
              <w:fldChar w:fldCharType="end"/>
            </w:r>
            <w:r w:rsidRPr="007E2195">
              <w:rPr>
                <w:rStyle w:val="Hyperlnk"/>
                <w:noProof/>
              </w:rPr>
              <w:fldChar w:fldCharType="end"/>
            </w:r>
          </w:ins>
        </w:p>
        <w:p w14:paraId="7B888D62" w14:textId="77777777" w:rsidR="005F7AB6" w:rsidRDefault="005F7AB6">
          <w:pPr>
            <w:pStyle w:val="Innehll3"/>
            <w:tabs>
              <w:tab w:val="left" w:pos="1100"/>
              <w:tab w:val="right" w:leader="dot" w:pos="8664"/>
            </w:tabs>
            <w:rPr>
              <w:ins w:id="165" w:author="Björn Genfors" w:date="2014-03-13T15:20:00Z"/>
              <w:rFonts w:asciiTheme="minorHAnsi" w:eastAsiaTheme="minorEastAsia" w:hAnsiTheme="minorHAnsi" w:cstheme="minorBidi"/>
              <w:noProof/>
              <w:sz w:val="22"/>
              <w:lang w:eastAsia="sv-SE"/>
            </w:rPr>
          </w:pPr>
          <w:ins w:id="16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"_Toc382487426"</w:instrText>
            </w:r>
            <w:r w:rsidRPr="007E2195">
              <w:rPr>
                <w:rStyle w:val="Hyperlnk"/>
                <w:noProof/>
              </w:rPr>
              <w:instrText xml:space="preserve"> </w:instrText>
            </w:r>
            <w:r w:rsidRPr="007E2195">
              <w:rPr>
                <w:rStyle w:val="Hyperlnk"/>
                <w:noProof/>
              </w:rPr>
              <w:fldChar w:fldCharType="separate"/>
            </w:r>
            <w:r w:rsidRPr="007E2195">
              <w:rPr>
                <w:rStyle w:val="Hyperlnk"/>
                <w:noProof/>
              </w:rPr>
              <w:t>7.1.4</w:t>
            </w:r>
            <w:r>
              <w:rPr>
                <w:rFonts w:asciiTheme="minorHAnsi" w:eastAsiaTheme="minorEastAsia" w:hAnsiTheme="minorHAnsi" w:cstheme="minorBidi"/>
                <w:noProof/>
                <w:sz w:val="22"/>
                <w:lang w:eastAsia="sv-SE"/>
              </w:rPr>
              <w:tab/>
            </w:r>
            <w:r w:rsidRPr="007E2195">
              <w:rPr>
                <w:rStyle w:val="Hyperlnk"/>
                <w:noProof/>
              </w:rPr>
              <w:t>Fältregler</w:t>
            </w:r>
            <w:r>
              <w:rPr>
                <w:noProof/>
                <w:webHidden/>
              </w:rPr>
              <w:tab/>
            </w:r>
            <w:r>
              <w:rPr>
                <w:noProof/>
                <w:webHidden/>
              </w:rPr>
              <w:fldChar w:fldCharType="begin"/>
            </w:r>
            <w:r>
              <w:rPr>
                <w:noProof/>
                <w:webHidden/>
              </w:rPr>
              <w:instrText xml:space="preserve"> PAGEREF _Toc382487426 \h </w:instrText>
            </w:r>
          </w:ins>
          <w:r>
            <w:rPr>
              <w:noProof/>
              <w:webHidden/>
            </w:rPr>
          </w:r>
          <w:r>
            <w:rPr>
              <w:noProof/>
              <w:webHidden/>
            </w:rPr>
            <w:fldChar w:fldCharType="separate"/>
          </w:r>
          <w:ins w:id="167" w:author="Björn Genfors" w:date="2014-03-13T15:21:00Z">
            <w:r>
              <w:rPr>
                <w:noProof/>
                <w:webHidden/>
              </w:rPr>
              <w:t>42</w:t>
            </w:r>
          </w:ins>
          <w:ins w:id="168" w:author="Björn Genfors" w:date="2014-03-13T15:20:00Z">
            <w:r>
              <w:rPr>
                <w:noProof/>
                <w:webHidden/>
              </w:rPr>
              <w:fldChar w:fldCharType="end"/>
            </w:r>
            <w:r w:rsidRPr="007E2195">
              <w:rPr>
                <w:rStyle w:val="Hyperlnk"/>
                <w:noProof/>
              </w:rPr>
              <w:fldChar w:fldCharType="end"/>
            </w:r>
          </w:ins>
        </w:p>
        <w:p w14:paraId="40A4D2DA" w14:textId="77777777" w:rsidR="005F7AB6" w:rsidRDefault="005F7AB6">
          <w:pPr>
            <w:pStyle w:val="Innehll3"/>
            <w:tabs>
              <w:tab w:val="left" w:pos="1100"/>
              <w:tab w:val="right" w:leader="dot" w:pos="8664"/>
            </w:tabs>
            <w:rPr>
              <w:ins w:id="169" w:author="Björn Genfors" w:date="2014-03-13T15:20:00Z"/>
              <w:rFonts w:asciiTheme="minorHAnsi" w:eastAsiaTheme="minorEastAsia" w:hAnsiTheme="minorHAnsi" w:cstheme="minorBidi"/>
              <w:noProof/>
              <w:sz w:val="22"/>
              <w:lang w:eastAsia="sv-SE"/>
            </w:rPr>
          </w:pPr>
          <w:ins w:id="17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"_Toc382487427"</w:instrText>
            </w:r>
            <w:r w:rsidRPr="007E2195">
              <w:rPr>
                <w:rStyle w:val="Hyperlnk"/>
                <w:noProof/>
              </w:rPr>
              <w:instrText xml:space="preserve"> </w:instrText>
            </w:r>
            <w:r w:rsidRPr="007E2195">
              <w:rPr>
                <w:rStyle w:val="Hyperlnk"/>
                <w:noProof/>
              </w:rPr>
              <w:fldChar w:fldCharType="separate"/>
            </w:r>
            <w:r w:rsidRPr="007E2195">
              <w:rPr>
                <w:rStyle w:val="Hyperlnk"/>
                <w:noProof/>
              </w:rPr>
              <w:t>7.1.5</w:t>
            </w:r>
            <w:r>
              <w:rPr>
                <w:rFonts w:asciiTheme="minorHAnsi" w:eastAsiaTheme="minorEastAsia" w:hAnsiTheme="minorHAnsi" w:cstheme="minorBidi"/>
                <w:noProof/>
                <w:sz w:val="22"/>
                <w:lang w:eastAsia="sv-SE"/>
              </w:rPr>
              <w:tab/>
            </w:r>
            <w:r w:rsidRPr="007E2195">
              <w:rPr>
                <w:rStyle w:val="Hyperlnk"/>
                <w:noProof/>
              </w:rPr>
              <w:t>Övriga regler</w:t>
            </w:r>
            <w:r>
              <w:rPr>
                <w:noProof/>
                <w:webHidden/>
              </w:rPr>
              <w:tab/>
            </w:r>
            <w:r>
              <w:rPr>
                <w:noProof/>
                <w:webHidden/>
              </w:rPr>
              <w:fldChar w:fldCharType="begin"/>
            </w:r>
            <w:r>
              <w:rPr>
                <w:noProof/>
                <w:webHidden/>
              </w:rPr>
              <w:instrText xml:space="preserve"> PAGEREF _Toc382487427 \h </w:instrText>
            </w:r>
          </w:ins>
          <w:r>
            <w:rPr>
              <w:noProof/>
              <w:webHidden/>
            </w:rPr>
          </w:r>
          <w:r>
            <w:rPr>
              <w:noProof/>
              <w:webHidden/>
            </w:rPr>
            <w:fldChar w:fldCharType="separate"/>
          </w:r>
          <w:ins w:id="171" w:author="Björn Genfors" w:date="2014-03-13T15:21:00Z">
            <w:r>
              <w:rPr>
                <w:noProof/>
                <w:webHidden/>
              </w:rPr>
              <w:t>47</w:t>
            </w:r>
          </w:ins>
          <w:ins w:id="172" w:author="Björn Genfors" w:date="2014-03-13T15:20:00Z">
            <w:r>
              <w:rPr>
                <w:noProof/>
                <w:webHidden/>
              </w:rPr>
              <w:fldChar w:fldCharType="end"/>
            </w:r>
            <w:r w:rsidRPr="007E2195">
              <w:rPr>
                <w:rStyle w:val="Hyperlnk"/>
                <w:noProof/>
              </w:rPr>
              <w:fldChar w:fldCharType="end"/>
            </w:r>
          </w:ins>
        </w:p>
        <w:p w14:paraId="0E39BE8E" w14:textId="77777777" w:rsidR="005F7AB6" w:rsidRDefault="005F7AB6">
          <w:pPr>
            <w:pStyle w:val="Innehll2"/>
            <w:tabs>
              <w:tab w:val="left" w:pos="880"/>
              <w:tab w:val="right" w:leader="dot" w:pos="8664"/>
            </w:tabs>
            <w:rPr>
              <w:ins w:id="173" w:author="Björn Genfors" w:date="2014-03-13T15:20:00Z"/>
              <w:rFonts w:asciiTheme="minorHAnsi" w:eastAsiaTheme="minorEastAsia" w:hAnsiTheme="minorHAnsi" w:cstheme="minorBidi"/>
              <w:noProof/>
              <w:sz w:val="22"/>
              <w:lang w:eastAsia="sv-SE"/>
            </w:rPr>
          </w:pPr>
          <w:ins w:id="17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"_Toc382487428"</w:instrText>
            </w:r>
            <w:r w:rsidRPr="007E2195">
              <w:rPr>
                <w:rStyle w:val="Hyperlnk"/>
                <w:noProof/>
              </w:rPr>
              <w:instrText xml:space="preserve"> </w:instrText>
            </w:r>
            <w:r w:rsidRPr="007E2195">
              <w:rPr>
                <w:rStyle w:val="Hyperlnk"/>
                <w:noProof/>
              </w:rPr>
              <w:fldChar w:fldCharType="separate"/>
            </w:r>
            <w:r w:rsidRPr="007E2195">
              <w:rPr>
                <w:rStyle w:val="Hyperlnk"/>
                <w:noProof/>
              </w:rPr>
              <w:t>7.2</w:t>
            </w:r>
            <w:r>
              <w:rPr>
                <w:rFonts w:asciiTheme="minorHAnsi" w:eastAsiaTheme="minorEastAsia" w:hAnsiTheme="minorHAnsi" w:cstheme="minorBidi"/>
                <w:noProof/>
                <w:sz w:val="22"/>
                <w:lang w:eastAsia="sv-SE"/>
              </w:rPr>
              <w:tab/>
            </w:r>
            <w:r w:rsidRPr="007E2195">
              <w:rPr>
                <w:rStyle w:val="Hyperlnk"/>
                <w:noProof/>
              </w:rPr>
              <w:t>GetDiagnosis</w:t>
            </w:r>
            <w:r>
              <w:rPr>
                <w:noProof/>
                <w:webHidden/>
              </w:rPr>
              <w:tab/>
            </w:r>
            <w:r>
              <w:rPr>
                <w:noProof/>
                <w:webHidden/>
              </w:rPr>
              <w:fldChar w:fldCharType="begin"/>
            </w:r>
            <w:r>
              <w:rPr>
                <w:noProof/>
                <w:webHidden/>
              </w:rPr>
              <w:instrText xml:space="preserve"> PAGEREF _Toc382487428 \h </w:instrText>
            </w:r>
          </w:ins>
          <w:r>
            <w:rPr>
              <w:noProof/>
              <w:webHidden/>
            </w:rPr>
          </w:r>
          <w:r>
            <w:rPr>
              <w:noProof/>
              <w:webHidden/>
            </w:rPr>
            <w:fldChar w:fldCharType="separate"/>
          </w:r>
          <w:ins w:id="175" w:author="Björn Genfors" w:date="2014-03-13T15:21:00Z">
            <w:r>
              <w:rPr>
                <w:noProof/>
                <w:webHidden/>
              </w:rPr>
              <w:t>48</w:t>
            </w:r>
          </w:ins>
          <w:ins w:id="176" w:author="Björn Genfors" w:date="2014-03-13T15:20:00Z">
            <w:r>
              <w:rPr>
                <w:noProof/>
                <w:webHidden/>
              </w:rPr>
              <w:fldChar w:fldCharType="end"/>
            </w:r>
            <w:r w:rsidRPr="007E2195">
              <w:rPr>
                <w:rStyle w:val="Hyperlnk"/>
                <w:noProof/>
              </w:rPr>
              <w:fldChar w:fldCharType="end"/>
            </w:r>
          </w:ins>
        </w:p>
        <w:p w14:paraId="584FFA64" w14:textId="77777777" w:rsidR="005F7AB6" w:rsidRDefault="005F7AB6">
          <w:pPr>
            <w:pStyle w:val="Innehll3"/>
            <w:tabs>
              <w:tab w:val="left" w:pos="1100"/>
              <w:tab w:val="right" w:leader="dot" w:pos="8664"/>
            </w:tabs>
            <w:rPr>
              <w:ins w:id="177" w:author="Björn Genfors" w:date="2014-03-13T15:20:00Z"/>
              <w:rFonts w:asciiTheme="minorHAnsi" w:eastAsiaTheme="minorEastAsia" w:hAnsiTheme="minorHAnsi" w:cstheme="minorBidi"/>
              <w:noProof/>
              <w:sz w:val="22"/>
              <w:lang w:eastAsia="sv-SE"/>
            </w:rPr>
          </w:pPr>
          <w:ins w:id="17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"_Toc382487429"</w:instrText>
            </w:r>
            <w:r w:rsidRPr="007E2195">
              <w:rPr>
                <w:rStyle w:val="Hyperlnk"/>
                <w:noProof/>
              </w:rPr>
              <w:instrText xml:space="preserve"> </w:instrText>
            </w:r>
            <w:r w:rsidRPr="007E2195">
              <w:rPr>
                <w:rStyle w:val="Hyperlnk"/>
                <w:noProof/>
              </w:rPr>
              <w:fldChar w:fldCharType="separate"/>
            </w:r>
            <w:r w:rsidRPr="007E2195">
              <w:rPr>
                <w:rStyle w:val="Hyperlnk"/>
                <w:noProof/>
              </w:rPr>
              <w:t>7.2.1</w:t>
            </w:r>
            <w:r>
              <w:rPr>
                <w:rFonts w:asciiTheme="minorHAnsi" w:eastAsiaTheme="minorEastAsia" w:hAnsiTheme="minorHAnsi" w:cstheme="minorBidi"/>
                <w:noProof/>
                <w:sz w:val="22"/>
                <w:lang w:eastAsia="sv-SE"/>
              </w:rPr>
              <w:tab/>
            </w:r>
            <w:r w:rsidRPr="007E2195">
              <w:rPr>
                <w:rStyle w:val="Hyperlnk"/>
                <w:noProof/>
              </w:rPr>
              <w:t>Version</w:t>
            </w:r>
            <w:r>
              <w:rPr>
                <w:noProof/>
                <w:webHidden/>
              </w:rPr>
              <w:tab/>
            </w:r>
            <w:r>
              <w:rPr>
                <w:noProof/>
                <w:webHidden/>
              </w:rPr>
              <w:fldChar w:fldCharType="begin"/>
            </w:r>
            <w:r>
              <w:rPr>
                <w:noProof/>
                <w:webHidden/>
              </w:rPr>
              <w:instrText xml:space="preserve"> PAGEREF _Toc382487429 \h </w:instrText>
            </w:r>
          </w:ins>
          <w:r>
            <w:rPr>
              <w:noProof/>
              <w:webHidden/>
            </w:rPr>
          </w:r>
          <w:r>
            <w:rPr>
              <w:noProof/>
              <w:webHidden/>
            </w:rPr>
            <w:fldChar w:fldCharType="separate"/>
          </w:r>
          <w:ins w:id="179" w:author="Björn Genfors" w:date="2014-03-13T15:21:00Z">
            <w:r>
              <w:rPr>
                <w:noProof/>
                <w:webHidden/>
              </w:rPr>
              <w:t>48</w:t>
            </w:r>
          </w:ins>
          <w:ins w:id="180" w:author="Björn Genfors" w:date="2014-03-13T15:20:00Z">
            <w:r>
              <w:rPr>
                <w:noProof/>
                <w:webHidden/>
              </w:rPr>
              <w:fldChar w:fldCharType="end"/>
            </w:r>
            <w:r w:rsidRPr="007E2195">
              <w:rPr>
                <w:rStyle w:val="Hyperlnk"/>
                <w:noProof/>
              </w:rPr>
              <w:fldChar w:fldCharType="end"/>
            </w:r>
          </w:ins>
        </w:p>
        <w:p w14:paraId="0F45BFFF" w14:textId="77777777" w:rsidR="005F7AB6" w:rsidRDefault="005F7AB6">
          <w:pPr>
            <w:pStyle w:val="Innehll3"/>
            <w:tabs>
              <w:tab w:val="left" w:pos="1100"/>
              <w:tab w:val="right" w:leader="dot" w:pos="8664"/>
            </w:tabs>
            <w:rPr>
              <w:ins w:id="181" w:author="Björn Genfors" w:date="2014-03-13T15:20:00Z"/>
              <w:rFonts w:asciiTheme="minorHAnsi" w:eastAsiaTheme="minorEastAsia" w:hAnsiTheme="minorHAnsi" w:cstheme="minorBidi"/>
              <w:noProof/>
              <w:sz w:val="22"/>
              <w:lang w:eastAsia="sv-SE"/>
            </w:rPr>
          </w:pPr>
          <w:ins w:id="18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"_Toc382487430"</w:instrText>
            </w:r>
            <w:r w:rsidRPr="007E2195">
              <w:rPr>
                <w:rStyle w:val="Hyperlnk"/>
                <w:noProof/>
              </w:rPr>
              <w:instrText xml:space="preserve"> </w:instrText>
            </w:r>
            <w:r w:rsidRPr="007E2195">
              <w:rPr>
                <w:rStyle w:val="Hyperlnk"/>
                <w:noProof/>
              </w:rPr>
              <w:fldChar w:fldCharType="separate"/>
            </w:r>
            <w:r w:rsidRPr="007E2195">
              <w:rPr>
                <w:rStyle w:val="Hyperlnk"/>
                <w:noProof/>
              </w:rPr>
              <w:t>7.2.2</w:t>
            </w:r>
            <w:r>
              <w:rPr>
                <w:rFonts w:asciiTheme="minorHAnsi" w:eastAsiaTheme="minorEastAsia" w:hAnsiTheme="minorHAnsi" w:cstheme="minorBidi"/>
                <w:noProof/>
                <w:sz w:val="22"/>
                <w:lang w:eastAsia="sv-SE"/>
              </w:rPr>
              <w:tab/>
            </w:r>
            <w:r w:rsidRPr="007E2195">
              <w:rPr>
                <w:rStyle w:val="Hyperlnk"/>
                <w:noProof/>
              </w:rPr>
              <w:t>Gemensamma informationskomponenter</w:t>
            </w:r>
            <w:r>
              <w:rPr>
                <w:noProof/>
                <w:webHidden/>
              </w:rPr>
              <w:tab/>
            </w:r>
            <w:r>
              <w:rPr>
                <w:noProof/>
                <w:webHidden/>
              </w:rPr>
              <w:fldChar w:fldCharType="begin"/>
            </w:r>
            <w:r>
              <w:rPr>
                <w:noProof/>
                <w:webHidden/>
              </w:rPr>
              <w:instrText xml:space="preserve"> PAGEREF _Toc382487430 \h </w:instrText>
            </w:r>
          </w:ins>
          <w:r>
            <w:rPr>
              <w:noProof/>
              <w:webHidden/>
            </w:rPr>
          </w:r>
          <w:r>
            <w:rPr>
              <w:noProof/>
              <w:webHidden/>
            </w:rPr>
            <w:fldChar w:fldCharType="separate"/>
          </w:r>
          <w:ins w:id="183" w:author="Björn Genfors" w:date="2014-03-13T15:21:00Z">
            <w:r>
              <w:rPr>
                <w:noProof/>
                <w:webHidden/>
              </w:rPr>
              <w:t>48</w:t>
            </w:r>
          </w:ins>
          <w:ins w:id="184" w:author="Björn Genfors" w:date="2014-03-13T15:20:00Z">
            <w:r>
              <w:rPr>
                <w:noProof/>
                <w:webHidden/>
              </w:rPr>
              <w:fldChar w:fldCharType="end"/>
            </w:r>
            <w:r w:rsidRPr="007E2195">
              <w:rPr>
                <w:rStyle w:val="Hyperlnk"/>
                <w:noProof/>
              </w:rPr>
              <w:fldChar w:fldCharType="end"/>
            </w:r>
          </w:ins>
        </w:p>
        <w:p w14:paraId="01E3622C" w14:textId="77777777" w:rsidR="005F7AB6" w:rsidRDefault="005F7AB6">
          <w:pPr>
            <w:pStyle w:val="Innehll3"/>
            <w:tabs>
              <w:tab w:val="left" w:pos="1100"/>
              <w:tab w:val="right" w:leader="dot" w:pos="8664"/>
            </w:tabs>
            <w:rPr>
              <w:ins w:id="185" w:author="Björn Genfors" w:date="2014-03-13T15:20:00Z"/>
              <w:rFonts w:asciiTheme="minorHAnsi" w:eastAsiaTheme="minorEastAsia" w:hAnsiTheme="minorHAnsi" w:cstheme="minorBidi"/>
              <w:noProof/>
              <w:sz w:val="22"/>
              <w:lang w:eastAsia="sv-SE"/>
            </w:rPr>
          </w:pPr>
          <w:ins w:id="18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"_Toc382487431"</w:instrText>
            </w:r>
            <w:r w:rsidRPr="007E2195">
              <w:rPr>
                <w:rStyle w:val="Hyperlnk"/>
                <w:noProof/>
              </w:rPr>
              <w:instrText xml:space="preserve"> </w:instrText>
            </w:r>
            <w:r w:rsidRPr="007E2195">
              <w:rPr>
                <w:rStyle w:val="Hyperlnk"/>
                <w:noProof/>
              </w:rPr>
              <w:fldChar w:fldCharType="separate"/>
            </w:r>
            <w:r w:rsidRPr="007E2195">
              <w:rPr>
                <w:rStyle w:val="Hyperlnk"/>
                <w:noProof/>
              </w:rPr>
              <w:t>7.2.3</w:t>
            </w:r>
            <w:r>
              <w:rPr>
                <w:rFonts w:asciiTheme="minorHAnsi" w:eastAsiaTheme="minorEastAsia" w:hAnsiTheme="minorHAnsi" w:cstheme="minorBidi"/>
                <w:noProof/>
                <w:sz w:val="22"/>
                <w:lang w:eastAsia="sv-SE"/>
              </w:rPr>
              <w:tab/>
            </w:r>
            <w:r w:rsidRPr="007E2195">
              <w:rPr>
                <w:rStyle w:val="Hyperlnk"/>
                <w:noProof/>
              </w:rPr>
              <w:t>Fältregler</w:t>
            </w:r>
            <w:r>
              <w:rPr>
                <w:noProof/>
                <w:webHidden/>
              </w:rPr>
              <w:tab/>
            </w:r>
            <w:r>
              <w:rPr>
                <w:noProof/>
                <w:webHidden/>
              </w:rPr>
              <w:fldChar w:fldCharType="begin"/>
            </w:r>
            <w:r>
              <w:rPr>
                <w:noProof/>
                <w:webHidden/>
              </w:rPr>
              <w:instrText xml:space="preserve"> PAGEREF _Toc382487431 \h </w:instrText>
            </w:r>
          </w:ins>
          <w:r>
            <w:rPr>
              <w:noProof/>
              <w:webHidden/>
            </w:rPr>
          </w:r>
          <w:r>
            <w:rPr>
              <w:noProof/>
              <w:webHidden/>
            </w:rPr>
            <w:fldChar w:fldCharType="separate"/>
          </w:r>
          <w:ins w:id="187" w:author="Björn Genfors" w:date="2014-03-13T15:21:00Z">
            <w:r>
              <w:rPr>
                <w:noProof/>
                <w:webHidden/>
              </w:rPr>
              <w:t>48</w:t>
            </w:r>
          </w:ins>
          <w:ins w:id="188" w:author="Björn Genfors" w:date="2014-03-13T15:20:00Z">
            <w:r>
              <w:rPr>
                <w:noProof/>
                <w:webHidden/>
              </w:rPr>
              <w:fldChar w:fldCharType="end"/>
            </w:r>
            <w:r w:rsidRPr="007E2195">
              <w:rPr>
                <w:rStyle w:val="Hyperlnk"/>
                <w:noProof/>
              </w:rPr>
              <w:fldChar w:fldCharType="end"/>
            </w:r>
          </w:ins>
        </w:p>
        <w:p w14:paraId="0B39DEDF" w14:textId="77777777" w:rsidR="005F7AB6" w:rsidRDefault="005F7AB6">
          <w:pPr>
            <w:pStyle w:val="Innehll3"/>
            <w:tabs>
              <w:tab w:val="left" w:pos="1100"/>
              <w:tab w:val="right" w:leader="dot" w:pos="8664"/>
            </w:tabs>
            <w:rPr>
              <w:ins w:id="189" w:author="Björn Genfors" w:date="2014-03-13T15:20:00Z"/>
              <w:rFonts w:asciiTheme="minorHAnsi" w:eastAsiaTheme="minorEastAsia" w:hAnsiTheme="minorHAnsi" w:cstheme="minorBidi"/>
              <w:noProof/>
              <w:sz w:val="22"/>
              <w:lang w:eastAsia="sv-SE"/>
            </w:rPr>
          </w:pPr>
          <w:ins w:id="19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"_Toc382487432"</w:instrText>
            </w:r>
            <w:r w:rsidRPr="007E2195">
              <w:rPr>
                <w:rStyle w:val="Hyperlnk"/>
                <w:noProof/>
              </w:rPr>
              <w:instrText xml:space="preserve"> </w:instrText>
            </w:r>
            <w:r w:rsidRPr="007E2195">
              <w:rPr>
                <w:rStyle w:val="Hyperlnk"/>
                <w:noProof/>
              </w:rPr>
              <w:fldChar w:fldCharType="separate"/>
            </w:r>
            <w:r w:rsidRPr="007E2195">
              <w:rPr>
                <w:rStyle w:val="Hyperlnk"/>
                <w:noProof/>
              </w:rPr>
              <w:t>7.2.4</w:t>
            </w:r>
            <w:r>
              <w:rPr>
                <w:rFonts w:asciiTheme="minorHAnsi" w:eastAsiaTheme="minorEastAsia" w:hAnsiTheme="minorHAnsi" w:cstheme="minorBidi"/>
                <w:noProof/>
                <w:sz w:val="22"/>
                <w:lang w:eastAsia="sv-SE"/>
              </w:rPr>
              <w:tab/>
            </w:r>
            <w:r w:rsidRPr="007E2195">
              <w:rPr>
                <w:rStyle w:val="Hyperlnk"/>
                <w:noProof/>
              </w:rPr>
              <w:t>Övriga regler</w:t>
            </w:r>
            <w:r>
              <w:rPr>
                <w:noProof/>
                <w:webHidden/>
              </w:rPr>
              <w:tab/>
            </w:r>
            <w:r>
              <w:rPr>
                <w:noProof/>
                <w:webHidden/>
              </w:rPr>
              <w:fldChar w:fldCharType="begin"/>
            </w:r>
            <w:r>
              <w:rPr>
                <w:noProof/>
                <w:webHidden/>
              </w:rPr>
              <w:instrText xml:space="preserve"> PAGEREF _Toc382487432 \h </w:instrText>
            </w:r>
          </w:ins>
          <w:r>
            <w:rPr>
              <w:noProof/>
              <w:webHidden/>
            </w:rPr>
          </w:r>
          <w:r>
            <w:rPr>
              <w:noProof/>
              <w:webHidden/>
            </w:rPr>
            <w:fldChar w:fldCharType="separate"/>
          </w:r>
          <w:ins w:id="191" w:author="Björn Genfors" w:date="2014-03-13T15:21:00Z">
            <w:r>
              <w:rPr>
                <w:noProof/>
                <w:webHidden/>
              </w:rPr>
              <w:t>52</w:t>
            </w:r>
          </w:ins>
          <w:ins w:id="192" w:author="Björn Genfors" w:date="2014-03-13T15:20:00Z">
            <w:r>
              <w:rPr>
                <w:noProof/>
                <w:webHidden/>
              </w:rPr>
              <w:fldChar w:fldCharType="end"/>
            </w:r>
            <w:r w:rsidRPr="007E2195">
              <w:rPr>
                <w:rStyle w:val="Hyperlnk"/>
                <w:noProof/>
              </w:rPr>
              <w:fldChar w:fldCharType="end"/>
            </w:r>
          </w:ins>
        </w:p>
        <w:p w14:paraId="4627BCEC" w14:textId="77777777" w:rsidR="005F7AB6" w:rsidRDefault="005F7AB6">
          <w:pPr>
            <w:pStyle w:val="Innehll2"/>
            <w:tabs>
              <w:tab w:val="left" w:pos="880"/>
              <w:tab w:val="right" w:leader="dot" w:pos="8664"/>
            </w:tabs>
            <w:rPr>
              <w:ins w:id="193" w:author="Björn Genfors" w:date="2014-03-13T15:20:00Z"/>
              <w:rFonts w:asciiTheme="minorHAnsi" w:eastAsiaTheme="minorEastAsia" w:hAnsiTheme="minorHAnsi" w:cstheme="minorBidi"/>
              <w:noProof/>
              <w:sz w:val="22"/>
              <w:lang w:eastAsia="sv-SE"/>
            </w:rPr>
          </w:pPr>
          <w:ins w:id="19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"_Toc382487433"</w:instrText>
            </w:r>
            <w:r w:rsidRPr="007E2195">
              <w:rPr>
                <w:rStyle w:val="Hyperlnk"/>
                <w:noProof/>
              </w:rPr>
              <w:instrText xml:space="preserve"> </w:instrText>
            </w:r>
            <w:r w:rsidRPr="007E2195">
              <w:rPr>
                <w:rStyle w:val="Hyperlnk"/>
                <w:noProof/>
              </w:rPr>
              <w:fldChar w:fldCharType="separate"/>
            </w:r>
            <w:r w:rsidRPr="007E2195">
              <w:rPr>
                <w:rStyle w:val="Hyperlnk"/>
                <w:noProof/>
              </w:rPr>
              <w:t>7.3</w:t>
            </w:r>
            <w:r>
              <w:rPr>
                <w:rFonts w:asciiTheme="minorHAnsi" w:eastAsiaTheme="minorEastAsia" w:hAnsiTheme="minorHAnsi" w:cstheme="minorBidi"/>
                <w:noProof/>
                <w:sz w:val="22"/>
                <w:lang w:eastAsia="sv-SE"/>
              </w:rPr>
              <w:tab/>
            </w:r>
            <w:r w:rsidRPr="007E2195">
              <w:rPr>
                <w:rStyle w:val="Hyperlnk"/>
                <w:noProof/>
              </w:rPr>
              <w:t>GetAlertInformation</w:t>
            </w:r>
            <w:r>
              <w:rPr>
                <w:noProof/>
                <w:webHidden/>
              </w:rPr>
              <w:tab/>
            </w:r>
            <w:r>
              <w:rPr>
                <w:noProof/>
                <w:webHidden/>
              </w:rPr>
              <w:fldChar w:fldCharType="begin"/>
            </w:r>
            <w:r>
              <w:rPr>
                <w:noProof/>
                <w:webHidden/>
              </w:rPr>
              <w:instrText xml:space="preserve"> PAGEREF _Toc382487433 \h </w:instrText>
            </w:r>
          </w:ins>
          <w:r>
            <w:rPr>
              <w:noProof/>
              <w:webHidden/>
            </w:rPr>
          </w:r>
          <w:r>
            <w:rPr>
              <w:noProof/>
              <w:webHidden/>
            </w:rPr>
            <w:fldChar w:fldCharType="separate"/>
          </w:r>
          <w:ins w:id="195" w:author="Björn Genfors" w:date="2014-03-13T15:21:00Z">
            <w:r>
              <w:rPr>
                <w:noProof/>
                <w:webHidden/>
              </w:rPr>
              <w:t>53</w:t>
            </w:r>
          </w:ins>
          <w:ins w:id="196" w:author="Björn Genfors" w:date="2014-03-13T15:20:00Z">
            <w:r>
              <w:rPr>
                <w:noProof/>
                <w:webHidden/>
              </w:rPr>
              <w:fldChar w:fldCharType="end"/>
            </w:r>
            <w:r w:rsidRPr="007E2195">
              <w:rPr>
                <w:rStyle w:val="Hyperlnk"/>
                <w:noProof/>
              </w:rPr>
              <w:fldChar w:fldCharType="end"/>
            </w:r>
          </w:ins>
        </w:p>
        <w:p w14:paraId="7D878522" w14:textId="77777777" w:rsidR="005F7AB6" w:rsidRDefault="005F7AB6">
          <w:pPr>
            <w:pStyle w:val="Innehll3"/>
            <w:tabs>
              <w:tab w:val="left" w:pos="1100"/>
              <w:tab w:val="right" w:leader="dot" w:pos="8664"/>
            </w:tabs>
            <w:rPr>
              <w:ins w:id="197" w:author="Björn Genfors" w:date="2014-03-13T15:20:00Z"/>
              <w:rFonts w:asciiTheme="minorHAnsi" w:eastAsiaTheme="minorEastAsia" w:hAnsiTheme="minorHAnsi" w:cstheme="minorBidi"/>
              <w:noProof/>
              <w:sz w:val="22"/>
              <w:lang w:eastAsia="sv-SE"/>
            </w:rPr>
          </w:pPr>
          <w:ins w:id="19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"_Toc382487434"</w:instrText>
            </w:r>
            <w:r w:rsidRPr="007E2195">
              <w:rPr>
                <w:rStyle w:val="Hyperlnk"/>
                <w:noProof/>
              </w:rPr>
              <w:instrText xml:space="preserve"> </w:instrText>
            </w:r>
            <w:r w:rsidRPr="007E2195">
              <w:rPr>
                <w:rStyle w:val="Hyperlnk"/>
                <w:noProof/>
              </w:rPr>
              <w:fldChar w:fldCharType="separate"/>
            </w:r>
            <w:r w:rsidRPr="007E2195">
              <w:rPr>
                <w:rStyle w:val="Hyperlnk"/>
                <w:noProof/>
              </w:rPr>
              <w:t>7.3.1</w:t>
            </w:r>
            <w:r>
              <w:rPr>
                <w:rFonts w:asciiTheme="minorHAnsi" w:eastAsiaTheme="minorEastAsia" w:hAnsiTheme="minorHAnsi" w:cstheme="minorBidi"/>
                <w:noProof/>
                <w:sz w:val="22"/>
                <w:lang w:eastAsia="sv-SE"/>
              </w:rPr>
              <w:tab/>
            </w:r>
            <w:r w:rsidRPr="007E2195">
              <w:rPr>
                <w:rStyle w:val="Hyperlnk"/>
                <w:noProof/>
              </w:rPr>
              <w:t>Version</w:t>
            </w:r>
            <w:r>
              <w:rPr>
                <w:noProof/>
                <w:webHidden/>
              </w:rPr>
              <w:tab/>
            </w:r>
            <w:r>
              <w:rPr>
                <w:noProof/>
                <w:webHidden/>
              </w:rPr>
              <w:fldChar w:fldCharType="begin"/>
            </w:r>
            <w:r>
              <w:rPr>
                <w:noProof/>
                <w:webHidden/>
              </w:rPr>
              <w:instrText xml:space="preserve"> PAGEREF _Toc382487434 \h </w:instrText>
            </w:r>
          </w:ins>
          <w:r>
            <w:rPr>
              <w:noProof/>
              <w:webHidden/>
            </w:rPr>
          </w:r>
          <w:r>
            <w:rPr>
              <w:noProof/>
              <w:webHidden/>
            </w:rPr>
            <w:fldChar w:fldCharType="separate"/>
          </w:r>
          <w:ins w:id="199" w:author="Björn Genfors" w:date="2014-03-13T15:21:00Z">
            <w:r>
              <w:rPr>
                <w:noProof/>
                <w:webHidden/>
              </w:rPr>
              <w:t>53</w:t>
            </w:r>
          </w:ins>
          <w:ins w:id="200" w:author="Björn Genfors" w:date="2014-03-13T15:20:00Z">
            <w:r>
              <w:rPr>
                <w:noProof/>
                <w:webHidden/>
              </w:rPr>
              <w:fldChar w:fldCharType="end"/>
            </w:r>
            <w:r w:rsidRPr="007E2195">
              <w:rPr>
                <w:rStyle w:val="Hyperlnk"/>
                <w:noProof/>
              </w:rPr>
              <w:fldChar w:fldCharType="end"/>
            </w:r>
          </w:ins>
        </w:p>
        <w:p w14:paraId="530B7158" w14:textId="77777777" w:rsidR="005F7AB6" w:rsidRDefault="005F7AB6">
          <w:pPr>
            <w:pStyle w:val="Innehll3"/>
            <w:tabs>
              <w:tab w:val="left" w:pos="1100"/>
              <w:tab w:val="right" w:leader="dot" w:pos="8664"/>
            </w:tabs>
            <w:rPr>
              <w:ins w:id="201" w:author="Björn Genfors" w:date="2014-03-13T15:20:00Z"/>
              <w:rFonts w:asciiTheme="minorHAnsi" w:eastAsiaTheme="minorEastAsia" w:hAnsiTheme="minorHAnsi" w:cstheme="minorBidi"/>
              <w:noProof/>
              <w:sz w:val="22"/>
              <w:lang w:eastAsia="sv-SE"/>
            </w:rPr>
          </w:pPr>
          <w:ins w:id="20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"_Toc382487435"</w:instrText>
            </w:r>
            <w:r w:rsidRPr="007E2195">
              <w:rPr>
                <w:rStyle w:val="Hyperlnk"/>
                <w:noProof/>
              </w:rPr>
              <w:instrText xml:space="preserve"> </w:instrText>
            </w:r>
            <w:r w:rsidRPr="007E2195">
              <w:rPr>
                <w:rStyle w:val="Hyperlnk"/>
                <w:noProof/>
              </w:rPr>
              <w:fldChar w:fldCharType="separate"/>
            </w:r>
            <w:r w:rsidRPr="007E2195">
              <w:rPr>
                <w:rStyle w:val="Hyperlnk"/>
                <w:noProof/>
              </w:rPr>
              <w:t>7.3.2</w:t>
            </w:r>
            <w:r>
              <w:rPr>
                <w:rFonts w:asciiTheme="minorHAnsi" w:eastAsiaTheme="minorEastAsia" w:hAnsiTheme="minorHAnsi" w:cstheme="minorBidi"/>
                <w:noProof/>
                <w:sz w:val="22"/>
                <w:lang w:eastAsia="sv-SE"/>
              </w:rPr>
              <w:tab/>
            </w:r>
            <w:r w:rsidRPr="007E2195">
              <w:rPr>
                <w:rStyle w:val="Hyperlnk"/>
                <w:noProof/>
              </w:rPr>
              <w:t>Gemensamma informationskomponenter</w:t>
            </w:r>
            <w:r>
              <w:rPr>
                <w:noProof/>
                <w:webHidden/>
              </w:rPr>
              <w:tab/>
            </w:r>
            <w:r>
              <w:rPr>
                <w:noProof/>
                <w:webHidden/>
              </w:rPr>
              <w:fldChar w:fldCharType="begin"/>
            </w:r>
            <w:r>
              <w:rPr>
                <w:noProof/>
                <w:webHidden/>
              </w:rPr>
              <w:instrText xml:space="preserve"> PAGEREF _Toc382487435 \h </w:instrText>
            </w:r>
          </w:ins>
          <w:r>
            <w:rPr>
              <w:noProof/>
              <w:webHidden/>
            </w:rPr>
          </w:r>
          <w:r>
            <w:rPr>
              <w:noProof/>
              <w:webHidden/>
            </w:rPr>
            <w:fldChar w:fldCharType="separate"/>
          </w:r>
          <w:ins w:id="203" w:author="Björn Genfors" w:date="2014-03-13T15:21:00Z">
            <w:r>
              <w:rPr>
                <w:noProof/>
                <w:webHidden/>
              </w:rPr>
              <w:t>53</w:t>
            </w:r>
          </w:ins>
          <w:ins w:id="204" w:author="Björn Genfors" w:date="2014-03-13T15:20:00Z">
            <w:r>
              <w:rPr>
                <w:noProof/>
                <w:webHidden/>
              </w:rPr>
              <w:fldChar w:fldCharType="end"/>
            </w:r>
            <w:r w:rsidRPr="007E2195">
              <w:rPr>
                <w:rStyle w:val="Hyperlnk"/>
                <w:noProof/>
              </w:rPr>
              <w:fldChar w:fldCharType="end"/>
            </w:r>
          </w:ins>
        </w:p>
        <w:p w14:paraId="790830E1" w14:textId="77777777" w:rsidR="005F7AB6" w:rsidRDefault="005F7AB6">
          <w:pPr>
            <w:pStyle w:val="Innehll3"/>
            <w:tabs>
              <w:tab w:val="left" w:pos="1100"/>
              <w:tab w:val="right" w:leader="dot" w:pos="8664"/>
            </w:tabs>
            <w:rPr>
              <w:ins w:id="205" w:author="Björn Genfors" w:date="2014-03-13T15:20:00Z"/>
              <w:rFonts w:asciiTheme="minorHAnsi" w:eastAsiaTheme="minorEastAsia" w:hAnsiTheme="minorHAnsi" w:cstheme="minorBidi"/>
              <w:noProof/>
              <w:sz w:val="22"/>
              <w:lang w:eastAsia="sv-SE"/>
            </w:rPr>
          </w:pPr>
          <w:ins w:id="20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"_Toc382487436"</w:instrText>
            </w:r>
            <w:r w:rsidRPr="007E2195">
              <w:rPr>
                <w:rStyle w:val="Hyperlnk"/>
                <w:noProof/>
              </w:rPr>
              <w:instrText xml:space="preserve"> </w:instrText>
            </w:r>
            <w:r w:rsidRPr="007E2195">
              <w:rPr>
                <w:rStyle w:val="Hyperlnk"/>
                <w:noProof/>
              </w:rPr>
              <w:fldChar w:fldCharType="separate"/>
            </w:r>
            <w:r w:rsidRPr="007E2195">
              <w:rPr>
                <w:rStyle w:val="Hyperlnk"/>
                <w:noProof/>
              </w:rPr>
              <w:t>7.3.3</w:t>
            </w:r>
            <w:r>
              <w:rPr>
                <w:rFonts w:asciiTheme="minorHAnsi" w:eastAsiaTheme="minorEastAsia" w:hAnsiTheme="minorHAnsi" w:cstheme="minorBidi"/>
                <w:noProof/>
                <w:sz w:val="22"/>
                <w:lang w:eastAsia="sv-SE"/>
              </w:rPr>
              <w:tab/>
            </w:r>
            <w:r w:rsidRPr="007E2195">
              <w:rPr>
                <w:rStyle w:val="Hyperlnk"/>
                <w:noProof/>
              </w:rPr>
              <w:t>Fältregler</w:t>
            </w:r>
            <w:r>
              <w:rPr>
                <w:noProof/>
                <w:webHidden/>
              </w:rPr>
              <w:tab/>
            </w:r>
            <w:r>
              <w:rPr>
                <w:noProof/>
                <w:webHidden/>
              </w:rPr>
              <w:fldChar w:fldCharType="begin"/>
            </w:r>
            <w:r>
              <w:rPr>
                <w:noProof/>
                <w:webHidden/>
              </w:rPr>
              <w:instrText xml:space="preserve"> PAGEREF _Toc382487436 \h </w:instrText>
            </w:r>
          </w:ins>
          <w:r>
            <w:rPr>
              <w:noProof/>
              <w:webHidden/>
            </w:rPr>
          </w:r>
          <w:r>
            <w:rPr>
              <w:noProof/>
              <w:webHidden/>
            </w:rPr>
            <w:fldChar w:fldCharType="separate"/>
          </w:r>
          <w:ins w:id="207" w:author="Björn Genfors" w:date="2014-03-13T15:21:00Z">
            <w:r>
              <w:rPr>
                <w:noProof/>
                <w:webHidden/>
              </w:rPr>
              <w:t>53</w:t>
            </w:r>
          </w:ins>
          <w:ins w:id="208" w:author="Björn Genfors" w:date="2014-03-13T15:20:00Z">
            <w:r>
              <w:rPr>
                <w:noProof/>
                <w:webHidden/>
              </w:rPr>
              <w:fldChar w:fldCharType="end"/>
            </w:r>
            <w:r w:rsidRPr="007E2195">
              <w:rPr>
                <w:rStyle w:val="Hyperlnk"/>
                <w:noProof/>
              </w:rPr>
              <w:fldChar w:fldCharType="end"/>
            </w:r>
          </w:ins>
        </w:p>
        <w:p w14:paraId="4A4827DE" w14:textId="77777777" w:rsidR="005F7AB6" w:rsidRDefault="005F7AB6">
          <w:pPr>
            <w:pStyle w:val="Innehll3"/>
            <w:tabs>
              <w:tab w:val="left" w:pos="1100"/>
              <w:tab w:val="right" w:leader="dot" w:pos="8664"/>
            </w:tabs>
            <w:rPr>
              <w:ins w:id="209" w:author="Björn Genfors" w:date="2014-03-13T15:20:00Z"/>
              <w:rFonts w:asciiTheme="minorHAnsi" w:eastAsiaTheme="minorEastAsia" w:hAnsiTheme="minorHAnsi" w:cstheme="minorBidi"/>
              <w:noProof/>
              <w:sz w:val="22"/>
              <w:lang w:eastAsia="sv-SE"/>
            </w:rPr>
          </w:pPr>
          <w:ins w:id="21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"_Toc382487437"</w:instrText>
            </w:r>
            <w:r w:rsidRPr="007E2195">
              <w:rPr>
                <w:rStyle w:val="Hyperlnk"/>
                <w:noProof/>
              </w:rPr>
              <w:instrText xml:space="preserve"> </w:instrText>
            </w:r>
            <w:r w:rsidRPr="007E2195">
              <w:rPr>
                <w:rStyle w:val="Hyperlnk"/>
                <w:noProof/>
              </w:rPr>
              <w:fldChar w:fldCharType="separate"/>
            </w:r>
            <w:r w:rsidRPr="007E2195">
              <w:rPr>
                <w:rStyle w:val="Hyperlnk"/>
                <w:noProof/>
              </w:rPr>
              <w:t>7.3.4</w:t>
            </w:r>
            <w:r>
              <w:rPr>
                <w:rFonts w:asciiTheme="minorHAnsi" w:eastAsiaTheme="minorEastAsia" w:hAnsiTheme="minorHAnsi" w:cstheme="minorBidi"/>
                <w:noProof/>
                <w:sz w:val="22"/>
                <w:lang w:eastAsia="sv-SE"/>
              </w:rPr>
              <w:tab/>
            </w:r>
            <w:r w:rsidRPr="007E2195">
              <w:rPr>
                <w:rStyle w:val="Hyperlnk"/>
                <w:noProof/>
              </w:rPr>
              <w:t>Övriga regler</w:t>
            </w:r>
            <w:r>
              <w:rPr>
                <w:noProof/>
                <w:webHidden/>
              </w:rPr>
              <w:tab/>
            </w:r>
            <w:r>
              <w:rPr>
                <w:noProof/>
                <w:webHidden/>
              </w:rPr>
              <w:fldChar w:fldCharType="begin"/>
            </w:r>
            <w:r>
              <w:rPr>
                <w:noProof/>
                <w:webHidden/>
              </w:rPr>
              <w:instrText xml:space="preserve"> PAGEREF _Toc382487437 \h </w:instrText>
            </w:r>
          </w:ins>
          <w:r>
            <w:rPr>
              <w:noProof/>
              <w:webHidden/>
            </w:rPr>
          </w:r>
          <w:r>
            <w:rPr>
              <w:noProof/>
              <w:webHidden/>
            </w:rPr>
            <w:fldChar w:fldCharType="separate"/>
          </w:r>
          <w:ins w:id="211" w:author="Björn Genfors" w:date="2014-03-13T15:21:00Z">
            <w:r>
              <w:rPr>
                <w:noProof/>
                <w:webHidden/>
              </w:rPr>
              <w:t>67</w:t>
            </w:r>
          </w:ins>
          <w:ins w:id="212" w:author="Björn Genfors" w:date="2014-03-13T15:20:00Z">
            <w:r>
              <w:rPr>
                <w:noProof/>
                <w:webHidden/>
              </w:rPr>
              <w:fldChar w:fldCharType="end"/>
            </w:r>
            <w:r w:rsidRPr="007E2195">
              <w:rPr>
                <w:rStyle w:val="Hyperlnk"/>
                <w:noProof/>
              </w:rPr>
              <w:fldChar w:fldCharType="end"/>
            </w:r>
          </w:ins>
        </w:p>
        <w:p w14:paraId="049C71BA" w14:textId="77777777" w:rsidR="002025FB" w:rsidDel="005F7AB6" w:rsidRDefault="002025FB">
          <w:pPr>
            <w:pStyle w:val="Innehll1"/>
            <w:tabs>
              <w:tab w:val="left" w:pos="400"/>
              <w:tab w:val="right" w:leader="dot" w:pos="8664"/>
            </w:tabs>
            <w:rPr>
              <w:del w:id="213" w:author="Björn Genfors" w:date="2014-03-13T15:20:00Z"/>
              <w:rFonts w:asciiTheme="minorHAnsi" w:eastAsiaTheme="minorEastAsia" w:hAnsiTheme="minorHAnsi" w:cstheme="minorBidi"/>
              <w:noProof/>
              <w:sz w:val="22"/>
              <w:lang w:eastAsia="sv-SE"/>
            </w:rPr>
          </w:pPr>
          <w:del w:id="214" w:author="Björn Genfors" w:date="2014-03-13T15:20:00Z">
            <w:r w:rsidRPr="005F7AB6" w:rsidDel="005F7AB6">
              <w:rPr>
                <w:rPrChange w:id="215" w:author="Björn Genfors" w:date="2014-03-13T15:20:00Z">
                  <w:rPr>
                    <w:rStyle w:val="Hyperlnk"/>
                    <w:noProof/>
                  </w:rPr>
                </w:rPrChange>
              </w:rPr>
              <w:delText>1</w:delText>
            </w:r>
            <w:r w:rsidDel="005F7AB6">
              <w:rPr>
                <w:rFonts w:asciiTheme="minorHAnsi" w:eastAsiaTheme="minorEastAsia" w:hAnsiTheme="minorHAnsi" w:cstheme="minorBidi"/>
                <w:noProof/>
                <w:sz w:val="22"/>
                <w:lang w:eastAsia="sv-SE"/>
              </w:rPr>
              <w:tab/>
            </w:r>
            <w:r w:rsidRPr="005F7AB6" w:rsidDel="005F7AB6">
              <w:rPr>
                <w:rPrChange w:id="216" w:author="Björn Genfors" w:date="2014-03-13T15:20:00Z">
                  <w:rPr>
                    <w:rStyle w:val="Hyperlnk"/>
                    <w:noProof/>
                  </w:rPr>
                </w:rPrChange>
              </w:rPr>
              <w:delText>Inledning</w:delText>
            </w:r>
            <w:r w:rsidDel="005F7AB6">
              <w:rPr>
                <w:noProof/>
                <w:webHidden/>
              </w:rPr>
              <w:tab/>
              <w:delText>9</w:delText>
            </w:r>
          </w:del>
        </w:p>
        <w:p w14:paraId="00C39E41" w14:textId="77777777" w:rsidR="002025FB" w:rsidDel="005F7AB6" w:rsidRDefault="002025FB">
          <w:pPr>
            <w:pStyle w:val="Innehll1"/>
            <w:tabs>
              <w:tab w:val="left" w:pos="400"/>
              <w:tab w:val="right" w:leader="dot" w:pos="8664"/>
            </w:tabs>
            <w:rPr>
              <w:del w:id="217" w:author="Björn Genfors" w:date="2014-03-13T15:20:00Z"/>
              <w:rFonts w:asciiTheme="minorHAnsi" w:eastAsiaTheme="minorEastAsia" w:hAnsiTheme="minorHAnsi" w:cstheme="minorBidi"/>
              <w:noProof/>
              <w:sz w:val="22"/>
              <w:lang w:eastAsia="sv-SE"/>
            </w:rPr>
          </w:pPr>
          <w:del w:id="218" w:author="Björn Genfors" w:date="2014-03-13T15:20:00Z">
            <w:r w:rsidRPr="005F7AB6" w:rsidDel="005F7AB6">
              <w:rPr>
                <w:rPrChange w:id="219" w:author="Björn Genfors" w:date="2014-03-13T15:20:00Z">
                  <w:rPr>
                    <w:rStyle w:val="Hyperlnk"/>
                    <w:noProof/>
                  </w:rPr>
                </w:rPrChange>
              </w:rPr>
              <w:delText>2</w:delText>
            </w:r>
            <w:r w:rsidDel="005F7AB6">
              <w:rPr>
                <w:rFonts w:asciiTheme="minorHAnsi" w:eastAsiaTheme="minorEastAsia" w:hAnsiTheme="minorHAnsi" w:cstheme="minorBidi"/>
                <w:noProof/>
                <w:sz w:val="22"/>
                <w:lang w:eastAsia="sv-SE"/>
              </w:rPr>
              <w:tab/>
            </w:r>
            <w:r w:rsidRPr="005F7AB6" w:rsidDel="005F7AB6">
              <w:rPr>
                <w:rPrChange w:id="220" w:author="Björn Genfors" w:date="2014-03-13T15:20:00Z">
                  <w:rPr>
                    <w:rStyle w:val="Hyperlnk"/>
                    <w:noProof/>
                  </w:rPr>
                </w:rPrChange>
              </w:rPr>
              <w:delText>Versionsinformation</w:delText>
            </w:r>
            <w:r w:rsidDel="005F7AB6">
              <w:rPr>
                <w:noProof/>
                <w:webHidden/>
              </w:rPr>
              <w:tab/>
              <w:delText>11</w:delText>
            </w:r>
          </w:del>
        </w:p>
        <w:p w14:paraId="6B9AC122" w14:textId="77777777" w:rsidR="002025FB" w:rsidDel="005F7AB6" w:rsidRDefault="002025FB">
          <w:pPr>
            <w:pStyle w:val="Innehll2"/>
            <w:tabs>
              <w:tab w:val="left" w:pos="880"/>
              <w:tab w:val="right" w:leader="dot" w:pos="8664"/>
            </w:tabs>
            <w:rPr>
              <w:del w:id="221" w:author="Björn Genfors" w:date="2014-03-13T15:20:00Z"/>
              <w:rFonts w:asciiTheme="minorHAnsi" w:eastAsiaTheme="minorEastAsia" w:hAnsiTheme="minorHAnsi" w:cstheme="minorBidi"/>
              <w:noProof/>
              <w:sz w:val="22"/>
              <w:lang w:eastAsia="sv-SE"/>
            </w:rPr>
          </w:pPr>
          <w:del w:id="222" w:author="Björn Genfors" w:date="2014-03-13T15:20:00Z">
            <w:r w:rsidRPr="005F7AB6" w:rsidDel="005F7AB6">
              <w:rPr>
                <w:rPrChange w:id="223" w:author="Björn Genfors" w:date="2014-03-13T15:20:00Z">
                  <w:rPr>
                    <w:rStyle w:val="Hyperlnk"/>
                    <w:noProof/>
                  </w:rPr>
                </w:rPrChange>
              </w:rPr>
              <w:delText>2.1</w:delText>
            </w:r>
            <w:r w:rsidDel="005F7AB6">
              <w:rPr>
                <w:rFonts w:asciiTheme="minorHAnsi" w:eastAsiaTheme="minorEastAsia" w:hAnsiTheme="minorHAnsi" w:cstheme="minorBidi"/>
                <w:noProof/>
                <w:sz w:val="22"/>
                <w:lang w:eastAsia="sv-SE"/>
              </w:rPr>
              <w:tab/>
            </w:r>
            <w:r w:rsidRPr="005F7AB6" w:rsidDel="005F7AB6">
              <w:rPr>
                <w:rPrChange w:id="224" w:author="Björn Genfors" w:date="2014-03-13T15:20:00Z">
                  <w:rPr>
                    <w:rStyle w:val="Hyperlnk"/>
                    <w:noProof/>
                  </w:rPr>
                </w:rPrChange>
              </w:rPr>
              <w:delText>Version 2.1.1</w:delText>
            </w:r>
            <w:r w:rsidDel="005F7AB6">
              <w:rPr>
                <w:noProof/>
                <w:webHidden/>
              </w:rPr>
              <w:tab/>
              <w:delText>11</w:delText>
            </w:r>
          </w:del>
        </w:p>
        <w:p w14:paraId="2AF024EC" w14:textId="77777777" w:rsidR="002025FB" w:rsidDel="005F7AB6" w:rsidRDefault="002025FB">
          <w:pPr>
            <w:pStyle w:val="Innehll3"/>
            <w:tabs>
              <w:tab w:val="left" w:pos="1100"/>
              <w:tab w:val="right" w:leader="dot" w:pos="8664"/>
            </w:tabs>
            <w:rPr>
              <w:del w:id="225" w:author="Björn Genfors" w:date="2014-03-13T15:20:00Z"/>
              <w:rFonts w:asciiTheme="minorHAnsi" w:eastAsiaTheme="minorEastAsia" w:hAnsiTheme="minorHAnsi" w:cstheme="minorBidi"/>
              <w:noProof/>
              <w:sz w:val="22"/>
              <w:lang w:eastAsia="sv-SE"/>
            </w:rPr>
          </w:pPr>
          <w:del w:id="226" w:author="Björn Genfors" w:date="2014-03-13T15:20:00Z">
            <w:r w:rsidRPr="005F7AB6" w:rsidDel="005F7AB6">
              <w:rPr>
                <w:rPrChange w:id="227" w:author="Björn Genfors" w:date="2014-03-13T15:20:00Z">
                  <w:rPr>
                    <w:rStyle w:val="Hyperlnk"/>
                    <w:noProof/>
                  </w:rPr>
                </w:rPrChange>
              </w:rPr>
              <w:delText>2.1.1</w:delText>
            </w:r>
            <w:r w:rsidDel="005F7AB6">
              <w:rPr>
                <w:rFonts w:asciiTheme="minorHAnsi" w:eastAsiaTheme="minorEastAsia" w:hAnsiTheme="minorHAnsi" w:cstheme="minorBidi"/>
                <w:noProof/>
                <w:sz w:val="22"/>
                <w:lang w:eastAsia="sv-SE"/>
              </w:rPr>
              <w:tab/>
            </w:r>
            <w:r w:rsidRPr="005F7AB6" w:rsidDel="005F7AB6">
              <w:rPr>
                <w:rPrChange w:id="228" w:author="Björn Genfors" w:date="2014-03-13T15:20:00Z">
                  <w:rPr>
                    <w:rStyle w:val="Hyperlnk"/>
                    <w:noProof/>
                  </w:rPr>
                </w:rPrChange>
              </w:rPr>
              <w:delText>Oförändrade tjänstekontrakt</w:delText>
            </w:r>
            <w:r w:rsidDel="005F7AB6">
              <w:rPr>
                <w:noProof/>
                <w:webHidden/>
              </w:rPr>
              <w:tab/>
              <w:delText>11</w:delText>
            </w:r>
          </w:del>
        </w:p>
        <w:p w14:paraId="59C54295" w14:textId="77777777" w:rsidR="002025FB" w:rsidDel="005F7AB6" w:rsidRDefault="002025FB">
          <w:pPr>
            <w:pStyle w:val="Innehll3"/>
            <w:tabs>
              <w:tab w:val="left" w:pos="1100"/>
              <w:tab w:val="right" w:leader="dot" w:pos="8664"/>
            </w:tabs>
            <w:rPr>
              <w:del w:id="229" w:author="Björn Genfors" w:date="2014-03-13T15:20:00Z"/>
              <w:rFonts w:asciiTheme="minorHAnsi" w:eastAsiaTheme="minorEastAsia" w:hAnsiTheme="minorHAnsi" w:cstheme="minorBidi"/>
              <w:noProof/>
              <w:sz w:val="22"/>
              <w:lang w:eastAsia="sv-SE"/>
            </w:rPr>
          </w:pPr>
          <w:del w:id="230" w:author="Björn Genfors" w:date="2014-03-13T15:20:00Z">
            <w:r w:rsidRPr="005F7AB6" w:rsidDel="005F7AB6">
              <w:rPr>
                <w:rPrChange w:id="231" w:author="Björn Genfors" w:date="2014-03-13T15:20:00Z">
                  <w:rPr>
                    <w:rStyle w:val="Hyperlnk"/>
                    <w:noProof/>
                  </w:rPr>
                </w:rPrChange>
              </w:rPr>
              <w:delText>2.1.2</w:delText>
            </w:r>
            <w:r w:rsidDel="005F7AB6">
              <w:rPr>
                <w:rFonts w:asciiTheme="minorHAnsi" w:eastAsiaTheme="minorEastAsia" w:hAnsiTheme="minorHAnsi" w:cstheme="minorBidi"/>
                <w:noProof/>
                <w:sz w:val="22"/>
                <w:lang w:eastAsia="sv-SE"/>
              </w:rPr>
              <w:tab/>
            </w:r>
            <w:r w:rsidRPr="005F7AB6" w:rsidDel="005F7AB6">
              <w:rPr>
                <w:rPrChange w:id="232" w:author="Björn Genfors" w:date="2014-03-13T15:20:00Z">
                  <w:rPr>
                    <w:rStyle w:val="Hyperlnk"/>
                    <w:noProof/>
                  </w:rPr>
                </w:rPrChange>
              </w:rPr>
              <w:delText>Nya tjänstekontrakt</w:delText>
            </w:r>
            <w:r w:rsidDel="005F7AB6">
              <w:rPr>
                <w:noProof/>
                <w:webHidden/>
              </w:rPr>
              <w:tab/>
              <w:delText>11</w:delText>
            </w:r>
          </w:del>
        </w:p>
        <w:p w14:paraId="7F982797" w14:textId="77777777" w:rsidR="002025FB" w:rsidDel="005F7AB6" w:rsidRDefault="002025FB">
          <w:pPr>
            <w:pStyle w:val="Innehll3"/>
            <w:tabs>
              <w:tab w:val="left" w:pos="1100"/>
              <w:tab w:val="right" w:leader="dot" w:pos="8664"/>
            </w:tabs>
            <w:rPr>
              <w:del w:id="233" w:author="Björn Genfors" w:date="2014-03-13T15:20:00Z"/>
              <w:rFonts w:asciiTheme="minorHAnsi" w:eastAsiaTheme="minorEastAsia" w:hAnsiTheme="minorHAnsi" w:cstheme="minorBidi"/>
              <w:noProof/>
              <w:sz w:val="22"/>
              <w:lang w:eastAsia="sv-SE"/>
            </w:rPr>
          </w:pPr>
          <w:del w:id="234" w:author="Björn Genfors" w:date="2014-03-13T15:20:00Z">
            <w:r w:rsidRPr="005F7AB6" w:rsidDel="005F7AB6">
              <w:rPr>
                <w:rPrChange w:id="235" w:author="Björn Genfors" w:date="2014-03-13T15:20:00Z">
                  <w:rPr>
                    <w:rStyle w:val="Hyperlnk"/>
                    <w:noProof/>
                  </w:rPr>
                </w:rPrChange>
              </w:rPr>
              <w:delText>2.1.3</w:delText>
            </w:r>
            <w:r w:rsidDel="005F7AB6">
              <w:rPr>
                <w:rFonts w:asciiTheme="minorHAnsi" w:eastAsiaTheme="minorEastAsia" w:hAnsiTheme="minorHAnsi" w:cstheme="minorBidi"/>
                <w:noProof/>
                <w:sz w:val="22"/>
                <w:lang w:eastAsia="sv-SE"/>
              </w:rPr>
              <w:tab/>
            </w:r>
            <w:r w:rsidRPr="005F7AB6" w:rsidDel="005F7AB6">
              <w:rPr>
                <w:rPrChange w:id="236" w:author="Björn Genfors" w:date="2014-03-13T15:20:00Z">
                  <w:rPr>
                    <w:rStyle w:val="Hyperlnk"/>
                    <w:noProof/>
                  </w:rPr>
                </w:rPrChange>
              </w:rPr>
              <w:delText>Förändrade tjänstekontrakt</w:delText>
            </w:r>
            <w:r w:rsidDel="005F7AB6">
              <w:rPr>
                <w:noProof/>
                <w:webHidden/>
              </w:rPr>
              <w:tab/>
              <w:delText>11</w:delText>
            </w:r>
          </w:del>
        </w:p>
        <w:p w14:paraId="0B33C76A" w14:textId="77777777" w:rsidR="002025FB" w:rsidDel="005F7AB6" w:rsidRDefault="002025FB">
          <w:pPr>
            <w:pStyle w:val="Innehll3"/>
            <w:tabs>
              <w:tab w:val="left" w:pos="1100"/>
              <w:tab w:val="right" w:leader="dot" w:pos="8664"/>
            </w:tabs>
            <w:rPr>
              <w:del w:id="237" w:author="Björn Genfors" w:date="2014-03-13T15:20:00Z"/>
              <w:rFonts w:asciiTheme="minorHAnsi" w:eastAsiaTheme="minorEastAsia" w:hAnsiTheme="minorHAnsi" w:cstheme="minorBidi"/>
              <w:noProof/>
              <w:sz w:val="22"/>
              <w:lang w:eastAsia="sv-SE"/>
            </w:rPr>
          </w:pPr>
          <w:del w:id="238" w:author="Björn Genfors" w:date="2014-03-13T15:20:00Z">
            <w:r w:rsidRPr="005F7AB6" w:rsidDel="005F7AB6">
              <w:rPr>
                <w:rPrChange w:id="239" w:author="Björn Genfors" w:date="2014-03-13T15:20:00Z">
                  <w:rPr>
                    <w:rStyle w:val="Hyperlnk"/>
                    <w:noProof/>
                  </w:rPr>
                </w:rPrChange>
              </w:rPr>
              <w:delText>2.1.4</w:delText>
            </w:r>
            <w:r w:rsidDel="005F7AB6">
              <w:rPr>
                <w:rFonts w:asciiTheme="minorHAnsi" w:eastAsiaTheme="minorEastAsia" w:hAnsiTheme="minorHAnsi" w:cstheme="minorBidi"/>
                <w:noProof/>
                <w:sz w:val="22"/>
                <w:lang w:eastAsia="sv-SE"/>
              </w:rPr>
              <w:tab/>
            </w:r>
            <w:r w:rsidRPr="005F7AB6" w:rsidDel="005F7AB6">
              <w:rPr>
                <w:rPrChange w:id="240" w:author="Björn Genfors" w:date="2014-03-13T15:20:00Z">
                  <w:rPr>
                    <w:rStyle w:val="Hyperlnk"/>
                    <w:noProof/>
                  </w:rPr>
                </w:rPrChange>
              </w:rPr>
              <w:delText>Utgångna tjänstekontrakt</w:delText>
            </w:r>
            <w:r w:rsidDel="005F7AB6">
              <w:rPr>
                <w:noProof/>
                <w:webHidden/>
              </w:rPr>
              <w:tab/>
              <w:delText>11</w:delText>
            </w:r>
          </w:del>
        </w:p>
        <w:p w14:paraId="5C75F536" w14:textId="77777777" w:rsidR="002025FB" w:rsidDel="005F7AB6" w:rsidRDefault="002025FB">
          <w:pPr>
            <w:pStyle w:val="Innehll2"/>
            <w:tabs>
              <w:tab w:val="left" w:pos="880"/>
              <w:tab w:val="right" w:leader="dot" w:pos="8664"/>
            </w:tabs>
            <w:rPr>
              <w:del w:id="241" w:author="Björn Genfors" w:date="2014-03-13T15:20:00Z"/>
              <w:rFonts w:asciiTheme="minorHAnsi" w:eastAsiaTheme="minorEastAsia" w:hAnsiTheme="minorHAnsi" w:cstheme="minorBidi"/>
              <w:noProof/>
              <w:sz w:val="22"/>
              <w:lang w:eastAsia="sv-SE"/>
            </w:rPr>
          </w:pPr>
          <w:del w:id="242" w:author="Björn Genfors" w:date="2014-03-13T15:20:00Z">
            <w:r w:rsidRPr="005F7AB6" w:rsidDel="005F7AB6">
              <w:rPr>
                <w:rPrChange w:id="243" w:author="Björn Genfors" w:date="2014-03-13T15:20:00Z">
                  <w:rPr>
                    <w:rStyle w:val="Hyperlnk"/>
                    <w:noProof/>
                  </w:rPr>
                </w:rPrChange>
              </w:rPr>
              <w:delText>2.2</w:delText>
            </w:r>
            <w:r w:rsidDel="005F7AB6">
              <w:rPr>
                <w:rFonts w:asciiTheme="minorHAnsi" w:eastAsiaTheme="minorEastAsia" w:hAnsiTheme="minorHAnsi" w:cstheme="minorBidi"/>
                <w:noProof/>
                <w:sz w:val="22"/>
                <w:lang w:eastAsia="sv-SE"/>
              </w:rPr>
              <w:tab/>
            </w:r>
            <w:r w:rsidRPr="005F7AB6" w:rsidDel="005F7AB6">
              <w:rPr>
                <w:rPrChange w:id="244" w:author="Björn Genfors" w:date="2014-03-13T15:20:00Z">
                  <w:rPr>
                    <w:rStyle w:val="Hyperlnk"/>
                    <w:noProof/>
                  </w:rPr>
                </w:rPrChange>
              </w:rPr>
              <w:delText>Version tidigare</w:delText>
            </w:r>
            <w:r w:rsidDel="005F7AB6">
              <w:rPr>
                <w:noProof/>
                <w:webHidden/>
              </w:rPr>
              <w:tab/>
              <w:delText>11</w:delText>
            </w:r>
          </w:del>
        </w:p>
        <w:p w14:paraId="344D124D" w14:textId="77777777" w:rsidR="002025FB" w:rsidDel="005F7AB6" w:rsidRDefault="002025FB">
          <w:pPr>
            <w:pStyle w:val="Innehll1"/>
            <w:tabs>
              <w:tab w:val="left" w:pos="400"/>
              <w:tab w:val="right" w:leader="dot" w:pos="8664"/>
            </w:tabs>
            <w:rPr>
              <w:del w:id="245" w:author="Björn Genfors" w:date="2014-03-13T15:20:00Z"/>
              <w:rFonts w:asciiTheme="minorHAnsi" w:eastAsiaTheme="minorEastAsia" w:hAnsiTheme="minorHAnsi" w:cstheme="minorBidi"/>
              <w:noProof/>
              <w:sz w:val="22"/>
              <w:lang w:eastAsia="sv-SE"/>
            </w:rPr>
          </w:pPr>
          <w:del w:id="246" w:author="Björn Genfors" w:date="2014-03-13T15:20:00Z">
            <w:r w:rsidRPr="005F7AB6" w:rsidDel="005F7AB6">
              <w:rPr>
                <w:rPrChange w:id="247" w:author="Björn Genfors" w:date="2014-03-13T15:20:00Z">
                  <w:rPr>
                    <w:rStyle w:val="Hyperlnk"/>
                    <w:noProof/>
                  </w:rPr>
                </w:rPrChange>
              </w:rPr>
              <w:delText>3</w:delText>
            </w:r>
            <w:r w:rsidDel="005F7AB6">
              <w:rPr>
                <w:rFonts w:asciiTheme="minorHAnsi" w:eastAsiaTheme="minorEastAsia" w:hAnsiTheme="minorHAnsi" w:cstheme="minorBidi"/>
                <w:noProof/>
                <w:sz w:val="22"/>
                <w:lang w:eastAsia="sv-SE"/>
              </w:rPr>
              <w:tab/>
            </w:r>
            <w:r w:rsidRPr="005F7AB6" w:rsidDel="005F7AB6">
              <w:rPr>
                <w:rPrChange w:id="248" w:author="Björn Genfors" w:date="2014-03-13T15:20:00Z">
                  <w:rPr>
                    <w:rStyle w:val="Hyperlnk"/>
                    <w:noProof/>
                  </w:rPr>
                </w:rPrChange>
              </w:rPr>
              <w:delText>Tjänstedomänens arkitektur</w:delText>
            </w:r>
            <w:r w:rsidDel="005F7AB6">
              <w:rPr>
                <w:noProof/>
                <w:webHidden/>
              </w:rPr>
              <w:tab/>
              <w:delText>12</w:delText>
            </w:r>
          </w:del>
        </w:p>
        <w:p w14:paraId="0BC3ED37" w14:textId="77777777" w:rsidR="002025FB" w:rsidDel="005F7AB6" w:rsidRDefault="002025FB">
          <w:pPr>
            <w:pStyle w:val="Innehll2"/>
            <w:tabs>
              <w:tab w:val="left" w:pos="880"/>
              <w:tab w:val="right" w:leader="dot" w:pos="8664"/>
            </w:tabs>
            <w:rPr>
              <w:del w:id="249" w:author="Björn Genfors" w:date="2014-03-13T15:20:00Z"/>
              <w:rFonts w:asciiTheme="minorHAnsi" w:eastAsiaTheme="minorEastAsia" w:hAnsiTheme="minorHAnsi" w:cstheme="minorBidi"/>
              <w:noProof/>
              <w:sz w:val="22"/>
              <w:lang w:eastAsia="sv-SE"/>
            </w:rPr>
          </w:pPr>
          <w:del w:id="250" w:author="Björn Genfors" w:date="2014-03-13T15:20:00Z">
            <w:r w:rsidRPr="005F7AB6" w:rsidDel="005F7AB6">
              <w:rPr>
                <w:rPrChange w:id="251" w:author="Björn Genfors" w:date="2014-03-13T15:20:00Z">
                  <w:rPr>
                    <w:rStyle w:val="Hyperlnk"/>
                    <w:noProof/>
                  </w:rPr>
                </w:rPrChange>
              </w:rPr>
              <w:delText>3.1</w:delText>
            </w:r>
            <w:r w:rsidDel="005F7AB6">
              <w:rPr>
                <w:rFonts w:asciiTheme="minorHAnsi" w:eastAsiaTheme="minorEastAsia" w:hAnsiTheme="minorHAnsi" w:cstheme="minorBidi"/>
                <w:noProof/>
                <w:sz w:val="22"/>
                <w:lang w:eastAsia="sv-SE"/>
              </w:rPr>
              <w:tab/>
            </w:r>
            <w:r w:rsidRPr="005F7AB6" w:rsidDel="005F7AB6">
              <w:rPr>
                <w:rPrChange w:id="252" w:author="Björn Genfors" w:date="2014-03-13T15:20:00Z">
                  <w:rPr>
                    <w:rStyle w:val="Hyperlnk"/>
                    <w:noProof/>
                  </w:rPr>
                </w:rPrChange>
              </w:rPr>
              <w:delText>Flöden</w:delText>
            </w:r>
            <w:r w:rsidDel="005F7AB6">
              <w:rPr>
                <w:noProof/>
                <w:webHidden/>
              </w:rPr>
              <w:tab/>
              <w:delText>12</w:delText>
            </w:r>
          </w:del>
        </w:p>
        <w:p w14:paraId="76701744" w14:textId="77777777" w:rsidR="002025FB" w:rsidDel="005F7AB6" w:rsidRDefault="002025FB">
          <w:pPr>
            <w:pStyle w:val="Innehll3"/>
            <w:tabs>
              <w:tab w:val="left" w:pos="1100"/>
              <w:tab w:val="right" w:leader="dot" w:pos="8664"/>
            </w:tabs>
            <w:rPr>
              <w:del w:id="253" w:author="Björn Genfors" w:date="2014-03-13T15:20:00Z"/>
              <w:rFonts w:asciiTheme="minorHAnsi" w:eastAsiaTheme="minorEastAsia" w:hAnsiTheme="minorHAnsi" w:cstheme="minorBidi"/>
              <w:noProof/>
              <w:sz w:val="22"/>
              <w:lang w:eastAsia="sv-SE"/>
            </w:rPr>
          </w:pPr>
          <w:del w:id="254" w:author="Björn Genfors" w:date="2014-03-13T15:20:00Z">
            <w:r w:rsidRPr="005F7AB6" w:rsidDel="005F7AB6">
              <w:rPr>
                <w:rPrChange w:id="255" w:author="Björn Genfors" w:date="2014-03-13T15:20:00Z">
                  <w:rPr>
                    <w:rStyle w:val="Hyperlnk"/>
                    <w:noProof/>
                  </w:rPr>
                </w:rPrChange>
              </w:rPr>
              <w:delText>3.1.1</w:delText>
            </w:r>
            <w:r w:rsidDel="005F7AB6">
              <w:rPr>
                <w:rFonts w:asciiTheme="minorHAnsi" w:eastAsiaTheme="minorEastAsia" w:hAnsiTheme="minorHAnsi" w:cstheme="minorBidi"/>
                <w:noProof/>
                <w:sz w:val="22"/>
                <w:lang w:eastAsia="sv-SE"/>
              </w:rPr>
              <w:tab/>
            </w:r>
            <w:r w:rsidRPr="005F7AB6" w:rsidDel="005F7AB6">
              <w:rPr>
                <w:rPrChange w:id="256" w:author="Björn Genfors" w:date="2014-03-13T15:20:00Z">
                  <w:rPr>
                    <w:rStyle w:val="Hyperlnk"/>
                    <w:noProof/>
                  </w:rPr>
                </w:rPrChange>
              </w:rPr>
              <w:delText>Vård- och omsorgsdokument</w:delText>
            </w:r>
            <w:r w:rsidDel="005F7AB6">
              <w:rPr>
                <w:noProof/>
                <w:webHidden/>
              </w:rPr>
              <w:tab/>
              <w:delText>12</w:delText>
            </w:r>
          </w:del>
        </w:p>
        <w:p w14:paraId="45398610" w14:textId="77777777" w:rsidR="002025FB" w:rsidDel="005F7AB6" w:rsidRDefault="002025FB">
          <w:pPr>
            <w:pStyle w:val="Innehll3"/>
            <w:tabs>
              <w:tab w:val="left" w:pos="1100"/>
              <w:tab w:val="right" w:leader="dot" w:pos="8664"/>
            </w:tabs>
            <w:rPr>
              <w:del w:id="257" w:author="Björn Genfors" w:date="2014-03-13T15:20:00Z"/>
              <w:rFonts w:asciiTheme="minorHAnsi" w:eastAsiaTheme="minorEastAsia" w:hAnsiTheme="minorHAnsi" w:cstheme="minorBidi"/>
              <w:noProof/>
              <w:sz w:val="22"/>
              <w:lang w:eastAsia="sv-SE"/>
            </w:rPr>
          </w:pPr>
          <w:del w:id="258" w:author="Björn Genfors" w:date="2014-03-13T15:20:00Z">
            <w:r w:rsidRPr="005F7AB6" w:rsidDel="005F7AB6">
              <w:rPr>
                <w:rPrChange w:id="259" w:author="Björn Genfors" w:date="2014-03-13T15:20:00Z">
                  <w:rPr>
                    <w:rStyle w:val="Hyperlnk"/>
                    <w:noProof/>
                  </w:rPr>
                </w:rPrChange>
              </w:rPr>
              <w:delText>3.1.2</w:delText>
            </w:r>
            <w:r w:rsidDel="005F7AB6">
              <w:rPr>
                <w:rFonts w:asciiTheme="minorHAnsi" w:eastAsiaTheme="minorEastAsia" w:hAnsiTheme="minorHAnsi" w:cstheme="minorBidi"/>
                <w:noProof/>
                <w:sz w:val="22"/>
                <w:lang w:eastAsia="sv-SE"/>
              </w:rPr>
              <w:tab/>
            </w:r>
            <w:r w:rsidRPr="005F7AB6" w:rsidDel="005F7AB6">
              <w:rPr>
                <w:rPrChange w:id="260" w:author="Björn Genfors" w:date="2014-03-13T15:20:00Z">
                  <w:rPr>
                    <w:rStyle w:val="Hyperlnk"/>
                    <w:noProof/>
                  </w:rPr>
                </w:rPrChange>
              </w:rPr>
              <w:delText>Diagnos</w:delText>
            </w:r>
            <w:r w:rsidDel="005F7AB6">
              <w:rPr>
                <w:noProof/>
                <w:webHidden/>
              </w:rPr>
              <w:tab/>
              <w:delText>14</w:delText>
            </w:r>
          </w:del>
        </w:p>
        <w:p w14:paraId="4AD8DF1D" w14:textId="77777777" w:rsidR="002025FB" w:rsidDel="005F7AB6" w:rsidRDefault="002025FB">
          <w:pPr>
            <w:pStyle w:val="Innehll3"/>
            <w:tabs>
              <w:tab w:val="left" w:pos="1100"/>
              <w:tab w:val="right" w:leader="dot" w:pos="8664"/>
            </w:tabs>
            <w:rPr>
              <w:del w:id="261" w:author="Björn Genfors" w:date="2014-03-13T15:20:00Z"/>
              <w:rFonts w:asciiTheme="minorHAnsi" w:eastAsiaTheme="minorEastAsia" w:hAnsiTheme="minorHAnsi" w:cstheme="minorBidi"/>
              <w:noProof/>
              <w:sz w:val="22"/>
              <w:lang w:eastAsia="sv-SE"/>
            </w:rPr>
          </w:pPr>
          <w:del w:id="262" w:author="Björn Genfors" w:date="2014-03-13T15:20:00Z">
            <w:r w:rsidRPr="005F7AB6" w:rsidDel="005F7AB6">
              <w:rPr>
                <w:rPrChange w:id="263" w:author="Björn Genfors" w:date="2014-03-13T15:20:00Z">
                  <w:rPr>
                    <w:rStyle w:val="Hyperlnk"/>
                    <w:noProof/>
                  </w:rPr>
                </w:rPrChange>
              </w:rPr>
              <w:delText>3.1.3</w:delText>
            </w:r>
            <w:r w:rsidDel="005F7AB6">
              <w:rPr>
                <w:rFonts w:asciiTheme="minorHAnsi" w:eastAsiaTheme="minorEastAsia" w:hAnsiTheme="minorHAnsi" w:cstheme="minorBidi"/>
                <w:noProof/>
                <w:sz w:val="22"/>
                <w:lang w:eastAsia="sv-SE"/>
              </w:rPr>
              <w:tab/>
            </w:r>
            <w:r w:rsidRPr="005F7AB6" w:rsidDel="005F7AB6">
              <w:rPr>
                <w:rPrChange w:id="264" w:author="Björn Genfors" w:date="2014-03-13T15:20:00Z">
                  <w:rPr>
                    <w:rStyle w:val="Hyperlnk"/>
                    <w:noProof/>
                  </w:rPr>
                </w:rPrChange>
              </w:rPr>
              <w:delText>Uppmärksamhetsinformation</w:delText>
            </w:r>
            <w:r w:rsidDel="005F7AB6">
              <w:rPr>
                <w:noProof/>
                <w:webHidden/>
              </w:rPr>
              <w:tab/>
              <w:delText>16</w:delText>
            </w:r>
          </w:del>
        </w:p>
        <w:p w14:paraId="7CF44A6D" w14:textId="77777777" w:rsidR="002025FB" w:rsidDel="005F7AB6" w:rsidRDefault="002025FB">
          <w:pPr>
            <w:pStyle w:val="Innehll3"/>
            <w:tabs>
              <w:tab w:val="left" w:pos="1100"/>
              <w:tab w:val="right" w:leader="dot" w:pos="8664"/>
            </w:tabs>
            <w:rPr>
              <w:del w:id="265" w:author="Björn Genfors" w:date="2014-03-13T15:20:00Z"/>
              <w:rFonts w:asciiTheme="minorHAnsi" w:eastAsiaTheme="minorEastAsia" w:hAnsiTheme="minorHAnsi" w:cstheme="minorBidi"/>
              <w:noProof/>
              <w:sz w:val="22"/>
              <w:lang w:eastAsia="sv-SE"/>
            </w:rPr>
          </w:pPr>
          <w:del w:id="266" w:author="Björn Genfors" w:date="2014-03-13T15:20:00Z">
            <w:r w:rsidRPr="005F7AB6" w:rsidDel="005F7AB6">
              <w:rPr>
                <w:rPrChange w:id="267" w:author="Björn Genfors" w:date="2014-03-13T15:20:00Z">
                  <w:rPr>
                    <w:rStyle w:val="Hyperlnk"/>
                    <w:noProof/>
                  </w:rPr>
                </w:rPrChange>
              </w:rPr>
              <w:delText>3.1.4</w:delText>
            </w:r>
            <w:r w:rsidDel="005F7AB6">
              <w:rPr>
                <w:rFonts w:asciiTheme="minorHAnsi" w:eastAsiaTheme="minorEastAsia" w:hAnsiTheme="minorHAnsi" w:cstheme="minorBidi"/>
                <w:noProof/>
                <w:sz w:val="22"/>
                <w:lang w:eastAsia="sv-SE"/>
              </w:rPr>
              <w:tab/>
            </w:r>
            <w:r w:rsidRPr="005F7AB6" w:rsidDel="005F7AB6">
              <w:rPr>
                <w:rPrChange w:id="268" w:author="Björn Genfors" w:date="2014-03-13T15:20:00Z">
                  <w:rPr>
                    <w:rStyle w:val="Hyperlnk"/>
                    <w:noProof/>
                  </w:rPr>
                </w:rPrChange>
              </w:rPr>
              <w:delText>Obligatoriska kontrakt</w:delText>
            </w:r>
            <w:r w:rsidDel="005F7AB6">
              <w:rPr>
                <w:noProof/>
                <w:webHidden/>
              </w:rPr>
              <w:tab/>
              <w:delText>18</w:delText>
            </w:r>
          </w:del>
        </w:p>
        <w:p w14:paraId="42D83135" w14:textId="77777777" w:rsidR="002025FB" w:rsidDel="005F7AB6" w:rsidRDefault="002025FB">
          <w:pPr>
            <w:pStyle w:val="Innehll2"/>
            <w:tabs>
              <w:tab w:val="left" w:pos="880"/>
              <w:tab w:val="right" w:leader="dot" w:pos="8664"/>
            </w:tabs>
            <w:rPr>
              <w:del w:id="269" w:author="Björn Genfors" w:date="2014-03-13T15:20:00Z"/>
              <w:rFonts w:asciiTheme="minorHAnsi" w:eastAsiaTheme="minorEastAsia" w:hAnsiTheme="minorHAnsi" w:cstheme="minorBidi"/>
              <w:noProof/>
              <w:sz w:val="22"/>
              <w:lang w:eastAsia="sv-SE"/>
            </w:rPr>
          </w:pPr>
          <w:del w:id="270" w:author="Björn Genfors" w:date="2014-03-13T15:20:00Z">
            <w:r w:rsidRPr="005F7AB6" w:rsidDel="005F7AB6">
              <w:rPr>
                <w:rPrChange w:id="271" w:author="Björn Genfors" w:date="2014-03-13T15:20:00Z">
                  <w:rPr>
                    <w:rStyle w:val="Hyperlnk"/>
                    <w:noProof/>
                  </w:rPr>
                </w:rPrChange>
              </w:rPr>
              <w:delText>3.2</w:delText>
            </w:r>
            <w:r w:rsidDel="005F7AB6">
              <w:rPr>
                <w:rFonts w:asciiTheme="minorHAnsi" w:eastAsiaTheme="minorEastAsia" w:hAnsiTheme="minorHAnsi" w:cstheme="minorBidi"/>
                <w:noProof/>
                <w:sz w:val="22"/>
                <w:lang w:eastAsia="sv-SE"/>
              </w:rPr>
              <w:tab/>
            </w:r>
            <w:r w:rsidRPr="005F7AB6" w:rsidDel="005F7AB6">
              <w:rPr>
                <w:rPrChange w:id="272" w:author="Björn Genfors" w:date="2014-03-13T15:20:00Z">
                  <w:rPr>
                    <w:rStyle w:val="Hyperlnk"/>
                    <w:noProof/>
                  </w:rPr>
                </w:rPrChange>
              </w:rPr>
              <w:delText>Adressering</w:delText>
            </w:r>
            <w:r w:rsidDel="005F7AB6">
              <w:rPr>
                <w:noProof/>
                <w:webHidden/>
              </w:rPr>
              <w:tab/>
              <w:delText>18</w:delText>
            </w:r>
          </w:del>
        </w:p>
        <w:p w14:paraId="7AE49099" w14:textId="77777777" w:rsidR="002025FB" w:rsidDel="005F7AB6" w:rsidRDefault="002025FB">
          <w:pPr>
            <w:pStyle w:val="Innehll3"/>
            <w:tabs>
              <w:tab w:val="left" w:pos="1100"/>
              <w:tab w:val="right" w:leader="dot" w:pos="8664"/>
            </w:tabs>
            <w:rPr>
              <w:del w:id="273" w:author="Björn Genfors" w:date="2014-03-13T15:20:00Z"/>
              <w:rFonts w:asciiTheme="minorHAnsi" w:eastAsiaTheme="minorEastAsia" w:hAnsiTheme="minorHAnsi" w:cstheme="minorBidi"/>
              <w:noProof/>
              <w:sz w:val="22"/>
              <w:lang w:eastAsia="sv-SE"/>
            </w:rPr>
          </w:pPr>
          <w:del w:id="274" w:author="Björn Genfors" w:date="2014-03-13T15:20:00Z">
            <w:r w:rsidRPr="005F7AB6" w:rsidDel="005F7AB6">
              <w:rPr>
                <w:rPrChange w:id="275" w:author="Björn Genfors" w:date="2014-03-13T15:20:00Z">
                  <w:rPr>
                    <w:rStyle w:val="Hyperlnk"/>
                    <w:noProof/>
                  </w:rPr>
                </w:rPrChange>
              </w:rPr>
              <w:delText>3.2.1</w:delText>
            </w:r>
            <w:r w:rsidDel="005F7AB6">
              <w:rPr>
                <w:rFonts w:asciiTheme="minorHAnsi" w:eastAsiaTheme="minorEastAsia" w:hAnsiTheme="minorHAnsi" w:cstheme="minorBidi"/>
                <w:noProof/>
                <w:sz w:val="22"/>
                <w:lang w:eastAsia="sv-SE"/>
              </w:rPr>
              <w:tab/>
            </w:r>
            <w:r w:rsidRPr="005F7AB6" w:rsidDel="005F7AB6">
              <w:rPr>
                <w:rPrChange w:id="276" w:author="Björn Genfors" w:date="2014-03-13T15:20:00Z">
                  <w:rPr>
                    <w:rStyle w:val="Hyperlnk"/>
                    <w:noProof/>
                  </w:rPr>
                </w:rPrChange>
              </w:rPr>
              <w:delText>Sammanfattning av adresseringsmodell</w:delText>
            </w:r>
            <w:r w:rsidDel="005F7AB6">
              <w:rPr>
                <w:noProof/>
                <w:webHidden/>
              </w:rPr>
              <w:tab/>
              <w:delText>19</w:delText>
            </w:r>
          </w:del>
        </w:p>
        <w:p w14:paraId="2D8C2F53" w14:textId="77777777" w:rsidR="002025FB" w:rsidDel="005F7AB6" w:rsidRDefault="002025FB">
          <w:pPr>
            <w:pStyle w:val="Innehll2"/>
            <w:tabs>
              <w:tab w:val="left" w:pos="880"/>
              <w:tab w:val="right" w:leader="dot" w:pos="8664"/>
            </w:tabs>
            <w:rPr>
              <w:del w:id="277" w:author="Björn Genfors" w:date="2014-03-13T15:20:00Z"/>
              <w:rFonts w:asciiTheme="minorHAnsi" w:eastAsiaTheme="minorEastAsia" w:hAnsiTheme="minorHAnsi" w:cstheme="minorBidi"/>
              <w:noProof/>
              <w:sz w:val="22"/>
              <w:lang w:eastAsia="sv-SE"/>
            </w:rPr>
          </w:pPr>
          <w:del w:id="278" w:author="Björn Genfors" w:date="2014-03-13T15:20:00Z">
            <w:r w:rsidRPr="005F7AB6" w:rsidDel="005F7AB6">
              <w:rPr>
                <w:rPrChange w:id="279" w:author="Björn Genfors" w:date="2014-03-13T15:20:00Z">
                  <w:rPr>
                    <w:rStyle w:val="Hyperlnk"/>
                    <w:noProof/>
                  </w:rPr>
                </w:rPrChange>
              </w:rPr>
              <w:delText>3.3</w:delText>
            </w:r>
            <w:r w:rsidDel="005F7AB6">
              <w:rPr>
                <w:rFonts w:asciiTheme="minorHAnsi" w:eastAsiaTheme="minorEastAsia" w:hAnsiTheme="minorHAnsi" w:cstheme="minorBidi"/>
                <w:noProof/>
                <w:sz w:val="22"/>
                <w:lang w:eastAsia="sv-SE"/>
              </w:rPr>
              <w:tab/>
            </w:r>
            <w:r w:rsidRPr="005F7AB6" w:rsidDel="005F7AB6">
              <w:rPr>
                <w:rPrChange w:id="280" w:author="Björn Genfors" w:date="2014-03-13T15:20:00Z">
                  <w:rPr>
                    <w:rStyle w:val="Hyperlnk"/>
                    <w:noProof/>
                  </w:rPr>
                </w:rPrChange>
              </w:rPr>
              <w:delText>Aggregering och engagemangsindex</w:delText>
            </w:r>
            <w:r w:rsidDel="005F7AB6">
              <w:rPr>
                <w:noProof/>
                <w:webHidden/>
              </w:rPr>
              <w:tab/>
              <w:delText>19</w:delText>
            </w:r>
          </w:del>
        </w:p>
        <w:p w14:paraId="760052CC" w14:textId="77777777" w:rsidR="002025FB" w:rsidDel="005F7AB6" w:rsidRDefault="002025FB">
          <w:pPr>
            <w:pStyle w:val="Innehll1"/>
            <w:tabs>
              <w:tab w:val="left" w:pos="400"/>
              <w:tab w:val="right" w:leader="dot" w:pos="8664"/>
            </w:tabs>
            <w:rPr>
              <w:del w:id="281" w:author="Björn Genfors" w:date="2014-03-13T15:20:00Z"/>
              <w:rFonts w:asciiTheme="minorHAnsi" w:eastAsiaTheme="minorEastAsia" w:hAnsiTheme="minorHAnsi" w:cstheme="minorBidi"/>
              <w:noProof/>
              <w:sz w:val="22"/>
              <w:lang w:eastAsia="sv-SE"/>
            </w:rPr>
          </w:pPr>
          <w:del w:id="282" w:author="Björn Genfors" w:date="2014-03-13T15:20:00Z">
            <w:r w:rsidRPr="005F7AB6" w:rsidDel="005F7AB6">
              <w:rPr>
                <w:rPrChange w:id="283" w:author="Björn Genfors" w:date="2014-03-13T15:20:00Z">
                  <w:rPr>
                    <w:rStyle w:val="Hyperlnk"/>
                    <w:noProof/>
                  </w:rPr>
                </w:rPrChange>
              </w:rPr>
              <w:delText>4</w:delText>
            </w:r>
            <w:r w:rsidDel="005F7AB6">
              <w:rPr>
                <w:rFonts w:asciiTheme="minorHAnsi" w:eastAsiaTheme="minorEastAsia" w:hAnsiTheme="minorHAnsi" w:cstheme="minorBidi"/>
                <w:noProof/>
                <w:sz w:val="22"/>
                <w:lang w:eastAsia="sv-SE"/>
              </w:rPr>
              <w:tab/>
            </w:r>
            <w:r w:rsidRPr="005F7AB6" w:rsidDel="005F7AB6">
              <w:rPr>
                <w:rPrChange w:id="284" w:author="Björn Genfors" w:date="2014-03-13T15:20:00Z">
                  <w:rPr>
                    <w:rStyle w:val="Hyperlnk"/>
                    <w:noProof/>
                  </w:rPr>
                </w:rPrChange>
              </w:rPr>
              <w:delText>Tjänstedomänens krav och regler</w:delText>
            </w:r>
            <w:r w:rsidDel="005F7AB6">
              <w:rPr>
                <w:noProof/>
                <w:webHidden/>
              </w:rPr>
              <w:tab/>
              <w:delText>20</w:delText>
            </w:r>
          </w:del>
        </w:p>
        <w:p w14:paraId="05755F8A" w14:textId="77777777" w:rsidR="002025FB" w:rsidDel="005F7AB6" w:rsidRDefault="002025FB">
          <w:pPr>
            <w:pStyle w:val="Innehll2"/>
            <w:tabs>
              <w:tab w:val="left" w:pos="880"/>
              <w:tab w:val="right" w:leader="dot" w:pos="8664"/>
            </w:tabs>
            <w:rPr>
              <w:del w:id="285" w:author="Björn Genfors" w:date="2014-03-13T15:20:00Z"/>
              <w:rFonts w:asciiTheme="minorHAnsi" w:eastAsiaTheme="minorEastAsia" w:hAnsiTheme="minorHAnsi" w:cstheme="minorBidi"/>
              <w:noProof/>
              <w:sz w:val="22"/>
              <w:lang w:eastAsia="sv-SE"/>
            </w:rPr>
          </w:pPr>
          <w:del w:id="286" w:author="Björn Genfors" w:date="2014-03-13T15:20:00Z">
            <w:r w:rsidRPr="005F7AB6" w:rsidDel="005F7AB6">
              <w:rPr>
                <w:rPrChange w:id="287" w:author="Björn Genfors" w:date="2014-03-13T15:20:00Z">
                  <w:rPr>
                    <w:rStyle w:val="Hyperlnk"/>
                    <w:noProof/>
                  </w:rPr>
                </w:rPrChange>
              </w:rPr>
              <w:delText>4.1</w:delText>
            </w:r>
            <w:r w:rsidDel="005F7AB6">
              <w:rPr>
                <w:rFonts w:asciiTheme="minorHAnsi" w:eastAsiaTheme="minorEastAsia" w:hAnsiTheme="minorHAnsi" w:cstheme="minorBidi"/>
                <w:noProof/>
                <w:sz w:val="22"/>
                <w:lang w:eastAsia="sv-SE"/>
              </w:rPr>
              <w:tab/>
            </w:r>
            <w:r w:rsidRPr="005F7AB6" w:rsidDel="005F7AB6">
              <w:rPr>
                <w:rPrChange w:id="288" w:author="Björn Genfors" w:date="2014-03-13T15:20:00Z">
                  <w:rPr>
                    <w:rStyle w:val="Hyperlnk"/>
                    <w:noProof/>
                  </w:rPr>
                </w:rPrChange>
              </w:rPr>
              <w:delText>Uppdatering av engagemangsindex</w:delText>
            </w:r>
            <w:r w:rsidDel="005F7AB6">
              <w:rPr>
                <w:noProof/>
                <w:webHidden/>
              </w:rPr>
              <w:tab/>
              <w:delText>20</w:delText>
            </w:r>
          </w:del>
        </w:p>
        <w:p w14:paraId="02DED554" w14:textId="77777777" w:rsidR="002025FB" w:rsidDel="005F7AB6" w:rsidRDefault="002025FB">
          <w:pPr>
            <w:pStyle w:val="Innehll2"/>
            <w:tabs>
              <w:tab w:val="left" w:pos="880"/>
              <w:tab w:val="right" w:leader="dot" w:pos="8664"/>
            </w:tabs>
            <w:rPr>
              <w:del w:id="289" w:author="Björn Genfors" w:date="2014-03-13T15:20:00Z"/>
              <w:rFonts w:asciiTheme="minorHAnsi" w:eastAsiaTheme="minorEastAsia" w:hAnsiTheme="minorHAnsi" w:cstheme="minorBidi"/>
              <w:noProof/>
              <w:sz w:val="22"/>
              <w:lang w:eastAsia="sv-SE"/>
            </w:rPr>
          </w:pPr>
          <w:del w:id="290" w:author="Björn Genfors" w:date="2014-03-13T15:20:00Z">
            <w:r w:rsidRPr="005F7AB6" w:rsidDel="005F7AB6">
              <w:rPr>
                <w:rPrChange w:id="291" w:author="Björn Genfors" w:date="2014-03-13T15:20:00Z">
                  <w:rPr>
                    <w:rStyle w:val="Hyperlnk"/>
                    <w:noProof/>
                  </w:rPr>
                </w:rPrChange>
              </w:rPr>
              <w:delText>4.2</w:delText>
            </w:r>
            <w:r w:rsidDel="005F7AB6">
              <w:rPr>
                <w:rFonts w:asciiTheme="minorHAnsi" w:eastAsiaTheme="minorEastAsia" w:hAnsiTheme="minorHAnsi" w:cstheme="minorBidi"/>
                <w:noProof/>
                <w:sz w:val="22"/>
                <w:lang w:eastAsia="sv-SE"/>
              </w:rPr>
              <w:tab/>
            </w:r>
            <w:r w:rsidRPr="005F7AB6" w:rsidDel="005F7AB6">
              <w:rPr>
                <w:rPrChange w:id="292" w:author="Björn Genfors" w:date="2014-03-13T15:20:00Z">
                  <w:rPr>
                    <w:rStyle w:val="Hyperlnk"/>
                    <w:noProof/>
                  </w:rPr>
                </w:rPrChange>
              </w:rPr>
              <w:delText>Informationssäkerhet och juridik</w:delText>
            </w:r>
            <w:r w:rsidDel="005F7AB6">
              <w:rPr>
                <w:noProof/>
                <w:webHidden/>
              </w:rPr>
              <w:tab/>
              <w:delText>22</w:delText>
            </w:r>
          </w:del>
        </w:p>
        <w:p w14:paraId="39AAA0BA" w14:textId="77777777" w:rsidR="002025FB" w:rsidDel="005F7AB6" w:rsidRDefault="002025FB">
          <w:pPr>
            <w:pStyle w:val="Innehll3"/>
            <w:tabs>
              <w:tab w:val="left" w:pos="1100"/>
              <w:tab w:val="right" w:leader="dot" w:pos="8664"/>
            </w:tabs>
            <w:rPr>
              <w:del w:id="293" w:author="Björn Genfors" w:date="2014-03-13T15:20:00Z"/>
              <w:rFonts w:asciiTheme="minorHAnsi" w:eastAsiaTheme="minorEastAsia" w:hAnsiTheme="minorHAnsi" w:cstheme="minorBidi"/>
              <w:noProof/>
              <w:sz w:val="22"/>
              <w:lang w:eastAsia="sv-SE"/>
            </w:rPr>
          </w:pPr>
          <w:del w:id="294" w:author="Björn Genfors" w:date="2014-03-13T15:20:00Z">
            <w:r w:rsidRPr="005F7AB6" w:rsidDel="005F7AB6">
              <w:rPr>
                <w:rPrChange w:id="295" w:author="Björn Genfors" w:date="2014-03-13T15:20:00Z">
                  <w:rPr>
                    <w:rStyle w:val="Hyperlnk"/>
                    <w:noProof/>
                  </w:rPr>
                </w:rPrChange>
              </w:rPr>
              <w:delText>4.2.1</w:delText>
            </w:r>
            <w:r w:rsidDel="005F7AB6">
              <w:rPr>
                <w:rFonts w:asciiTheme="minorHAnsi" w:eastAsiaTheme="minorEastAsia" w:hAnsiTheme="minorHAnsi" w:cstheme="minorBidi"/>
                <w:noProof/>
                <w:sz w:val="22"/>
                <w:lang w:eastAsia="sv-SE"/>
              </w:rPr>
              <w:tab/>
            </w:r>
            <w:r w:rsidRPr="005F7AB6" w:rsidDel="005F7AB6">
              <w:rPr>
                <w:rPrChange w:id="296" w:author="Björn Genfors" w:date="2014-03-13T15:20:00Z">
                  <w:rPr>
                    <w:rStyle w:val="Hyperlnk"/>
                    <w:noProof/>
                  </w:rPr>
                </w:rPrChange>
              </w:rPr>
              <w:delText>Medarbetarens direktåtkomst</w:delText>
            </w:r>
            <w:r w:rsidDel="005F7AB6">
              <w:rPr>
                <w:noProof/>
                <w:webHidden/>
              </w:rPr>
              <w:tab/>
              <w:delText>22</w:delText>
            </w:r>
          </w:del>
        </w:p>
        <w:p w14:paraId="61E4D5AA" w14:textId="77777777" w:rsidR="002025FB" w:rsidDel="005F7AB6" w:rsidRDefault="002025FB">
          <w:pPr>
            <w:pStyle w:val="Innehll3"/>
            <w:tabs>
              <w:tab w:val="left" w:pos="1100"/>
              <w:tab w:val="right" w:leader="dot" w:pos="8664"/>
            </w:tabs>
            <w:rPr>
              <w:del w:id="297" w:author="Björn Genfors" w:date="2014-03-13T15:20:00Z"/>
              <w:rFonts w:asciiTheme="minorHAnsi" w:eastAsiaTheme="minorEastAsia" w:hAnsiTheme="minorHAnsi" w:cstheme="minorBidi"/>
              <w:noProof/>
              <w:sz w:val="22"/>
              <w:lang w:eastAsia="sv-SE"/>
            </w:rPr>
          </w:pPr>
          <w:del w:id="298" w:author="Björn Genfors" w:date="2014-03-13T15:20:00Z">
            <w:r w:rsidRPr="005F7AB6" w:rsidDel="005F7AB6">
              <w:rPr>
                <w:rPrChange w:id="299" w:author="Björn Genfors" w:date="2014-03-13T15:20:00Z">
                  <w:rPr>
                    <w:rStyle w:val="Hyperlnk"/>
                    <w:noProof/>
                  </w:rPr>
                </w:rPrChange>
              </w:rPr>
              <w:delText>4.2.2</w:delText>
            </w:r>
            <w:r w:rsidDel="005F7AB6">
              <w:rPr>
                <w:rFonts w:asciiTheme="minorHAnsi" w:eastAsiaTheme="minorEastAsia" w:hAnsiTheme="minorHAnsi" w:cstheme="minorBidi"/>
                <w:noProof/>
                <w:sz w:val="22"/>
                <w:lang w:eastAsia="sv-SE"/>
              </w:rPr>
              <w:tab/>
            </w:r>
            <w:r w:rsidRPr="005F7AB6" w:rsidDel="005F7AB6">
              <w:rPr>
                <w:rPrChange w:id="300" w:author="Björn Genfors" w:date="2014-03-13T15:20:00Z">
                  <w:rPr>
                    <w:rStyle w:val="Hyperlnk"/>
                    <w:noProof/>
                  </w:rPr>
                </w:rPrChange>
              </w:rPr>
              <w:delText>Patientens direktåtkomst</w:delText>
            </w:r>
            <w:r w:rsidDel="005F7AB6">
              <w:rPr>
                <w:noProof/>
                <w:webHidden/>
              </w:rPr>
              <w:tab/>
              <w:delText>23</w:delText>
            </w:r>
          </w:del>
        </w:p>
        <w:p w14:paraId="22E5C04A" w14:textId="77777777" w:rsidR="002025FB" w:rsidDel="005F7AB6" w:rsidRDefault="002025FB">
          <w:pPr>
            <w:pStyle w:val="Innehll3"/>
            <w:tabs>
              <w:tab w:val="left" w:pos="1100"/>
              <w:tab w:val="right" w:leader="dot" w:pos="8664"/>
            </w:tabs>
            <w:rPr>
              <w:del w:id="301" w:author="Björn Genfors" w:date="2014-03-13T15:20:00Z"/>
              <w:rFonts w:asciiTheme="minorHAnsi" w:eastAsiaTheme="minorEastAsia" w:hAnsiTheme="minorHAnsi" w:cstheme="minorBidi"/>
              <w:noProof/>
              <w:sz w:val="22"/>
              <w:lang w:eastAsia="sv-SE"/>
            </w:rPr>
          </w:pPr>
          <w:del w:id="302" w:author="Björn Genfors" w:date="2014-03-13T15:20:00Z">
            <w:r w:rsidRPr="005F7AB6" w:rsidDel="005F7AB6">
              <w:rPr>
                <w:rPrChange w:id="303" w:author="Björn Genfors" w:date="2014-03-13T15:20:00Z">
                  <w:rPr>
                    <w:rStyle w:val="Hyperlnk"/>
                    <w:noProof/>
                  </w:rPr>
                </w:rPrChange>
              </w:rPr>
              <w:delText>4.2.3</w:delText>
            </w:r>
            <w:r w:rsidDel="005F7AB6">
              <w:rPr>
                <w:rFonts w:asciiTheme="minorHAnsi" w:eastAsiaTheme="minorEastAsia" w:hAnsiTheme="minorHAnsi" w:cstheme="minorBidi"/>
                <w:noProof/>
                <w:sz w:val="22"/>
                <w:lang w:eastAsia="sv-SE"/>
              </w:rPr>
              <w:tab/>
            </w:r>
            <w:r w:rsidRPr="005F7AB6" w:rsidDel="005F7AB6">
              <w:rPr>
                <w:rPrChange w:id="304" w:author="Björn Genfors" w:date="2014-03-13T15:20:00Z">
                  <w:rPr>
                    <w:rStyle w:val="Hyperlnk"/>
                    <w:noProof/>
                  </w:rPr>
                </w:rPrChange>
              </w:rPr>
              <w:delText>Generellt</w:delText>
            </w:r>
            <w:r w:rsidDel="005F7AB6">
              <w:rPr>
                <w:noProof/>
                <w:webHidden/>
              </w:rPr>
              <w:tab/>
              <w:delText>23</w:delText>
            </w:r>
          </w:del>
        </w:p>
        <w:p w14:paraId="630E8F14" w14:textId="77777777" w:rsidR="002025FB" w:rsidDel="005F7AB6" w:rsidRDefault="002025FB">
          <w:pPr>
            <w:pStyle w:val="Innehll2"/>
            <w:tabs>
              <w:tab w:val="left" w:pos="880"/>
              <w:tab w:val="right" w:leader="dot" w:pos="8664"/>
            </w:tabs>
            <w:rPr>
              <w:del w:id="305" w:author="Björn Genfors" w:date="2014-03-13T15:20:00Z"/>
              <w:rFonts w:asciiTheme="minorHAnsi" w:eastAsiaTheme="minorEastAsia" w:hAnsiTheme="minorHAnsi" w:cstheme="minorBidi"/>
              <w:noProof/>
              <w:sz w:val="22"/>
              <w:lang w:eastAsia="sv-SE"/>
            </w:rPr>
          </w:pPr>
          <w:del w:id="306" w:author="Björn Genfors" w:date="2014-03-13T15:20:00Z">
            <w:r w:rsidRPr="005F7AB6" w:rsidDel="005F7AB6">
              <w:rPr>
                <w:rPrChange w:id="307" w:author="Björn Genfors" w:date="2014-03-13T15:20:00Z">
                  <w:rPr>
                    <w:rStyle w:val="Hyperlnk"/>
                    <w:noProof/>
                  </w:rPr>
                </w:rPrChange>
              </w:rPr>
              <w:delText>4.3</w:delText>
            </w:r>
            <w:r w:rsidDel="005F7AB6">
              <w:rPr>
                <w:rFonts w:asciiTheme="minorHAnsi" w:eastAsiaTheme="minorEastAsia" w:hAnsiTheme="minorHAnsi" w:cstheme="minorBidi"/>
                <w:noProof/>
                <w:sz w:val="22"/>
                <w:lang w:eastAsia="sv-SE"/>
              </w:rPr>
              <w:tab/>
            </w:r>
            <w:r w:rsidRPr="005F7AB6" w:rsidDel="005F7AB6">
              <w:rPr>
                <w:rPrChange w:id="308" w:author="Björn Genfors" w:date="2014-03-13T15:20:00Z">
                  <w:rPr>
                    <w:rStyle w:val="Hyperlnk"/>
                    <w:noProof/>
                  </w:rPr>
                </w:rPrChange>
              </w:rPr>
              <w:delText>Icke funktionella krav</w:delText>
            </w:r>
            <w:r w:rsidDel="005F7AB6">
              <w:rPr>
                <w:noProof/>
                <w:webHidden/>
              </w:rPr>
              <w:tab/>
              <w:delText>23</w:delText>
            </w:r>
          </w:del>
        </w:p>
        <w:p w14:paraId="4093D4F2" w14:textId="77777777" w:rsidR="002025FB" w:rsidDel="005F7AB6" w:rsidRDefault="002025FB">
          <w:pPr>
            <w:pStyle w:val="Innehll3"/>
            <w:tabs>
              <w:tab w:val="left" w:pos="1100"/>
              <w:tab w:val="right" w:leader="dot" w:pos="8664"/>
            </w:tabs>
            <w:rPr>
              <w:del w:id="309" w:author="Björn Genfors" w:date="2014-03-13T15:20:00Z"/>
              <w:rFonts w:asciiTheme="minorHAnsi" w:eastAsiaTheme="minorEastAsia" w:hAnsiTheme="minorHAnsi" w:cstheme="minorBidi"/>
              <w:noProof/>
              <w:sz w:val="22"/>
              <w:lang w:eastAsia="sv-SE"/>
            </w:rPr>
          </w:pPr>
          <w:del w:id="310" w:author="Björn Genfors" w:date="2014-03-13T15:20:00Z">
            <w:r w:rsidRPr="005F7AB6" w:rsidDel="005F7AB6">
              <w:rPr>
                <w:rPrChange w:id="311" w:author="Björn Genfors" w:date="2014-03-13T15:20:00Z">
                  <w:rPr>
                    <w:rStyle w:val="Hyperlnk"/>
                    <w:noProof/>
                  </w:rPr>
                </w:rPrChange>
              </w:rPr>
              <w:delText>4.3.1</w:delText>
            </w:r>
            <w:r w:rsidDel="005F7AB6">
              <w:rPr>
                <w:rFonts w:asciiTheme="minorHAnsi" w:eastAsiaTheme="minorEastAsia" w:hAnsiTheme="minorHAnsi" w:cstheme="minorBidi"/>
                <w:noProof/>
                <w:sz w:val="22"/>
                <w:lang w:eastAsia="sv-SE"/>
              </w:rPr>
              <w:tab/>
            </w:r>
            <w:r w:rsidRPr="005F7AB6" w:rsidDel="005F7AB6">
              <w:rPr>
                <w:rPrChange w:id="312" w:author="Björn Genfors" w:date="2014-03-13T15:20:00Z">
                  <w:rPr>
                    <w:rStyle w:val="Hyperlnk"/>
                    <w:noProof/>
                  </w:rPr>
                </w:rPrChange>
              </w:rPr>
              <w:delText>SLA krav</w:delText>
            </w:r>
            <w:r w:rsidDel="005F7AB6">
              <w:rPr>
                <w:noProof/>
                <w:webHidden/>
              </w:rPr>
              <w:tab/>
              <w:delText>23</w:delText>
            </w:r>
          </w:del>
        </w:p>
        <w:p w14:paraId="025D2A39" w14:textId="77777777" w:rsidR="002025FB" w:rsidDel="005F7AB6" w:rsidRDefault="002025FB">
          <w:pPr>
            <w:pStyle w:val="Innehll3"/>
            <w:tabs>
              <w:tab w:val="left" w:pos="1100"/>
              <w:tab w:val="right" w:leader="dot" w:pos="8664"/>
            </w:tabs>
            <w:rPr>
              <w:del w:id="313" w:author="Björn Genfors" w:date="2014-03-13T15:20:00Z"/>
              <w:rFonts w:asciiTheme="minorHAnsi" w:eastAsiaTheme="minorEastAsia" w:hAnsiTheme="minorHAnsi" w:cstheme="minorBidi"/>
              <w:noProof/>
              <w:sz w:val="22"/>
              <w:lang w:eastAsia="sv-SE"/>
            </w:rPr>
          </w:pPr>
          <w:del w:id="314" w:author="Björn Genfors" w:date="2014-03-13T15:20:00Z">
            <w:r w:rsidRPr="005F7AB6" w:rsidDel="005F7AB6">
              <w:rPr>
                <w:rPrChange w:id="315" w:author="Björn Genfors" w:date="2014-03-13T15:20:00Z">
                  <w:rPr>
                    <w:rStyle w:val="Hyperlnk"/>
                    <w:noProof/>
                  </w:rPr>
                </w:rPrChange>
              </w:rPr>
              <w:delText>4.3.2</w:delText>
            </w:r>
            <w:r w:rsidDel="005F7AB6">
              <w:rPr>
                <w:rFonts w:asciiTheme="minorHAnsi" w:eastAsiaTheme="minorEastAsia" w:hAnsiTheme="minorHAnsi" w:cstheme="minorBidi"/>
                <w:noProof/>
                <w:sz w:val="22"/>
                <w:lang w:eastAsia="sv-SE"/>
              </w:rPr>
              <w:tab/>
            </w:r>
            <w:r w:rsidRPr="005F7AB6" w:rsidDel="005F7AB6">
              <w:rPr>
                <w:rPrChange w:id="316" w:author="Björn Genfors" w:date="2014-03-13T15:20:00Z">
                  <w:rPr>
                    <w:rStyle w:val="Hyperlnk"/>
                    <w:noProof/>
                  </w:rPr>
                </w:rPrChange>
              </w:rPr>
              <w:delText>Övriga krav och regler</w:delText>
            </w:r>
            <w:r w:rsidDel="005F7AB6">
              <w:rPr>
                <w:noProof/>
                <w:webHidden/>
              </w:rPr>
              <w:tab/>
              <w:delText>24</w:delText>
            </w:r>
          </w:del>
        </w:p>
        <w:p w14:paraId="4B298C2C" w14:textId="77777777" w:rsidR="002025FB" w:rsidDel="005F7AB6" w:rsidRDefault="002025FB">
          <w:pPr>
            <w:pStyle w:val="Innehll2"/>
            <w:tabs>
              <w:tab w:val="left" w:pos="880"/>
              <w:tab w:val="right" w:leader="dot" w:pos="8664"/>
            </w:tabs>
            <w:rPr>
              <w:del w:id="317" w:author="Björn Genfors" w:date="2014-03-13T15:20:00Z"/>
              <w:rFonts w:asciiTheme="minorHAnsi" w:eastAsiaTheme="minorEastAsia" w:hAnsiTheme="minorHAnsi" w:cstheme="minorBidi"/>
              <w:noProof/>
              <w:sz w:val="22"/>
              <w:lang w:eastAsia="sv-SE"/>
            </w:rPr>
          </w:pPr>
          <w:del w:id="318" w:author="Björn Genfors" w:date="2014-03-13T15:20:00Z">
            <w:r w:rsidRPr="005F7AB6" w:rsidDel="005F7AB6">
              <w:rPr>
                <w:rPrChange w:id="319" w:author="Björn Genfors" w:date="2014-03-13T15:20:00Z">
                  <w:rPr>
                    <w:rStyle w:val="Hyperlnk"/>
                    <w:noProof/>
                  </w:rPr>
                </w:rPrChange>
              </w:rPr>
              <w:delText>4.4</w:delText>
            </w:r>
            <w:r w:rsidDel="005F7AB6">
              <w:rPr>
                <w:rFonts w:asciiTheme="minorHAnsi" w:eastAsiaTheme="minorEastAsia" w:hAnsiTheme="minorHAnsi" w:cstheme="minorBidi"/>
                <w:noProof/>
                <w:sz w:val="22"/>
                <w:lang w:eastAsia="sv-SE"/>
              </w:rPr>
              <w:tab/>
            </w:r>
            <w:r w:rsidRPr="005F7AB6" w:rsidDel="005F7AB6">
              <w:rPr>
                <w:rPrChange w:id="320" w:author="Björn Genfors" w:date="2014-03-13T15:20:00Z">
                  <w:rPr>
                    <w:rStyle w:val="Hyperlnk"/>
                    <w:noProof/>
                  </w:rPr>
                </w:rPrChange>
              </w:rPr>
              <w:delText>Felhantering</w:delText>
            </w:r>
            <w:r w:rsidDel="005F7AB6">
              <w:rPr>
                <w:noProof/>
                <w:webHidden/>
              </w:rPr>
              <w:tab/>
              <w:delText>25</w:delText>
            </w:r>
          </w:del>
        </w:p>
        <w:p w14:paraId="13F3480F" w14:textId="77777777" w:rsidR="002025FB" w:rsidDel="005F7AB6" w:rsidRDefault="002025FB">
          <w:pPr>
            <w:pStyle w:val="Innehll3"/>
            <w:tabs>
              <w:tab w:val="left" w:pos="1100"/>
              <w:tab w:val="right" w:leader="dot" w:pos="8664"/>
            </w:tabs>
            <w:rPr>
              <w:del w:id="321" w:author="Björn Genfors" w:date="2014-03-13T15:20:00Z"/>
              <w:rFonts w:asciiTheme="minorHAnsi" w:eastAsiaTheme="minorEastAsia" w:hAnsiTheme="minorHAnsi" w:cstheme="minorBidi"/>
              <w:noProof/>
              <w:sz w:val="22"/>
              <w:lang w:eastAsia="sv-SE"/>
            </w:rPr>
          </w:pPr>
          <w:del w:id="322" w:author="Björn Genfors" w:date="2014-03-13T15:20:00Z">
            <w:r w:rsidRPr="005F7AB6" w:rsidDel="005F7AB6">
              <w:rPr>
                <w:rPrChange w:id="323" w:author="Björn Genfors" w:date="2014-03-13T15:20:00Z">
                  <w:rPr>
                    <w:rStyle w:val="Hyperlnk"/>
                    <w:noProof/>
                  </w:rPr>
                </w:rPrChange>
              </w:rPr>
              <w:delText>4.4.1</w:delText>
            </w:r>
            <w:r w:rsidDel="005F7AB6">
              <w:rPr>
                <w:rFonts w:asciiTheme="minorHAnsi" w:eastAsiaTheme="minorEastAsia" w:hAnsiTheme="minorHAnsi" w:cstheme="minorBidi"/>
                <w:noProof/>
                <w:sz w:val="22"/>
                <w:lang w:eastAsia="sv-SE"/>
              </w:rPr>
              <w:tab/>
            </w:r>
            <w:r w:rsidRPr="005F7AB6" w:rsidDel="005F7AB6">
              <w:rPr>
                <w:rPrChange w:id="324" w:author="Björn Genfors" w:date="2014-03-13T15:20:00Z">
                  <w:rPr>
                    <w:rStyle w:val="Hyperlnk"/>
                    <w:noProof/>
                  </w:rPr>
                </w:rPrChange>
              </w:rPr>
              <w:delText>Krav på en tjänsteproducent</w:delText>
            </w:r>
            <w:r w:rsidDel="005F7AB6">
              <w:rPr>
                <w:noProof/>
                <w:webHidden/>
              </w:rPr>
              <w:tab/>
              <w:delText>25</w:delText>
            </w:r>
          </w:del>
        </w:p>
        <w:p w14:paraId="77202A48" w14:textId="77777777" w:rsidR="002025FB" w:rsidDel="005F7AB6" w:rsidRDefault="002025FB">
          <w:pPr>
            <w:pStyle w:val="Innehll3"/>
            <w:tabs>
              <w:tab w:val="left" w:pos="1100"/>
              <w:tab w:val="right" w:leader="dot" w:pos="8664"/>
            </w:tabs>
            <w:rPr>
              <w:del w:id="325" w:author="Björn Genfors" w:date="2014-03-13T15:20:00Z"/>
              <w:rFonts w:asciiTheme="minorHAnsi" w:eastAsiaTheme="minorEastAsia" w:hAnsiTheme="minorHAnsi" w:cstheme="minorBidi"/>
              <w:noProof/>
              <w:sz w:val="22"/>
              <w:lang w:eastAsia="sv-SE"/>
            </w:rPr>
          </w:pPr>
          <w:del w:id="326" w:author="Björn Genfors" w:date="2014-03-13T15:20:00Z">
            <w:r w:rsidRPr="005F7AB6" w:rsidDel="005F7AB6">
              <w:rPr>
                <w:rPrChange w:id="327" w:author="Björn Genfors" w:date="2014-03-13T15:20:00Z">
                  <w:rPr>
                    <w:rStyle w:val="Hyperlnk"/>
                    <w:noProof/>
                  </w:rPr>
                </w:rPrChange>
              </w:rPr>
              <w:delText>4.4.2</w:delText>
            </w:r>
            <w:r w:rsidDel="005F7AB6">
              <w:rPr>
                <w:rFonts w:asciiTheme="minorHAnsi" w:eastAsiaTheme="minorEastAsia" w:hAnsiTheme="minorHAnsi" w:cstheme="minorBidi"/>
                <w:noProof/>
                <w:sz w:val="22"/>
                <w:lang w:eastAsia="sv-SE"/>
              </w:rPr>
              <w:tab/>
            </w:r>
            <w:r w:rsidRPr="005F7AB6" w:rsidDel="005F7AB6">
              <w:rPr>
                <w:rPrChange w:id="328" w:author="Björn Genfors" w:date="2014-03-13T15:20:00Z">
                  <w:rPr>
                    <w:rStyle w:val="Hyperlnk"/>
                    <w:noProof/>
                  </w:rPr>
                </w:rPrChange>
              </w:rPr>
              <w:delText>Krav på en tjänstekonsument</w:delText>
            </w:r>
            <w:r w:rsidDel="005F7AB6">
              <w:rPr>
                <w:noProof/>
                <w:webHidden/>
              </w:rPr>
              <w:tab/>
              <w:delText>25</w:delText>
            </w:r>
          </w:del>
        </w:p>
        <w:p w14:paraId="28030D42" w14:textId="77777777" w:rsidR="002025FB" w:rsidDel="005F7AB6" w:rsidRDefault="002025FB">
          <w:pPr>
            <w:pStyle w:val="Innehll1"/>
            <w:tabs>
              <w:tab w:val="left" w:pos="400"/>
              <w:tab w:val="right" w:leader="dot" w:pos="8664"/>
            </w:tabs>
            <w:rPr>
              <w:del w:id="329" w:author="Björn Genfors" w:date="2014-03-13T15:20:00Z"/>
              <w:rFonts w:asciiTheme="minorHAnsi" w:eastAsiaTheme="minorEastAsia" w:hAnsiTheme="minorHAnsi" w:cstheme="minorBidi"/>
              <w:noProof/>
              <w:sz w:val="22"/>
              <w:lang w:eastAsia="sv-SE"/>
            </w:rPr>
          </w:pPr>
          <w:del w:id="330" w:author="Björn Genfors" w:date="2014-03-13T15:20:00Z">
            <w:r w:rsidRPr="005F7AB6" w:rsidDel="005F7AB6">
              <w:rPr>
                <w:rPrChange w:id="331" w:author="Björn Genfors" w:date="2014-03-13T15:20:00Z">
                  <w:rPr>
                    <w:rStyle w:val="Hyperlnk"/>
                    <w:noProof/>
                  </w:rPr>
                </w:rPrChange>
              </w:rPr>
              <w:delText>5</w:delText>
            </w:r>
            <w:r w:rsidDel="005F7AB6">
              <w:rPr>
                <w:rFonts w:asciiTheme="minorHAnsi" w:eastAsiaTheme="minorEastAsia" w:hAnsiTheme="minorHAnsi" w:cstheme="minorBidi"/>
                <w:noProof/>
                <w:sz w:val="22"/>
                <w:lang w:eastAsia="sv-SE"/>
              </w:rPr>
              <w:tab/>
            </w:r>
            <w:r w:rsidRPr="005F7AB6" w:rsidDel="005F7AB6">
              <w:rPr>
                <w:rPrChange w:id="332" w:author="Björn Genfors" w:date="2014-03-13T15:20:00Z">
                  <w:rPr>
                    <w:rStyle w:val="Hyperlnk"/>
                    <w:noProof/>
                  </w:rPr>
                </w:rPrChange>
              </w:rPr>
              <w:delText>Gemensamma informationskomponenter</w:delText>
            </w:r>
            <w:r w:rsidDel="005F7AB6">
              <w:rPr>
                <w:noProof/>
                <w:webHidden/>
              </w:rPr>
              <w:tab/>
              <w:delText>26</w:delText>
            </w:r>
          </w:del>
        </w:p>
        <w:p w14:paraId="1820759F" w14:textId="77777777" w:rsidR="002025FB" w:rsidDel="005F7AB6" w:rsidRDefault="002025FB">
          <w:pPr>
            <w:pStyle w:val="Innehll1"/>
            <w:tabs>
              <w:tab w:val="left" w:pos="400"/>
              <w:tab w:val="right" w:leader="dot" w:pos="8664"/>
            </w:tabs>
            <w:rPr>
              <w:del w:id="333" w:author="Björn Genfors" w:date="2014-03-13T15:20:00Z"/>
              <w:rFonts w:asciiTheme="minorHAnsi" w:eastAsiaTheme="minorEastAsia" w:hAnsiTheme="minorHAnsi" w:cstheme="minorBidi"/>
              <w:noProof/>
              <w:sz w:val="22"/>
              <w:lang w:eastAsia="sv-SE"/>
            </w:rPr>
          </w:pPr>
          <w:del w:id="334" w:author="Björn Genfors" w:date="2014-03-13T15:20:00Z">
            <w:r w:rsidRPr="005F7AB6" w:rsidDel="005F7AB6">
              <w:rPr>
                <w:rPrChange w:id="335" w:author="Björn Genfors" w:date="2014-03-13T15:20:00Z">
                  <w:rPr>
                    <w:rStyle w:val="Hyperlnk"/>
                    <w:noProof/>
                  </w:rPr>
                </w:rPrChange>
              </w:rPr>
              <w:delText>6</w:delText>
            </w:r>
            <w:r w:rsidDel="005F7AB6">
              <w:rPr>
                <w:rFonts w:asciiTheme="minorHAnsi" w:eastAsiaTheme="minorEastAsia" w:hAnsiTheme="minorHAnsi" w:cstheme="minorBidi"/>
                <w:noProof/>
                <w:sz w:val="22"/>
                <w:lang w:eastAsia="sv-SE"/>
              </w:rPr>
              <w:tab/>
            </w:r>
            <w:r w:rsidRPr="005F7AB6" w:rsidDel="005F7AB6">
              <w:rPr>
                <w:rPrChange w:id="336" w:author="Björn Genfors" w:date="2014-03-13T15:20:00Z">
                  <w:rPr>
                    <w:rStyle w:val="Hyperlnk"/>
                    <w:noProof/>
                  </w:rPr>
                </w:rPrChange>
              </w:rPr>
              <w:delText>Tjänstedomänens meddelandemodeller</w:delText>
            </w:r>
            <w:r w:rsidDel="005F7AB6">
              <w:rPr>
                <w:noProof/>
                <w:webHidden/>
              </w:rPr>
              <w:tab/>
              <w:delText>27</w:delText>
            </w:r>
          </w:del>
        </w:p>
        <w:p w14:paraId="304D03AB" w14:textId="77777777" w:rsidR="002025FB" w:rsidDel="005F7AB6" w:rsidRDefault="002025FB">
          <w:pPr>
            <w:pStyle w:val="Innehll2"/>
            <w:tabs>
              <w:tab w:val="left" w:pos="880"/>
              <w:tab w:val="right" w:leader="dot" w:pos="8664"/>
            </w:tabs>
            <w:rPr>
              <w:del w:id="337" w:author="Björn Genfors" w:date="2014-03-13T15:20:00Z"/>
              <w:rFonts w:asciiTheme="minorHAnsi" w:eastAsiaTheme="minorEastAsia" w:hAnsiTheme="minorHAnsi" w:cstheme="minorBidi"/>
              <w:noProof/>
              <w:sz w:val="22"/>
              <w:lang w:eastAsia="sv-SE"/>
            </w:rPr>
          </w:pPr>
          <w:del w:id="338" w:author="Björn Genfors" w:date="2014-03-13T15:20:00Z">
            <w:r w:rsidRPr="005F7AB6" w:rsidDel="005F7AB6">
              <w:rPr>
                <w:rPrChange w:id="339" w:author="Björn Genfors" w:date="2014-03-13T15:20:00Z">
                  <w:rPr>
                    <w:rStyle w:val="Hyperlnk"/>
                    <w:noProof/>
                  </w:rPr>
                </w:rPrChange>
              </w:rPr>
              <w:delText>6.1</w:delText>
            </w:r>
            <w:r w:rsidDel="005F7AB6">
              <w:rPr>
                <w:rFonts w:asciiTheme="minorHAnsi" w:eastAsiaTheme="minorEastAsia" w:hAnsiTheme="minorHAnsi" w:cstheme="minorBidi"/>
                <w:noProof/>
                <w:sz w:val="22"/>
                <w:lang w:eastAsia="sv-SE"/>
              </w:rPr>
              <w:tab/>
            </w:r>
            <w:r w:rsidRPr="005F7AB6" w:rsidDel="005F7AB6">
              <w:rPr>
                <w:rPrChange w:id="340" w:author="Björn Genfors" w:date="2014-03-13T15:20:00Z">
                  <w:rPr>
                    <w:rStyle w:val="Hyperlnk"/>
                    <w:noProof/>
                  </w:rPr>
                </w:rPrChange>
              </w:rPr>
              <w:delText>V-MIM Vård- och omsorgsdokument</w:delText>
            </w:r>
            <w:r w:rsidDel="005F7AB6">
              <w:rPr>
                <w:noProof/>
                <w:webHidden/>
              </w:rPr>
              <w:tab/>
              <w:delText>27</w:delText>
            </w:r>
          </w:del>
        </w:p>
        <w:p w14:paraId="159285B9" w14:textId="77777777" w:rsidR="002025FB" w:rsidDel="005F7AB6" w:rsidRDefault="002025FB">
          <w:pPr>
            <w:pStyle w:val="Innehll2"/>
            <w:tabs>
              <w:tab w:val="left" w:pos="880"/>
              <w:tab w:val="right" w:leader="dot" w:pos="8664"/>
            </w:tabs>
            <w:rPr>
              <w:del w:id="341" w:author="Björn Genfors" w:date="2014-03-13T15:20:00Z"/>
              <w:rFonts w:asciiTheme="minorHAnsi" w:eastAsiaTheme="minorEastAsia" w:hAnsiTheme="minorHAnsi" w:cstheme="minorBidi"/>
              <w:noProof/>
              <w:sz w:val="22"/>
              <w:lang w:eastAsia="sv-SE"/>
            </w:rPr>
          </w:pPr>
          <w:del w:id="342" w:author="Björn Genfors" w:date="2014-03-13T15:20:00Z">
            <w:r w:rsidRPr="005F7AB6" w:rsidDel="005F7AB6">
              <w:rPr>
                <w:rPrChange w:id="343" w:author="Björn Genfors" w:date="2014-03-13T15:20:00Z">
                  <w:rPr>
                    <w:rStyle w:val="Hyperlnk"/>
                    <w:noProof/>
                  </w:rPr>
                </w:rPrChange>
              </w:rPr>
              <w:delText>6.2</w:delText>
            </w:r>
            <w:r w:rsidDel="005F7AB6">
              <w:rPr>
                <w:rFonts w:asciiTheme="minorHAnsi" w:eastAsiaTheme="minorEastAsia" w:hAnsiTheme="minorHAnsi" w:cstheme="minorBidi"/>
                <w:noProof/>
                <w:sz w:val="22"/>
                <w:lang w:eastAsia="sv-SE"/>
              </w:rPr>
              <w:tab/>
            </w:r>
            <w:r w:rsidRPr="005F7AB6" w:rsidDel="005F7AB6">
              <w:rPr>
                <w:rPrChange w:id="344" w:author="Björn Genfors" w:date="2014-03-13T15:20:00Z">
                  <w:rPr>
                    <w:rStyle w:val="Hyperlnk"/>
                    <w:noProof/>
                  </w:rPr>
                </w:rPrChange>
              </w:rPr>
              <w:delText>V-MIM Diagnos</w:delText>
            </w:r>
            <w:r w:rsidDel="005F7AB6">
              <w:rPr>
                <w:noProof/>
                <w:webHidden/>
              </w:rPr>
              <w:tab/>
              <w:delText>31</w:delText>
            </w:r>
          </w:del>
        </w:p>
        <w:p w14:paraId="3120D270" w14:textId="77777777" w:rsidR="002025FB" w:rsidDel="005F7AB6" w:rsidRDefault="002025FB">
          <w:pPr>
            <w:pStyle w:val="Innehll2"/>
            <w:tabs>
              <w:tab w:val="left" w:pos="880"/>
              <w:tab w:val="right" w:leader="dot" w:pos="8664"/>
            </w:tabs>
            <w:rPr>
              <w:del w:id="345" w:author="Björn Genfors" w:date="2014-03-13T15:20:00Z"/>
              <w:rFonts w:asciiTheme="minorHAnsi" w:eastAsiaTheme="minorEastAsia" w:hAnsiTheme="minorHAnsi" w:cstheme="minorBidi"/>
              <w:noProof/>
              <w:sz w:val="22"/>
              <w:lang w:eastAsia="sv-SE"/>
            </w:rPr>
          </w:pPr>
          <w:del w:id="346" w:author="Björn Genfors" w:date="2014-03-13T15:20:00Z">
            <w:r w:rsidRPr="005F7AB6" w:rsidDel="005F7AB6">
              <w:rPr>
                <w:rPrChange w:id="347" w:author="Björn Genfors" w:date="2014-03-13T15:20:00Z">
                  <w:rPr>
                    <w:rStyle w:val="Hyperlnk"/>
                    <w:noProof/>
                  </w:rPr>
                </w:rPrChange>
              </w:rPr>
              <w:delText>6.3</w:delText>
            </w:r>
            <w:r w:rsidDel="005F7AB6">
              <w:rPr>
                <w:rFonts w:asciiTheme="minorHAnsi" w:eastAsiaTheme="minorEastAsia" w:hAnsiTheme="minorHAnsi" w:cstheme="minorBidi"/>
                <w:noProof/>
                <w:sz w:val="22"/>
                <w:lang w:eastAsia="sv-SE"/>
              </w:rPr>
              <w:tab/>
            </w:r>
            <w:r w:rsidRPr="005F7AB6" w:rsidDel="005F7AB6">
              <w:rPr>
                <w:rPrChange w:id="348" w:author="Björn Genfors" w:date="2014-03-13T15:20:00Z">
                  <w:rPr>
                    <w:rStyle w:val="Hyperlnk"/>
                    <w:noProof/>
                  </w:rPr>
                </w:rPrChange>
              </w:rPr>
              <w:delText>V-MIM Uppmärksamhetsinformation</w:delText>
            </w:r>
            <w:r w:rsidDel="005F7AB6">
              <w:rPr>
                <w:noProof/>
                <w:webHidden/>
              </w:rPr>
              <w:tab/>
              <w:delText>33</w:delText>
            </w:r>
          </w:del>
        </w:p>
        <w:p w14:paraId="5335F06C" w14:textId="77777777" w:rsidR="002025FB" w:rsidDel="005F7AB6" w:rsidRDefault="002025FB">
          <w:pPr>
            <w:pStyle w:val="Innehll1"/>
            <w:tabs>
              <w:tab w:val="left" w:pos="400"/>
              <w:tab w:val="right" w:leader="dot" w:pos="8664"/>
            </w:tabs>
            <w:rPr>
              <w:del w:id="349" w:author="Björn Genfors" w:date="2014-03-13T15:20:00Z"/>
              <w:rFonts w:asciiTheme="minorHAnsi" w:eastAsiaTheme="minorEastAsia" w:hAnsiTheme="minorHAnsi" w:cstheme="minorBidi"/>
              <w:noProof/>
              <w:sz w:val="22"/>
              <w:lang w:eastAsia="sv-SE"/>
            </w:rPr>
          </w:pPr>
          <w:del w:id="350" w:author="Björn Genfors" w:date="2014-03-13T15:20:00Z">
            <w:r w:rsidRPr="005F7AB6" w:rsidDel="005F7AB6">
              <w:rPr>
                <w:rPrChange w:id="351" w:author="Björn Genfors" w:date="2014-03-13T15:20:00Z">
                  <w:rPr>
                    <w:rStyle w:val="Hyperlnk"/>
                    <w:noProof/>
                  </w:rPr>
                </w:rPrChange>
              </w:rPr>
              <w:delText>7</w:delText>
            </w:r>
            <w:r w:rsidDel="005F7AB6">
              <w:rPr>
                <w:rFonts w:asciiTheme="minorHAnsi" w:eastAsiaTheme="minorEastAsia" w:hAnsiTheme="minorHAnsi" w:cstheme="minorBidi"/>
                <w:noProof/>
                <w:sz w:val="22"/>
                <w:lang w:eastAsia="sv-SE"/>
              </w:rPr>
              <w:tab/>
            </w:r>
            <w:r w:rsidRPr="005F7AB6" w:rsidDel="005F7AB6">
              <w:rPr>
                <w:rPrChange w:id="352" w:author="Björn Genfors" w:date="2014-03-13T15:20:00Z">
                  <w:rPr>
                    <w:rStyle w:val="Hyperlnk"/>
                    <w:noProof/>
                  </w:rPr>
                </w:rPrChange>
              </w:rPr>
              <w:delText>Tjänstekontrakt</w:delText>
            </w:r>
            <w:r w:rsidDel="005F7AB6">
              <w:rPr>
                <w:noProof/>
                <w:webHidden/>
              </w:rPr>
              <w:tab/>
              <w:delText>39</w:delText>
            </w:r>
          </w:del>
        </w:p>
        <w:p w14:paraId="575541FD" w14:textId="77777777" w:rsidR="002025FB" w:rsidDel="005F7AB6" w:rsidRDefault="002025FB">
          <w:pPr>
            <w:pStyle w:val="Innehll2"/>
            <w:tabs>
              <w:tab w:val="left" w:pos="880"/>
              <w:tab w:val="right" w:leader="dot" w:pos="8664"/>
            </w:tabs>
            <w:rPr>
              <w:del w:id="353" w:author="Björn Genfors" w:date="2014-03-13T15:20:00Z"/>
              <w:rFonts w:asciiTheme="minorHAnsi" w:eastAsiaTheme="minorEastAsia" w:hAnsiTheme="minorHAnsi" w:cstheme="minorBidi"/>
              <w:noProof/>
              <w:sz w:val="22"/>
              <w:lang w:eastAsia="sv-SE"/>
            </w:rPr>
          </w:pPr>
          <w:del w:id="354" w:author="Björn Genfors" w:date="2014-03-13T15:20:00Z">
            <w:r w:rsidRPr="005F7AB6" w:rsidDel="005F7AB6">
              <w:rPr>
                <w:rPrChange w:id="355" w:author="Björn Genfors" w:date="2014-03-13T15:20:00Z">
                  <w:rPr>
                    <w:rStyle w:val="Hyperlnk"/>
                    <w:noProof/>
                  </w:rPr>
                </w:rPrChange>
              </w:rPr>
              <w:delText>7.1</w:delText>
            </w:r>
            <w:r w:rsidDel="005F7AB6">
              <w:rPr>
                <w:rFonts w:asciiTheme="minorHAnsi" w:eastAsiaTheme="minorEastAsia" w:hAnsiTheme="minorHAnsi" w:cstheme="minorBidi"/>
                <w:noProof/>
                <w:sz w:val="22"/>
                <w:lang w:eastAsia="sv-SE"/>
              </w:rPr>
              <w:tab/>
            </w:r>
            <w:r w:rsidRPr="005F7AB6" w:rsidDel="005F7AB6">
              <w:rPr>
                <w:rPrChange w:id="356" w:author="Björn Genfors" w:date="2014-03-13T15:20:00Z">
                  <w:rPr>
                    <w:rStyle w:val="Hyperlnk"/>
                    <w:noProof/>
                  </w:rPr>
                </w:rPrChange>
              </w:rPr>
              <w:delText>GetCareDocumentation</w:delText>
            </w:r>
            <w:r w:rsidDel="005F7AB6">
              <w:rPr>
                <w:noProof/>
                <w:webHidden/>
              </w:rPr>
              <w:tab/>
              <w:delText>39</w:delText>
            </w:r>
          </w:del>
        </w:p>
        <w:p w14:paraId="7CD1702E" w14:textId="77777777" w:rsidR="002025FB" w:rsidDel="005F7AB6" w:rsidRDefault="002025FB">
          <w:pPr>
            <w:pStyle w:val="Innehll3"/>
            <w:tabs>
              <w:tab w:val="left" w:pos="1100"/>
              <w:tab w:val="right" w:leader="dot" w:pos="8664"/>
            </w:tabs>
            <w:rPr>
              <w:del w:id="357" w:author="Björn Genfors" w:date="2014-03-13T15:20:00Z"/>
              <w:rFonts w:asciiTheme="minorHAnsi" w:eastAsiaTheme="minorEastAsia" w:hAnsiTheme="minorHAnsi" w:cstheme="minorBidi"/>
              <w:noProof/>
              <w:sz w:val="22"/>
              <w:lang w:eastAsia="sv-SE"/>
            </w:rPr>
          </w:pPr>
          <w:del w:id="358" w:author="Björn Genfors" w:date="2014-03-13T15:20:00Z">
            <w:r w:rsidRPr="005F7AB6" w:rsidDel="005F7AB6">
              <w:rPr>
                <w:rPrChange w:id="359" w:author="Björn Genfors" w:date="2014-03-13T15:20:00Z">
                  <w:rPr>
                    <w:rStyle w:val="Hyperlnk"/>
                    <w:noProof/>
                  </w:rPr>
                </w:rPrChange>
              </w:rPr>
              <w:delText>7.1.1</w:delText>
            </w:r>
            <w:r w:rsidDel="005F7AB6">
              <w:rPr>
                <w:rFonts w:asciiTheme="minorHAnsi" w:eastAsiaTheme="minorEastAsia" w:hAnsiTheme="minorHAnsi" w:cstheme="minorBidi"/>
                <w:noProof/>
                <w:sz w:val="22"/>
                <w:lang w:eastAsia="sv-SE"/>
              </w:rPr>
              <w:tab/>
            </w:r>
            <w:r w:rsidRPr="005F7AB6" w:rsidDel="005F7AB6">
              <w:rPr>
                <w:rPrChange w:id="360" w:author="Björn Genfors" w:date="2014-03-13T15:20:00Z">
                  <w:rPr>
                    <w:rStyle w:val="Hyperlnk"/>
                    <w:noProof/>
                  </w:rPr>
                </w:rPrChange>
              </w:rPr>
              <w:delText>Version</w:delText>
            </w:r>
            <w:r w:rsidDel="005F7AB6">
              <w:rPr>
                <w:noProof/>
                <w:webHidden/>
              </w:rPr>
              <w:tab/>
              <w:delText>39</w:delText>
            </w:r>
          </w:del>
        </w:p>
        <w:p w14:paraId="09C99CC9" w14:textId="77777777" w:rsidR="002025FB" w:rsidDel="005F7AB6" w:rsidRDefault="002025FB">
          <w:pPr>
            <w:pStyle w:val="Innehll3"/>
            <w:tabs>
              <w:tab w:val="left" w:pos="1100"/>
              <w:tab w:val="right" w:leader="dot" w:pos="8664"/>
            </w:tabs>
            <w:rPr>
              <w:del w:id="361" w:author="Björn Genfors" w:date="2014-03-13T15:20:00Z"/>
              <w:rFonts w:asciiTheme="minorHAnsi" w:eastAsiaTheme="minorEastAsia" w:hAnsiTheme="minorHAnsi" w:cstheme="minorBidi"/>
              <w:noProof/>
              <w:sz w:val="22"/>
              <w:lang w:eastAsia="sv-SE"/>
            </w:rPr>
          </w:pPr>
          <w:del w:id="362" w:author="Björn Genfors" w:date="2014-03-13T15:20:00Z">
            <w:r w:rsidRPr="005F7AB6" w:rsidDel="005F7AB6">
              <w:rPr>
                <w:rPrChange w:id="363" w:author="Björn Genfors" w:date="2014-03-13T15:20:00Z">
                  <w:rPr>
                    <w:rStyle w:val="Hyperlnk"/>
                    <w:noProof/>
                  </w:rPr>
                </w:rPrChange>
              </w:rPr>
              <w:delText>7.1.2</w:delText>
            </w:r>
            <w:r w:rsidDel="005F7AB6">
              <w:rPr>
                <w:rFonts w:asciiTheme="minorHAnsi" w:eastAsiaTheme="minorEastAsia" w:hAnsiTheme="minorHAnsi" w:cstheme="minorBidi"/>
                <w:noProof/>
                <w:sz w:val="22"/>
                <w:lang w:eastAsia="sv-SE"/>
              </w:rPr>
              <w:tab/>
            </w:r>
            <w:r w:rsidRPr="005F7AB6" w:rsidDel="005F7AB6">
              <w:rPr>
                <w:rPrChange w:id="364" w:author="Björn Genfors" w:date="2014-03-13T15:20:00Z">
                  <w:rPr>
                    <w:rStyle w:val="Hyperlnk"/>
                    <w:noProof/>
                  </w:rPr>
                </w:rPrChange>
              </w:rPr>
              <w:delText>Gemensamma informationskomponenter</w:delText>
            </w:r>
            <w:r w:rsidDel="005F7AB6">
              <w:rPr>
                <w:noProof/>
                <w:webHidden/>
              </w:rPr>
              <w:tab/>
              <w:delText>39</w:delText>
            </w:r>
          </w:del>
        </w:p>
        <w:p w14:paraId="1690791A" w14:textId="77777777" w:rsidR="002025FB" w:rsidDel="005F7AB6" w:rsidRDefault="002025FB">
          <w:pPr>
            <w:pStyle w:val="Innehll3"/>
            <w:tabs>
              <w:tab w:val="left" w:pos="1100"/>
              <w:tab w:val="right" w:leader="dot" w:pos="8664"/>
            </w:tabs>
            <w:rPr>
              <w:del w:id="365" w:author="Björn Genfors" w:date="2014-03-13T15:20:00Z"/>
              <w:rFonts w:asciiTheme="minorHAnsi" w:eastAsiaTheme="minorEastAsia" w:hAnsiTheme="minorHAnsi" w:cstheme="minorBidi"/>
              <w:noProof/>
              <w:sz w:val="22"/>
              <w:lang w:eastAsia="sv-SE"/>
            </w:rPr>
          </w:pPr>
          <w:del w:id="366" w:author="Björn Genfors" w:date="2014-03-13T15:20:00Z">
            <w:r w:rsidRPr="005F7AB6" w:rsidDel="005F7AB6">
              <w:rPr>
                <w:rPrChange w:id="367" w:author="Björn Genfors" w:date="2014-03-13T15:20:00Z">
                  <w:rPr>
                    <w:rStyle w:val="Hyperlnk"/>
                    <w:noProof/>
                  </w:rPr>
                </w:rPrChange>
              </w:rPr>
              <w:delText>7.1.3</w:delText>
            </w:r>
            <w:r w:rsidDel="005F7AB6">
              <w:rPr>
                <w:rFonts w:asciiTheme="minorHAnsi" w:eastAsiaTheme="minorEastAsia" w:hAnsiTheme="minorHAnsi" w:cstheme="minorBidi"/>
                <w:noProof/>
                <w:sz w:val="22"/>
                <w:lang w:eastAsia="sv-SE"/>
              </w:rPr>
              <w:tab/>
            </w:r>
            <w:r w:rsidRPr="005F7AB6" w:rsidDel="005F7AB6">
              <w:rPr>
                <w:rPrChange w:id="368" w:author="Björn Genfors" w:date="2014-03-13T15:20:00Z">
                  <w:rPr>
                    <w:rStyle w:val="Hyperlnk"/>
                    <w:noProof/>
                  </w:rPr>
                </w:rPrChange>
              </w:rPr>
              <w:delText>DocBook-format för clinicalDocumentNoteText-fältet</w:delText>
            </w:r>
            <w:r w:rsidDel="005F7AB6">
              <w:rPr>
                <w:noProof/>
                <w:webHidden/>
              </w:rPr>
              <w:tab/>
              <w:delText>39</w:delText>
            </w:r>
          </w:del>
        </w:p>
        <w:p w14:paraId="3F82A91F" w14:textId="77777777" w:rsidR="002025FB" w:rsidDel="005F7AB6" w:rsidRDefault="002025FB">
          <w:pPr>
            <w:pStyle w:val="Innehll3"/>
            <w:tabs>
              <w:tab w:val="left" w:pos="1100"/>
              <w:tab w:val="right" w:leader="dot" w:pos="8664"/>
            </w:tabs>
            <w:rPr>
              <w:del w:id="369" w:author="Björn Genfors" w:date="2014-03-13T15:20:00Z"/>
              <w:rFonts w:asciiTheme="minorHAnsi" w:eastAsiaTheme="minorEastAsia" w:hAnsiTheme="minorHAnsi" w:cstheme="minorBidi"/>
              <w:noProof/>
              <w:sz w:val="22"/>
              <w:lang w:eastAsia="sv-SE"/>
            </w:rPr>
          </w:pPr>
          <w:del w:id="370" w:author="Björn Genfors" w:date="2014-03-13T15:20:00Z">
            <w:r w:rsidRPr="005F7AB6" w:rsidDel="005F7AB6">
              <w:rPr>
                <w:rPrChange w:id="371" w:author="Björn Genfors" w:date="2014-03-13T15:20:00Z">
                  <w:rPr>
                    <w:rStyle w:val="Hyperlnk"/>
                    <w:noProof/>
                  </w:rPr>
                </w:rPrChange>
              </w:rPr>
              <w:delText>7.1.4</w:delText>
            </w:r>
            <w:r w:rsidDel="005F7AB6">
              <w:rPr>
                <w:rFonts w:asciiTheme="minorHAnsi" w:eastAsiaTheme="minorEastAsia" w:hAnsiTheme="minorHAnsi" w:cstheme="minorBidi"/>
                <w:noProof/>
                <w:sz w:val="22"/>
                <w:lang w:eastAsia="sv-SE"/>
              </w:rPr>
              <w:tab/>
            </w:r>
            <w:r w:rsidRPr="005F7AB6" w:rsidDel="005F7AB6">
              <w:rPr>
                <w:rPrChange w:id="372" w:author="Björn Genfors" w:date="2014-03-13T15:20:00Z">
                  <w:rPr>
                    <w:rStyle w:val="Hyperlnk"/>
                    <w:noProof/>
                  </w:rPr>
                </w:rPrChange>
              </w:rPr>
              <w:delText>Fältregler</w:delText>
            </w:r>
            <w:r w:rsidDel="005F7AB6">
              <w:rPr>
                <w:noProof/>
                <w:webHidden/>
              </w:rPr>
              <w:tab/>
              <w:delText>41</w:delText>
            </w:r>
          </w:del>
        </w:p>
        <w:p w14:paraId="129ED977" w14:textId="77777777" w:rsidR="002025FB" w:rsidDel="005F7AB6" w:rsidRDefault="002025FB">
          <w:pPr>
            <w:pStyle w:val="Innehll3"/>
            <w:tabs>
              <w:tab w:val="left" w:pos="1100"/>
              <w:tab w:val="right" w:leader="dot" w:pos="8664"/>
            </w:tabs>
            <w:rPr>
              <w:del w:id="373" w:author="Björn Genfors" w:date="2014-03-13T15:20:00Z"/>
              <w:rFonts w:asciiTheme="minorHAnsi" w:eastAsiaTheme="minorEastAsia" w:hAnsiTheme="minorHAnsi" w:cstheme="minorBidi"/>
              <w:noProof/>
              <w:sz w:val="22"/>
              <w:lang w:eastAsia="sv-SE"/>
            </w:rPr>
          </w:pPr>
          <w:del w:id="374" w:author="Björn Genfors" w:date="2014-03-13T15:20:00Z">
            <w:r w:rsidRPr="005F7AB6" w:rsidDel="005F7AB6">
              <w:rPr>
                <w:rPrChange w:id="375" w:author="Björn Genfors" w:date="2014-03-13T15:20:00Z">
                  <w:rPr>
                    <w:rStyle w:val="Hyperlnk"/>
                    <w:noProof/>
                  </w:rPr>
                </w:rPrChange>
              </w:rPr>
              <w:delText>7.1.5</w:delText>
            </w:r>
            <w:r w:rsidDel="005F7AB6">
              <w:rPr>
                <w:rFonts w:asciiTheme="minorHAnsi" w:eastAsiaTheme="minorEastAsia" w:hAnsiTheme="minorHAnsi" w:cstheme="minorBidi"/>
                <w:noProof/>
                <w:sz w:val="22"/>
                <w:lang w:eastAsia="sv-SE"/>
              </w:rPr>
              <w:tab/>
            </w:r>
            <w:r w:rsidRPr="005F7AB6" w:rsidDel="005F7AB6">
              <w:rPr>
                <w:rPrChange w:id="376" w:author="Björn Genfors" w:date="2014-03-13T15:20:00Z">
                  <w:rPr>
                    <w:rStyle w:val="Hyperlnk"/>
                    <w:noProof/>
                  </w:rPr>
                </w:rPrChange>
              </w:rPr>
              <w:delText>Övriga regler</w:delText>
            </w:r>
            <w:r w:rsidDel="005F7AB6">
              <w:rPr>
                <w:noProof/>
                <w:webHidden/>
              </w:rPr>
              <w:tab/>
              <w:delText>46</w:delText>
            </w:r>
          </w:del>
        </w:p>
        <w:p w14:paraId="73095D7B" w14:textId="77777777" w:rsidR="002025FB" w:rsidDel="005F7AB6" w:rsidRDefault="002025FB">
          <w:pPr>
            <w:pStyle w:val="Innehll2"/>
            <w:tabs>
              <w:tab w:val="left" w:pos="880"/>
              <w:tab w:val="right" w:leader="dot" w:pos="8664"/>
            </w:tabs>
            <w:rPr>
              <w:del w:id="377" w:author="Björn Genfors" w:date="2014-03-13T15:20:00Z"/>
              <w:rFonts w:asciiTheme="minorHAnsi" w:eastAsiaTheme="minorEastAsia" w:hAnsiTheme="minorHAnsi" w:cstheme="minorBidi"/>
              <w:noProof/>
              <w:sz w:val="22"/>
              <w:lang w:eastAsia="sv-SE"/>
            </w:rPr>
          </w:pPr>
          <w:del w:id="378" w:author="Björn Genfors" w:date="2014-03-13T15:20:00Z">
            <w:r w:rsidRPr="005F7AB6" w:rsidDel="005F7AB6">
              <w:rPr>
                <w:rPrChange w:id="379" w:author="Björn Genfors" w:date="2014-03-13T15:20:00Z">
                  <w:rPr>
                    <w:rStyle w:val="Hyperlnk"/>
                    <w:noProof/>
                  </w:rPr>
                </w:rPrChange>
              </w:rPr>
              <w:delText>7.2</w:delText>
            </w:r>
            <w:r w:rsidDel="005F7AB6">
              <w:rPr>
                <w:rFonts w:asciiTheme="minorHAnsi" w:eastAsiaTheme="minorEastAsia" w:hAnsiTheme="minorHAnsi" w:cstheme="minorBidi"/>
                <w:noProof/>
                <w:sz w:val="22"/>
                <w:lang w:eastAsia="sv-SE"/>
              </w:rPr>
              <w:tab/>
            </w:r>
            <w:r w:rsidRPr="005F7AB6" w:rsidDel="005F7AB6">
              <w:rPr>
                <w:rPrChange w:id="380" w:author="Björn Genfors" w:date="2014-03-13T15:20:00Z">
                  <w:rPr>
                    <w:rStyle w:val="Hyperlnk"/>
                    <w:noProof/>
                  </w:rPr>
                </w:rPrChange>
              </w:rPr>
              <w:delText>GetDiagnosis</w:delText>
            </w:r>
            <w:r w:rsidDel="005F7AB6">
              <w:rPr>
                <w:noProof/>
                <w:webHidden/>
              </w:rPr>
              <w:tab/>
              <w:delText>47</w:delText>
            </w:r>
          </w:del>
        </w:p>
        <w:p w14:paraId="49541AD0" w14:textId="77777777" w:rsidR="002025FB" w:rsidDel="005F7AB6" w:rsidRDefault="002025FB">
          <w:pPr>
            <w:pStyle w:val="Innehll3"/>
            <w:tabs>
              <w:tab w:val="left" w:pos="1100"/>
              <w:tab w:val="right" w:leader="dot" w:pos="8664"/>
            </w:tabs>
            <w:rPr>
              <w:del w:id="381" w:author="Björn Genfors" w:date="2014-03-13T15:20:00Z"/>
              <w:rFonts w:asciiTheme="minorHAnsi" w:eastAsiaTheme="minorEastAsia" w:hAnsiTheme="minorHAnsi" w:cstheme="minorBidi"/>
              <w:noProof/>
              <w:sz w:val="22"/>
              <w:lang w:eastAsia="sv-SE"/>
            </w:rPr>
          </w:pPr>
          <w:del w:id="382" w:author="Björn Genfors" w:date="2014-03-13T15:20:00Z">
            <w:r w:rsidRPr="005F7AB6" w:rsidDel="005F7AB6">
              <w:rPr>
                <w:rPrChange w:id="383" w:author="Björn Genfors" w:date="2014-03-13T15:20:00Z">
                  <w:rPr>
                    <w:rStyle w:val="Hyperlnk"/>
                    <w:noProof/>
                  </w:rPr>
                </w:rPrChange>
              </w:rPr>
              <w:delText>7.2.1</w:delText>
            </w:r>
            <w:r w:rsidDel="005F7AB6">
              <w:rPr>
                <w:rFonts w:asciiTheme="minorHAnsi" w:eastAsiaTheme="minorEastAsia" w:hAnsiTheme="minorHAnsi" w:cstheme="minorBidi"/>
                <w:noProof/>
                <w:sz w:val="22"/>
                <w:lang w:eastAsia="sv-SE"/>
              </w:rPr>
              <w:tab/>
            </w:r>
            <w:r w:rsidRPr="005F7AB6" w:rsidDel="005F7AB6">
              <w:rPr>
                <w:rPrChange w:id="384" w:author="Björn Genfors" w:date="2014-03-13T15:20:00Z">
                  <w:rPr>
                    <w:rStyle w:val="Hyperlnk"/>
                    <w:noProof/>
                  </w:rPr>
                </w:rPrChange>
              </w:rPr>
              <w:delText>Version</w:delText>
            </w:r>
            <w:r w:rsidDel="005F7AB6">
              <w:rPr>
                <w:noProof/>
                <w:webHidden/>
              </w:rPr>
              <w:tab/>
              <w:delText>47</w:delText>
            </w:r>
          </w:del>
        </w:p>
        <w:p w14:paraId="3A958364" w14:textId="77777777" w:rsidR="002025FB" w:rsidDel="005F7AB6" w:rsidRDefault="002025FB">
          <w:pPr>
            <w:pStyle w:val="Innehll3"/>
            <w:tabs>
              <w:tab w:val="left" w:pos="1100"/>
              <w:tab w:val="right" w:leader="dot" w:pos="8664"/>
            </w:tabs>
            <w:rPr>
              <w:del w:id="385" w:author="Björn Genfors" w:date="2014-03-13T15:20:00Z"/>
              <w:rFonts w:asciiTheme="minorHAnsi" w:eastAsiaTheme="minorEastAsia" w:hAnsiTheme="minorHAnsi" w:cstheme="minorBidi"/>
              <w:noProof/>
              <w:sz w:val="22"/>
              <w:lang w:eastAsia="sv-SE"/>
            </w:rPr>
          </w:pPr>
          <w:del w:id="386" w:author="Björn Genfors" w:date="2014-03-13T15:20:00Z">
            <w:r w:rsidRPr="005F7AB6" w:rsidDel="005F7AB6">
              <w:rPr>
                <w:rPrChange w:id="387" w:author="Björn Genfors" w:date="2014-03-13T15:20:00Z">
                  <w:rPr>
                    <w:rStyle w:val="Hyperlnk"/>
                    <w:noProof/>
                  </w:rPr>
                </w:rPrChange>
              </w:rPr>
              <w:delText>7.2.2</w:delText>
            </w:r>
            <w:r w:rsidDel="005F7AB6">
              <w:rPr>
                <w:rFonts w:asciiTheme="minorHAnsi" w:eastAsiaTheme="minorEastAsia" w:hAnsiTheme="minorHAnsi" w:cstheme="minorBidi"/>
                <w:noProof/>
                <w:sz w:val="22"/>
                <w:lang w:eastAsia="sv-SE"/>
              </w:rPr>
              <w:tab/>
            </w:r>
            <w:r w:rsidRPr="005F7AB6" w:rsidDel="005F7AB6">
              <w:rPr>
                <w:rPrChange w:id="388" w:author="Björn Genfors" w:date="2014-03-13T15:20:00Z">
                  <w:rPr>
                    <w:rStyle w:val="Hyperlnk"/>
                    <w:noProof/>
                  </w:rPr>
                </w:rPrChange>
              </w:rPr>
              <w:delText>Gemensamma informationskomponenter</w:delText>
            </w:r>
            <w:r w:rsidDel="005F7AB6">
              <w:rPr>
                <w:noProof/>
                <w:webHidden/>
              </w:rPr>
              <w:tab/>
              <w:delText>47</w:delText>
            </w:r>
          </w:del>
        </w:p>
        <w:p w14:paraId="14DE6767" w14:textId="77777777" w:rsidR="002025FB" w:rsidDel="005F7AB6" w:rsidRDefault="002025FB">
          <w:pPr>
            <w:pStyle w:val="Innehll3"/>
            <w:tabs>
              <w:tab w:val="left" w:pos="1100"/>
              <w:tab w:val="right" w:leader="dot" w:pos="8664"/>
            </w:tabs>
            <w:rPr>
              <w:del w:id="389" w:author="Björn Genfors" w:date="2014-03-13T15:20:00Z"/>
              <w:rFonts w:asciiTheme="minorHAnsi" w:eastAsiaTheme="minorEastAsia" w:hAnsiTheme="minorHAnsi" w:cstheme="minorBidi"/>
              <w:noProof/>
              <w:sz w:val="22"/>
              <w:lang w:eastAsia="sv-SE"/>
            </w:rPr>
          </w:pPr>
          <w:del w:id="390" w:author="Björn Genfors" w:date="2014-03-13T15:20:00Z">
            <w:r w:rsidRPr="005F7AB6" w:rsidDel="005F7AB6">
              <w:rPr>
                <w:rPrChange w:id="391" w:author="Björn Genfors" w:date="2014-03-13T15:20:00Z">
                  <w:rPr>
                    <w:rStyle w:val="Hyperlnk"/>
                    <w:noProof/>
                  </w:rPr>
                </w:rPrChange>
              </w:rPr>
              <w:delText>7.2.3</w:delText>
            </w:r>
            <w:r w:rsidDel="005F7AB6">
              <w:rPr>
                <w:rFonts w:asciiTheme="minorHAnsi" w:eastAsiaTheme="minorEastAsia" w:hAnsiTheme="minorHAnsi" w:cstheme="minorBidi"/>
                <w:noProof/>
                <w:sz w:val="22"/>
                <w:lang w:eastAsia="sv-SE"/>
              </w:rPr>
              <w:tab/>
            </w:r>
            <w:r w:rsidRPr="005F7AB6" w:rsidDel="005F7AB6">
              <w:rPr>
                <w:rPrChange w:id="392" w:author="Björn Genfors" w:date="2014-03-13T15:20:00Z">
                  <w:rPr>
                    <w:rStyle w:val="Hyperlnk"/>
                    <w:noProof/>
                  </w:rPr>
                </w:rPrChange>
              </w:rPr>
              <w:delText>Fältregler</w:delText>
            </w:r>
            <w:r w:rsidDel="005F7AB6">
              <w:rPr>
                <w:noProof/>
                <w:webHidden/>
              </w:rPr>
              <w:tab/>
              <w:delText>47</w:delText>
            </w:r>
          </w:del>
        </w:p>
        <w:p w14:paraId="33318641" w14:textId="77777777" w:rsidR="002025FB" w:rsidDel="005F7AB6" w:rsidRDefault="002025FB">
          <w:pPr>
            <w:pStyle w:val="Innehll3"/>
            <w:tabs>
              <w:tab w:val="left" w:pos="1100"/>
              <w:tab w:val="right" w:leader="dot" w:pos="8664"/>
            </w:tabs>
            <w:rPr>
              <w:del w:id="393" w:author="Björn Genfors" w:date="2014-03-13T15:20:00Z"/>
              <w:rFonts w:asciiTheme="minorHAnsi" w:eastAsiaTheme="minorEastAsia" w:hAnsiTheme="minorHAnsi" w:cstheme="minorBidi"/>
              <w:noProof/>
              <w:sz w:val="22"/>
              <w:lang w:eastAsia="sv-SE"/>
            </w:rPr>
          </w:pPr>
          <w:del w:id="394" w:author="Björn Genfors" w:date="2014-03-13T15:20:00Z">
            <w:r w:rsidRPr="005F7AB6" w:rsidDel="005F7AB6">
              <w:rPr>
                <w:rPrChange w:id="395" w:author="Björn Genfors" w:date="2014-03-13T15:20:00Z">
                  <w:rPr>
                    <w:rStyle w:val="Hyperlnk"/>
                    <w:noProof/>
                  </w:rPr>
                </w:rPrChange>
              </w:rPr>
              <w:delText>7.2.4</w:delText>
            </w:r>
            <w:r w:rsidDel="005F7AB6">
              <w:rPr>
                <w:rFonts w:asciiTheme="minorHAnsi" w:eastAsiaTheme="minorEastAsia" w:hAnsiTheme="minorHAnsi" w:cstheme="minorBidi"/>
                <w:noProof/>
                <w:sz w:val="22"/>
                <w:lang w:eastAsia="sv-SE"/>
              </w:rPr>
              <w:tab/>
            </w:r>
            <w:r w:rsidRPr="005F7AB6" w:rsidDel="005F7AB6">
              <w:rPr>
                <w:rPrChange w:id="396" w:author="Björn Genfors" w:date="2014-03-13T15:20:00Z">
                  <w:rPr>
                    <w:rStyle w:val="Hyperlnk"/>
                    <w:noProof/>
                  </w:rPr>
                </w:rPrChange>
              </w:rPr>
              <w:delText>Övriga regler</w:delText>
            </w:r>
            <w:r w:rsidDel="005F7AB6">
              <w:rPr>
                <w:noProof/>
                <w:webHidden/>
              </w:rPr>
              <w:tab/>
              <w:delText>51</w:delText>
            </w:r>
          </w:del>
        </w:p>
        <w:p w14:paraId="0DF8290F" w14:textId="77777777" w:rsidR="002025FB" w:rsidDel="005F7AB6" w:rsidRDefault="002025FB">
          <w:pPr>
            <w:pStyle w:val="Innehll2"/>
            <w:tabs>
              <w:tab w:val="left" w:pos="880"/>
              <w:tab w:val="right" w:leader="dot" w:pos="8664"/>
            </w:tabs>
            <w:rPr>
              <w:del w:id="397" w:author="Björn Genfors" w:date="2014-03-13T15:20:00Z"/>
              <w:rFonts w:asciiTheme="minorHAnsi" w:eastAsiaTheme="minorEastAsia" w:hAnsiTheme="minorHAnsi" w:cstheme="minorBidi"/>
              <w:noProof/>
              <w:sz w:val="22"/>
              <w:lang w:eastAsia="sv-SE"/>
            </w:rPr>
          </w:pPr>
          <w:del w:id="398" w:author="Björn Genfors" w:date="2014-03-13T15:20:00Z">
            <w:r w:rsidRPr="005F7AB6" w:rsidDel="005F7AB6">
              <w:rPr>
                <w:rPrChange w:id="399" w:author="Björn Genfors" w:date="2014-03-13T15:20:00Z">
                  <w:rPr>
                    <w:rStyle w:val="Hyperlnk"/>
                    <w:noProof/>
                  </w:rPr>
                </w:rPrChange>
              </w:rPr>
              <w:delText>7.3</w:delText>
            </w:r>
            <w:r w:rsidDel="005F7AB6">
              <w:rPr>
                <w:rFonts w:asciiTheme="minorHAnsi" w:eastAsiaTheme="minorEastAsia" w:hAnsiTheme="minorHAnsi" w:cstheme="minorBidi"/>
                <w:noProof/>
                <w:sz w:val="22"/>
                <w:lang w:eastAsia="sv-SE"/>
              </w:rPr>
              <w:tab/>
            </w:r>
            <w:r w:rsidRPr="005F7AB6" w:rsidDel="005F7AB6">
              <w:rPr>
                <w:rPrChange w:id="400" w:author="Björn Genfors" w:date="2014-03-13T15:20:00Z">
                  <w:rPr>
                    <w:rStyle w:val="Hyperlnk"/>
                    <w:noProof/>
                  </w:rPr>
                </w:rPrChange>
              </w:rPr>
              <w:delText>GetAlertInformation</w:delText>
            </w:r>
            <w:r w:rsidDel="005F7AB6">
              <w:rPr>
                <w:noProof/>
                <w:webHidden/>
              </w:rPr>
              <w:tab/>
              <w:delText>52</w:delText>
            </w:r>
          </w:del>
        </w:p>
        <w:p w14:paraId="044BD5D5" w14:textId="77777777" w:rsidR="002025FB" w:rsidDel="005F7AB6" w:rsidRDefault="002025FB">
          <w:pPr>
            <w:pStyle w:val="Innehll3"/>
            <w:tabs>
              <w:tab w:val="left" w:pos="1100"/>
              <w:tab w:val="right" w:leader="dot" w:pos="8664"/>
            </w:tabs>
            <w:rPr>
              <w:del w:id="401" w:author="Björn Genfors" w:date="2014-03-13T15:20:00Z"/>
              <w:rFonts w:asciiTheme="minorHAnsi" w:eastAsiaTheme="minorEastAsia" w:hAnsiTheme="minorHAnsi" w:cstheme="minorBidi"/>
              <w:noProof/>
              <w:sz w:val="22"/>
              <w:lang w:eastAsia="sv-SE"/>
            </w:rPr>
          </w:pPr>
          <w:del w:id="402" w:author="Björn Genfors" w:date="2014-03-13T15:20:00Z">
            <w:r w:rsidRPr="005F7AB6" w:rsidDel="005F7AB6">
              <w:rPr>
                <w:rPrChange w:id="403" w:author="Björn Genfors" w:date="2014-03-13T15:20:00Z">
                  <w:rPr>
                    <w:rStyle w:val="Hyperlnk"/>
                    <w:noProof/>
                  </w:rPr>
                </w:rPrChange>
              </w:rPr>
              <w:delText>7.3.1</w:delText>
            </w:r>
            <w:r w:rsidDel="005F7AB6">
              <w:rPr>
                <w:rFonts w:asciiTheme="minorHAnsi" w:eastAsiaTheme="minorEastAsia" w:hAnsiTheme="minorHAnsi" w:cstheme="minorBidi"/>
                <w:noProof/>
                <w:sz w:val="22"/>
                <w:lang w:eastAsia="sv-SE"/>
              </w:rPr>
              <w:tab/>
            </w:r>
            <w:r w:rsidRPr="005F7AB6" w:rsidDel="005F7AB6">
              <w:rPr>
                <w:rPrChange w:id="404" w:author="Björn Genfors" w:date="2014-03-13T15:20:00Z">
                  <w:rPr>
                    <w:rStyle w:val="Hyperlnk"/>
                    <w:noProof/>
                  </w:rPr>
                </w:rPrChange>
              </w:rPr>
              <w:delText>Version</w:delText>
            </w:r>
            <w:r w:rsidDel="005F7AB6">
              <w:rPr>
                <w:noProof/>
                <w:webHidden/>
              </w:rPr>
              <w:tab/>
              <w:delText>52</w:delText>
            </w:r>
          </w:del>
        </w:p>
        <w:p w14:paraId="6C56F463" w14:textId="77777777" w:rsidR="002025FB" w:rsidDel="005F7AB6" w:rsidRDefault="002025FB">
          <w:pPr>
            <w:pStyle w:val="Innehll3"/>
            <w:tabs>
              <w:tab w:val="left" w:pos="1100"/>
              <w:tab w:val="right" w:leader="dot" w:pos="8664"/>
            </w:tabs>
            <w:rPr>
              <w:del w:id="405" w:author="Björn Genfors" w:date="2014-03-13T15:20:00Z"/>
              <w:rFonts w:asciiTheme="minorHAnsi" w:eastAsiaTheme="minorEastAsia" w:hAnsiTheme="minorHAnsi" w:cstheme="minorBidi"/>
              <w:noProof/>
              <w:sz w:val="22"/>
              <w:lang w:eastAsia="sv-SE"/>
            </w:rPr>
          </w:pPr>
          <w:del w:id="406" w:author="Björn Genfors" w:date="2014-03-13T15:20:00Z">
            <w:r w:rsidRPr="005F7AB6" w:rsidDel="005F7AB6">
              <w:rPr>
                <w:rPrChange w:id="407" w:author="Björn Genfors" w:date="2014-03-13T15:20:00Z">
                  <w:rPr>
                    <w:rStyle w:val="Hyperlnk"/>
                    <w:noProof/>
                  </w:rPr>
                </w:rPrChange>
              </w:rPr>
              <w:delText>7.3.2</w:delText>
            </w:r>
            <w:r w:rsidDel="005F7AB6">
              <w:rPr>
                <w:rFonts w:asciiTheme="minorHAnsi" w:eastAsiaTheme="minorEastAsia" w:hAnsiTheme="minorHAnsi" w:cstheme="minorBidi"/>
                <w:noProof/>
                <w:sz w:val="22"/>
                <w:lang w:eastAsia="sv-SE"/>
              </w:rPr>
              <w:tab/>
            </w:r>
            <w:r w:rsidRPr="005F7AB6" w:rsidDel="005F7AB6">
              <w:rPr>
                <w:rPrChange w:id="408" w:author="Björn Genfors" w:date="2014-03-13T15:20:00Z">
                  <w:rPr>
                    <w:rStyle w:val="Hyperlnk"/>
                    <w:noProof/>
                  </w:rPr>
                </w:rPrChange>
              </w:rPr>
              <w:delText>Gemensamma informationskomponenter</w:delText>
            </w:r>
            <w:r w:rsidDel="005F7AB6">
              <w:rPr>
                <w:noProof/>
                <w:webHidden/>
              </w:rPr>
              <w:tab/>
              <w:delText>52</w:delText>
            </w:r>
          </w:del>
        </w:p>
        <w:p w14:paraId="5EEA7A04" w14:textId="77777777" w:rsidR="002025FB" w:rsidDel="005F7AB6" w:rsidRDefault="002025FB">
          <w:pPr>
            <w:pStyle w:val="Innehll3"/>
            <w:tabs>
              <w:tab w:val="left" w:pos="1100"/>
              <w:tab w:val="right" w:leader="dot" w:pos="8664"/>
            </w:tabs>
            <w:rPr>
              <w:del w:id="409" w:author="Björn Genfors" w:date="2014-03-13T15:20:00Z"/>
              <w:rFonts w:asciiTheme="minorHAnsi" w:eastAsiaTheme="minorEastAsia" w:hAnsiTheme="minorHAnsi" w:cstheme="minorBidi"/>
              <w:noProof/>
              <w:sz w:val="22"/>
              <w:lang w:eastAsia="sv-SE"/>
            </w:rPr>
          </w:pPr>
          <w:del w:id="410" w:author="Björn Genfors" w:date="2014-03-13T15:20:00Z">
            <w:r w:rsidRPr="005F7AB6" w:rsidDel="005F7AB6">
              <w:rPr>
                <w:rPrChange w:id="411" w:author="Björn Genfors" w:date="2014-03-13T15:20:00Z">
                  <w:rPr>
                    <w:rStyle w:val="Hyperlnk"/>
                    <w:noProof/>
                  </w:rPr>
                </w:rPrChange>
              </w:rPr>
              <w:delText>7.3.3</w:delText>
            </w:r>
            <w:r w:rsidDel="005F7AB6">
              <w:rPr>
                <w:rFonts w:asciiTheme="minorHAnsi" w:eastAsiaTheme="minorEastAsia" w:hAnsiTheme="minorHAnsi" w:cstheme="minorBidi"/>
                <w:noProof/>
                <w:sz w:val="22"/>
                <w:lang w:eastAsia="sv-SE"/>
              </w:rPr>
              <w:tab/>
            </w:r>
            <w:r w:rsidRPr="005F7AB6" w:rsidDel="005F7AB6">
              <w:rPr>
                <w:rPrChange w:id="412" w:author="Björn Genfors" w:date="2014-03-13T15:20:00Z">
                  <w:rPr>
                    <w:rStyle w:val="Hyperlnk"/>
                    <w:noProof/>
                  </w:rPr>
                </w:rPrChange>
              </w:rPr>
              <w:delText>Fältregler</w:delText>
            </w:r>
            <w:r w:rsidDel="005F7AB6">
              <w:rPr>
                <w:noProof/>
                <w:webHidden/>
              </w:rPr>
              <w:tab/>
              <w:delText>52</w:delText>
            </w:r>
          </w:del>
        </w:p>
        <w:p w14:paraId="6457D5A0" w14:textId="77777777" w:rsidR="002025FB" w:rsidDel="005F7AB6" w:rsidRDefault="002025FB">
          <w:pPr>
            <w:pStyle w:val="Innehll3"/>
            <w:tabs>
              <w:tab w:val="left" w:pos="1100"/>
              <w:tab w:val="right" w:leader="dot" w:pos="8664"/>
            </w:tabs>
            <w:rPr>
              <w:del w:id="413" w:author="Björn Genfors" w:date="2014-03-13T15:20:00Z"/>
              <w:rFonts w:asciiTheme="minorHAnsi" w:eastAsiaTheme="minorEastAsia" w:hAnsiTheme="minorHAnsi" w:cstheme="minorBidi"/>
              <w:noProof/>
              <w:sz w:val="22"/>
              <w:lang w:eastAsia="sv-SE"/>
            </w:rPr>
          </w:pPr>
          <w:del w:id="414" w:author="Björn Genfors" w:date="2014-03-13T15:20:00Z">
            <w:r w:rsidRPr="005F7AB6" w:rsidDel="005F7AB6">
              <w:rPr>
                <w:rPrChange w:id="415" w:author="Björn Genfors" w:date="2014-03-13T15:20:00Z">
                  <w:rPr>
                    <w:rStyle w:val="Hyperlnk"/>
                    <w:noProof/>
                  </w:rPr>
                </w:rPrChange>
              </w:rPr>
              <w:delText>7.3.4</w:delText>
            </w:r>
            <w:r w:rsidDel="005F7AB6">
              <w:rPr>
                <w:rFonts w:asciiTheme="minorHAnsi" w:eastAsiaTheme="minorEastAsia" w:hAnsiTheme="minorHAnsi" w:cstheme="minorBidi"/>
                <w:noProof/>
                <w:sz w:val="22"/>
                <w:lang w:eastAsia="sv-SE"/>
              </w:rPr>
              <w:tab/>
            </w:r>
            <w:r w:rsidRPr="005F7AB6" w:rsidDel="005F7AB6">
              <w:rPr>
                <w:rPrChange w:id="416" w:author="Björn Genfors" w:date="2014-03-13T15:20:00Z">
                  <w:rPr>
                    <w:rStyle w:val="Hyperlnk"/>
                    <w:noProof/>
                  </w:rPr>
                </w:rPrChange>
              </w:rPr>
              <w:delText>Övriga regler</w:delText>
            </w:r>
            <w:r w:rsidDel="005F7AB6">
              <w:rPr>
                <w:noProof/>
                <w:webHidden/>
              </w:rPr>
              <w:tab/>
              <w:delText>66</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417" w:name="_Toc163963305"/>
      <w:bookmarkStart w:id="418" w:name="_Toc199311100"/>
      <w:bookmarkStart w:id="419" w:name="_Toc199552311"/>
      <w:bookmarkStart w:id="420" w:name="_Toc199552341"/>
      <w:bookmarkStart w:id="421" w:name="_Toc199552434"/>
      <w:bookmarkStart w:id="422"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pPr>
              <w:pStyle w:val="TableText"/>
              <w:pPrChange w:id="423" w:author="Björn Genfors" w:date="2014-03-13T15:02:00Z">
                <w:pPr>
                  <w:numPr>
                    <w:numId w:val="32"/>
                  </w:numPr>
                  <w:tabs>
                    <w:tab w:val="num" w:pos="360"/>
                  </w:tabs>
                  <w:spacing w:after="200" w:line="276" w:lineRule="auto"/>
                  <w:ind w:left="388" w:hanging="360"/>
                </w:pPr>
              </w:pPrChange>
            </w:pPr>
            <w:r w:rsidRPr="00A31996">
              <w:t>Revision Nr</w:t>
            </w:r>
          </w:p>
        </w:tc>
        <w:tc>
          <w:tcPr>
            <w:tcW w:w="1224" w:type="dxa"/>
            <w:shd w:val="clear" w:color="auto" w:fill="DDD9C3" w:themeFill="background2" w:themeFillShade="E6"/>
          </w:tcPr>
          <w:p w14:paraId="73B5E58F" w14:textId="77777777" w:rsidR="004255A2" w:rsidRPr="00A31996" w:rsidRDefault="004255A2">
            <w:pPr>
              <w:pStyle w:val="TableText"/>
              <w:pPrChange w:id="424" w:author="Björn Genfors" w:date="2014-03-13T15:02:00Z">
                <w:pPr>
                  <w:numPr>
                    <w:numId w:val="32"/>
                  </w:numPr>
                  <w:tabs>
                    <w:tab w:val="num" w:pos="360"/>
                  </w:tabs>
                  <w:spacing w:after="200" w:line="276" w:lineRule="auto"/>
                  <w:ind w:left="388" w:hanging="360"/>
                </w:pPr>
              </w:pPrChange>
            </w:pPr>
            <w:r w:rsidRPr="00A31996">
              <w:t>Revision Datum</w:t>
            </w:r>
          </w:p>
        </w:tc>
        <w:tc>
          <w:tcPr>
            <w:tcW w:w="4140" w:type="dxa"/>
            <w:shd w:val="clear" w:color="auto" w:fill="DDD9C3" w:themeFill="background2" w:themeFillShade="E6"/>
          </w:tcPr>
          <w:p w14:paraId="2434A573" w14:textId="77777777" w:rsidR="004255A2" w:rsidRPr="00A31996" w:rsidRDefault="004255A2">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pPr>
              <w:pStyle w:val="TableText"/>
            </w:pPr>
            <w:r w:rsidRPr="00A31996">
              <w:t>Granskad av</w:t>
            </w:r>
          </w:p>
        </w:tc>
      </w:tr>
      <w:tr w:rsidR="00590DDC" w14:paraId="3E2B609A" w14:textId="77777777" w:rsidTr="00514BAB">
        <w:tc>
          <w:tcPr>
            <w:tcW w:w="964" w:type="dxa"/>
          </w:tcPr>
          <w:p w14:paraId="4BB7744E" w14:textId="029EC691" w:rsidR="00590DDC" w:rsidRPr="00C54BCA" w:rsidRDefault="00590DDC">
            <w:pPr>
              <w:pStyle w:val="TableText"/>
              <w:rPr>
                <w:highlight w:val="yellow"/>
              </w:rPr>
            </w:pPr>
            <w:r w:rsidRPr="00BC5B0B">
              <w:t>PA1</w:t>
            </w:r>
          </w:p>
        </w:tc>
        <w:tc>
          <w:tcPr>
            <w:tcW w:w="1224" w:type="dxa"/>
          </w:tcPr>
          <w:p w14:paraId="57F5C387" w14:textId="20344D65" w:rsidR="00590DDC" w:rsidRDefault="00590DDC">
            <w:pPr>
              <w:pStyle w:val="TableText"/>
              <w:rPr>
                <w:highlight w:val="yellow"/>
              </w:rPr>
            </w:pPr>
            <w:r w:rsidRPr="00BC5B0B">
              <w:t>2012-12-03</w:t>
            </w:r>
          </w:p>
        </w:tc>
        <w:tc>
          <w:tcPr>
            <w:tcW w:w="4140" w:type="dxa"/>
          </w:tcPr>
          <w:p w14:paraId="0A5B012A" w14:textId="1189CF53" w:rsidR="00590DDC" w:rsidRPr="0032226B" w:rsidRDefault="00590DDC">
            <w:pPr>
              <w:pStyle w:val="TableText"/>
              <w:rPr>
                <w:highlight w:val="yellow"/>
              </w:rPr>
            </w:pPr>
            <w:r w:rsidRPr="00BC5B0B">
              <w:t>Arbetsdokument: Vårddokumentation tillagd</w:t>
            </w:r>
          </w:p>
        </w:tc>
        <w:tc>
          <w:tcPr>
            <w:tcW w:w="1980" w:type="dxa"/>
          </w:tcPr>
          <w:p w14:paraId="60486A0B" w14:textId="6EE34D09" w:rsidR="00590DDC" w:rsidRPr="00C54BCA" w:rsidRDefault="00590DDC">
            <w:pPr>
              <w:pStyle w:val="TableText"/>
              <w:rPr>
                <w:highlight w:val="yellow"/>
              </w:rPr>
            </w:pPr>
            <w:r w:rsidRPr="00BC5B0B">
              <w:t>FS, MA</w:t>
            </w:r>
          </w:p>
        </w:tc>
        <w:tc>
          <w:tcPr>
            <w:tcW w:w="1440" w:type="dxa"/>
          </w:tcPr>
          <w:p w14:paraId="55191444" w14:textId="77777777" w:rsidR="00590DDC" w:rsidRDefault="00590DDC">
            <w:pPr>
              <w:pStyle w:val="TableText"/>
              <w:rPr>
                <w:szCs w:val="22"/>
              </w:rPr>
              <w:pPrChange w:id="425" w:author="Björn Genfors" w:date="2014-03-13T15:02:00Z">
                <w:pPr>
                  <w:pStyle w:val="TableText"/>
                  <w:spacing w:line="280" w:lineRule="atLeast"/>
                  <w:ind w:hanging="360"/>
                  <w:contextualSpacing/>
                </w:pPr>
              </w:pPrChange>
            </w:pPr>
          </w:p>
        </w:tc>
      </w:tr>
      <w:tr w:rsidR="00590DDC" w14:paraId="54DB59C2" w14:textId="77777777" w:rsidTr="00514BAB">
        <w:tc>
          <w:tcPr>
            <w:tcW w:w="964" w:type="dxa"/>
          </w:tcPr>
          <w:p w14:paraId="077C1F6D" w14:textId="210F40B7" w:rsidR="00590DDC" w:rsidRDefault="00590DDC">
            <w:pPr>
              <w:pStyle w:val="TableText"/>
              <w:rPr>
                <w:szCs w:val="22"/>
              </w:rPr>
              <w:pPrChange w:id="426" w:author="Björn Genfors" w:date="2014-03-13T15:02:00Z">
                <w:pPr>
                  <w:pStyle w:val="TableText"/>
                  <w:spacing w:line="280" w:lineRule="atLeast"/>
                </w:pPr>
              </w:pPrChange>
            </w:pPr>
            <w:r w:rsidRPr="00BC5B0B">
              <w:t>PA2</w:t>
            </w:r>
          </w:p>
        </w:tc>
        <w:tc>
          <w:tcPr>
            <w:tcW w:w="1224" w:type="dxa"/>
          </w:tcPr>
          <w:p w14:paraId="3FCE5FB4" w14:textId="61327C6D" w:rsidR="00590DDC" w:rsidRDefault="00590DDC">
            <w:pPr>
              <w:pStyle w:val="TableText"/>
              <w:rPr>
                <w:szCs w:val="22"/>
              </w:rPr>
              <w:pPrChange w:id="427" w:author="Björn Genfors" w:date="2014-03-13T15:02:00Z">
                <w:pPr>
                  <w:pStyle w:val="TableText"/>
                  <w:spacing w:line="280" w:lineRule="atLeast"/>
                </w:pPr>
              </w:pPrChange>
            </w:pPr>
            <w:r w:rsidRPr="00BC5B0B">
              <w:t>2012-12-11</w:t>
            </w:r>
          </w:p>
        </w:tc>
        <w:tc>
          <w:tcPr>
            <w:tcW w:w="4140" w:type="dxa"/>
          </w:tcPr>
          <w:p w14:paraId="6B3A64B0" w14:textId="68DC5A88" w:rsidR="00590DDC" w:rsidRDefault="00590DDC">
            <w:pPr>
              <w:pStyle w:val="TableText"/>
              <w:rPr>
                <w:szCs w:val="22"/>
              </w:rPr>
              <w:pPrChange w:id="428" w:author="Björn Genfors" w:date="2014-03-13T15:02:00Z">
                <w:pPr>
                  <w:pStyle w:val="TableText"/>
                  <w:spacing w:line="280" w:lineRule="atLeast"/>
                </w:pPr>
              </w:pPrChange>
            </w:pPr>
            <w:r w:rsidRPr="00BC5B0B">
              <w:t>Uppdaterade tabeller efter diskussioner med Johan Eltes</w:t>
            </w:r>
          </w:p>
        </w:tc>
        <w:tc>
          <w:tcPr>
            <w:tcW w:w="1980" w:type="dxa"/>
          </w:tcPr>
          <w:p w14:paraId="3A35AE25" w14:textId="6889F3B0" w:rsidR="00590DDC" w:rsidRDefault="00590DDC">
            <w:pPr>
              <w:pStyle w:val="TableText"/>
              <w:rPr>
                <w:szCs w:val="22"/>
              </w:rPr>
              <w:pPrChange w:id="429" w:author="Björn Genfors" w:date="2014-03-13T15:02:00Z">
                <w:pPr>
                  <w:pStyle w:val="TableText"/>
                  <w:spacing w:line="280" w:lineRule="atLeast"/>
                </w:pPr>
              </w:pPrChange>
            </w:pPr>
            <w:r>
              <w:t>Maria Andersson</w:t>
            </w:r>
          </w:p>
        </w:tc>
        <w:tc>
          <w:tcPr>
            <w:tcW w:w="1440" w:type="dxa"/>
          </w:tcPr>
          <w:p w14:paraId="3866A52C" w14:textId="77777777" w:rsidR="00590DDC" w:rsidRDefault="00590DDC">
            <w:pPr>
              <w:pStyle w:val="TableText"/>
              <w:rPr>
                <w:szCs w:val="22"/>
              </w:rPr>
              <w:pPrChange w:id="430" w:author="Björn Genfors" w:date="2014-03-13T15:02:00Z">
                <w:pPr>
                  <w:pStyle w:val="TableText"/>
                  <w:spacing w:line="280" w:lineRule="atLeast"/>
                  <w:ind w:hanging="360"/>
                  <w:contextualSpacing/>
                </w:pPr>
              </w:pPrChange>
            </w:pPr>
          </w:p>
        </w:tc>
      </w:tr>
      <w:tr w:rsidR="00590DDC" w14:paraId="5302D36A" w14:textId="77777777" w:rsidTr="00514BAB">
        <w:tc>
          <w:tcPr>
            <w:tcW w:w="964" w:type="dxa"/>
          </w:tcPr>
          <w:p w14:paraId="64700AA2" w14:textId="0F569071" w:rsidR="00590DDC" w:rsidRDefault="00590DDC">
            <w:pPr>
              <w:pStyle w:val="TableText"/>
              <w:rPr>
                <w:szCs w:val="22"/>
              </w:rPr>
              <w:pPrChange w:id="431" w:author="Björn Genfors" w:date="2014-03-13T15:02:00Z">
                <w:pPr>
                  <w:pStyle w:val="TableText"/>
                  <w:spacing w:line="280" w:lineRule="atLeast"/>
                </w:pPr>
              </w:pPrChange>
            </w:pPr>
            <w:r w:rsidRPr="00BC5B0B">
              <w:t>PA3</w:t>
            </w:r>
          </w:p>
        </w:tc>
        <w:tc>
          <w:tcPr>
            <w:tcW w:w="1224" w:type="dxa"/>
          </w:tcPr>
          <w:p w14:paraId="3954E575" w14:textId="06EFE8F1" w:rsidR="00590DDC" w:rsidRDefault="00590DDC">
            <w:pPr>
              <w:pStyle w:val="TableText"/>
              <w:rPr>
                <w:szCs w:val="22"/>
              </w:rPr>
              <w:pPrChange w:id="432" w:author="Björn Genfors" w:date="2014-03-13T15:02:00Z">
                <w:pPr>
                  <w:pStyle w:val="TableText"/>
                  <w:spacing w:line="280" w:lineRule="atLeast"/>
                </w:pPr>
              </w:pPrChange>
            </w:pPr>
            <w:r w:rsidRPr="00BC5B0B">
              <w:t>2012-12-18</w:t>
            </w:r>
          </w:p>
        </w:tc>
        <w:tc>
          <w:tcPr>
            <w:tcW w:w="4140" w:type="dxa"/>
          </w:tcPr>
          <w:p w14:paraId="08F395F8" w14:textId="3CC80745" w:rsidR="00590DDC" w:rsidRDefault="00590DDC">
            <w:pPr>
              <w:pStyle w:val="TableText"/>
              <w:rPr>
                <w:szCs w:val="22"/>
              </w:rPr>
              <w:pPrChange w:id="433" w:author="Björn Genfors" w:date="2014-03-13T15:02:00Z">
                <w:pPr>
                  <w:pStyle w:val="TableText"/>
                  <w:spacing w:line="280" w:lineRule="atLeast"/>
                </w:pPr>
              </w:pPrChange>
            </w:pPr>
            <w:r w:rsidRPr="00BC5B0B">
              <w:t>Lagt till kap 5. GetReferralAnswer</w:t>
            </w:r>
          </w:p>
        </w:tc>
        <w:tc>
          <w:tcPr>
            <w:tcW w:w="1980" w:type="dxa"/>
          </w:tcPr>
          <w:p w14:paraId="03CD041E" w14:textId="60CBB1DD" w:rsidR="00590DDC" w:rsidRDefault="00590DDC">
            <w:pPr>
              <w:pStyle w:val="TableText"/>
              <w:rPr>
                <w:szCs w:val="22"/>
              </w:rPr>
              <w:pPrChange w:id="434" w:author="Björn Genfors" w:date="2014-03-13T15:02:00Z">
                <w:pPr>
                  <w:pStyle w:val="TableText"/>
                  <w:spacing w:line="280" w:lineRule="atLeast"/>
                </w:pPr>
              </w:pPrChange>
            </w:pPr>
            <w:r>
              <w:t>Maria Andersson</w:t>
            </w:r>
          </w:p>
        </w:tc>
        <w:tc>
          <w:tcPr>
            <w:tcW w:w="1440" w:type="dxa"/>
          </w:tcPr>
          <w:p w14:paraId="6B23AF23" w14:textId="77777777" w:rsidR="00590DDC" w:rsidRDefault="00590DDC">
            <w:pPr>
              <w:pStyle w:val="TableText"/>
              <w:rPr>
                <w:szCs w:val="22"/>
              </w:rPr>
              <w:pPrChange w:id="435" w:author="Björn Genfors" w:date="2014-03-13T15:02:00Z">
                <w:pPr>
                  <w:pStyle w:val="TableText"/>
                  <w:spacing w:line="280" w:lineRule="atLeast"/>
                  <w:ind w:hanging="360"/>
                  <w:contextualSpacing/>
                </w:pPr>
              </w:pPrChange>
            </w:pPr>
          </w:p>
        </w:tc>
      </w:tr>
      <w:tr w:rsidR="00590DDC" w14:paraId="01841D47" w14:textId="77777777" w:rsidTr="00514BAB">
        <w:tc>
          <w:tcPr>
            <w:tcW w:w="964" w:type="dxa"/>
          </w:tcPr>
          <w:p w14:paraId="20223137" w14:textId="01735649" w:rsidR="00590DDC" w:rsidRDefault="00590DDC" w:rsidP="00827A96">
            <w:pPr>
              <w:pStyle w:val="TableText"/>
            </w:pPr>
            <w:r w:rsidRPr="00BC5B0B">
              <w:t>PA4</w:t>
            </w:r>
          </w:p>
        </w:tc>
        <w:tc>
          <w:tcPr>
            <w:tcW w:w="1224" w:type="dxa"/>
          </w:tcPr>
          <w:p w14:paraId="5AC6D396" w14:textId="40C1F0AE" w:rsidR="00590DDC" w:rsidRDefault="00590DDC">
            <w:pPr>
              <w:pStyle w:val="TableText"/>
              <w:rPr>
                <w:szCs w:val="22"/>
              </w:rPr>
              <w:pPrChange w:id="436" w:author="Björn Genfors" w:date="2014-03-13T15:02:00Z">
                <w:pPr>
                  <w:pStyle w:val="TableText"/>
                  <w:spacing w:line="280" w:lineRule="atLeast"/>
                </w:pPr>
              </w:pPrChange>
            </w:pPr>
            <w:r w:rsidRPr="00BC5B0B">
              <w:t>2012-12-20</w:t>
            </w:r>
          </w:p>
        </w:tc>
        <w:tc>
          <w:tcPr>
            <w:tcW w:w="4140" w:type="dxa"/>
          </w:tcPr>
          <w:p w14:paraId="18AFFBB5" w14:textId="6B3B2BF6" w:rsidR="00590DDC" w:rsidRDefault="00590DDC">
            <w:pPr>
              <w:pStyle w:val="TableText"/>
              <w:numPr>
                <w:ilvl w:val="0"/>
                <w:numId w:val="30"/>
              </w:numPr>
              <w:rPr>
                <w:szCs w:val="22"/>
              </w:rPr>
              <w:pPrChange w:id="437" w:author="Björn Genfors" w:date="2014-03-13T15:02:00Z">
                <w:pPr>
                  <w:pStyle w:val="TableText"/>
                  <w:spacing w:line="280" w:lineRule="atLeast"/>
                </w:pPr>
              </w:pPrChange>
            </w:pPr>
            <w:r w:rsidRPr="00BC5B0B">
              <w:t>Uppdaterat tabeller</w:t>
            </w:r>
          </w:p>
        </w:tc>
        <w:tc>
          <w:tcPr>
            <w:tcW w:w="1980" w:type="dxa"/>
          </w:tcPr>
          <w:p w14:paraId="32581CE8" w14:textId="58125F1F" w:rsidR="00590DDC" w:rsidRDefault="00590DDC">
            <w:pPr>
              <w:pStyle w:val="TableText"/>
              <w:rPr>
                <w:szCs w:val="22"/>
              </w:rPr>
              <w:pPrChange w:id="438" w:author="Björn Genfors" w:date="2014-03-13T15:02:00Z">
                <w:pPr>
                  <w:pStyle w:val="TableText"/>
                  <w:numPr>
                    <w:numId w:val="30"/>
                  </w:numPr>
                  <w:spacing w:line="280" w:lineRule="atLeast"/>
                  <w:ind w:left="388" w:hanging="360"/>
                </w:pPr>
              </w:pPrChange>
            </w:pPr>
            <w:r>
              <w:t>Maria Andersson</w:t>
            </w:r>
          </w:p>
        </w:tc>
        <w:tc>
          <w:tcPr>
            <w:tcW w:w="1440" w:type="dxa"/>
          </w:tcPr>
          <w:p w14:paraId="7959B510" w14:textId="77777777" w:rsidR="00590DDC" w:rsidRDefault="00590DDC">
            <w:pPr>
              <w:pStyle w:val="TableText"/>
              <w:rPr>
                <w:szCs w:val="22"/>
              </w:rPr>
              <w:pPrChange w:id="439" w:author="Björn Genfors" w:date="2014-03-13T15:02:00Z">
                <w:pPr>
                  <w:pStyle w:val="TableText"/>
                  <w:spacing w:line="280" w:lineRule="atLeast"/>
                  <w:ind w:hanging="360"/>
                  <w:contextualSpacing/>
                </w:pPr>
              </w:pPrChange>
            </w:pPr>
          </w:p>
        </w:tc>
      </w:tr>
      <w:tr w:rsidR="00590DDC" w14:paraId="7CAF76FA" w14:textId="77777777" w:rsidTr="00514BAB">
        <w:tc>
          <w:tcPr>
            <w:tcW w:w="964" w:type="dxa"/>
          </w:tcPr>
          <w:p w14:paraId="78A35B9D" w14:textId="72745877" w:rsidR="00590DDC" w:rsidRPr="00BC5B0B" w:rsidRDefault="00590DDC" w:rsidP="00827A96">
            <w:pPr>
              <w:pStyle w:val="TableText"/>
            </w:pPr>
            <w:r w:rsidRPr="00BC5B0B">
              <w:t>PA5</w:t>
            </w:r>
          </w:p>
        </w:tc>
        <w:tc>
          <w:tcPr>
            <w:tcW w:w="1224" w:type="dxa"/>
          </w:tcPr>
          <w:p w14:paraId="2DFE7CEA" w14:textId="7472D2F9" w:rsidR="00590DDC" w:rsidRPr="00BC5B0B" w:rsidRDefault="00590DDC">
            <w:pPr>
              <w:pStyle w:val="TableText"/>
              <w:rPr>
                <w:szCs w:val="22"/>
              </w:rPr>
              <w:pPrChange w:id="440" w:author="Björn Genfors" w:date="2014-03-13T15:02:00Z">
                <w:pPr>
                  <w:pStyle w:val="TableText"/>
                  <w:spacing w:line="280" w:lineRule="atLeast"/>
                </w:pPr>
              </w:pPrChange>
            </w:pPr>
            <w:r w:rsidRPr="00BC5B0B">
              <w:t>2012-12-21</w:t>
            </w:r>
          </w:p>
        </w:tc>
        <w:tc>
          <w:tcPr>
            <w:tcW w:w="4140" w:type="dxa"/>
          </w:tcPr>
          <w:p w14:paraId="170ADF9F" w14:textId="7414A37F" w:rsidR="00590DDC" w:rsidRPr="00BC5B0B" w:rsidRDefault="00590DDC">
            <w:pPr>
              <w:pStyle w:val="TableText"/>
              <w:numPr>
                <w:ilvl w:val="0"/>
                <w:numId w:val="30"/>
              </w:numPr>
              <w:rPr>
                <w:szCs w:val="22"/>
              </w:rPr>
              <w:pPrChange w:id="441" w:author="Björn Genfors" w:date="2014-03-13T15:02:00Z">
                <w:pPr>
                  <w:pStyle w:val="TableText"/>
                  <w:spacing w:line="280" w:lineRule="atLeast"/>
                </w:pPr>
              </w:pPrChange>
            </w:pPr>
            <w:r w:rsidRPr="00BC5B0B">
              <w:t>Uppdaterat tabeller efter ny struktur</w:t>
            </w:r>
          </w:p>
        </w:tc>
        <w:tc>
          <w:tcPr>
            <w:tcW w:w="1980" w:type="dxa"/>
          </w:tcPr>
          <w:p w14:paraId="17319C99" w14:textId="56D147E1" w:rsidR="00590DDC" w:rsidRDefault="00590DDC">
            <w:pPr>
              <w:pStyle w:val="TableText"/>
              <w:rPr>
                <w:szCs w:val="22"/>
              </w:rPr>
              <w:pPrChange w:id="442" w:author="Björn Genfors" w:date="2014-03-13T15:02:00Z">
                <w:pPr>
                  <w:pStyle w:val="TableText"/>
                  <w:numPr>
                    <w:numId w:val="30"/>
                  </w:numPr>
                  <w:spacing w:line="280" w:lineRule="atLeast"/>
                  <w:ind w:left="388" w:hanging="360"/>
                </w:pPr>
              </w:pPrChange>
            </w:pPr>
            <w:r>
              <w:t>Maria Andersson</w:t>
            </w:r>
          </w:p>
        </w:tc>
        <w:tc>
          <w:tcPr>
            <w:tcW w:w="1440" w:type="dxa"/>
          </w:tcPr>
          <w:p w14:paraId="65515825" w14:textId="77777777" w:rsidR="00590DDC" w:rsidRDefault="00590DDC">
            <w:pPr>
              <w:pStyle w:val="TableText"/>
              <w:rPr>
                <w:szCs w:val="22"/>
              </w:rPr>
              <w:pPrChange w:id="443" w:author="Björn Genfors" w:date="2014-03-13T15:02:00Z">
                <w:pPr>
                  <w:pStyle w:val="TableText"/>
                  <w:spacing w:line="280" w:lineRule="atLeast"/>
                  <w:ind w:hanging="360"/>
                  <w:contextualSpacing/>
                </w:pPr>
              </w:pPrChange>
            </w:pPr>
          </w:p>
        </w:tc>
      </w:tr>
      <w:tr w:rsidR="00590DDC" w14:paraId="391F5F61" w14:textId="77777777" w:rsidTr="00514BAB">
        <w:tc>
          <w:tcPr>
            <w:tcW w:w="964" w:type="dxa"/>
          </w:tcPr>
          <w:p w14:paraId="7D8FBC41" w14:textId="039AD6A5" w:rsidR="00590DDC" w:rsidRPr="00BC5B0B" w:rsidRDefault="00590DDC" w:rsidP="00827A96">
            <w:pPr>
              <w:pStyle w:val="TableText"/>
            </w:pPr>
            <w:r w:rsidRPr="00BC5B0B">
              <w:t>PA6</w:t>
            </w:r>
          </w:p>
        </w:tc>
        <w:tc>
          <w:tcPr>
            <w:tcW w:w="1224" w:type="dxa"/>
          </w:tcPr>
          <w:p w14:paraId="0E35F9EF" w14:textId="66293994" w:rsidR="00590DDC" w:rsidRPr="00BC5B0B" w:rsidRDefault="00590DDC">
            <w:pPr>
              <w:pStyle w:val="TableText"/>
              <w:rPr>
                <w:szCs w:val="22"/>
              </w:rPr>
              <w:pPrChange w:id="444" w:author="Björn Genfors" w:date="2014-03-13T15:02:00Z">
                <w:pPr>
                  <w:pStyle w:val="TableText"/>
                  <w:spacing w:line="280" w:lineRule="atLeast"/>
                </w:pPr>
              </w:pPrChange>
            </w:pPr>
            <w:r w:rsidRPr="00BC5B0B">
              <w:t>2012-12-21</w:t>
            </w:r>
          </w:p>
        </w:tc>
        <w:tc>
          <w:tcPr>
            <w:tcW w:w="4140" w:type="dxa"/>
          </w:tcPr>
          <w:p w14:paraId="47C20417" w14:textId="5692C119" w:rsidR="00590DDC" w:rsidRPr="00BC5B0B" w:rsidRDefault="00590DDC">
            <w:pPr>
              <w:pStyle w:val="TableText"/>
              <w:numPr>
                <w:ilvl w:val="0"/>
                <w:numId w:val="30"/>
              </w:numPr>
              <w:rPr>
                <w:szCs w:val="22"/>
              </w:rPr>
              <w:pPrChange w:id="445" w:author="Björn Genfors" w:date="2014-03-13T15:02:00Z">
                <w:pPr>
                  <w:pStyle w:val="TableText"/>
                  <w:spacing w:line="280" w:lineRule="atLeast"/>
                </w:pPr>
              </w:pPrChange>
            </w:pPr>
            <w:r w:rsidRPr="00BC5B0B">
              <w:t>Uppdaterat namnen i tabellen</w:t>
            </w:r>
          </w:p>
        </w:tc>
        <w:tc>
          <w:tcPr>
            <w:tcW w:w="1980" w:type="dxa"/>
          </w:tcPr>
          <w:p w14:paraId="7923BE05" w14:textId="5706D038" w:rsidR="00590DDC" w:rsidRDefault="00590DDC">
            <w:pPr>
              <w:pStyle w:val="TableText"/>
              <w:rPr>
                <w:szCs w:val="22"/>
              </w:rPr>
              <w:pPrChange w:id="446" w:author="Björn Genfors" w:date="2014-03-13T15:02:00Z">
                <w:pPr>
                  <w:pStyle w:val="TableText"/>
                  <w:numPr>
                    <w:numId w:val="30"/>
                  </w:numPr>
                  <w:spacing w:line="280" w:lineRule="atLeast"/>
                  <w:ind w:left="388" w:hanging="360"/>
                </w:pPr>
              </w:pPrChange>
            </w:pPr>
            <w:r>
              <w:t>Maria Andersson</w:t>
            </w:r>
          </w:p>
        </w:tc>
        <w:tc>
          <w:tcPr>
            <w:tcW w:w="1440" w:type="dxa"/>
          </w:tcPr>
          <w:p w14:paraId="6B3DB396" w14:textId="77777777" w:rsidR="00590DDC" w:rsidRDefault="00590DDC">
            <w:pPr>
              <w:pStyle w:val="TableText"/>
              <w:rPr>
                <w:szCs w:val="22"/>
              </w:rPr>
              <w:pPrChange w:id="447" w:author="Björn Genfors" w:date="2014-03-13T15:02:00Z">
                <w:pPr>
                  <w:pStyle w:val="TableText"/>
                  <w:spacing w:line="280" w:lineRule="atLeast"/>
                  <w:ind w:hanging="360"/>
                  <w:contextualSpacing/>
                </w:pPr>
              </w:pPrChange>
            </w:pPr>
          </w:p>
        </w:tc>
      </w:tr>
      <w:tr w:rsidR="00590DDC" w14:paraId="04C37107" w14:textId="77777777" w:rsidTr="00514BAB">
        <w:tc>
          <w:tcPr>
            <w:tcW w:w="964" w:type="dxa"/>
          </w:tcPr>
          <w:p w14:paraId="745A0281" w14:textId="58D3D2B6" w:rsidR="00590DDC" w:rsidRPr="00BC5B0B" w:rsidRDefault="00590DDC" w:rsidP="00827A96">
            <w:pPr>
              <w:pStyle w:val="TableText"/>
            </w:pPr>
            <w:r w:rsidRPr="00BC5B0B">
              <w:t>PA7</w:t>
            </w:r>
          </w:p>
        </w:tc>
        <w:tc>
          <w:tcPr>
            <w:tcW w:w="1224" w:type="dxa"/>
          </w:tcPr>
          <w:p w14:paraId="3C1F05C6" w14:textId="514780A9" w:rsidR="00590DDC" w:rsidRPr="00BC5B0B" w:rsidRDefault="00590DDC">
            <w:pPr>
              <w:pStyle w:val="TableText"/>
              <w:rPr>
                <w:szCs w:val="22"/>
              </w:rPr>
              <w:pPrChange w:id="448" w:author="Björn Genfors" w:date="2014-03-13T15:02:00Z">
                <w:pPr>
                  <w:pStyle w:val="TableText"/>
                  <w:spacing w:line="280" w:lineRule="atLeast"/>
                </w:pPr>
              </w:pPrChange>
            </w:pPr>
            <w:r w:rsidRPr="00BC5B0B">
              <w:t>2012-12-21</w:t>
            </w:r>
          </w:p>
        </w:tc>
        <w:tc>
          <w:tcPr>
            <w:tcW w:w="4140" w:type="dxa"/>
          </w:tcPr>
          <w:p w14:paraId="0D2D60F6" w14:textId="3F1FA67E" w:rsidR="00590DDC" w:rsidRPr="00BC5B0B" w:rsidRDefault="00590DDC">
            <w:pPr>
              <w:pStyle w:val="TableText"/>
              <w:numPr>
                <w:ilvl w:val="0"/>
                <w:numId w:val="30"/>
              </w:numPr>
              <w:rPr>
                <w:szCs w:val="22"/>
              </w:rPr>
              <w:pPrChange w:id="449" w:author="Björn Genfors" w:date="2014-03-13T15:02:00Z">
                <w:pPr>
                  <w:pStyle w:val="TableText"/>
                  <w:spacing w:line="280" w:lineRule="atLeast"/>
                </w:pPr>
              </w:pPrChange>
            </w:pPr>
            <w:r w:rsidRPr="00BC5B0B">
              <w:t>Lagt till avsnittet Tjänstedomänens arkitektur samt redigerat avsnittet Generella regler</w:t>
            </w:r>
          </w:p>
        </w:tc>
        <w:tc>
          <w:tcPr>
            <w:tcW w:w="1980" w:type="dxa"/>
          </w:tcPr>
          <w:p w14:paraId="20ED83A7" w14:textId="3C42F41C" w:rsidR="00590DDC" w:rsidRDefault="00590DDC">
            <w:pPr>
              <w:pStyle w:val="TableText"/>
              <w:rPr>
                <w:szCs w:val="22"/>
              </w:rPr>
              <w:pPrChange w:id="450" w:author="Björn Genfors" w:date="2014-03-13T15:02:00Z">
                <w:pPr>
                  <w:pStyle w:val="TableText"/>
                  <w:numPr>
                    <w:numId w:val="30"/>
                  </w:numPr>
                  <w:spacing w:line="280" w:lineRule="atLeast"/>
                  <w:ind w:left="388" w:hanging="360"/>
                </w:pPr>
              </w:pPrChange>
            </w:pPr>
            <w:r w:rsidRPr="00BC5B0B">
              <w:t>Johan Eltes</w:t>
            </w:r>
          </w:p>
        </w:tc>
        <w:tc>
          <w:tcPr>
            <w:tcW w:w="1440" w:type="dxa"/>
          </w:tcPr>
          <w:p w14:paraId="52E05FAE" w14:textId="77777777" w:rsidR="00590DDC" w:rsidRDefault="00590DDC">
            <w:pPr>
              <w:pStyle w:val="TableText"/>
              <w:rPr>
                <w:szCs w:val="22"/>
              </w:rPr>
              <w:pPrChange w:id="451" w:author="Björn Genfors" w:date="2014-03-13T15:02:00Z">
                <w:pPr>
                  <w:pStyle w:val="TableText"/>
                  <w:spacing w:line="280" w:lineRule="atLeast"/>
                  <w:ind w:hanging="360"/>
                  <w:contextualSpacing/>
                </w:pPr>
              </w:pPrChange>
            </w:pPr>
          </w:p>
        </w:tc>
      </w:tr>
      <w:tr w:rsidR="00590DDC" w14:paraId="53311EA1" w14:textId="77777777" w:rsidTr="00514BAB">
        <w:tc>
          <w:tcPr>
            <w:tcW w:w="964" w:type="dxa"/>
          </w:tcPr>
          <w:p w14:paraId="2B1A7C66" w14:textId="1E70DD8F" w:rsidR="00590DDC" w:rsidRPr="00BC5B0B" w:rsidRDefault="00590DDC" w:rsidP="00827A96">
            <w:pPr>
              <w:pStyle w:val="TableText"/>
            </w:pPr>
            <w:r>
              <w:t>PA8</w:t>
            </w:r>
          </w:p>
        </w:tc>
        <w:tc>
          <w:tcPr>
            <w:tcW w:w="1224" w:type="dxa"/>
          </w:tcPr>
          <w:p w14:paraId="32231006" w14:textId="6AF06CF8" w:rsidR="00590DDC" w:rsidRPr="00BC5B0B" w:rsidRDefault="00590DDC">
            <w:pPr>
              <w:pStyle w:val="TableText"/>
              <w:rPr>
                <w:szCs w:val="22"/>
              </w:rPr>
              <w:pPrChange w:id="452" w:author="Björn Genfors" w:date="2014-03-13T15:02:00Z">
                <w:pPr>
                  <w:pStyle w:val="TableText"/>
                  <w:spacing w:line="280" w:lineRule="atLeast"/>
                </w:pPr>
              </w:pPrChange>
            </w:pPr>
            <w:r>
              <w:t>2013-01-07</w:t>
            </w:r>
          </w:p>
        </w:tc>
        <w:tc>
          <w:tcPr>
            <w:tcW w:w="4140" w:type="dxa"/>
          </w:tcPr>
          <w:p w14:paraId="062A8E26" w14:textId="249164E0" w:rsidR="00590DDC" w:rsidRPr="00BC5B0B" w:rsidRDefault="00590DDC">
            <w:pPr>
              <w:pStyle w:val="TableText"/>
              <w:numPr>
                <w:ilvl w:val="0"/>
                <w:numId w:val="30"/>
              </w:numPr>
              <w:rPr>
                <w:szCs w:val="22"/>
              </w:rPr>
              <w:pPrChange w:id="453" w:author="Björn Genfors" w:date="2014-03-13T15:02:00Z">
                <w:pPr>
                  <w:pStyle w:val="TableText"/>
                  <w:spacing w:line="280" w:lineRule="atLeast"/>
                </w:pPr>
              </w:pPrChange>
            </w:pPr>
            <w:r>
              <w:t>Förbättrad kvalitén på texterna från PA7</w:t>
            </w:r>
          </w:p>
        </w:tc>
        <w:tc>
          <w:tcPr>
            <w:tcW w:w="1980" w:type="dxa"/>
          </w:tcPr>
          <w:p w14:paraId="299C04B9" w14:textId="78D7A5BC" w:rsidR="00590DDC" w:rsidRPr="00BC5B0B" w:rsidRDefault="00590DDC">
            <w:pPr>
              <w:pStyle w:val="TableText"/>
              <w:rPr>
                <w:szCs w:val="22"/>
              </w:rPr>
              <w:pPrChange w:id="454" w:author="Björn Genfors" w:date="2014-03-13T15:02:00Z">
                <w:pPr>
                  <w:pStyle w:val="TableText"/>
                  <w:numPr>
                    <w:numId w:val="30"/>
                  </w:numPr>
                  <w:spacing w:line="280" w:lineRule="atLeast"/>
                  <w:ind w:left="388" w:hanging="360"/>
                </w:pPr>
              </w:pPrChange>
            </w:pPr>
            <w:r w:rsidRPr="00BC5B0B">
              <w:t>Johan Eltes</w:t>
            </w:r>
          </w:p>
        </w:tc>
        <w:tc>
          <w:tcPr>
            <w:tcW w:w="1440" w:type="dxa"/>
          </w:tcPr>
          <w:p w14:paraId="616DFA88" w14:textId="77777777" w:rsidR="00590DDC" w:rsidRDefault="00590DDC">
            <w:pPr>
              <w:pStyle w:val="TableText"/>
              <w:rPr>
                <w:szCs w:val="22"/>
              </w:rPr>
              <w:pPrChange w:id="455" w:author="Björn Genfors" w:date="2014-03-13T15:02:00Z">
                <w:pPr>
                  <w:pStyle w:val="TableText"/>
                  <w:spacing w:line="280" w:lineRule="atLeast"/>
                  <w:ind w:hanging="360"/>
                  <w:contextualSpacing/>
                </w:pPr>
              </w:pPrChange>
            </w:pPr>
          </w:p>
        </w:tc>
      </w:tr>
      <w:tr w:rsidR="00590DDC" w14:paraId="54388BBF" w14:textId="77777777" w:rsidTr="00514BAB">
        <w:tc>
          <w:tcPr>
            <w:tcW w:w="964" w:type="dxa"/>
          </w:tcPr>
          <w:p w14:paraId="0586DED8" w14:textId="18560F88" w:rsidR="00590DDC" w:rsidRDefault="00590DDC" w:rsidP="00827A96">
            <w:pPr>
              <w:pStyle w:val="TableText"/>
            </w:pPr>
            <w:r>
              <w:t>PA9</w:t>
            </w:r>
          </w:p>
        </w:tc>
        <w:tc>
          <w:tcPr>
            <w:tcW w:w="1224" w:type="dxa"/>
          </w:tcPr>
          <w:p w14:paraId="221FB1F4" w14:textId="389E9286" w:rsidR="00590DDC" w:rsidRDefault="00590DDC">
            <w:pPr>
              <w:pStyle w:val="TableText"/>
              <w:rPr>
                <w:szCs w:val="22"/>
              </w:rPr>
              <w:pPrChange w:id="456" w:author="Björn Genfors" w:date="2014-03-13T15:02:00Z">
                <w:pPr>
                  <w:pStyle w:val="TableText"/>
                  <w:spacing w:line="280" w:lineRule="atLeast"/>
                </w:pPr>
              </w:pPrChange>
            </w:pPr>
            <w:r>
              <w:t>2013-01-08</w:t>
            </w:r>
          </w:p>
        </w:tc>
        <w:tc>
          <w:tcPr>
            <w:tcW w:w="4140" w:type="dxa"/>
          </w:tcPr>
          <w:p w14:paraId="34FA9AEF" w14:textId="3667E869" w:rsidR="00590DDC" w:rsidRDefault="00590DDC">
            <w:pPr>
              <w:pStyle w:val="TableText"/>
              <w:numPr>
                <w:ilvl w:val="0"/>
                <w:numId w:val="30"/>
              </w:numPr>
              <w:rPr>
                <w:szCs w:val="22"/>
              </w:rPr>
              <w:pPrChange w:id="457" w:author="Björn Genfors" w:date="2014-03-13T15:02:00Z">
                <w:pPr>
                  <w:pStyle w:val="TableText"/>
                  <w:spacing w:line="280" w:lineRule="atLeast"/>
                </w:pPr>
              </w:pPrChange>
            </w:pPr>
            <w:r>
              <w:t>Uppdaterat tabellerna under kap 4, 5 och 6</w:t>
            </w:r>
          </w:p>
        </w:tc>
        <w:tc>
          <w:tcPr>
            <w:tcW w:w="1980" w:type="dxa"/>
          </w:tcPr>
          <w:p w14:paraId="0D168CA2" w14:textId="4B4BD3CB" w:rsidR="00590DDC" w:rsidRPr="00BC5B0B" w:rsidRDefault="00590DDC">
            <w:pPr>
              <w:pStyle w:val="TableText"/>
              <w:rPr>
                <w:szCs w:val="22"/>
              </w:rPr>
              <w:pPrChange w:id="458" w:author="Björn Genfors" w:date="2014-03-13T15:02:00Z">
                <w:pPr>
                  <w:pStyle w:val="TableText"/>
                  <w:numPr>
                    <w:numId w:val="30"/>
                  </w:numPr>
                  <w:spacing w:line="280" w:lineRule="atLeast"/>
                  <w:ind w:left="388" w:hanging="360"/>
                </w:pPr>
              </w:pPrChange>
            </w:pPr>
            <w:r>
              <w:t>Maria Andersson</w:t>
            </w:r>
          </w:p>
        </w:tc>
        <w:tc>
          <w:tcPr>
            <w:tcW w:w="1440" w:type="dxa"/>
          </w:tcPr>
          <w:p w14:paraId="351DD31B" w14:textId="77777777" w:rsidR="00590DDC" w:rsidRDefault="00590DDC">
            <w:pPr>
              <w:pStyle w:val="TableText"/>
              <w:rPr>
                <w:szCs w:val="22"/>
              </w:rPr>
              <w:pPrChange w:id="459" w:author="Björn Genfors" w:date="2014-03-13T15:02:00Z">
                <w:pPr>
                  <w:pStyle w:val="TableText"/>
                  <w:spacing w:line="280" w:lineRule="atLeast"/>
                  <w:ind w:hanging="360"/>
                  <w:contextualSpacing/>
                </w:pPr>
              </w:pPrChange>
            </w:pPr>
          </w:p>
        </w:tc>
      </w:tr>
      <w:tr w:rsidR="00590DDC" w14:paraId="47F3CFD8" w14:textId="77777777" w:rsidTr="00514BAB">
        <w:tc>
          <w:tcPr>
            <w:tcW w:w="964" w:type="dxa"/>
          </w:tcPr>
          <w:p w14:paraId="6B7E60FF" w14:textId="6F795EB8" w:rsidR="00590DDC" w:rsidRDefault="00590DDC" w:rsidP="00827A96">
            <w:pPr>
              <w:pStyle w:val="TableText"/>
            </w:pPr>
            <w:r>
              <w:t>PA10</w:t>
            </w:r>
          </w:p>
        </w:tc>
        <w:tc>
          <w:tcPr>
            <w:tcW w:w="1224" w:type="dxa"/>
          </w:tcPr>
          <w:p w14:paraId="6A5C0946" w14:textId="1E339D1A" w:rsidR="00590DDC" w:rsidRDefault="00590DDC">
            <w:pPr>
              <w:pStyle w:val="TableText"/>
              <w:rPr>
                <w:szCs w:val="22"/>
              </w:rPr>
              <w:pPrChange w:id="460" w:author="Björn Genfors" w:date="2014-03-13T15:02:00Z">
                <w:pPr>
                  <w:pStyle w:val="TableText"/>
                  <w:spacing w:line="280" w:lineRule="atLeast"/>
                </w:pPr>
              </w:pPrChange>
            </w:pPr>
            <w:r>
              <w:t>2013-01-09</w:t>
            </w:r>
          </w:p>
        </w:tc>
        <w:tc>
          <w:tcPr>
            <w:tcW w:w="4140" w:type="dxa"/>
          </w:tcPr>
          <w:p w14:paraId="67DCBF55" w14:textId="3D1EA36C" w:rsidR="00590DDC" w:rsidRDefault="00590DDC">
            <w:pPr>
              <w:pStyle w:val="TableText"/>
              <w:numPr>
                <w:ilvl w:val="0"/>
                <w:numId w:val="30"/>
              </w:numPr>
              <w:rPr>
                <w:szCs w:val="22"/>
              </w:rPr>
              <w:pPrChange w:id="461" w:author="Björn Genfors" w:date="2014-03-13T15:02:00Z">
                <w:pPr>
                  <w:pStyle w:val="TableText"/>
                  <w:spacing w:line="280" w:lineRule="atLeast"/>
                </w:pPr>
              </w:pPrChange>
            </w:pPr>
            <w:r>
              <w:t>Lagt till avsnitt om engagemangsindex. Kompletterat/förtydligat avsnitten nationell användning, nationell användning och adresseringsmodell.</w:t>
            </w:r>
          </w:p>
        </w:tc>
        <w:tc>
          <w:tcPr>
            <w:tcW w:w="1980" w:type="dxa"/>
          </w:tcPr>
          <w:p w14:paraId="1AA51837" w14:textId="5B7029D1" w:rsidR="00590DDC" w:rsidRDefault="00590DDC">
            <w:pPr>
              <w:pStyle w:val="TableText"/>
              <w:rPr>
                <w:szCs w:val="22"/>
              </w:rPr>
              <w:pPrChange w:id="462" w:author="Björn Genfors" w:date="2014-03-13T15:02:00Z">
                <w:pPr>
                  <w:pStyle w:val="TableText"/>
                  <w:numPr>
                    <w:numId w:val="30"/>
                  </w:numPr>
                  <w:spacing w:line="280" w:lineRule="atLeast"/>
                  <w:ind w:left="388" w:hanging="360"/>
                </w:pPr>
              </w:pPrChange>
            </w:pPr>
            <w:r w:rsidRPr="00BC5B0B">
              <w:t>Johan Eltes</w:t>
            </w:r>
          </w:p>
        </w:tc>
        <w:tc>
          <w:tcPr>
            <w:tcW w:w="1440" w:type="dxa"/>
          </w:tcPr>
          <w:p w14:paraId="4A9EC4E1" w14:textId="77777777" w:rsidR="00590DDC" w:rsidRDefault="00590DDC">
            <w:pPr>
              <w:pStyle w:val="TableText"/>
              <w:rPr>
                <w:szCs w:val="22"/>
              </w:rPr>
              <w:pPrChange w:id="463" w:author="Björn Genfors" w:date="2014-03-13T15:02:00Z">
                <w:pPr>
                  <w:pStyle w:val="TableText"/>
                  <w:spacing w:line="280" w:lineRule="atLeast"/>
                  <w:ind w:hanging="360"/>
                  <w:contextualSpacing/>
                </w:pPr>
              </w:pPrChange>
            </w:pPr>
          </w:p>
        </w:tc>
      </w:tr>
      <w:tr w:rsidR="00590DDC" w14:paraId="5B3251D5" w14:textId="77777777" w:rsidTr="00514BAB">
        <w:tc>
          <w:tcPr>
            <w:tcW w:w="964" w:type="dxa"/>
          </w:tcPr>
          <w:p w14:paraId="70A4CC3A" w14:textId="347A33B8" w:rsidR="00590DDC" w:rsidRDefault="00590DDC" w:rsidP="00827A96">
            <w:pPr>
              <w:pStyle w:val="TableText"/>
            </w:pPr>
            <w:r>
              <w:t>PA11</w:t>
            </w:r>
          </w:p>
        </w:tc>
        <w:tc>
          <w:tcPr>
            <w:tcW w:w="1224" w:type="dxa"/>
          </w:tcPr>
          <w:p w14:paraId="7D3BADCD" w14:textId="4F1EDD6E" w:rsidR="00590DDC" w:rsidRDefault="00590DDC">
            <w:pPr>
              <w:pStyle w:val="TableText"/>
              <w:rPr>
                <w:szCs w:val="22"/>
              </w:rPr>
              <w:pPrChange w:id="464" w:author="Björn Genfors" w:date="2014-03-13T15:02:00Z">
                <w:pPr>
                  <w:pStyle w:val="TableText"/>
                  <w:spacing w:line="280" w:lineRule="atLeast"/>
                </w:pPr>
              </w:pPrChange>
            </w:pPr>
            <w:r>
              <w:t>2013-01-14</w:t>
            </w:r>
          </w:p>
        </w:tc>
        <w:tc>
          <w:tcPr>
            <w:tcW w:w="4140" w:type="dxa"/>
          </w:tcPr>
          <w:p w14:paraId="75877E7E" w14:textId="6E2198A7" w:rsidR="00590DDC" w:rsidRDefault="00590DDC">
            <w:pPr>
              <w:pStyle w:val="TableText"/>
              <w:numPr>
                <w:ilvl w:val="0"/>
                <w:numId w:val="30"/>
              </w:numPr>
              <w:rPr>
                <w:szCs w:val="22"/>
              </w:rPr>
              <w:pPrChange w:id="465" w:author="Björn Genfors" w:date="2014-03-13T15:02:00Z">
                <w:pPr>
                  <w:pStyle w:val="TableText"/>
                  <w:spacing w:line="280" w:lineRule="atLeast"/>
                </w:pPr>
              </w:pPrChange>
            </w:pPr>
            <w:r>
              <w:t>Uppdaterat kap 5 och 6 med ny struktur.</w:t>
            </w:r>
          </w:p>
        </w:tc>
        <w:tc>
          <w:tcPr>
            <w:tcW w:w="1980" w:type="dxa"/>
          </w:tcPr>
          <w:p w14:paraId="6A0C8CB3" w14:textId="19EA3AC0" w:rsidR="00590DDC" w:rsidRPr="00BC5B0B" w:rsidRDefault="00590DDC">
            <w:pPr>
              <w:pStyle w:val="TableText"/>
              <w:rPr>
                <w:szCs w:val="22"/>
              </w:rPr>
              <w:pPrChange w:id="466" w:author="Björn Genfors" w:date="2014-03-13T15:02:00Z">
                <w:pPr>
                  <w:pStyle w:val="TableText"/>
                  <w:numPr>
                    <w:numId w:val="30"/>
                  </w:numPr>
                  <w:spacing w:line="280" w:lineRule="atLeast"/>
                  <w:ind w:left="388" w:hanging="360"/>
                </w:pPr>
              </w:pPrChange>
            </w:pPr>
            <w:r>
              <w:t>Maria Andersson</w:t>
            </w:r>
          </w:p>
        </w:tc>
        <w:tc>
          <w:tcPr>
            <w:tcW w:w="1440" w:type="dxa"/>
          </w:tcPr>
          <w:p w14:paraId="7E7EA2A3" w14:textId="77777777" w:rsidR="00590DDC" w:rsidRDefault="00590DDC">
            <w:pPr>
              <w:pStyle w:val="TableText"/>
              <w:rPr>
                <w:szCs w:val="22"/>
              </w:rPr>
              <w:pPrChange w:id="467" w:author="Björn Genfors" w:date="2014-03-13T15:02:00Z">
                <w:pPr>
                  <w:pStyle w:val="TableText"/>
                  <w:spacing w:line="280" w:lineRule="atLeast"/>
                  <w:ind w:hanging="360"/>
                  <w:contextualSpacing/>
                </w:pPr>
              </w:pPrChange>
            </w:pPr>
          </w:p>
        </w:tc>
      </w:tr>
      <w:tr w:rsidR="00590DDC" w14:paraId="1DD29E56" w14:textId="77777777" w:rsidTr="00514BAB">
        <w:tc>
          <w:tcPr>
            <w:tcW w:w="964" w:type="dxa"/>
          </w:tcPr>
          <w:p w14:paraId="732E1386" w14:textId="3411118D" w:rsidR="00590DDC" w:rsidRDefault="00590DDC" w:rsidP="00827A96">
            <w:pPr>
              <w:pStyle w:val="TableText"/>
            </w:pPr>
            <w:r>
              <w:t>PA12</w:t>
            </w:r>
          </w:p>
        </w:tc>
        <w:tc>
          <w:tcPr>
            <w:tcW w:w="1224" w:type="dxa"/>
          </w:tcPr>
          <w:p w14:paraId="49AFFFEE" w14:textId="0DDB0C91" w:rsidR="00590DDC" w:rsidRDefault="00590DDC">
            <w:pPr>
              <w:pStyle w:val="TableText"/>
              <w:rPr>
                <w:szCs w:val="22"/>
              </w:rPr>
              <w:pPrChange w:id="468" w:author="Björn Genfors" w:date="2014-03-13T15:02:00Z">
                <w:pPr>
                  <w:pStyle w:val="TableText"/>
                  <w:spacing w:line="280" w:lineRule="atLeast"/>
                </w:pPr>
              </w:pPrChange>
            </w:pPr>
            <w:r>
              <w:t>2013-01-14</w:t>
            </w:r>
          </w:p>
        </w:tc>
        <w:tc>
          <w:tcPr>
            <w:tcW w:w="4140" w:type="dxa"/>
          </w:tcPr>
          <w:p w14:paraId="7FFA17DC" w14:textId="277DCEF3" w:rsidR="00590DDC" w:rsidRDefault="00590DDC">
            <w:pPr>
              <w:pStyle w:val="TableText"/>
              <w:numPr>
                <w:ilvl w:val="0"/>
                <w:numId w:val="30"/>
              </w:numPr>
              <w:rPr>
                <w:szCs w:val="22"/>
              </w:rPr>
              <w:pPrChange w:id="469" w:author="Björn Genfors" w:date="2014-03-13T15:02:00Z">
                <w:pPr>
                  <w:pStyle w:val="TableText"/>
                  <w:spacing w:line="280" w:lineRule="atLeast"/>
                </w:pPr>
              </w:pPrChange>
            </w:pPr>
            <w:r>
              <w:t>Lagt till kap 7.</w:t>
            </w:r>
          </w:p>
        </w:tc>
        <w:tc>
          <w:tcPr>
            <w:tcW w:w="1980" w:type="dxa"/>
          </w:tcPr>
          <w:p w14:paraId="38726149" w14:textId="20790391" w:rsidR="00590DDC" w:rsidRDefault="00590DDC">
            <w:pPr>
              <w:pStyle w:val="TableText"/>
              <w:rPr>
                <w:szCs w:val="22"/>
              </w:rPr>
              <w:pPrChange w:id="470" w:author="Björn Genfors" w:date="2014-03-13T15:02:00Z">
                <w:pPr>
                  <w:pStyle w:val="TableText"/>
                  <w:numPr>
                    <w:numId w:val="30"/>
                  </w:numPr>
                  <w:spacing w:line="280" w:lineRule="atLeast"/>
                  <w:ind w:left="388" w:hanging="360"/>
                </w:pPr>
              </w:pPrChange>
            </w:pPr>
            <w:r>
              <w:t>Maria Andersson</w:t>
            </w:r>
          </w:p>
        </w:tc>
        <w:tc>
          <w:tcPr>
            <w:tcW w:w="1440" w:type="dxa"/>
          </w:tcPr>
          <w:p w14:paraId="170B0BDB" w14:textId="77777777" w:rsidR="00590DDC" w:rsidRDefault="00590DDC">
            <w:pPr>
              <w:pStyle w:val="TableText"/>
              <w:rPr>
                <w:szCs w:val="22"/>
              </w:rPr>
              <w:pPrChange w:id="471" w:author="Björn Genfors" w:date="2014-03-13T15:02:00Z">
                <w:pPr>
                  <w:pStyle w:val="TableText"/>
                  <w:spacing w:line="280" w:lineRule="atLeast"/>
                  <w:ind w:hanging="360"/>
                  <w:contextualSpacing/>
                </w:pPr>
              </w:pPrChange>
            </w:pPr>
          </w:p>
        </w:tc>
      </w:tr>
      <w:tr w:rsidR="00590DDC" w14:paraId="7A34D147" w14:textId="77777777" w:rsidTr="00514BAB">
        <w:tc>
          <w:tcPr>
            <w:tcW w:w="964" w:type="dxa"/>
          </w:tcPr>
          <w:p w14:paraId="7F0F06AE" w14:textId="574D9B09" w:rsidR="00590DDC" w:rsidRDefault="00590DDC" w:rsidP="00827A96">
            <w:pPr>
              <w:pStyle w:val="TableText"/>
            </w:pPr>
            <w:r>
              <w:t>PA13</w:t>
            </w:r>
          </w:p>
        </w:tc>
        <w:tc>
          <w:tcPr>
            <w:tcW w:w="1224" w:type="dxa"/>
          </w:tcPr>
          <w:p w14:paraId="7E804202" w14:textId="5741870D" w:rsidR="00590DDC" w:rsidRDefault="00590DDC">
            <w:pPr>
              <w:pStyle w:val="TableText"/>
              <w:rPr>
                <w:szCs w:val="22"/>
              </w:rPr>
              <w:pPrChange w:id="472" w:author="Björn Genfors" w:date="2014-03-13T15:02:00Z">
                <w:pPr>
                  <w:pStyle w:val="TableText"/>
                  <w:spacing w:line="280" w:lineRule="atLeast"/>
                </w:pPr>
              </w:pPrChange>
            </w:pPr>
            <w:r>
              <w:t>2013-01-20</w:t>
            </w:r>
          </w:p>
        </w:tc>
        <w:tc>
          <w:tcPr>
            <w:tcW w:w="4140" w:type="dxa"/>
          </w:tcPr>
          <w:p w14:paraId="19715039" w14:textId="07E6F550" w:rsidR="00590DDC" w:rsidRDefault="00590DDC">
            <w:pPr>
              <w:pStyle w:val="TableText"/>
              <w:numPr>
                <w:ilvl w:val="0"/>
                <w:numId w:val="30"/>
              </w:numPr>
              <w:rPr>
                <w:szCs w:val="22"/>
              </w:rPr>
              <w:pPrChange w:id="473" w:author="Björn Genfors" w:date="2014-03-13T15:02:00Z">
                <w:pPr>
                  <w:pStyle w:val="TableText"/>
                  <w:spacing w:line="280" w:lineRule="atLeast"/>
                </w:pPr>
              </w:pPrChange>
            </w:pPr>
            <w:r>
              <w:t>Uppdaterat efter beslut att hålla indexpostern på PDLenhetsnivå och använda SourceSystem för adressering.</w:t>
            </w:r>
          </w:p>
        </w:tc>
        <w:tc>
          <w:tcPr>
            <w:tcW w:w="1980" w:type="dxa"/>
          </w:tcPr>
          <w:p w14:paraId="2B1F5A2C" w14:textId="425DADA4" w:rsidR="00590DDC" w:rsidRDefault="00590DDC">
            <w:pPr>
              <w:pStyle w:val="TableText"/>
              <w:rPr>
                <w:szCs w:val="22"/>
              </w:rPr>
              <w:pPrChange w:id="474" w:author="Björn Genfors" w:date="2014-03-13T15:02:00Z">
                <w:pPr>
                  <w:pStyle w:val="TableText"/>
                  <w:numPr>
                    <w:numId w:val="30"/>
                  </w:numPr>
                  <w:spacing w:line="280" w:lineRule="atLeast"/>
                  <w:ind w:left="388" w:hanging="360"/>
                </w:pPr>
              </w:pPrChange>
            </w:pPr>
            <w:r w:rsidRPr="00BC5B0B">
              <w:t>Johan Eltes</w:t>
            </w:r>
          </w:p>
        </w:tc>
        <w:tc>
          <w:tcPr>
            <w:tcW w:w="1440" w:type="dxa"/>
          </w:tcPr>
          <w:p w14:paraId="6CD31E0D" w14:textId="77777777" w:rsidR="00590DDC" w:rsidRDefault="00590DDC">
            <w:pPr>
              <w:pStyle w:val="TableText"/>
              <w:rPr>
                <w:szCs w:val="22"/>
              </w:rPr>
              <w:pPrChange w:id="475" w:author="Björn Genfors" w:date="2014-03-13T15:02:00Z">
                <w:pPr>
                  <w:pStyle w:val="TableText"/>
                  <w:spacing w:line="280" w:lineRule="atLeast"/>
                  <w:ind w:hanging="360"/>
                  <w:contextualSpacing/>
                </w:pPr>
              </w:pPrChange>
            </w:pPr>
          </w:p>
        </w:tc>
      </w:tr>
      <w:tr w:rsidR="00590DDC" w14:paraId="3F6DA63B" w14:textId="77777777" w:rsidTr="00514BAB">
        <w:tc>
          <w:tcPr>
            <w:tcW w:w="964" w:type="dxa"/>
          </w:tcPr>
          <w:p w14:paraId="7BB7568F" w14:textId="6C8EFC7F" w:rsidR="00590DDC" w:rsidRDefault="00590DDC" w:rsidP="00827A96">
            <w:pPr>
              <w:pStyle w:val="TableText"/>
            </w:pPr>
            <w:r>
              <w:t>PA14</w:t>
            </w:r>
          </w:p>
        </w:tc>
        <w:tc>
          <w:tcPr>
            <w:tcW w:w="1224" w:type="dxa"/>
          </w:tcPr>
          <w:p w14:paraId="43809D9E" w14:textId="447996E3" w:rsidR="00590DDC" w:rsidRDefault="00590DDC">
            <w:pPr>
              <w:pStyle w:val="TableText"/>
              <w:rPr>
                <w:szCs w:val="22"/>
              </w:rPr>
              <w:pPrChange w:id="476" w:author="Björn Genfors" w:date="2014-03-13T15:02:00Z">
                <w:pPr>
                  <w:pStyle w:val="TableText"/>
                  <w:spacing w:line="280" w:lineRule="atLeast"/>
                </w:pPr>
              </w:pPrChange>
            </w:pPr>
            <w:r>
              <w:t>2013-01-21</w:t>
            </w:r>
          </w:p>
        </w:tc>
        <w:tc>
          <w:tcPr>
            <w:tcW w:w="4140" w:type="dxa"/>
          </w:tcPr>
          <w:p w14:paraId="382B7F01" w14:textId="079E5AF5" w:rsidR="00590DDC" w:rsidRDefault="00590DDC">
            <w:pPr>
              <w:pStyle w:val="TableText"/>
              <w:numPr>
                <w:ilvl w:val="0"/>
                <w:numId w:val="30"/>
              </w:numPr>
              <w:rPr>
                <w:szCs w:val="22"/>
              </w:rPr>
              <w:pPrChange w:id="477" w:author="Björn Genfors" w:date="2014-03-13T15:02:00Z">
                <w:pPr>
                  <w:pStyle w:val="TableText"/>
                  <w:spacing w:line="280" w:lineRule="atLeast"/>
                </w:pPr>
              </w:pPrChange>
            </w:pPr>
            <w:r>
              <w:t>Uppdaterat gemensamma informationskomponenter och tjänstebeskrivning</w:t>
            </w:r>
          </w:p>
        </w:tc>
        <w:tc>
          <w:tcPr>
            <w:tcW w:w="1980" w:type="dxa"/>
          </w:tcPr>
          <w:p w14:paraId="77B42393" w14:textId="61143055" w:rsidR="00590DDC" w:rsidRPr="00BC5B0B" w:rsidRDefault="00590DDC">
            <w:pPr>
              <w:pStyle w:val="TableText"/>
              <w:rPr>
                <w:szCs w:val="22"/>
              </w:rPr>
              <w:pPrChange w:id="478" w:author="Björn Genfors" w:date="2014-03-13T15:02:00Z">
                <w:pPr>
                  <w:pStyle w:val="TableText"/>
                  <w:numPr>
                    <w:numId w:val="30"/>
                  </w:numPr>
                  <w:spacing w:line="280" w:lineRule="atLeast"/>
                  <w:ind w:left="388" w:hanging="360"/>
                </w:pPr>
              </w:pPrChange>
            </w:pPr>
            <w:r>
              <w:t>Fredrik Ström</w:t>
            </w:r>
          </w:p>
        </w:tc>
        <w:tc>
          <w:tcPr>
            <w:tcW w:w="1440" w:type="dxa"/>
          </w:tcPr>
          <w:p w14:paraId="54C5B2EA" w14:textId="77777777" w:rsidR="00590DDC" w:rsidRDefault="00590DDC">
            <w:pPr>
              <w:pStyle w:val="TableText"/>
              <w:rPr>
                <w:szCs w:val="22"/>
              </w:rPr>
              <w:pPrChange w:id="479" w:author="Björn Genfors" w:date="2014-03-13T15:02:00Z">
                <w:pPr>
                  <w:pStyle w:val="TableText"/>
                  <w:spacing w:line="280" w:lineRule="atLeast"/>
                  <w:ind w:hanging="360"/>
                  <w:contextualSpacing/>
                </w:pPr>
              </w:pPrChange>
            </w:pPr>
          </w:p>
        </w:tc>
      </w:tr>
      <w:tr w:rsidR="00590DDC" w14:paraId="349CAF13" w14:textId="77777777" w:rsidTr="00514BAB">
        <w:tc>
          <w:tcPr>
            <w:tcW w:w="964" w:type="dxa"/>
          </w:tcPr>
          <w:p w14:paraId="364FA930" w14:textId="79F54B95" w:rsidR="00590DDC" w:rsidRDefault="00590DDC" w:rsidP="00827A96">
            <w:pPr>
              <w:pStyle w:val="TableText"/>
            </w:pPr>
            <w:r>
              <w:t>PA15</w:t>
            </w:r>
          </w:p>
        </w:tc>
        <w:tc>
          <w:tcPr>
            <w:tcW w:w="1224" w:type="dxa"/>
          </w:tcPr>
          <w:p w14:paraId="291A791F" w14:textId="5261919B" w:rsidR="00590DDC" w:rsidRDefault="00590DDC">
            <w:pPr>
              <w:pStyle w:val="TableText"/>
              <w:rPr>
                <w:szCs w:val="22"/>
              </w:rPr>
              <w:pPrChange w:id="480" w:author="Björn Genfors" w:date="2014-03-13T15:02:00Z">
                <w:pPr>
                  <w:pStyle w:val="TableText"/>
                  <w:spacing w:line="280" w:lineRule="atLeast"/>
                </w:pPr>
              </w:pPrChange>
            </w:pPr>
            <w:r>
              <w:t>2013-01-21</w:t>
            </w:r>
          </w:p>
        </w:tc>
        <w:tc>
          <w:tcPr>
            <w:tcW w:w="4140" w:type="dxa"/>
          </w:tcPr>
          <w:p w14:paraId="77A55634" w14:textId="041BD887" w:rsidR="00590DDC" w:rsidRDefault="00590DDC">
            <w:pPr>
              <w:pStyle w:val="TableText"/>
              <w:numPr>
                <w:ilvl w:val="0"/>
                <w:numId w:val="30"/>
              </w:numPr>
              <w:rPr>
                <w:szCs w:val="22"/>
              </w:rPr>
              <w:pPrChange w:id="481" w:author="Björn Genfors" w:date="2014-03-13T15:02:00Z">
                <w:pPr>
                  <w:pStyle w:val="TableText"/>
                  <w:spacing w:line="280" w:lineRule="atLeast"/>
                </w:pPr>
              </w:pPrChange>
            </w:pPr>
            <w:r>
              <w:t>Uppdaterat typerna med inledande versal. Ändrat från careRequest till Referral och från Answer till Outcome i kap 6.</w:t>
            </w:r>
          </w:p>
        </w:tc>
        <w:tc>
          <w:tcPr>
            <w:tcW w:w="1980" w:type="dxa"/>
          </w:tcPr>
          <w:p w14:paraId="1CE8EEB8" w14:textId="3B4E7821" w:rsidR="00590DDC" w:rsidRDefault="00590DDC">
            <w:pPr>
              <w:pStyle w:val="TableText"/>
              <w:rPr>
                <w:szCs w:val="22"/>
              </w:rPr>
              <w:pPrChange w:id="482" w:author="Björn Genfors" w:date="2014-03-13T15:02:00Z">
                <w:pPr>
                  <w:pStyle w:val="TableText"/>
                  <w:numPr>
                    <w:numId w:val="30"/>
                  </w:numPr>
                  <w:spacing w:line="280" w:lineRule="atLeast"/>
                  <w:ind w:left="388" w:hanging="360"/>
                </w:pPr>
              </w:pPrChange>
            </w:pPr>
            <w:r>
              <w:t>Maria Andersson</w:t>
            </w:r>
          </w:p>
        </w:tc>
        <w:tc>
          <w:tcPr>
            <w:tcW w:w="1440" w:type="dxa"/>
          </w:tcPr>
          <w:p w14:paraId="2F1ADCFD" w14:textId="77777777" w:rsidR="00590DDC" w:rsidRDefault="00590DDC">
            <w:pPr>
              <w:pStyle w:val="TableText"/>
              <w:rPr>
                <w:szCs w:val="22"/>
              </w:rPr>
              <w:pPrChange w:id="483" w:author="Björn Genfors" w:date="2014-03-13T15:02:00Z">
                <w:pPr>
                  <w:pStyle w:val="TableText"/>
                  <w:spacing w:line="280" w:lineRule="atLeast"/>
                  <w:ind w:hanging="360"/>
                  <w:contextualSpacing/>
                </w:pPr>
              </w:pPrChange>
            </w:pPr>
          </w:p>
        </w:tc>
      </w:tr>
      <w:tr w:rsidR="00590DDC" w14:paraId="47FF95E4" w14:textId="77777777" w:rsidTr="00514BAB">
        <w:tc>
          <w:tcPr>
            <w:tcW w:w="964" w:type="dxa"/>
          </w:tcPr>
          <w:p w14:paraId="64EC8AFE" w14:textId="332630E8" w:rsidR="00590DDC" w:rsidRDefault="00590DDC" w:rsidP="00827A96">
            <w:pPr>
              <w:pStyle w:val="TableText"/>
            </w:pPr>
            <w:r>
              <w:t>PA16</w:t>
            </w:r>
          </w:p>
        </w:tc>
        <w:tc>
          <w:tcPr>
            <w:tcW w:w="1224" w:type="dxa"/>
          </w:tcPr>
          <w:p w14:paraId="619D2A75" w14:textId="5B2F0F65" w:rsidR="00590DDC" w:rsidRDefault="00590DDC">
            <w:pPr>
              <w:pStyle w:val="TableText"/>
              <w:rPr>
                <w:szCs w:val="22"/>
              </w:rPr>
              <w:pPrChange w:id="484" w:author="Björn Genfors" w:date="2014-03-13T15:02:00Z">
                <w:pPr>
                  <w:pStyle w:val="TableText"/>
                  <w:spacing w:line="280" w:lineRule="atLeast"/>
                </w:pPr>
              </w:pPrChange>
            </w:pPr>
            <w:r>
              <w:t>2013-01-21</w:t>
            </w:r>
          </w:p>
        </w:tc>
        <w:tc>
          <w:tcPr>
            <w:tcW w:w="4140" w:type="dxa"/>
          </w:tcPr>
          <w:p w14:paraId="6572B1D4" w14:textId="376E6ABC" w:rsidR="00590DDC" w:rsidRDefault="00590DDC">
            <w:pPr>
              <w:pStyle w:val="TableText"/>
              <w:numPr>
                <w:ilvl w:val="0"/>
                <w:numId w:val="30"/>
              </w:numPr>
              <w:rPr>
                <w:szCs w:val="22"/>
              </w:rPr>
              <w:pPrChange w:id="485" w:author="Björn Genfors" w:date="2014-03-13T15:02:00Z">
                <w:pPr>
                  <w:pStyle w:val="TableText"/>
                  <w:spacing w:line="280" w:lineRule="atLeast"/>
                </w:pPr>
              </w:pPrChange>
            </w:pPr>
            <w:r>
              <w:t xml:space="preserve">Ändrat kardinaliteten på </w:t>
            </w:r>
            <w:r w:rsidRPr="003A1BC5">
              <w:t>referral</w:t>
            </w:r>
            <w:r>
              <w:t xml:space="preserve"> i kap 6.</w:t>
            </w:r>
          </w:p>
        </w:tc>
        <w:tc>
          <w:tcPr>
            <w:tcW w:w="1980" w:type="dxa"/>
          </w:tcPr>
          <w:p w14:paraId="7C1CFE5C" w14:textId="22018E5B" w:rsidR="00590DDC" w:rsidRDefault="00590DDC">
            <w:pPr>
              <w:pStyle w:val="TableText"/>
              <w:rPr>
                <w:szCs w:val="22"/>
              </w:rPr>
              <w:pPrChange w:id="486" w:author="Björn Genfors" w:date="2014-03-13T15:02:00Z">
                <w:pPr>
                  <w:pStyle w:val="TableText"/>
                  <w:numPr>
                    <w:numId w:val="30"/>
                  </w:numPr>
                  <w:spacing w:line="280" w:lineRule="atLeast"/>
                  <w:ind w:left="388" w:hanging="360"/>
                </w:pPr>
              </w:pPrChange>
            </w:pPr>
            <w:r>
              <w:t>Maria Andersson</w:t>
            </w:r>
          </w:p>
        </w:tc>
        <w:tc>
          <w:tcPr>
            <w:tcW w:w="1440" w:type="dxa"/>
          </w:tcPr>
          <w:p w14:paraId="7F570249" w14:textId="77777777" w:rsidR="00590DDC" w:rsidRDefault="00590DDC">
            <w:pPr>
              <w:pStyle w:val="TableText"/>
              <w:rPr>
                <w:szCs w:val="22"/>
              </w:rPr>
              <w:pPrChange w:id="487" w:author="Björn Genfors" w:date="2014-03-13T15:02:00Z">
                <w:pPr>
                  <w:pStyle w:val="TableText"/>
                  <w:spacing w:line="280" w:lineRule="atLeast"/>
                  <w:ind w:hanging="360"/>
                  <w:contextualSpacing/>
                </w:pPr>
              </w:pPrChange>
            </w:pPr>
          </w:p>
        </w:tc>
      </w:tr>
      <w:tr w:rsidR="00590DDC" w14:paraId="247806BF" w14:textId="77777777" w:rsidTr="00514BAB">
        <w:tc>
          <w:tcPr>
            <w:tcW w:w="964" w:type="dxa"/>
          </w:tcPr>
          <w:p w14:paraId="427F107C" w14:textId="2BA78463" w:rsidR="00590DDC" w:rsidRDefault="00590DDC" w:rsidP="00827A96">
            <w:pPr>
              <w:pStyle w:val="TableText"/>
            </w:pPr>
            <w:r>
              <w:t>PA17</w:t>
            </w:r>
          </w:p>
        </w:tc>
        <w:tc>
          <w:tcPr>
            <w:tcW w:w="1224" w:type="dxa"/>
          </w:tcPr>
          <w:p w14:paraId="1FA835E6" w14:textId="548E89E1" w:rsidR="00590DDC" w:rsidRDefault="00590DDC">
            <w:pPr>
              <w:pStyle w:val="TableText"/>
              <w:rPr>
                <w:szCs w:val="22"/>
              </w:rPr>
              <w:pPrChange w:id="488" w:author="Björn Genfors" w:date="2014-03-13T15:02:00Z">
                <w:pPr>
                  <w:pStyle w:val="TableText"/>
                  <w:spacing w:line="280" w:lineRule="atLeast"/>
                </w:pPr>
              </w:pPrChange>
            </w:pPr>
            <w:r>
              <w:t>2013-01-24</w:t>
            </w:r>
          </w:p>
        </w:tc>
        <w:tc>
          <w:tcPr>
            <w:tcW w:w="4140" w:type="dxa"/>
          </w:tcPr>
          <w:p w14:paraId="13286BA9" w14:textId="7B4C5440" w:rsidR="00590DDC" w:rsidRDefault="00590DDC">
            <w:pPr>
              <w:pStyle w:val="TableText"/>
              <w:numPr>
                <w:ilvl w:val="0"/>
                <w:numId w:val="30"/>
              </w:numPr>
              <w:rPr>
                <w:szCs w:val="22"/>
              </w:rPr>
              <w:pPrChange w:id="489" w:author="Björn Genfors" w:date="2014-03-13T15:02:00Z">
                <w:pPr>
                  <w:pStyle w:val="TableText"/>
                  <w:spacing w:line="280" w:lineRule="atLeast"/>
                </w:pPr>
              </w:pPrChange>
            </w:pPr>
            <w:r>
              <w:t>Ändrat i tabellerna i kap 4, 5 och 6.</w:t>
            </w:r>
          </w:p>
        </w:tc>
        <w:tc>
          <w:tcPr>
            <w:tcW w:w="1980" w:type="dxa"/>
          </w:tcPr>
          <w:p w14:paraId="10B6E13A" w14:textId="3A492172" w:rsidR="00590DDC" w:rsidRDefault="00590DDC">
            <w:pPr>
              <w:pStyle w:val="TableText"/>
              <w:rPr>
                <w:szCs w:val="22"/>
              </w:rPr>
              <w:pPrChange w:id="490" w:author="Björn Genfors" w:date="2014-03-13T15:02:00Z">
                <w:pPr>
                  <w:pStyle w:val="TableText"/>
                  <w:numPr>
                    <w:numId w:val="30"/>
                  </w:numPr>
                  <w:spacing w:line="280" w:lineRule="atLeast"/>
                  <w:ind w:left="388" w:hanging="360"/>
                </w:pPr>
              </w:pPrChange>
            </w:pPr>
            <w:r>
              <w:t>Maria Andersson</w:t>
            </w:r>
          </w:p>
        </w:tc>
        <w:tc>
          <w:tcPr>
            <w:tcW w:w="1440" w:type="dxa"/>
          </w:tcPr>
          <w:p w14:paraId="52EB35B3" w14:textId="77777777" w:rsidR="00590DDC" w:rsidRDefault="00590DDC">
            <w:pPr>
              <w:pStyle w:val="TableText"/>
              <w:rPr>
                <w:szCs w:val="22"/>
              </w:rPr>
              <w:pPrChange w:id="491" w:author="Björn Genfors" w:date="2014-03-13T15:02:00Z">
                <w:pPr>
                  <w:pStyle w:val="TableText"/>
                  <w:spacing w:line="280" w:lineRule="atLeast"/>
                  <w:ind w:hanging="360"/>
                  <w:contextualSpacing/>
                </w:pPr>
              </w:pPrChange>
            </w:pPr>
          </w:p>
        </w:tc>
      </w:tr>
      <w:tr w:rsidR="00590DDC" w14:paraId="4276E9A7" w14:textId="77777777" w:rsidTr="00514BAB">
        <w:tc>
          <w:tcPr>
            <w:tcW w:w="964" w:type="dxa"/>
          </w:tcPr>
          <w:p w14:paraId="356B45D6" w14:textId="66EE9384" w:rsidR="00590DDC" w:rsidRDefault="00590DDC" w:rsidP="00827A96">
            <w:pPr>
              <w:pStyle w:val="TableText"/>
            </w:pPr>
            <w:r>
              <w:t>PA18</w:t>
            </w:r>
          </w:p>
        </w:tc>
        <w:tc>
          <w:tcPr>
            <w:tcW w:w="1224" w:type="dxa"/>
          </w:tcPr>
          <w:p w14:paraId="6F6303EC" w14:textId="699E25B6" w:rsidR="00590DDC" w:rsidRDefault="00590DDC">
            <w:pPr>
              <w:pStyle w:val="TableText"/>
              <w:rPr>
                <w:szCs w:val="22"/>
              </w:rPr>
              <w:pPrChange w:id="492" w:author="Björn Genfors" w:date="2014-03-13T15:02:00Z">
                <w:pPr>
                  <w:pStyle w:val="TableText"/>
                  <w:spacing w:line="280" w:lineRule="atLeast"/>
                </w:pPr>
              </w:pPrChange>
            </w:pPr>
            <w:r>
              <w:t>2013-01-25</w:t>
            </w:r>
          </w:p>
        </w:tc>
        <w:tc>
          <w:tcPr>
            <w:tcW w:w="4140" w:type="dxa"/>
          </w:tcPr>
          <w:p w14:paraId="449A6520" w14:textId="7319B37F" w:rsidR="00590DDC" w:rsidRDefault="00590DDC">
            <w:pPr>
              <w:pStyle w:val="TableText"/>
              <w:numPr>
                <w:ilvl w:val="0"/>
                <w:numId w:val="30"/>
              </w:numPr>
              <w:rPr>
                <w:szCs w:val="22"/>
              </w:rPr>
              <w:pPrChange w:id="493" w:author="Björn Genfors" w:date="2014-03-13T15:02:00Z">
                <w:pPr>
                  <w:pStyle w:val="TableText"/>
                  <w:spacing w:line="280" w:lineRule="atLeast"/>
                </w:pPr>
              </w:pPrChange>
            </w:pPr>
            <w:r>
              <w:t>Ändrat i tabellerna i kap 4, 5 och 6.</w:t>
            </w:r>
          </w:p>
        </w:tc>
        <w:tc>
          <w:tcPr>
            <w:tcW w:w="1980" w:type="dxa"/>
          </w:tcPr>
          <w:p w14:paraId="72266825" w14:textId="3C07FD0F" w:rsidR="00590DDC" w:rsidRDefault="00590DDC">
            <w:pPr>
              <w:pStyle w:val="TableText"/>
              <w:rPr>
                <w:szCs w:val="22"/>
              </w:rPr>
              <w:pPrChange w:id="494" w:author="Björn Genfors" w:date="2014-03-13T15:02:00Z">
                <w:pPr>
                  <w:pStyle w:val="TableText"/>
                  <w:numPr>
                    <w:numId w:val="30"/>
                  </w:numPr>
                  <w:spacing w:line="280" w:lineRule="atLeast"/>
                  <w:ind w:left="388" w:hanging="360"/>
                </w:pPr>
              </w:pPrChange>
            </w:pPr>
            <w:r>
              <w:t>Maria Andersson</w:t>
            </w:r>
          </w:p>
        </w:tc>
        <w:tc>
          <w:tcPr>
            <w:tcW w:w="1440" w:type="dxa"/>
          </w:tcPr>
          <w:p w14:paraId="46764662" w14:textId="77777777" w:rsidR="00590DDC" w:rsidRDefault="00590DDC">
            <w:pPr>
              <w:pStyle w:val="TableText"/>
              <w:rPr>
                <w:szCs w:val="22"/>
              </w:rPr>
              <w:pPrChange w:id="495" w:author="Björn Genfors" w:date="2014-03-13T15:02:00Z">
                <w:pPr>
                  <w:pStyle w:val="TableText"/>
                  <w:spacing w:line="280" w:lineRule="atLeast"/>
                  <w:ind w:hanging="360"/>
                  <w:contextualSpacing/>
                </w:pPr>
              </w:pPrChange>
            </w:pPr>
          </w:p>
        </w:tc>
      </w:tr>
      <w:tr w:rsidR="00590DDC" w14:paraId="08659472" w14:textId="77777777" w:rsidTr="00514BAB">
        <w:tc>
          <w:tcPr>
            <w:tcW w:w="964" w:type="dxa"/>
          </w:tcPr>
          <w:p w14:paraId="482BBEDA" w14:textId="3BFC858C" w:rsidR="00590DDC" w:rsidRDefault="00590DDC" w:rsidP="00827A96">
            <w:pPr>
              <w:pStyle w:val="TableText"/>
            </w:pPr>
            <w:r>
              <w:t>PA19</w:t>
            </w:r>
          </w:p>
        </w:tc>
        <w:tc>
          <w:tcPr>
            <w:tcW w:w="1224" w:type="dxa"/>
          </w:tcPr>
          <w:p w14:paraId="514587A9" w14:textId="619C252C" w:rsidR="00590DDC" w:rsidRDefault="00590DDC">
            <w:pPr>
              <w:pStyle w:val="TableText"/>
              <w:rPr>
                <w:szCs w:val="22"/>
              </w:rPr>
              <w:pPrChange w:id="496" w:author="Björn Genfors" w:date="2014-03-13T15:02:00Z">
                <w:pPr>
                  <w:pStyle w:val="TableText"/>
                  <w:spacing w:line="280" w:lineRule="atLeast"/>
                </w:pPr>
              </w:pPrChange>
            </w:pPr>
            <w:r>
              <w:t>2013-01-29</w:t>
            </w:r>
          </w:p>
        </w:tc>
        <w:tc>
          <w:tcPr>
            <w:tcW w:w="4140" w:type="dxa"/>
          </w:tcPr>
          <w:p w14:paraId="73724FC2" w14:textId="3E4AF69B" w:rsidR="00590DDC" w:rsidRDefault="00590DDC">
            <w:pPr>
              <w:pStyle w:val="TableText"/>
              <w:numPr>
                <w:ilvl w:val="0"/>
                <w:numId w:val="30"/>
              </w:numPr>
              <w:rPr>
                <w:szCs w:val="22"/>
              </w:rPr>
              <w:pPrChange w:id="497" w:author="Björn Genfors" w:date="2014-03-13T15:02:00Z">
                <w:pPr>
                  <w:pStyle w:val="TableText"/>
                  <w:spacing w:line="280" w:lineRule="atLeast"/>
                </w:pPr>
              </w:pPrChange>
            </w:pPr>
            <w:r>
              <w:t>Ändrat beskrivningar i kap 4, 5 och 6 samt ny struktur i kap 4.</w:t>
            </w:r>
          </w:p>
        </w:tc>
        <w:tc>
          <w:tcPr>
            <w:tcW w:w="1980" w:type="dxa"/>
          </w:tcPr>
          <w:p w14:paraId="036ABEDD" w14:textId="5CE3682E" w:rsidR="00590DDC" w:rsidRDefault="00590DDC">
            <w:pPr>
              <w:pStyle w:val="TableText"/>
              <w:rPr>
                <w:szCs w:val="22"/>
              </w:rPr>
              <w:pPrChange w:id="498" w:author="Björn Genfors" w:date="2014-03-13T15:02:00Z">
                <w:pPr>
                  <w:pStyle w:val="TableText"/>
                  <w:numPr>
                    <w:numId w:val="30"/>
                  </w:numPr>
                  <w:spacing w:line="280" w:lineRule="atLeast"/>
                  <w:ind w:left="388" w:hanging="360"/>
                </w:pPr>
              </w:pPrChange>
            </w:pPr>
            <w:r>
              <w:t>Maria Andersson</w:t>
            </w:r>
          </w:p>
        </w:tc>
        <w:tc>
          <w:tcPr>
            <w:tcW w:w="1440" w:type="dxa"/>
          </w:tcPr>
          <w:p w14:paraId="3128E1A7" w14:textId="77777777" w:rsidR="00590DDC" w:rsidRDefault="00590DDC">
            <w:pPr>
              <w:pStyle w:val="TableText"/>
              <w:rPr>
                <w:szCs w:val="22"/>
              </w:rPr>
              <w:pPrChange w:id="499" w:author="Björn Genfors" w:date="2014-03-13T15:02:00Z">
                <w:pPr>
                  <w:pStyle w:val="TableText"/>
                  <w:spacing w:line="280" w:lineRule="atLeast"/>
                  <w:ind w:hanging="360"/>
                  <w:contextualSpacing/>
                </w:pPr>
              </w:pPrChange>
            </w:pPr>
          </w:p>
        </w:tc>
      </w:tr>
      <w:tr w:rsidR="00590DDC" w14:paraId="0D14371E" w14:textId="77777777" w:rsidTr="00514BAB">
        <w:tc>
          <w:tcPr>
            <w:tcW w:w="964" w:type="dxa"/>
          </w:tcPr>
          <w:p w14:paraId="2EC3F93B" w14:textId="5B932C2D" w:rsidR="00590DDC" w:rsidRDefault="00590DDC" w:rsidP="00827A96">
            <w:pPr>
              <w:pStyle w:val="TableText"/>
            </w:pPr>
            <w:r>
              <w:t>PA20</w:t>
            </w:r>
          </w:p>
        </w:tc>
        <w:tc>
          <w:tcPr>
            <w:tcW w:w="1224" w:type="dxa"/>
          </w:tcPr>
          <w:p w14:paraId="2F3D2168" w14:textId="38128F9E" w:rsidR="00590DDC" w:rsidRDefault="00590DDC">
            <w:pPr>
              <w:pStyle w:val="TableText"/>
              <w:rPr>
                <w:szCs w:val="22"/>
              </w:rPr>
              <w:pPrChange w:id="500" w:author="Björn Genfors" w:date="2014-03-13T15:02:00Z">
                <w:pPr>
                  <w:pStyle w:val="TableText"/>
                  <w:spacing w:line="280" w:lineRule="atLeast"/>
                </w:pPr>
              </w:pPrChange>
            </w:pPr>
            <w:r>
              <w:t>2013-01-30</w:t>
            </w:r>
          </w:p>
        </w:tc>
        <w:tc>
          <w:tcPr>
            <w:tcW w:w="4140" w:type="dxa"/>
          </w:tcPr>
          <w:p w14:paraId="3B1C6F00" w14:textId="77777777" w:rsidR="00590DDC" w:rsidRDefault="00590DDC">
            <w:pPr>
              <w:pStyle w:val="TableText"/>
              <w:rPr>
                <w:szCs w:val="22"/>
              </w:rPr>
              <w:pPrChange w:id="501" w:author="Björn Genfors" w:date="2014-03-13T15:02:00Z">
                <w:pPr>
                  <w:pStyle w:val="TableText"/>
                  <w:spacing w:line="280" w:lineRule="atLeast"/>
                </w:pPr>
              </w:pPrChange>
            </w:pPr>
            <w:r>
              <w:t>Ändrat beskrivningar kap 4, 5.4 och 6.4.</w:t>
            </w:r>
          </w:p>
          <w:p w14:paraId="57375C82" w14:textId="4CDB1B3B" w:rsidR="00590DDC" w:rsidRDefault="00590DDC">
            <w:pPr>
              <w:pStyle w:val="TableText"/>
              <w:numPr>
                <w:ilvl w:val="0"/>
                <w:numId w:val="30"/>
              </w:numPr>
              <w:rPr>
                <w:szCs w:val="22"/>
              </w:rPr>
              <w:pPrChange w:id="502" w:author="Björn Genfors" w:date="2014-03-13T15:02:00Z">
                <w:pPr>
                  <w:pStyle w:val="TableText"/>
                  <w:spacing w:line="280" w:lineRule="atLeast"/>
                </w:pPr>
              </w:pPrChange>
            </w:pPr>
            <w:r>
              <w:t>Nya och uppdaterade typer kap 4, 5.4 och 6.4.</w:t>
            </w:r>
          </w:p>
        </w:tc>
        <w:tc>
          <w:tcPr>
            <w:tcW w:w="1980" w:type="dxa"/>
          </w:tcPr>
          <w:p w14:paraId="0CB0842C" w14:textId="77777777" w:rsidR="00590DDC" w:rsidRDefault="00590DDC" w:rsidP="00827A96">
            <w:pPr>
              <w:pStyle w:val="TableText"/>
            </w:pPr>
            <w:r>
              <w:t>Fredrik Ström</w:t>
            </w:r>
          </w:p>
          <w:p w14:paraId="01E4DD3E" w14:textId="6ACB4860" w:rsidR="00590DDC" w:rsidRDefault="00590DDC">
            <w:pPr>
              <w:pStyle w:val="TableText"/>
              <w:rPr>
                <w:szCs w:val="22"/>
              </w:rPr>
              <w:pPrChange w:id="503" w:author="Björn Genfors" w:date="2014-03-13T15:02:00Z">
                <w:pPr>
                  <w:pStyle w:val="TableText"/>
                  <w:numPr>
                    <w:numId w:val="30"/>
                  </w:numPr>
                  <w:spacing w:line="280" w:lineRule="atLeast"/>
                  <w:ind w:left="388" w:hanging="360"/>
                </w:pPr>
              </w:pPrChange>
            </w:pPr>
            <w:r>
              <w:t>Magnus Ekstrand</w:t>
            </w:r>
          </w:p>
        </w:tc>
        <w:tc>
          <w:tcPr>
            <w:tcW w:w="1440" w:type="dxa"/>
          </w:tcPr>
          <w:p w14:paraId="44084A39" w14:textId="77777777" w:rsidR="00590DDC" w:rsidRDefault="00590DDC">
            <w:pPr>
              <w:pStyle w:val="TableText"/>
              <w:rPr>
                <w:szCs w:val="22"/>
              </w:rPr>
              <w:pPrChange w:id="504" w:author="Björn Genfors" w:date="2014-03-13T15:02:00Z">
                <w:pPr>
                  <w:pStyle w:val="TableText"/>
                  <w:spacing w:line="280" w:lineRule="atLeast"/>
                  <w:ind w:hanging="360"/>
                  <w:contextualSpacing/>
                </w:pPr>
              </w:pPrChange>
            </w:pPr>
          </w:p>
        </w:tc>
      </w:tr>
      <w:tr w:rsidR="00590DDC" w14:paraId="437FBAA3" w14:textId="77777777" w:rsidTr="00514BAB">
        <w:tc>
          <w:tcPr>
            <w:tcW w:w="964" w:type="dxa"/>
          </w:tcPr>
          <w:p w14:paraId="7AD04484" w14:textId="1627CF2B" w:rsidR="00590DDC" w:rsidRDefault="00590DDC" w:rsidP="00827A96">
            <w:pPr>
              <w:pStyle w:val="TableText"/>
            </w:pPr>
            <w:r>
              <w:t>PA21</w:t>
            </w:r>
          </w:p>
        </w:tc>
        <w:tc>
          <w:tcPr>
            <w:tcW w:w="1224" w:type="dxa"/>
          </w:tcPr>
          <w:p w14:paraId="22E170D8" w14:textId="104350D5" w:rsidR="00590DDC" w:rsidRDefault="00590DDC">
            <w:pPr>
              <w:pStyle w:val="TableText"/>
              <w:rPr>
                <w:szCs w:val="22"/>
              </w:rPr>
              <w:pPrChange w:id="505" w:author="Björn Genfors" w:date="2014-03-13T15:02:00Z">
                <w:pPr>
                  <w:pStyle w:val="TableText"/>
                  <w:spacing w:line="280" w:lineRule="atLeast"/>
                </w:pPr>
              </w:pPrChange>
            </w:pPr>
            <w:r>
              <w:t>2013-01-31</w:t>
            </w:r>
          </w:p>
        </w:tc>
        <w:tc>
          <w:tcPr>
            <w:tcW w:w="4140" w:type="dxa"/>
          </w:tcPr>
          <w:p w14:paraId="3DB2CFBB" w14:textId="0180B54D" w:rsidR="00590DDC" w:rsidRDefault="00590DDC" w:rsidP="000B43D6">
            <w:pPr>
              <w:pStyle w:val="Innehll1"/>
            </w:pPr>
            <w:r>
              <w:t>Ändringar i beskrivningar kap 4, 5, 6 och 7.</w:t>
            </w:r>
          </w:p>
        </w:tc>
        <w:tc>
          <w:tcPr>
            <w:tcW w:w="1980" w:type="dxa"/>
          </w:tcPr>
          <w:p w14:paraId="0FD81ACB" w14:textId="41B80E1C" w:rsidR="00590DDC" w:rsidRDefault="00590DDC" w:rsidP="000B43D6">
            <w:pPr>
              <w:pStyle w:val="Innehll1"/>
            </w:pPr>
            <w:r>
              <w:t>Maria Andersson</w:t>
            </w:r>
          </w:p>
        </w:tc>
        <w:tc>
          <w:tcPr>
            <w:tcW w:w="1440" w:type="dxa"/>
          </w:tcPr>
          <w:p w14:paraId="708899C3" w14:textId="77777777" w:rsidR="00590DDC" w:rsidRDefault="00590DDC">
            <w:pPr>
              <w:pStyle w:val="TableText"/>
              <w:rPr>
                <w:szCs w:val="22"/>
              </w:rPr>
              <w:pPrChange w:id="506" w:author="Björn Genfors" w:date="2014-03-13T15:02:00Z">
                <w:pPr>
                  <w:pStyle w:val="TableText"/>
                  <w:spacing w:line="280" w:lineRule="atLeast"/>
                  <w:ind w:hanging="360"/>
                  <w:contextualSpacing/>
                </w:pPr>
              </w:pPrChange>
            </w:pPr>
          </w:p>
        </w:tc>
      </w:tr>
      <w:tr w:rsidR="00590DDC" w14:paraId="2444CB05" w14:textId="77777777" w:rsidTr="00514BAB">
        <w:tc>
          <w:tcPr>
            <w:tcW w:w="964" w:type="dxa"/>
          </w:tcPr>
          <w:p w14:paraId="5D58E936" w14:textId="7E2D501C" w:rsidR="00590DDC" w:rsidRDefault="00590DDC" w:rsidP="00827A96">
            <w:pPr>
              <w:pStyle w:val="TableText"/>
            </w:pPr>
            <w:r>
              <w:t>PA22</w:t>
            </w:r>
          </w:p>
        </w:tc>
        <w:tc>
          <w:tcPr>
            <w:tcW w:w="1224" w:type="dxa"/>
          </w:tcPr>
          <w:p w14:paraId="36F7B374" w14:textId="2B674573" w:rsidR="00590DDC" w:rsidRDefault="00590DDC">
            <w:pPr>
              <w:pStyle w:val="TableText"/>
              <w:rPr>
                <w:szCs w:val="22"/>
              </w:rPr>
              <w:pPrChange w:id="507" w:author="Björn Genfors" w:date="2014-03-13T15:02:00Z">
                <w:pPr>
                  <w:pStyle w:val="TableText"/>
                  <w:spacing w:line="280" w:lineRule="atLeast"/>
                </w:pPr>
              </w:pPrChange>
            </w:pPr>
            <w:r>
              <w:t>2013-01-31</w:t>
            </w:r>
          </w:p>
        </w:tc>
        <w:tc>
          <w:tcPr>
            <w:tcW w:w="4140" w:type="dxa"/>
          </w:tcPr>
          <w:p w14:paraId="57AC4620" w14:textId="33E0093F" w:rsidR="00590DDC" w:rsidRDefault="00590DDC" w:rsidP="000B43D6">
            <w:pPr>
              <w:pStyle w:val="Innehll1"/>
            </w:pPr>
            <w:r>
              <w:t>Ändringar i kap 7, GetCareContact</w:t>
            </w:r>
          </w:p>
        </w:tc>
        <w:tc>
          <w:tcPr>
            <w:tcW w:w="1980" w:type="dxa"/>
          </w:tcPr>
          <w:p w14:paraId="070B236D" w14:textId="34CF7FC4" w:rsidR="00590DDC" w:rsidRDefault="00590DDC" w:rsidP="000B43D6">
            <w:pPr>
              <w:pStyle w:val="Innehll1"/>
            </w:pPr>
            <w:r>
              <w:t>Maria Andersson</w:t>
            </w:r>
          </w:p>
        </w:tc>
        <w:tc>
          <w:tcPr>
            <w:tcW w:w="1440" w:type="dxa"/>
          </w:tcPr>
          <w:p w14:paraId="515AD25B" w14:textId="77777777" w:rsidR="00590DDC" w:rsidRDefault="00590DDC">
            <w:pPr>
              <w:pStyle w:val="TableText"/>
              <w:rPr>
                <w:szCs w:val="22"/>
              </w:rPr>
              <w:pPrChange w:id="508" w:author="Björn Genfors" w:date="2014-03-13T15:02:00Z">
                <w:pPr>
                  <w:pStyle w:val="TableText"/>
                  <w:spacing w:line="280" w:lineRule="atLeast"/>
                  <w:ind w:hanging="360"/>
                  <w:contextualSpacing/>
                </w:pPr>
              </w:pPrChange>
            </w:pPr>
          </w:p>
        </w:tc>
      </w:tr>
      <w:tr w:rsidR="00590DDC" w14:paraId="4A06B6D3" w14:textId="77777777" w:rsidTr="00514BAB">
        <w:tc>
          <w:tcPr>
            <w:tcW w:w="964" w:type="dxa"/>
          </w:tcPr>
          <w:p w14:paraId="74431040" w14:textId="7EA0A912" w:rsidR="00590DDC" w:rsidRDefault="00590DDC" w:rsidP="00827A96">
            <w:pPr>
              <w:pStyle w:val="TableText"/>
            </w:pPr>
            <w:r>
              <w:t>PA23</w:t>
            </w:r>
          </w:p>
        </w:tc>
        <w:tc>
          <w:tcPr>
            <w:tcW w:w="1224" w:type="dxa"/>
          </w:tcPr>
          <w:p w14:paraId="4BD35C4A" w14:textId="7483115F" w:rsidR="00590DDC" w:rsidRDefault="00590DDC">
            <w:pPr>
              <w:pStyle w:val="TableText"/>
              <w:rPr>
                <w:szCs w:val="22"/>
              </w:rPr>
              <w:pPrChange w:id="509" w:author="Björn Genfors" w:date="2014-03-13T15:02:00Z">
                <w:pPr>
                  <w:pStyle w:val="TableText"/>
                  <w:spacing w:line="280" w:lineRule="atLeast"/>
                </w:pPr>
              </w:pPrChange>
            </w:pPr>
            <w:r>
              <w:t>2013-02-07</w:t>
            </w:r>
          </w:p>
        </w:tc>
        <w:tc>
          <w:tcPr>
            <w:tcW w:w="4140" w:type="dxa"/>
          </w:tcPr>
          <w:p w14:paraId="633E50D6" w14:textId="77777777" w:rsidR="00590DDC" w:rsidRDefault="00590DDC">
            <w:pPr>
              <w:pStyle w:val="TableText"/>
              <w:rPr>
                <w:szCs w:val="22"/>
              </w:rPr>
              <w:pPrChange w:id="510" w:author="Björn Genfors" w:date="2014-03-13T15:02:00Z">
                <w:pPr>
                  <w:pStyle w:val="TableText"/>
                  <w:spacing w:line="280" w:lineRule="atLeast"/>
                </w:pPr>
              </w:pPrChange>
            </w:pPr>
            <w:r>
              <w:t>Justeringar av elementnamn och kardinalitet i kap 5, 6 och 7.</w:t>
            </w:r>
          </w:p>
          <w:p w14:paraId="0688523C" w14:textId="68B00E29" w:rsidR="00590DDC" w:rsidRDefault="00590DDC" w:rsidP="000B43D6">
            <w:pPr>
              <w:pStyle w:val="Innehll1"/>
            </w:pPr>
            <w:r>
              <w:t xml:space="preserve">Tog bort </w:t>
            </w:r>
            <w:proofErr w:type="gramStart"/>
            <w:r>
              <w:t>ej</w:t>
            </w:r>
            <w:proofErr w:type="gramEnd"/>
            <w:r>
              <w:t xml:space="preserve"> använd gemensam komponent.</w:t>
            </w:r>
          </w:p>
        </w:tc>
        <w:tc>
          <w:tcPr>
            <w:tcW w:w="1980" w:type="dxa"/>
          </w:tcPr>
          <w:p w14:paraId="36C788FC" w14:textId="451C34BA" w:rsidR="00590DDC" w:rsidRDefault="00590DDC" w:rsidP="000B43D6">
            <w:pPr>
              <w:pStyle w:val="Innehll1"/>
            </w:pPr>
            <w:r>
              <w:t>Magnus Ekstrand</w:t>
            </w:r>
          </w:p>
        </w:tc>
        <w:tc>
          <w:tcPr>
            <w:tcW w:w="1440" w:type="dxa"/>
          </w:tcPr>
          <w:p w14:paraId="1FDF0670" w14:textId="77777777" w:rsidR="00590DDC" w:rsidRDefault="00590DDC">
            <w:pPr>
              <w:pStyle w:val="TableText"/>
              <w:rPr>
                <w:szCs w:val="22"/>
              </w:rPr>
              <w:pPrChange w:id="511" w:author="Björn Genfors" w:date="2014-03-13T15:02:00Z">
                <w:pPr>
                  <w:pStyle w:val="TableText"/>
                  <w:spacing w:line="280" w:lineRule="atLeast"/>
                  <w:ind w:hanging="360"/>
                  <w:contextualSpacing/>
                </w:pPr>
              </w:pPrChange>
            </w:pPr>
          </w:p>
        </w:tc>
      </w:tr>
      <w:tr w:rsidR="00590DDC" w14:paraId="5177ABE7" w14:textId="77777777" w:rsidTr="00514BAB">
        <w:tc>
          <w:tcPr>
            <w:tcW w:w="964" w:type="dxa"/>
          </w:tcPr>
          <w:p w14:paraId="1DB250A3" w14:textId="770A9927" w:rsidR="00590DDC" w:rsidRDefault="00590DDC" w:rsidP="00827A96">
            <w:pPr>
              <w:pStyle w:val="TableText"/>
            </w:pPr>
            <w:r>
              <w:t>PA24</w:t>
            </w:r>
          </w:p>
        </w:tc>
        <w:tc>
          <w:tcPr>
            <w:tcW w:w="1224" w:type="dxa"/>
          </w:tcPr>
          <w:p w14:paraId="5CCC32DD" w14:textId="6CA25E02" w:rsidR="00590DDC" w:rsidRDefault="00590DDC">
            <w:pPr>
              <w:pStyle w:val="TableText"/>
              <w:rPr>
                <w:szCs w:val="22"/>
              </w:rPr>
              <w:pPrChange w:id="512" w:author="Björn Genfors" w:date="2014-03-13T15:02:00Z">
                <w:pPr>
                  <w:pStyle w:val="TableText"/>
                  <w:spacing w:line="280" w:lineRule="atLeast"/>
                </w:pPr>
              </w:pPrChange>
            </w:pPr>
            <w:r>
              <w:t>2013-02-11</w:t>
            </w:r>
          </w:p>
        </w:tc>
        <w:tc>
          <w:tcPr>
            <w:tcW w:w="4140" w:type="dxa"/>
          </w:tcPr>
          <w:p w14:paraId="20C82439" w14:textId="2BFD61D9" w:rsidR="00590DDC" w:rsidRDefault="00590DDC" w:rsidP="000B43D6">
            <w:pPr>
              <w:pStyle w:val="Innehll1"/>
            </w:pPr>
            <w:r>
              <w:t>Lagt till kap 8, GetDiagnosis</w:t>
            </w:r>
          </w:p>
        </w:tc>
        <w:tc>
          <w:tcPr>
            <w:tcW w:w="1980" w:type="dxa"/>
          </w:tcPr>
          <w:p w14:paraId="392273AD" w14:textId="329F83B2" w:rsidR="00590DDC" w:rsidRDefault="00590DDC" w:rsidP="000B43D6">
            <w:pPr>
              <w:pStyle w:val="Innehll1"/>
            </w:pPr>
            <w:r>
              <w:t>Maria Andersson de Vicente</w:t>
            </w:r>
          </w:p>
        </w:tc>
        <w:tc>
          <w:tcPr>
            <w:tcW w:w="1440" w:type="dxa"/>
          </w:tcPr>
          <w:p w14:paraId="79BC8CEF" w14:textId="77777777" w:rsidR="00590DDC" w:rsidRDefault="00590DDC">
            <w:pPr>
              <w:pStyle w:val="TableText"/>
              <w:rPr>
                <w:szCs w:val="22"/>
              </w:rPr>
              <w:pPrChange w:id="513" w:author="Björn Genfors" w:date="2014-03-13T15:02:00Z">
                <w:pPr>
                  <w:pStyle w:val="TableText"/>
                  <w:spacing w:line="280" w:lineRule="atLeast"/>
                  <w:ind w:hanging="360"/>
                  <w:contextualSpacing/>
                </w:pPr>
              </w:pPrChange>
            </w:pPr>
          </w:p>
        </w:tc>
      </w:tr>
      <w:tr w:rsidR="00590DDC" w14:paraId="66A568EC" w14:textId="77777777" w:rsidTr="00514BAB">
        <w:tc>
          <w:tcPr>
            <w:tcW w:w="964" w:type="dxa"/>
          </w:tcPr>
          <w:p w14:paraId="6250CA9D" w14:textId="72B712E7" w:rsidR="00590DDC" w:rsidRDefault="00590DDC" w:rsidP="00827A96">
            <w:pPr>
              <w:pStyle w:val="TableText"/>
            </w:pPr>
            <w:r>
              <w:t>PA25</w:t>
            </w:r>
          </w:p>
        </w:tc>
        <w:tc>
          <w:tcPr>
            <w:tcW w:w="1224" w:type="dxa"/>
          </w:tcPr>
          <w:p w14:paraId="5079DF32" w14:textId="745D1AB5" w:rsidR="00590DDC" w:rsidRDefault="00590DDC">
            <w:pPr>
              <w:pStyle w:val="TableText"/>
              <w:rPr>
                <w:szCs w:val="22"/>
              </w:rPr>
              <w:pPrChange w:id="514" w:author="Björn Genfors" w:date="2014-03-13T15:02:00Z">
                <w:pPr>
                  <w:pStyle w:val="TableText"/>
                  <w:spacing w:line="280" w:lineRule="atLeast"/>
                </w:pPr>
              </w:pPrChange>
            </w:pPr>
            <w:r>
              <w:t>2013-02-19</w:t>
            </w:r>
          </w:p>
        </w:tc>
        <w:tc>
          <w:tcPr>
            <w:tcW w:w="4140" w:type="dxa"/>
          </w:tcPr>
          <w:p w14:paraId="6E746C29" w14:textId="32D67616" w:rsidR="00590DDC" w:rsidRDefault="00590DDC" w:rsidP="000B43D6">
            <w:pPr>
              <w:pStyle w:val="Innehll1"/>
            </w:pPr>
            <w:r>
              <w:t xml:space="preserve">Definierat krav på uppdatering av fältet </w:t>
            </w:r>
            <w:r>
              <w:lastRenderedPageBreak/>
              <w:t xml:space="preserve">mostRecentContent i EI-posten. </w:t>
            </w:r>
          </w:p>
        </w:tc>
        <w:tc>
          <w:tcPr>
            <w:tcW w:w="1980" w:type="dxa"/>
          </w:tcPr>
          <w:p w14:paraId="687CE5DC" w14:textId="77777777" w:rsidR="00590DDC" w:rsidRDefault="00590DDC" w:rsidP="00827A96">
            <w:pPr>
              <w:pStyle w:val="TableText"/>
            </w:pPr>
            <w:r>
              <w:lastRenderedPageBreak/>
              <w:t>Johan Eltes</w:t>
            </w:r>
          </w:p>
          <w:p w14:paraId="0366496C" w14:textId="77777777" w:rsidR="00590DDC" w:rsidRDefault="00590DDC" w:rsidP="000B43D6">
            <w:pPr>
              <w:pStyle w:val="Innehll1"/>
            </w:pPr>
          </w:p>
        </w:tc>
        <w:tc>
          <w:tcPr>
            <w:tcW w:w="1440" w:type="dxa"/>
          </w:tcPr>
          <w:p w14:paraId="061B76B3" w14:textId="77777777" w:rsidR="00590DDC" w:rsidRDefault="00590DDC">
            <w:pPr>
              <w:pStyle w:val="TableText"/>
              <w:rPr>
                <w:szCs w:val="22"/>
              </w:rPr>
              <w:pPrChange w:id="515" w:author="Björn Genfors" w:date="2014-03-13T15:02:00Z">
                <w:pPr>
                  <w:pStyle w:val="TableText"/>
                  <w:spacing w:line="280" w:lineRule="atLeast"/>
                  <w:ind w:hanging="360"/>
                  <w:contextualSpacing/>
                </w:pPr>
              </w:pPrChange>
            </w:pPr>
          </w:p>
        </w:tc>
      </w:tr>
      <w:tr w:rsidR="00590DDC" w14:paraId="051FA89A" w14:textId="77777777" w:rsidTr="00514BAB">
        <w:tc>
          <w:tcPr>
            <w:tcW w:w="964" w:type="dxa"/>
          </w:tcPr>
          <w:p w14:paraId="5C623A43" w14:textId="2A93CDB3" w:rsidR="00590DDC" w:rsidRDefault="00590DDC">
            <w:pPr>
              <w:pStyle w:val="TableText"/>
              <w:rPr>
                <w:szCs w:val="22"/>
              </w:rPr>
              <w:pPrChange w:id="516" w:author="Björn Genfors" w:date="2014-03-13T15:02:00Z">
                <w:pPr>
                  <w:pStyle w:val="TableText"/>
                  <w:spacing w:line="280" w:lineRule="atLeast"/>
                </w:pPr>
              </w:pPrChange>
            </w:pPr>
            <w:r>
              <w:lastRenderedPageBreak/>
              <w:t>PA26</w:t>
            </w:r>
          </w:p>
        </w:tc>
        <w:tc>
          <w:tcPr>
            <w:tcW w:w="1224" w:type="dxa"/>
          </w:tcPr>
          <w:p w14:paraId="3F6207B6" w14:textId="034716E2" w:rsidR="00590DDC" w:rsidRDefault="00590DDC">
            <w:pPr>
              <w:pStyle w:val="TableText"/>
              <w:rPr>
                <w:szCs w:val="22"/>
              </w:rPr>
              <w:pPrChange w:id="517" w:author="Björn Genfors" w:date="2014-03-13T15:02:00Z">
                <w:pPr>
                  <w:pStyle w:val="TableText"/>
                  <w:spacing w:line="280" w:lineRule="atLeast"/>
                </w:pPr>
              </w:pPrChange>
            </w:pPr>
            <w:r>
              <w:t>2013-03-01</w:t>
            </w:r>
          </w:p>
        </w:tc>
        <w:tc>
          <w:tcPr>
            <w:tcW w:w="4140" w:type="dxa"/>
          </w:tcPr>
          <w:p w14:paraId="2ECEB61F" w14:textId="5945A12F" w:rsidR="00590DDC" w:rsidRDefault="00590DDC" w:rsidP="000B43D6">
            <w:pPr>
              <w:pStyle w:val="Innehll1"/>
            </w:pPr>
            <w:r>
              <w:t>Lagt in beskrivning av personidentifierare under kap 3.</w:t>
            </w:r>
          </w:p>
        </w:tc>
        <w:tc>
          <w:tcPr>
            <w:tcW w:w="1980" w:type="dxa"/>
          </w:tcPr>
          <w:p w14:paraId="4B2D9768" w14:textId="5F45740C" w:rsidR="00590DDC" w:rsidRDefault="00590DDC" w:rsidP="000B43D6">
            <w:pPr>
              <w:pStyle w:val="Innehll1"/>
            </w:pPr>
            <w:r>
              <w:t>Maria Andersson de Vicente</w:t>
            </w:r>
          </w:p>
        </w:tc>
        <w:tc>
          <w:tcPr>
            <w:tcW w:w="1440" w:type="dxa"/>
          </w:tcPr>
          <w:p w14:paraId="2F1649F3" w14:textId="77777777" w:rsidR="00590DDC" w:rsidRDefault="00590DDC">
            <w:pPr>
              <w:pStyle w:val="TableText"/>
              <w:rPr>
                <w:szCs w:val="22"/>
              </w:rPr>
              <w:pPrChange w:id="518" w:author="Björn Genfors" w:date="2014-03-13T15:02:00Z">
                <w:pPr>
                  <w:pStyle w:val="TableText"/>
                  <w:spacing w:line="280" w:lineRule="atLeast"/>
                  <w:ind w:hanging="360"/>
                  <w:contextualSpacing/>
                </w:pPr>
              </w:pPrChange>
            </w:pPr>
          </w:p>
        </w:tc>
      </w:tr>
      <w:tr w:rsidR="00590DDC" w14:paraId="3162D3D6" w14:textId="77777777" w:rsidTr="00514BAB">
        <w:tc>
          <w:tcPr>
            <w:tcW w:w="964" w:type="dxa"/>
          </w:tcPr>
          <w:p w14:paraId="5BF999C0" w14:textId="37658D90" w:rsidR="00590DDC" w:rsidRDefault="00590DDC">
            <w:pPr>
              <w:pStyle w:val="TableText"/>
              <w:rPr>
                <w:szCs w:val="22"/>
              </w:rPr>
              <w:pPrChange w:id="519" w:author="Björn Genfors" w:date="2014-03-13T15:02:00Z">
                <w:pPr>
                  <w:pStyle w:val="TableText"/>
                  <w:spacing w:line="280" w:lineRule="atLeast"/>
                </w:pPr>
              </w:pPrChange>
            </w:pPr>
            <w:r>
              <w:t>PA27</w:t>
            </w:r>
          </w:p>
        </w:tc>
        <w:tc>
          <w:tcPr>
            <w:tcW w:w="1224" w:type="dxa"/>
          </w:tcPr>
          <w:p w14:paraId="118C526A" w14:textId="4DF49877" w:rsidR="00590DDC" w:rsidRDefault="00590DDC">
            <w:pPr>
              <w:pStyle w:val="TableText"/>
              <w:rPr>
                <w:szCs w:val="22"/>
              </w:rPr>
              <w:pPrChange w:id="520" w:author="Björn Genfors" w:date="2014-03-13T15:02:00Z">
                <w:pPr>
                  <w:pStyle w:val="TableText"/>
                  <w:spacing w:line="280" w:lineRule="atLeast"/>
                </w:pPr>
              </w:pPrChange>
            </w:pPr>
            <w:r>
              <w:t>2013-03-04</w:t>
            </w:r>
          </w:p>
        </w:tc>
        <w:tc>
          <w:tcPr>
            <w:tcW w:w="4140" w:type="dxa"/>
          </w:tcPr>
          <w:p w14:paraId="3B89EE30" w14:textId="77777777" w:rsidR="00590DDC" w:rsidRPr="002E22BB" w:rsidRDefault="00590DDC">
            <w:pPr>
              <w:pStyle w:val="TableText"/>
              <w:rPr>
                <w:szCs w:val="22"/>
              </w:rPr>
              <w:pPrChange w:id="521" w:author="Björn Genfors" w:date="2014-03-13T15:02:00Z">
                <w:pPr>
                  <w:pStyle w:val="TableText"/>
                  <w:spacing w:line="280" w:lineRule="atLeast"/>
                </w:pPr>
              </w:pPrChange>
            </w:pPr>
            <w:r w:rsidRPr="008C68A3">
              <w:rPr>
                <w:lang w:val="en-US"/>
              </w:rPr>
              <w:t>Uppdaterat till careContac</w:t>
            </w:r>
            <w:r>
              <w:rPr>
                <w:lang w:val="en-US"/>
              </w:rPr>
              <w:t>t</w:t>
            </w:r>
            <w:r w:rsidRPr="008C68A3">
              <w:rPr>
                <w:lang w:val="en-US"/>
              </w:rPr>
              <w:t xml:space="preserve">Unitid, careContactUnitName, careContactUnitAddress under 7.4. </w:t>
            </w:r>
            <w:r w:rsidRPr="002E22BB">
              <w:t>Uppdaterat beskrivningen av Author under 5.4, 6.4, 7.4 och 8.4.</w:t>
            </w:r>
            <w:r>
              <w:t xml:space="preserve"> Ändrat Aderss till Postadress i hela dokumentet.</w:t>
            </w:r>
          </w:p>
          <w:p w14:paraId="4F42630E" w14:textId="77777777" w:rsidR="00590DDC" w:rsidRDefault="00590DDC" w:rsidP="000B43D6">
            <w:pPr>
              <w:pStyle w:val="Innehll1"/>
            </w:pPr>
          </w:p>
        </w:tc>
        <w:tc>
          <w:tcPr>
            <w:tcW w:w="1980" w:type="dxa"/>
          </w:tcPr>
          <w:p w14:paraId="40DEF2EB" w14:textId="358382ED" w:rsidR="00590DDC" w:rsidRDefault="00590DDC" w:rsidP="000B43D6">
            <w:pPr>
              <w:pStyle w:val="Innehll1"/>
            </w:pPr>
            <w:r>
              <w:rPr>
                <w:lang w:val="en-US"/>
              </w:rPr>
              <w:t>Maria Andersson de Vicente</w:t>
            </w:r>
          </w:p>
        </w:tc>
        <w:tc>
          <w:tcPr>
            <w:tcW w:w="1440" w:type="dxa"/>
          </w:tcPr>
          <w:p w14:paraId="4419EB40" w14:textId="77777777" w:rsidR="00590DDC" w:rsidRDefault="00590DDC">
            <w:pPr>
              <w:pStyle w:val="TableText"/>
              <w:rPr>
                <w:szCs w:val="22"/>
              </w:rPr>
              <w:pPrChange w:id="522" w:author="Björn Genfors" w:date="2014-03-13T15:02:00Z">
                <w:pPr>
                  <w:pStyle w:val="TableText"/>
                  <w:spacing w:line="280" w:lineRule="atLeast"/>
                  <w:ind w:hanging="360"/>
                  <w:contextualSpacing/>
                </w:pPr>
              </w:pPrChange>
            </w:pPr>
          </w:p>
        </w:tc>
      </w:tr>
      <w:tr w:rsidR="00590DDC" w14:paraId="6E68D497" w14:textId="77777777" w:rsidTr="00514BAB">
        <w:tc>
          <w:tcPr>
            <w:tcW w:w="964" w:type="dxa"/>
          </w:tcPr>
          <w:p w14:paraId="105FDB95" w14:textId="46B096D2" w:rsidR="00590DDC" w:rsidRDefault="00590DDC">
            <w:pPr>
              <w:pStyle w:val="TableText"/>
              <w:rPr>
                <w:szCs w:val="22"/>
              </w:rPr>
              <w:pPrChange w:id="523" w:author="Björn Genfors" w:date="2014-03-13T15:02:00Z">
                <w:pPr>
                  <w:pStyle w:val="TableText"/>
                  <w:spacing w:line="280" w:lineRule="atLeast"/>
                </w:pPr>
              </w:pPrChange>
            </w:pPr>
            <w:r>
              <w:t>PA28</w:t>
            </w:r>
          </w:p>
        </w:tc>
        <w:tc>
          <w:tcPr>
            <w:tcW w:w="1224" w:type="dxa"/>
          </w:tcPr>
          <w:p w14:paraId="48778D8A" w14:textId="7F96DAC4" w:rsidR="00590DDC" w:rsidRDefault="00590DDC">
            <w:pPr>
              <w:pStyle w:val="TableText"/>
              <w:rPr>
                <w:szCs w:val="22"/>
              </w:rPr>
              <w:pPrChange w:id="524" w:author="Björn Genfors" w:date="2014-03-13T15:02:00Z">
                <w:pPr>
                  <w:pStyle w:val="TableText"/>
                  <w:spacing w:line="280" w:lineRule="atLeast"/>
                </w:pPr>
              </w:pPrChange>
            </w:pPr>
            <w:r>
              <w:t>2013-03-04</w:t>
            </w:r>
          </w:p>
        </w:tc>
        <w:tc>
          <w:tcPr>
            <w:tcW w:w="4140" w:type="dxa"/>
          </w:tcPr>
          <w:p w14:paraId="2D7DB9A1" w14:textId="5953814B" w:rsidR="00590DDC" w:rsidRPr="008C68A3" w:rsidRDefault="00590DDC" w:rsidP="000B43D6">
            <w:pPr>
              <w:pStyle w:val="Innehll1"/>
              <w:rPr>
                <w:lang w:val="en-US"/>
              </w:rPr>
            </w:pPr>
            <w:r w:rsidRPr="007B3A82">
              <w:t>Ändrat kardinalitet på CareContactUnit till 1</w:t>
            </w:r>
            <w:proofErr w:type="gramStart"/>
            <w:r w:rsidRPr="007B3A82">
              <w:t>..</w:t>
            </w:r>
            <w:proofErr w:type="gramEnd"/>
            <w:r w:rsidRPr="007B3A82">
              <w:t>1</w:t>
            </w:r>
            <w:r>
              <w:t xml:space="preserve"> under 7.4. </w:t>
            </w:r>
            <w:r w:rsidRPr="00A96718">
              <w:t xml:space="preserve">Lagt till authorOrgUnitHSAid och authorOrgUnitName. </w:t>
            </w:r>
            <w:r w:rsidRPr="00AA51E2">
              <w:t>Ändrat kardinalitet på legalAuthenticatorHSAid till 0</w:t>
            </w:r>
            <w:proofErr w:type="gramStart"/>
            <w:r w:rsidRPr="00AA51E2">
              <w:t>..</w:t>
            </w:r>
            <w:proofErr w:type="gramEnd"/>
            <w:r w:rsidRPr="00AA51E2">
              <w:t>1. Tagit bort information om signatur under 7.4.</w:t>
            </w:r>
            <w:r>
              <w:t xml:space="preserve"> Lagt till sourceSystem.</w:t>
            </w:r>
          </w:p>
        </w:tc>
        <w:tc>
          <w:tcPr>
            <w:tcW w:w="1980" w:type="dxa"/>
          </w:tcPr>
          <w:p w14:paraId="4B472ECD" w14:textId="73941041" w:rsidR="00590DDC" w:rsidRDefault="00590DDC" w:rsidP="000B43D6">
            <w:pPr>
              <w:pStyle w:val="Innehll1"/>
              <w:rPr>
                <w:lang w:val="en-US"/>
              </w:rPr>
            </w:pPr>
            <w:r>
              <w:t>Maria Andersson de Vicente</w:t>
            </w:r>
          </w:p>
        </w:tc>
        <w:tc>
          <w:tcPr>
            <w:tcW w:w="1440" w:type="dxa"/>
          </w:tcPr>
          <w:p w14:paraId="04DB5C19" w14:textId="77777777" w:rsidR="00590DDC" w:rsidRDefault="00590DDC">
            <w:pPr>
              <w:pStyle w:val="TableText"/>
              <w:rPr>
                <w:szCs w:val="22"/>
              </w:rPr>
              <w:pPrChange w:id="525" w:author="Björn Genfors" w:date="2014-03-13T15:02:00Z">
                <w:pPr>
                  <w:pStyle w:val="TableText"/>
                  <w:spacing w:line="280" w:lineRule="atLeast"/>
                  <w:ind w:hanging="360"/>
                  <w:contextualSpacing/>
                </w:pPr>
              </w:pPrChange>
            </w:pPr>
          </w:p>
        </w:tc>
      </w:tr>
      <w:tr w:rsidR="00590DDC" w14:paraId="182A64C7" w14:textId="77777777" w:rsidTr="00514BAB">
        <w:tc>
          <w:tcPr>
            <w:tcW w:w="964" w:type="dxa"/>
          </w:tcPr>
          <w:p w14:paraId="56C1A735" w14:textId="2D68E037" w:rsidR="00590DDC" w:rsidRDefault="00590DDC">
            <w:pPr>
              <w:pStyle w:val="TableText"/>
              <w:rPr>
                <w:szCs w:val="22"/>
              </w:rPr>
              <w:pPrChange w:id="526" w:author="Björn Genfors" w:date="2014-03-13T15:02:00Z">
                <w:pPr>
                  <w:pStyle w:val="TableText"/>
                  <w:spacing w:line="280" w:lineRule="atLeast"/>
                </w:pPr>
              </w:pPrChange>
            </w:pPr>
            <w:r>
              <w:t>PA29</w:t>
            </w:r>
          </w:p>
        </w:tc>
        <w:tc>
          <w:tcPr>
            <w:tcW w:w="1224" w:type="dxa"/>
          </w:tcPr>
          <w:p w14:paraId="5E387E1C" w14:textId="2B6E611E" w:rsidR="00590DDC" w:rsidRDefault="00590DDC">
            <w:pPr>
              <w:pStyle w:val="TableText"/>
              <w:rPr>
                <w:szCs w:val="22"/>
              </w:rPr>
              <w:pPrChange w:id="527" w:author="Björn Genfors" w:date="2014-03-13T15:02:00Z">
                <w:pPr>
                  <w:pStyle w:val="TableText"/>
                  <w:spacing w:line="280" w:lineRule="atLeast"/>
                </w:pPr>
              </w:pPrChange>
            </w:pPr>
            <w:r>
              <w:t>2013-03-05</w:t>
            </w:r>
          </w:p>
        </w:tc>
        <w:tc>
          <w:tcPr>
            <w:tcW w:w="4140" w:type="dxa"/>
          </w:tcPr>
          <w:p w14:paraId="44908C26" w14:textId="77777777" w:rsidR="00590DDC" w:rsidRDefault="00590DDC">
            <w:pPr>
              <w:pStyle w:val="TableText"/>
              <w:rPr>
                <w:szCs w:val="22"/>
              </w:rPr>
              <w:pPrChange w:id="528" w:author="Björn Genfors" w:date="2014-03-13T15:02:00Z">
                <w:pPr>
                  <w:pStyle w:val="TableText"/>
                  <w:spacing w:line="280" w:lineRule="atLeast"/>
                </w:pPr>
              </w:pPrChange>
            </w:pPr>
            <w:r>
              <w:t>Lagt till nya sökparametrar för source system och care contact id. Lagt till authorOrgUnitAddress och tagit bort careUnitName.</w:t>
            </w:r>
          </w:p>
          <w:p w14:paraId="785D55E2" w14:textId="77777777" w:rsidR="00590DDC" w:rsidRDefault="00590DDC">
            <w:pPr>
              <w:pStyle w:val="TableText"/>
              <w:rPr>
                <w:szCs w:val="22"/>
              </w:rPr>
              <w:pPrChange w:id="529" w:author="Björn Genfors" w:date="2014-03-13T15:02:00Z">
                <w:pPr>
                  <w:pStyle w:val="TableText"/>
                  <w:spacing w:line="280" w:lineRule="atLeast"/>
                  <w:ind w:hanging="360"/>
                  <w:contextualSpacing/>
                </w:pPr>
              </w:pPrChange>
            </w:pPr>
          </w:p>
          <w:p w14:paraId="2FB4B544" w14:textId="77777777" w:rsidR="00590DDC" w:rsidRDefault="00590DDC">
            <w:pPr>
              <w:pStyle w:val="TableText"/>
              <w:rPr>
                <w:szCs w:val="22"/>
              </w:rPr>
              <w:pPrChange w:id="530" w:author="Björn Genfors" w:date="2014-03-13T15:02:00Z">
                <w:pPr>
                  <w:pStyle w:val="TableText"/>
                  <w:spacing w:line="280" w:lineRule="atLeast"/>
                </w:pPr>
              </w:pPrChange>
            </w:pPr>
            <w:r>
              <w:t>Förtydligat skrivning om aggregerande tjänster samt lagt till scenariobeskrivning för sökning på careContactId</w:t>
            </w:r>
          </w:p>
          <w:p w14:paraId="429AB66A" w14:textId="77777777" w:rsidR="00590DDC" w:rsidRDefault="00590DDC">
            <w:pPr>
              <w:pStyle w:val="TableText"/>
              <w:rPr>
                <w:szCs w:val="22"/>
              </w:rPr>
              <w:pPrChange w:id="531" w:author="Björn Genfors" w:date="2014-03-13T15:02:00Z">
                <w:pPr>
                  <w:pStyle w:val="TableText"/>
                  <w:spacing w:line="280" w:lineRule="atLeast"/>
                  <w:ind w:hanging="360"/>
                  <w:contextualSpacing/>
                </w:pPr>
              </w:pPrChange>
            </w:pPr>
          </w:p>
          <w:p w14:paraId="384ADA8E" w14:textId="4454C9A3" w:rsidR="00590DDC" w:rsidRPr="007B3A82" w:rsidRDefault="00590DDC" w:rsidP="000B43D6">
            <w:pPr>
              <w:pStyle w:val="Innehll1"/>
            </w:pPr>
            <w:r>
              <w:t>Överfört i ny tjänstedomän enligt anvisning från CeHis.</w:t>
            </w:r>
          </w:p>
        </w:tc>
        <w:tc>
          <w:tcPr>
            <w:tcW w:w="1980" w:type="dxa"/>
          </w:tcPr>
          <w:p w14:paraId="2AAF4005" w14:textId="03C856D9" w:rsidR="00590DDC" w:rsidRDefault="00590DDC" w:rsidP="000B43D6">
            <w:pPr>
              <w:pStyle w:val="Innehll1"/>
            </w:pPr>
            <w:r>
              <w:t>Johan Eltes</w:t>
            </w:r>
          </w:p>
        </w:tc>
        <w:tc>
          <w:tcPr>
            <w:tcW w:w="1440" w:type="dxa"/>
          </w:tcPr>
          <w:p w14:paraId="2037CFC4" w14:textId="77777777" w:rsidR="00590DDC" w:rsidRDefault="00590DDC">
            <w:pPr>
              <w:pStyle w:val="TableText"/>
              <w:rPr>
                <w:szCs w:val="22"/>
              </w:rPr>
              <w:pPrChange w:id="532" w:author="Björn Genfors" w:date="2014-03-13T15:02:00Z">
                <w:pPr>
                  <w:pStyle w:val="TableText"/>
                  <w:spacing w:line="280" w:lineRule="atLeast"/>
                  <w:ind w:hanging="360"/>
                  <w:contextualSpacing/>
                </w:pPr>
              </w:pPrChange>
            </w:pPr>
          </w:p>
        </w:tc>
      </w:tr>
      <w:tr w:rsidR="00590DDC" w14:paraId="1D509095" w14:textId="77777777" w:rsidTr="00514BAB">
        <w:tc>
          <w:tcPr>
            <w:tcW w:w="964" w:type="dxa"/>
          </w:tcPr>
          <w:p w14:paraId="2F1FEBDB" w14:textId="36C76637" w:rsidR="00590DDC" w:rsidRDefault="00590DDC">
            <w:pPr>
              <w:pStyle w:val="TableText"/>
              <w:rPr>
                <w:szCs w:val="22"/>
              </w:rPr>
              <w:pPrChange w:id="533" w:author="Björn Genfors" w:date="2014-03-13T15:02:00Z">
                <w:pPr>
                  <w:pStyle w:val="TableText"/>
                  <w:spacing w:line="280" w:lineRule="atLeast"/>
                </w:pPr>
              </w:pPrChange>
            </w:pPr>
            <w:r>
              <w:t>PA30</w:t>
            </w:r>
          </w:p>
        </w:tc>
        <w:tc>
          <w:tcPr>
            <w:tcW w:w="1224" w:type="dxa"/>
          </w:tcPr>
          <w:p w14:paraId="76A8018E" w14:textId="1AA92DC4" w:rsidR="00590DDC" w:rsidRDefault="00590DDC">
            <w:pPr>
              <w:pStyle w:val="TableText"/>
              <w:rPr>
                <w:szCs w:val="22"/>
              </w:rPr>
              <w:pPrChange w:id="534" w:author="Björn Genfors" w:date="2014-03-13T15:02:00Z">
                <w:pPr>
                  <w:pStyle w:val="TableText"/>
                  <w:spacing w:line="280" w:lineRule="atLeast"/>
                </w:pPr>
              </w:pPrChange>
            </w:pPr>
            <w:r>
              <w:t>2013-03-11</w:t>
            </w:r>
          </w:p>
        </w:tc>
        <w:tc>
          <w:tcPr>
            <w:tcW w:w="4140" w:type="dxa"/>
          </w:tcPr>
          <w:p w14:paraId="674D6D40" w14:textId="77777777" w:rsidR="00590DDC" w:rsidRDefault="00590DDC">
            <w:pPr>
              <w:pStyle w:val="TableText"/>
              <w:numPr>
                <w:ilvl w:val="0"/>
                <w:numId w:val="31"/>
              </w:numPr>
              <w:rPr>
                <w:szCs w:val="22"/>
              </w:rPr>
              <w:pPrChange w:id="535" w:author="Björn Genfors" w:date="2014-03-13T15:02:00Z">
                <w:pPr>
                  <w:pStyle w:val="TableText"/>
                  <w:spacing w:line="280" w:lineRule="atLeast"/>
                </w:pPr>
              </w:pPrChange>
            </w:pPr>
            <w:r>
              <w:t>Specificerat kodverk för EI-postens Categorization-fält.</w:t>
            </w:r>
          </w:p>
          <w:p w14:paraId="26508BFD" w14:textId="2065212B" w:rsidR="00590DDC" w:rsidRDefault="00590DDC" w:rsidP="000B43D6">
            <w:pPr>
              <w:pStyle w:val="Innehll1"/>
            </w:pPr>
            <w:r>
              <w:t>SLA-krav uppdaterade</w:t>
            </w:r>
          </w:p>
        </w:tc>
        <w:tc>
          <w:tcPr>
            <w:tcW w:w="1980" w:type="dxa"/>
          </w:tcPr>
          <w:p w14:paraId="7B1735DC" w14:textId="62B63E31" w:rsidR="00590DDC" w:rsidRDefault="00590DDC" w:rsidP="000B43D6">
            <w:pPr>
              <w:pStyle w:val="Innehll1"/>
            </w:pPr>
            <w:r>
              <w:t>Johan Eltes</w:t>
            </w:r>
          </w:p>
        </w:tc>
        <w:tc>
          <w:tcPr>
            <w:tcW w:w="1440" w:type="dxa"/>
          </w:tcPr>
          <w:p w14:paraId="447A27AA" w14:textId="77777777" w:rsidR="00590DDC" w:rsidRDefault="00590DDC">
            <w:pPr>
              <w:pStyle w:val="TableText"/>
              <w:rPr>
                <w:szCs w:val="22"/>
              </w:rPr>
              <w:pPrChange w:id="536" w:author="Björn Genfors" w:date="2014-03-13T15:02:00Z">
                <w:pPr>
                  <w:pStyle w:val="TableText"/>
                  <w:numPr>
                    <w:numId w:val="31"/>
                  </w:numPr>
                  <w:spacing w:line="280" w:lineRule="atLeast"/>
                  <w:ind w:left="388" w:hanging="360"/>
                  <w:contextualSpacing/>
                </w:pPr>
              </w:pPrChange>
            </w:pPr>
          </w:p>
        </w:tc>
      </w:tr>
      <w:tr w:rsidR="00590DDC" w14:paraId="1A25E9F1" w14:textId="77777777" w:rsidTr="00514BAB">
        <w:tc>
          <w:tcPr>
            <w:tcW w:w="964" w:type="dxa"/>
          </w:tcPr>
          <w:p w14:paraId="39B3269C" w14:textId="3B8C8AA2" w:rsidR="00590DDC" w:rsidRDefault="00590DDC">
            <w:pPr>
              <w:pStyle w:val="TableText"/>
              <w:rPr>
                <w:szCs w:val="22"/>
              </w:rPr>
              <w:pPrChange w:id="537" w:author="Björn Genfors" w:date="2014-03-13T15:02:00Z">
                <w:pPr>
                  <w:pStyle w:val="TableText"/>
                  <w:spacing w:line="280" w:lineRule="atLeast"/>
                </w:pPr>
              </w:pPrChange>
            </w:pPr>
            <w:r>
              <w:t>PA31</w:t>
            </w:r>
          </w:p>
        </w:tc>
        <w:tc>
          <w:tcPr>
            <w:tcW w:w="1224" w:type="dxa"/>
          </w:tcPr>
          <w:p w14:paraId="28DCFE9F" w14:textId="19AF38A7" w:rsidR="00590DDC" w:rsidRDefault="00590DDC">
            <w:pPr>
              <w:pStyle w:val="TableText"/>
              <w:rPr>
                <w:szCs w:val="22"/>
              </w:rPr>
              <w:pPrChange w:id="538" w:author="Björn Genfors" w:date="2014-03-13T15:02:00Z">
                <w:pPr>
                  <w:pStyle w:val="TableText"/>
                  <w:spacing w:line="280" w:lineRule="atLeast"/>
                </w:pPr>
              </w:pPrChange>
            </w:pPr>
            <w:r>
              <w:t>2013-03-14</w:t>
            </w:r>
          </w:p>
        </w:tc>
        <w:tc>
          <w:tcPr>
            <w:tcW w:w="4140" w:type="dxa"/>
          </w:tcPr>
          <w:p w14:paraId="4120EC55" w14:textId="55991420" w:rsidR="00590DDC" w:rsidRDefault="00590DDC" w:rsidP="00590DDC">
            <w:pPr>
              <w:pStyle w:val="Innehll1"/>
              <w:numPr>
                <w:ilvl w:val="0"/>
                <w:numId w:val="31"/>
              </w:numPr>
            </w:pPr>
            <w:r>
              <w:t>Ändrat beskrivningen av DocumentTime</w:t>
            </w:r>
          </w:p>
        </w:tc>
        <w:tc>
          <w:tcPr>
            <w:tcW w:w="1980" w:type="dxa"/>
          </w:tcPr>
          <w:p w14:paraId="2717592A" w14:textId="62E0297F" w:rsidR="00590DDC" w:rsidRDefault="00590DDC" w:rsidP="000B43D6">
            <w:pPr>
              <w:pStyle w:val="Innehll1"/>
            </w:pPr>
            <w:r>
              <w:t>Maria Andersson de Vicente</w:t>
            </w:r>
          </w:p>
        </w:tc>
        <w:tc>
          <w:tcPr>
            <w:tcW w:w="1440" w:type="dxa"/>
          </w:tcPr>
          <w:p w14:paraId="45C46365" w14:textId="77777777" w:rsidR="00590DDC" w:rsidRDefault="00590DDC">
            <w:pPr>
              <w:pStyle w:val="TableText"/>
              <w:rPr>
                <w:szCs w:val="22"/>
              </w:rPr>
              <w:pPrChange w:id="539" w:author="Björn Genfors" w:date="2014-03-13T15:02:00Z">
                <w:pPr>
                  <w:pStyle w:val="TableText"/>
                  <w:spacing w:line="280" w:lineRule="atLeast"/>
                  <w:ind w:hanging="360"/>
                  <w:contextualSpacing/>
                </w:pPr>
              </w:pPrChange>
            </w:pPr>
          </w:p>
        </w:tc>
      </w:tr>
      <w:tr w:rsidR="00590DDC" w14:paraId="3CE76D58" w14:textId="77777777" w:rsidTr="00514BAB">
        <w:tc>
          <w:tcPr>
            <w:tcW w:w="964" w:type="dxa"/>
          </w:tcPr>
          <w:p w14:paraId="1BD807BE" w14:textId="155A9C5E" w:rsidR="00590DDC" w:rsidRDefault="00590DDC">
            <w:pPr>
              <w:pStyle w:val="TableText"/>
              <w:rPr>
                <w:szCs w:val="22"/>
              </w:rPr>
              <w:pPrChange w:id="540" w:author="Björn Genfors" w:date="2014-03-13T15:02:00Z">
                <w:pPr>
                  <w:pStyle w:val="TableText"/>
                  <w:spacing w:line="280" w:lineRule="atLeast"/>
                </w:pPr>
              </w:pPrChange>
            </w:pPr>
            <w:r>
              <w:t>PA32</w:t>
            </w:r>
          </w:p>
        </w:tc>
        <w:tc>
          <w:tcPr>
            <w:tcW w:w="1224" w:type="dxa"/>
          </w:tcPr>
          <w:p w14:paraId="49ADB5B3" w14:textId="502D7BFE" w:rsidR="00590DDC" w:rsidRDefault="00590DDC">
            <w:pPr>
              <w:pStyle w:val="TableText"/>
              <w:rPr>
                <w:szCs w:val="22"/>
              </w:rPr>
              <w:pPrChange w:id="541" w:author="Björn Genfors" w:date="2014-03-13T15:02:00Z">
                <w:pPr>
                  <w:pStyle w:val="TableText"/>
                  <w:spacing w:line="280" w:lineRule="atLeast"/>
                </w:pPr>
              </w:pPrChange>
            </w:pPr>
            <w:r>
              <w:t>2013-03-14</w:t>
            </w:r>
          </w:p>
        </w:tc>
        <w:tc>
          <w:tcPr>
            <w:tcW w:w="4140" w:type="dxa"/>
          </w:tcPr>
          <w:p w14:paraId="7BFAA1CD" w14:textId="77777777" w:rsidR="00590DDC" w:rsidRDefault="00590DDC">
            <w:pPr>
              <w:pStyle w:val="TableText"/>
              <w:rPr>
                <w:szCs w:val="22"/>
              </w:rPr>
              <w:pPrChange w:id="542" w:author="Björn Genfors" w:date="2014-03-13T15:02:00Z">
                <w:pPr>
                  <w:pStyle w:val="TableText"/>
                  <w:spacing w:line="280" w:lineRule="atLeast"/>
                </w:pPr>
              </w:pPrChange>
            </w:pPr>
            <w:proofErr w:type="gramStart"/>
            <w:r>
              <w:t>-</w:t>
            </w:r>
            <w:proofErr w:type="gramEnd"/>
            <w:r>
              <w:t xml:space="preserve"> Preciserat lexikaliskt format för personnummer. </w:t>
            </w:r>
          </w:p>
          <w:p w14:paraId="28207E47" w14:textId="591E3034" w:rsidR="00590DDC" w:rsidRDefault="00590DDC" w:rsidP="00590DDC">
            <w:pPr>
              <w:pStyle w:val="Innehll1"/>
            </w:pPr>
            <w:proofErr w:type="gramStart"/>
            <w:r>
              <w:t>-</w:t>
            </w:r>
            <w:proofErr w:type="gramEnd"/>
            <w:r>
              <w:t xml:space="preserve"> Lagt till stöd för gamla dokumenttyper för att under en övergångsperiod underlätta för bef. NPÖ-anslutningar.</w:t>
            </w:r>
          </w:p>
        </w:tc>
        <w:tc>
          <w:tcPr>
            <w:tcW w:w="1980" w:type="dxa"/>
          </w:tcPr>
          <w:p w14:paraId="01993301" w14:textId="762C291B" w:rsidR="00590DDC" w:rsidRDefault="00590DDC" w:rsidP="000B43D6">
            <w:pPr>
              <w:pStyle w:val="Innehll1"/>
            </w:pPr>
            <w:r>
              <w:t>Johan Eltes</w:t>
            </w:r>
          </w:p>
        </w:tc>
        <w:tc>
          <w:tcPr>
            <w:tcW w:w="1440" w:type="dxa"/>
          </w:tcPr>
          <w:p w14:paraId="6D464C3B" w14:textId="77777777" w:rsidR="00590DDC" w:rsidRDefault="00590DDC">
            <w:pPr>
              <w:pStyle w:val="TableText"/>
              <w:rPr>
                <w:szCs w:val="22"/>
              </w:rPr>
              <w:pPrChange w:id="543" w:author="Björn Genfors" w:date="2014-03-13T15:02:00Z">
                <w:pPr>
                  <w:pStyle w:val="TableText"/>
                  <w:spacing w:line="280" w:lineRule="atLeast"/>
                  <w:ind w:hanging="360"/>
                  <w:contextualSpacing/>
                </w:pPr>
              </w:pPrChange>
            </w:pPr>
          </w:p>
        </w:tc>
      </w:tr>
      <w:tr w:rsidR="00590DDC" w14:paraId="0BC06CD5" w14:textId="77777777" w:rsidTr="00514BAB">
        <w:tc>
          <w:tcPr>
            <w:tcW w:w="964" w:type="dxa"/>
          </w:tcPr>
          <w:p w14:paraId="7FFD8AE8" w14:textId="701BE617" w:rsidR="00590DDC" w:rsidRDefault="00590DDC">
            <w:pPr>
              <w:pStyle w:val="TableText"/>
              <w:rPr>
                <w:szCs w:val="22"/>
              </w:rPr>
              <w:pPrChange w:id="544" w:author="Björn Genfors" w:date="2014-03-13T15:02:00Z">
                <w:pPr>
                  <w:pStyle w:val="TableText"/>
                  <w:spacing w:line="280" w:lineRule="atLeast"/>
                </w:pPr>
              </w:pPrChange>
            </w:pPr>
            <w:r>
              <w:t>PA33</w:t>
            </w:r>
          </w:p>
        </w:tc>
        <w:tc>
          <w:tcPr>
            <w:tcW w:w="1224" w:type="dxa"/>
          </w:tcPr>
          <w:p w14:paraId="3CC6E0F0" w14:textId="795701D4" w:rsidR="00590DDC" w:rsidRDefault="00590DDC">
            <w:pPr>
              <w:pStyle w:val="TableText"/>
              <w:rPr>
                <w:szCs w:val="22"/>
              </w:rPr>
              <w:pPrChange w:id="545" w:author="Björn Genfors" w:date="2014-03-13T15:02:00Z">
                <w:pPr>
                  <w:pStyle w:val="TableText"/>
                  <w:spacing w:line="280" w:lineRule="atLeast"/>
                </w:pPr>
              </w:pPrChange>
            </w:pPr>
            <w:r>
              <w:t>2013-03-25</w:t>
            </w:r>
          </w:p>
        </w:tc>
        <w:tc>
          <w:tcPr>
            <w:tcW w:w="4140" w:type="dxa"/>
          </w:tcPr>
          <w:p w14:paraId="19EE1D6D" w14:textId="77777777" w:rsidR="00590DDC" w:rsidRDefault="00590DDC">
            <w:pPr>
              <w:pStyle w:val="TableText"/>
              <w:rPr>
                <w:szCs w:val="22"/>
              </w:rPr>
              <w:pPrChange w:id="546" w:author="Björn Genfors" w:date="2014-03-13T15:02:00Z">
                <w:pPr>
                  <w:pStyle w:val="TableText"/>
                  <w:spacing w:line="280" w:lineRule="atLeast"/>
                </w:pPr>
              </w:pPrChange>
            </w:pPr>
            <w:proofErr w:type="gramStart"/>
            <w:r>
              <w:t>-</w:t>
            </w:r>
            <w:proofErr w:type="gramEnd"/>
            <w:r>
              <w:t xml:space="preserve"> Uppdaterat beskrivning i GetCareDocumentation av tidsattribut. </w:t>
            </w:r>
          </w:p>
          <w:p w14:paraId="5EEB985E" w14:textId="77777777" w:rsidR="00590DDC" w:rsidRDefault="00590DDC">
            <w:pPr>
              <w:pStyle w:val="TableText"/>
              <w:rPr>
                <w:szCs w:val="22"/>
              </w:rPr>
              <w:pPrChange w:id="547" w:author="Björn Genfors" w:date="2014-03-13T15:02:00Z">
                <w:pPr>
                  <w:pStyle w:val="TableText"/>
                  <w:spacing w:line="280" w:lineRule="atLeast"/>
                </w:pPr>
              </w:pPrChange>
            </w:pPr>
            <w:proofErr w:type="gramStart"/>
            <w:r>
              <w:t>-</w:t>
            </w:r>
            <w:proofErr w:type="gramEnd"/>
            <w:r>
              <w:t xml:space="preserve"> Ändrat format på MultiMediaEntry</w:t>
            </w:r>
          </w:p>
          <w:p w14:paraId="0F4129B7" w14:textId="77777777" w:rsidR="00590DDC" w:rsidRDefault="00590DDC">
            <w:pPr>
              <w:pStyle w:val="TableText"/>
              <w:rPr>
                <w:szCs w:val="22"/>
              </w:rPr>
              <w:pPrChange w:id="548" w:author="Björn Genfors" w:date="2014-03-13T15:02:00Z">
                <w:pPr>
                  <w:pStyle w:val="TableText"/>
                  <w:spacing w:line="280" w:lineRule="atLeast"/>
                </w:pPr>
              </w:pPrChange>
            </w:pPr>
            <w:proofErr w:type="gramStart"/>
            <w:r>
              <w:t>-</w:t>
            </w:r>
            <w:proofErr w:type="gramEnd"/>
            <w:r>
              <w:t xml:space="preserve"> </w:t>
            </w:r>
            <w:r w:rsidRPr="00597873">
              <w:t>authorOtherRole</w:t>
            </w:r>
            <w:r>
              <w:t xml:space="preserve"> tillagt.</w:t>
            </w:r>
          </w:p>
          <w:p w14:paraId="51EA039B" w14:textId="77777777" w:rsidR="00590DDC" w:rsidRDefault="00590DDC">
            <w:pPr>
              <w:pStyle w:val="TableText"/>
              <w:rPr>
                <w:szCs w:val="22"/>
              </w:rPr>
              <w:pPrChange w:id="549" w:author="Björn Genfors" w:date="2014-03-13T15:02:00Z">
                <w:pPr>
                  <w:pStyle w:val="TableText"/>
                  <w:spacing w:line="280" w:lineRule="atLeast"/>
                </w:pPr>
              </w:pPrChange>
            </w:pPr>
            <w:proofErr w:type="gramStart"/>
            <w:r>
              <w:t>-</w:t>
            </w:r>
            <w:proofErr w:type="gramEnd"/>
            <w:r>
              <w:t xml:space="preserve"> Tagit bort koppling mellan categorization-koden för EI och NPÖ:s kodverk. Koden ägs nu av denna tjänstedomän (ingen ändring av själva värdet).</w:t>
            </w:r>
          </w:p>
          <w:p w14:paraId="19993F02" w14:textId="77777777" w:rsidR="00590DDC" w:rsidRDefault="00590DDC">
            <w:pPr>
              <w:pStyle w:val="TableText"/>
              <w:rPr>
                <w:szCs w:val="22"/>
              </w:rPr>
              <w:pPrChange w:id="550" w:author="Björn Genfors" w:date="2014-03-13T15:02:00Z">
                <w:pPr>
                  <w:pStyle w:val="TableText"/>
                  <w:spacing w:line="280" w:lineRule="atLeast"/>
                </w:pPr>
              </w:pPrChange>
            </w:pPr>
            <w:proofErr w:type="gramStart"/>
            <w:r>
              <w:t>-</w:t>
            </w:r>
            <w:proofErr w:type="gramEnd"/>
            <w:r>
              <w:t xml:space="preserve"> Ändrat elementnamnet sourceSystem till </w:t>
            </w:r>
            <w:r w:rsidRPr="00D6731C">
              <w:lastRenderedPageBreak/>
              <w:t>sourceSystemHSAid</w:t>
            </w:r>
          </w:p>
          <w:p w14:paraId="2712E035" w14:textId="77777777" w:rsidR="00590DDC" w:rsidRDefault="00590DDC">
            <w:pPr>
              <w:pStyle w:val="TableText"/>
              <w:rPr>
                <w:szCs w:val="22"/>
              </w:rPr>
              <w:pPrChange w:id="551" w:author="Björn Genfors" w:date="2014-03-13T15:02:00Z">
                <w:pPr>
                  <w:pStyle w:val="TableText"/>
                  <w:spacing w:line="280" w:lineRule="atLeast"/>
                </w:pPr>
              </w:pPrChange>
            </w:pPr>
            <w:proofErr w:type="gramStart"/>
            <w:r>
              <w:t>-</w:t>
            </w:r>
            <w:proofErr w:type="gramEnd"/>
            <w:r>
              <w:t xml:space="preserve"> Förbättrat och utökat beskrivningen av adressering för att även täcka anrop utan aggregering.</w:t>
            </w:r>
          </w:p>
          <w:p w14:paraId="34B03E5D" w14:textId="1A3018BD" w:rsidR="00590DDC" w:rsidRDefault="00590DDC" w:rsidP="000B43D6">
            <w:pPr>
              <w:pStyle w:val="Innehll1"/>
            </w:pPr>
            <w:proofErr w:type="gramStart"/>
            <w:r>
              <w:t>-</w:t>
            </w:r>
            <w:proofErr w:type="gramEnd"/>
            <w:r>
              <w:t xml:space="preserve"> Uppdaterat semantik för ”Most Recent Content” (EI)</w:t>
            </w:r>
          </w:p>
        </w:tc>
        <w:tc>
          <w:tcPr>
            <w:tcW w:w="1980" w:type="dxa"/>
          </w:tcPr>
          <w:p w14:paraId="4231C913" w14:textId="77777777" w:rsidR="00590DDC" w:rsidRDefault="00590DDC">
            <w:pPr>
              <w:pStyle w:val="TableText"/>
              <w:rPr>
                <w:szCs w:val="22"/>
              </w:rPr>
              <w:pPrChange w:id="552" w:author="Björn Genfors" w:date="2014-03-13T15:02:00Z">
                <w:pPr>
                  <w:pStyle w:val="TableText"/>
                  <w:spacing w:line="280" w:lineRule="atLeast"/>
                </w:pPr>
              </w:pPrChange>
            </w:pPr>
            <w:r>
              <w:lastRenderedPageBreak/>
              <w:t>Fredrik Ström</w:t>
            </w:r>
          </w:p>
          <w:p w14:paraId="0AFBC382" w14:textId="77777777" w:rsidR="00590DDC" w:rsidRDefault="00590DDC">
            <w:pPr>
              <w:pStyle w:val="TableText"/>
              <w:rPr>
                <w:szCs w:val="22"/>
              </w:rPr>
              <w:pPrChange w:id="553" w:author="Björn Genfors" w:date="2014-03-13T15:02:00Z">
                <w:pPr>
                  <w:pStyle w:val="TableText"/>
                  <w:spacing w:line="280" w:lineRule="atLeast"/>
                </w:pPr>
              </w:pPrChange>
            </w:pPr>
            <w:r>
              <w:t>Johan Eltes</w:t>
            </w:r>
          </w:p>
          <w:p w14:paraId="68555431" w14:textId="77881163" w:rsidR="00590DDC" w:rsidRDefault="00590DDC" w:rsidP="000B43D6">
            <w:pPr>
              <w:pStyle w:val="Innehll1"/>
            </w:pPr>
            <w:r>
              <w:t>Khaled Daham</w:t>
            </w:r>
          </w:p>
        </w:tc>
        <w:tc>
          <w:tcPr>
            <w:tcW w:w="1440" w:type="dxa"/>
          </w:tcPr>
          <w:p w14:paraId="2C8BD6E9" w14:textId="77777777" w:rsidR="00590DDC" w:rsidRDefault="00590DDC">
            <w:pPr>
              <w:pStyle w:val="TableText"/>
              <w:rPr>
                <w:szCs w:val="22"/>
              </w:rPr>
              <w:pPrChange w:id="554" w:author="Björn Genfors" w:date="2014-03-13T15:02:00Z">
                <w:pPr>
                  <w:pStyle w:val="TableText"/>
                  <w:spacing w:line="280" w:lineRule="atLeast"/>
                  <w:ind w:hanging="360"/>
                  <w:contextualSpacing/>
                </w:pPr>
              </w:pPrChange>
            </w:pPr>
          </w:p>
        </w:tc>
      </w:tr>
      <w:tr w:rsidR="00590DDC" w14:paraId="6C18E8CF" w14:textId="77777777" w:rsidTr="00514BAB">
        <w:tc>
          <w:tcPr>
            <w:tcW w:w="964" w:type="dxa"/>
          </w:tcPr>
          <w:p w14:paraId="51289DA8" w14:textId="12A83E92" w:rsidR="00590DDC" w:rsidRDefault="00590DDC">
            <w:pPr>
              <w:pStyle w:val="TableText"/>
              <w:rPr>
                <w:szCs w:val="22"/>
              </w:rPr>
              <w:pPrChange w:id="555" w:author="Björn Genfors" w:date="2014-03-13T15:02:00Z">
                <w:pPr>
                  <w:pStyle w:val="TableText"/>
                  <w:spacing w:line="280" w:lineRule="atLeast"/>
                </w:pPr>
              </w:pPrChange>
            </w:pPr>
            <w:r>
              <w:lastRenderedPageBreak/>
              <w:t>PA34</w:t>
            </w:r>
          </w:p>
        </w:tc>
        <w:tc>
          <w:tcPr>
            <w:tcW w:w="1224" w:type="dxa"/>
          </w:tcPr>
          <w:p w14:paraId="1E3516FE" w14:textId="5B7513C5" w:rsidR="00590DDC" w:rsidRDefault="00590DDC">
            <w:pPr>
              <w:pStyle w:val="TableText"/>
              <w:rPr>
                <w:szCs w:val="22"/>
              </w:rPr>
              <w:pPrChange w:id="556" w:author="Björn Genfors" w:date="2014-03-13T15:02:00Z">
                <w:pPr>
                  <w:pStyle w:val="TableText"/>
                  <w:spacing w:line="280" w:lineRule="atLeast"/>
                </w:pPr>
              </w:pPrChange>
            </w:pPr>
            <w:r>
              <w:t>2013-04-30</w:t>
            </w:r>
          </w:p>
        </w:tc>
        <w:tc>
          <w:tcPr>
            <w:tcW w:w="4140" w:type="dxa"/>
          </w:tcPr>
          <w:p w14:paraId="35845744" w14:textId="77777777" w:rsidR="00590DDC" w:rsidRDefault="00590DDC">
            <w:pPr>
              <w:pStyle w:val="TableText"/>
              <w:numPr>
                <w:ilvl w:val="0"/>
                <w:numId w:val="31"/>
              </w:numPr>
              <w:rPr>
                <w:szCs w:val="22"/>
              </w:rPr>
              <w:pPrChange w:id="557" w:author="Björn Genfors" w:date="2014-03-13T15:02:00Z">
                <w:pPr>
                  <w:pStyle w:val="TableText"/>
                  <w:spacing w:line="280" w:lineRule="atLeast"/>
                </w:pPr>
              </w:pPrChange>
            </w:pPr>
            <w:r>
              <w:t>Uppdaterat regelverk för EI-poster avseende fältet LogicalAddress (som nu är samma som för source system)</w:t>
            </w:r>
          </w:p>
          <w:p w14:paraId="3114985B" w14:textId="77777777" w:rsidR="00590DDC" w:rsidRDefault="00590DDC">
            <w:pPr>
              <w:pStyle w:val="TableText"/>
              <w:numPr>
                <w:ilvl w:val="0"/>
                <w:numId w:val="31"/>
              </w:numPr>
              <w:rPr>
                <w:szCs w:val="22"/>
              </w:rPr>
              <w:pPrChange w:id="558" w:author="Björn Genfors" w:date="2014-03-13T15:02:00Z">
                <w:pPr>
                  <w:pStyle w:val="TableText"/>
                  <w:numPr>
                    <w:numId w:val="31"/>
                  </w:numPr>
                  <w:spacing w:line="280" w:lineRule="atLeast"/>
                  <w:ind w:left="388" w:hanging="360"/>
                </w:pPr>
              </w:pPrChange>
            </w:pPr>
            <w:r>
              <w:t xml:space="preserve">Lagt till regel enligt NPÖ RIV-spec för formattering av </w:t>
            </w:r>
            <w:r w:rsidRPr="00907C9B">
              <w:t>clinicalDocumentNoteText</w:t>
            </w:r>
          </w:p>
          <w:p w14:paraId="7E25ADED" w14:textId="77777777" w:rsidR="00590DDC" w:rsidRDefault="00590DDC">
            <w:pPr>
              <w:pStyle w:val="TableText"/>
              <w:numPr>
                <w:ilvl w:val="0"/>
                <w:numId w:val="31"/>
              </w:numPr>
              <w:rPr>
                <w:szCs w:val="22"/>
              </w:rPr>
              <w:pPrChange w:id="559" w:author="Björn Genfors" w:date="2014-03-13T15:02:00Z">
                <w:pPr>
                  <w:pStyle w:val="TableText"/>
                  <w:numPr>
                    <w:numId w:val="31"/>
                  </w:numPr>
                  <w:spacing w:line="280" w:lineRule="atLeast"/>
                  <w:ind w:left="388" w:hanging="360"/>
                </w:pPr>
              </w:pPrChange>
            </w:pPr>
            <w:r>
              <w:t>Lagt till krav på uppdatering av EI-fältet DataController</w:t>
            </w:r>
          </w:p>
          <w:p w14:paraId="068E5942" w14:textId="77777777" w:rsidR="00590DDC" w:rsidRDefault="00590DDC">
            <w:pPr>
              <w:pStyle w:val="TableText"/>
              <w:numPr>
                <w:ilvl w:val="0"/>
                <w:numId w:val="31"/>
              </w:numPr>
              <w:rPr>
                <w:szCs w:val="22"/>
              </w:rPr>
              <w:pPrChange w:id="560" w:author="Björn Genfors" w:date="2014-03-13T15:02:00Z">
                <w:pPr>
                  <w:pStyle w:val="TableText"/>
                  <w:numPr>
                    <w:numId w:val="31"/>
                  </w:numPr>
                  <w:spacing w:line="280" w:lineRule="atLeast"/>
                  <w:ind w:left="388" w:hanging="360"/>
                </w:pPr>
              </w:pPrChange>
            </w:pPr>
            <w:r>
              <w:t>Uppdaterat bilder och text i arkitekturavsnittet för att spegla ändring i EI-postens innehåll</w:t>
            </w:r>
          </w:p>
          <w:p w14:paraId="75BFC365" w14:textId="1E02EBB5" w:rsidR="00590DDC" w:rsidRDefault="00590DDC" w:rsidP="000B43D6">
            <w:pPr>
              <w:pStyle w:val="Innehll1"/>
            </w:pPr>
            <w:r>
              <w:t xml:space="preserve">Formatteringsproblem i dokumentet åtgärdade. </w:t>
            </w:r>
          </w:p>
        </w:tc>
        <w:tc>
          <w:tcPr>
            <w:tcW w:w="1980" w:type="dxa"/>
          </w:tcPr>
          <w:p w14:paraId="58B7F193" w14:textId="7119311A" w:rsidR="00590DDC" w:rsidRDefault="00590DDC" w:rsidP="000B43D6">
            <w:pPr>
              <w:pStyle w:val="Innehll1"/>
            </w:pPr>
            <w:r>
              <w:t>Johan Eltes</w:t>
            </w:r>
          </w:p>
        </w:tc>
        <w:tc>
          <w:tcPr>
            <w:tcW w:w="1440" w:type="dxa"/>
          </w:tcPr>
          <w:p w14:paraId="23BB8638" w14:textId="77777777" w:rsidR="00590DDC" w:rsidRDefault="00590DDC">
            <w:pPr>
              <w:pStyle w:val="TableText"/>
              <w:rPr>
                <w:szCs w:val="22"/>
              </w:rPr>
              <w:pPrChange w:id="561" w:author="Björn Genfors" w:date="2014-03-13T15:02:00Z">
                <w:pPr>
                  <w:pStyle w:val="TableText"/>
                  <w:numPr>
                    <w:numId w:val="31"/>
                  </w:numPr>
                  <w:spacing w:line="280" w:lineRule="atLeast"/>
                  <w:ind w:left="388" w:hanging="360"/>
                  <w:contextualSpacing/>
                </w:pPr>
              </w:pPrChange>
            </w:pPr>
          </w:p>
        </w:tc>
      </w:tr>
      <w:tr w:rsidR="00590DDC" w14:paraId="5DF8F564" w14:textId="77777777" w:rsidTr="00514BAB">
        <w:tc>
          <w:tcPr>
            <w:tcW w:w="964" w:type="dxa"/>
          </w:tcPr>
          <w:p w14:paraId="2075C544" w14:textId="32EAF271" w:rsidR="00590DDC" w:rsidRDefault="00590DDC">
            <w:pPr>
              <w:pStyle w:val="TableText"/>
              <w:rPr>
                <w:szCs w:val="22"/>
              </w:rPr>
              <w:pPrChange w:id="562" w:author="Björn Genfors" w:date="2014-03-13T15:02:00Z">
                <w:pPr>
                  <w:pStyle w:val="TableText"/>
                  <w:spacing w:line="280" w:lineRule="atLeast"/>
                </w:pPr>
              </w:pPrChange>
            </w:pPr>
            <w:r>
              <w:t>PA35</w:t>
            </w:r>
          </w:p>
        </w:tc>
        <w:tc>
          <w:tcPr>
            <w:tcW w:w="1224" w:type="dxa"/>
          </w:tcPr>
          <w:p w14:paraId="611D79AC" w14:textId="7A63AF37" w:rsidR="00590DDC" w:rsidRDefault="00590DDC">
            <w:pPr>
              <w:pStyle w:val="TableText"/>
              <w:rPr>
                <w:szCs w:val="22"/>
              </w:rPr>
              <w:pPrChange w:id="563" w:author="Björn Genfors" w:date="2014-03-13T15:02:00Z">
                <w:pPr>
                  <w:pStyle w:val="TableText"/>
                  <w:spacing w:line="280" w:lineRule="atLeast"/>
                </w:pPr>
              </w:pPrChange>
            </w:pPr>
            <w:r>
              <w:t>2013-09-21</w:t>
            </w:r>
          </w:p>
        </w:tc>
        <w:tc>
          <w:tcPr>
            <w:tcW w:w="4140" w:type="dxa"/>
          </w:tcPr>
          <w:p w14:paraId="5D45CCD6" w14:textId="77777777" w:rsidR="00590DDC" w:rsidRDefault="00590DDC">
            <w:pPr>
              <w:pStyle w:val="TableText"/>
              <w:numPr>
                <w:ilvl w:val="0"/>
                <w:numId w:val="31"/>
              </w:numPr>
              <w:rPr>
                <w:szCs w:val="22"/>
              </w:rPr>
              <w:pPrChange w:id="564" w:author="Björn Genfors" w:date="2014-03-13T15:02:00Z">
                <w:pPr>
                  <w:pStyle w:val="TableText"/>
                  <w:spacing w:line="280" w:lineRule="atLeast"/>
                </w:pPr>
              </w:pPrChange>
            </w:pPr>
            <w:r>
              <w:t>Uppdaterat sektionen om gemensamma typer.</w:t>
            </w:r>
          </w:p>
          <w:p w14:paraId="59D01152" w14:textId="77777777" w:rsidR="00590DDC" w:rsidRDefault="00590DDC">
            <w:pPr>
              <w:pStyle w:val="TableText"/>
              <w:numPr>
                <w:ilvl w:val="0"/>
                <w:numId w:val="31"/>
              </w:numPr>
              <w:rPr>
                <w:szCs w:val="22"/>
              </w:rPr>
              <w:pPrChange w:id="565" w:author="Björn Genfors" w:date="2014-03-13T15:02:00Z">
                <w:pPr>
                  <w:pStyle w:val="TableText"/>
                  <w:numPr>
                    <w:numId w:val="31"/>
                  </w:numPr>
                  <w:spacing w:line="280" w:lineRule="atLeast"/>
                  <w:ind w:left="388" w:hanging="360"/>
                </w:pPr>
              </w:pPrChange>
            </w:pPr>
            <w:r>
              <w:t>Följduppdaterat tjänstekontraktsbeskrivningar</w:t>
            </w:r>
          </w:p>
          <w:p w14:paraId="1E355FFE" w14:textId="77777777" w:rsidR="00590DDC" w:rsidRDefault="00590DDC">
            <w:pPr>
              <w:pStyle w:val="TableText"/>
              <w:numPr>
                <w:ilvl w:val="0"/>
                <w:numId w:val="31"/>
              </w:numPr>
              <w:rPr>
                <w:szCs w:val="22"/>
              </w:rPr>
              <w:pPrChange w:id="566" w:author="Björn Genfors" w:date="2014-03-13T15:02:00Z">
                <w:pPr>
                  <w:pStyle w:val="TableText"/>
                  <w:numPr>
                    <w:numId w:val="31"/>
                  </w:numPr>
                  <w:spacing w:line="280" w:lineRule="atLeast"/>
                  <w:ind w:left="388" w:hanging="360"/>
                </w:pPr>
              </w:pPrChange>
            </w:pPr>
            <w:r>
              <w:t>Lagt till information om avvikande åsikt till journalnotatet</w:t>
            </w:r>
          </w:p>
          <w:p w14:paraId="42D1AFA0" w14:textId="33C0CE7D" w:rsidR="00590DDC" w:rsidRDefault="00590DDC" w:rsidP="00590DDC">
            <w:pPr>
              <w:pStyle w:val="Innehll1"/>
              <w:numPr>
                <w:ilvl w:val="0"/>
                <w:numId w:val="31"/>
              </w:numPr>
            </w:pPr>
            <w:r>
              <w:t>Lagt till beskrivning av formattering av clinicalDocumentNoteText</w:t>
            </w:r>
          </w:p>
        </w:tc>
        <w:tc>
          <w:tcPr>
            <w:tcW w:w="1980" w:type="dxa"/>
          </w:tcPr>
          <w:p w14:paraId="014B556F" w14:textId="05B983E0" w:rsidR="00590DDC" w:rsidRDefault="00590DDC" w:rsidP="000B43D6">
            <w:pPr>
              <w:pStyle w:val="Innehll1"/>
            </w:pPr>
            <w:r>
              <w:t>Björn Genfors</w:t>
            </w:r>
          </w:p>
        </w:tc>
        <w:tc>
          <w:tcPr>
            <w:tcW w:w="1440" w:type="dxa"/>
          </w:tcPr>
          <w:p w14:paraId="421941AA" w14:textId="77777777" w:rsidR="00590DDC" w:rsidRDefault="00590DDC">
            <w:pPr>
              <w:pStyle w:val="TableText"/>
              <w:rPr>
                <w:szCs w:val="22"/>
              </w:rPr>
              <w:pPrChange w:id="567" w:author="Björn Genfors" w:date="2014-03-13T15:02:00Z">
                <w:pPr>
                  <w:pStyle w:val="TableText"/>
                  <w:numPr>
                    <w:numId w:val="31"/>
                  </w:numPr>
                  <w:spacing w:line="280" w:lineRule="atLeast"/>
                  <w:ind w:left="388" w:hanging="360"/>
                  <w:contextualSpacing/>
                </w:pPr>
              </w:pPrChange>
            </w:pPr>
          </w:p>
        </w:tc>
      </w:tr>
      <w:tr w:rsidR="00590DDC" w14:paraId="11CA060E" w14:textId="77777777" w:rsidTr="00514BAB">
        <w:tc>
          <w:tcPr>
            <w:tcW w:w="964" w:type="dxa"/>
          </w:tcPr>
          <w:p w14:paraId="450644FA" w14:textId="0E5713E4" w:rsidR="00590DDC" w:rsidRDefault="00590DDC">
            <w:pPr>
              <w:pStyle w:val="TableText"/>
              <w:rPr>
                <w:szCs w:val="22"/>
              </w:rPr>
              <w:pPrChange w:id="568" w:author="Björn Genfors" w:date="2014-03-13T15:02:00Z">
                <w:pPr>
                  <w:pStyle w:val="TableText"/>
                  <w:spacing w:line="280" w:lineRule="atLeast"/>
                </w:pPr>
              </w:pPrChange>
            </w:pPr>
            <w:r>
              <w:t>PA36</w:t>
            </w:r>
          </w:p>
        </w:tc>
        <w:tc>
          <w:tcPr>
            <w:tcW w:w="1224" w:type="dxa"/>
          </w:tcPr>
          <w:p w14:paraId="1C910629" w14:textId="3DA2CC46" w:rsidR="00590DDC" w:rsidRDefault="00590DDC">
            <w:pPr>
              <w:pStyle w:val="TableText"/>
              <w:rPr>
                <w:szCs w:val="22"/>
              </w:rPr>
              <w:pPrChange w:id="569" w:author="Björn Genfors" w:date="2014-03-13T15:02:00Z">
                <w:pPr>
                  <w:pStyle w:val="TableText"/>
                  <w:spacing w:line="280" w:lineRule="atLeast"/>
                </w:pPr>
              </w:pPrChange>
            </w:pPr>
            <w:r>
              <w:t>2013-09-26</w:t>
            </w:r>
          </w:p>
        </w:tc>
        <w:tc>
          <w:tcPr>
            <w:tcW w:w="4140" w:type="dxa"/>
          </w:tcPr>
          <w:p w14:paraId="02A6167C" w14:textId="27105C32" w:rsidR="00590DDC" w:rsidRDefault="00590DDC" w:rsidP="00590DDC">
            <w:pPr>
              <w:pStyle w:val="Innehll1"/>
              <w:numPr>
                <w:ilvl w:val="0"/>
                <w:numId w:val="31"/>
              </w:numPr>
            </w:pPr>
            <w:r>
              <w:t>Redaktionella ändringar (HSAId ska skrivas just så)</w:t>
            </w:r>
          </w:p>
        </w:tc>
        <w:tc>
          <w:tcPr>
            <w:tcW w:w="1980" w:type="dxa"/>
          </w:tcPr>
          <w:p w14:paraId="38B94061" w14:textId="311284F3" w:rsidR="00590DDC" w:rsidRDefault="00590DDC" w:rsidP="000B43D6">
            <w:pPr>
              <w:pStyle w:val="Innehll1"/>
            </w:pPr>
            <w:r>
              <w:t>Björn Genfors</w:t>
            </w:r>
          </w:p>
        </w:tc>
        <w:tc>
          <w:tcPr>
            <w:tcW w:w="1440" w:type="dxa"/>
          </w:tcPr>
          <w:p w14:paraId="35E79EF6" w14:textId="77777777" w:rsidR="00590DDC" w:rsidRDefault="00590DDC">
            <w:pPr>
              <w:pStyle w:val="TableText"/>
              <w:rPr>
                <w:szCs w:val="22"/>
              </w:rPr>
              <w:pPrChange w:id="570" w:author="Björn Genfors" w:date="2014-03-13T15:02:00Z">
                <w:pPr>
                  <w:pStyle w:val="TableText"/>
                  <w:spacing w:line="280" w:lineRule="atLeast"/>
                  <w:ind w:hanging="360"/>
                  <w:contextualSpacing/>
                </w:pPr>
              </w:pPrChange>
            </w:pPr>
          </w:p>
        </w:tc>
      </w:tr>
      <w:tr w:rsidR="00590DDC" w14:paraId="1F153AD3" w14:textId="77777777" w:rsidTr="00514BAB">
        <w:tc>
          <w:tcPr>
            <w:tcW w:w="964" w:type="dxa"/>
          </w:tcPr>
          <w:p w14:paraId="5A068F91" w14:textId="0C7E8566" w:rsidR="00590DDC" w:rsidRDefault="00590DDC">
            <w:pPr>
              <w:pStyle w:val="TableText"/>
              <w:rPr>
                <w:szCs w:val="22"/>
              </w:rPr>
              <w:pPrChange w:id="571" w:author="Björn Genfors" w:date="2014-03-13T15:02:00Z">
                <w:pPr>
                  <w:pStyle w:val="TableText"/>
                  <w:spacing w:line="280" w:lineRule="atLeast"/>
                </w:pPr>
              </w:pPrChange>
            </w:pPr>
            <w:r>
              <w:t>PA37</w:t>
            </w:r>
          </w:p>
        </w:tc>
        <w:tc>
          <w:tcPr>
            <w:tcW w:w="1224" w:type="dxa"/>
          </w:tcPr>
          <w:p w14:paraId="48BE942D" w14:textId="6CD05E3D" w:rsidR="00590DDC" w:rsidRDefault="00590DDC">
            <w:pPr>
              <w:pStyle w:val="TableText"/>
              <w:rPr>
                <w:szCs w:val="22"/>
              </w:rPr>
              <w:pPrChange w:id="572" w:author="Björn Genfors" w:date="2014-03-13T15:02:00Z">
                <w:pPr>
                  <w:pStyle w:val="TableText"/>
                  <w:spacing w:line="280" w:lineRule="atLeast"/>
                </w:pPr>
              </w:pPrChange>
            </w:pPr>
            <w:r>
              <w:t>2013-09-30</w:t>
            </w:r>
          </w:p>
        </w:tc>
        <w:tc>
          <w:tcPr>
            <w:tcW w:w="4140" w:type="dxa"/>
          </w:tcPr>
          <w:p w14:paraId="10BC2F3E" w14:textId="77777777" w:rsidR="00590DDC" w:rsidRDefault="00590DDC">
            <w:pPr>
              <w:pStyle w:val="TableText"/>
              <w:numPr>
                <w:ilvl w:val="0"/>
                <w:numId w:val="31"/>
              </w:numPr>
              <w:rPr>
                <w:szCs w:val="22"/>
              </w:rPr>
              <w:pPrChange w:id="573" w:author="Björn Genfors" w:date="2014-03-13T15:02:00Z">
                <w:pPr>
                  <w:pStyle w:val="TableText"/>
                  <w:spacing w:line="280" w:lineRule="atLeast"/>
                </w:pPr>
              </w:pPrChange>
            </w:pPr>
            <w:r>
              <w:t>Åtgärdat ett par copy-paste-fel i skrivningen om docbook-formatet.</w:t>
            </w:r>
          </w:p>
          <w:p w14:paraId="52476EC5" w14:textId="52F43E9C" w:rsidR="00590DDC" w:rsidRDefault="00590DDC" w:rsidP="00590DDC">
            <w:pPr>
              <w:pStyle w:val="Innehll1"/>
              <w:numPr>
                <w:ilvl w:val="0"/>
                <w:numId w:val="31"/>
              </w:numPr>
            </w:pPr>
            <w:r>
              <w:t xml:space="preserve">Förtydligat beskrivningen av </w:t>
            </w:r>
            <w:r w:rsidRPr="00701772">
              <w:rPr>
                <w:lang w:val="en-US"/>
              </w:rPr>
              <w:t>opinionId</w:t>
            </w:r>
          </w:p>
        </w:tc>
        <w:tc>
          <w:tcPr>
            <w:tcW w:w="1980" w:type="dxa"/>
          </w:tcPr>
          <w:p w14:paraId="19714F0A" w14:textId="5965BC58" w:rsidR="00590DDC" w:rsidRDefault="00590DDC" w:rsidP="000B43D6">
            <w:pPr>
              <w:pStyle w:val="Innehll1"/>
            </w:pPr>
            <w:r>
              <w:t>Johan Eltes</w:t>
            </w:r>
          </w:p>
        </w:tc>
        <w:tc>
          <w:tcPr>
            <w:tcW w:w="1440" w:type="dxa"/>
          </w:tcPr>
          <w:p w14:paraId="2AF1F373" w14:textId="77777777" w:rsidR="00590DDC" w:rsidRDefault="00590DDC">
            <w:pPr>
              <w:pStyle w:val="TableText"/>
              <w:rPr>
                <w:szCs w:val="22"/>
              </w:rPr>
              <w:pPrChange w:id="574" w:author="Björn Genfors" w:date="2014-03-13T15:02:00Z">
                <w:pPr>
                  <w:pStyle w:val="TableText"/>
                  <w:numPr>
                    <w:numId w:val="31"/>
                  </w:numPr>
                  <w:spacing w:line="280" w:lineRule="atLeast"/>
                  <w:ind w:left="388" w:hanging="360"/>
                  <w:contextualSpacing/>
                </w:pPr>
              </w:pPrChange>
            </w:pPr>
          </w:p>
        </w:tc>
      </w:tr>
      <w:tr w:rsidR="00590DDC" w14:paraId="1C0EB5EA" w14:textId="77777777" w:rsidTr="00514BAB">
        <w:tc>
          <w:tcPr>
            <w:tcW w:w="964" w:type="dxa"/>
          </w:tcPr>
          <w:p w14:paraId="483BBB06" w14:textId="7B658C26" w:rsidR="00590DDC" w:rsidRDefault="00590DDC">
            <w:pPr>
              <w:pStyle w:val="TableText"/>
              <w:rPr>
                <w:szCs w:val="22"/>
              </w:rPr>
              <w:pPrChange w:id="575" w:author="Björn Genfors" w:date="2014-03-13T15:02:00Z">
                <w:pPr>
                  <w:pStyle w:val="TableText"/>
                  <w:spacing w:line="280" w:lineRule="atLeast"/>
                </w:pPr>
              </w:pPrChange>
            </w:pPr>
            <w:r>
              <w:t>A</w:t>
            </w:r>
          </w:p>
        </w:tc>
        <w:tc>
          <w:tcPr>
            <w:tcW w:w="1224" w:type="dxa"/>
          </w:tcPr>
          <w:p w14:paraId="36829DC9" w14:textId="77777777" w:rsidR="00590DDC" w:rsidRDefault="00590DDC">
            <w:pPr>
              <w:pStyle w:val="TableText"/>
              <w:rPr>
                <w:szCs w:val="22"/>
              </w:rPr>
              <w:pPrChange w:id="576" w:author="Björn Genfors" w:date="2014-03-13T15:02:00Z">
                <w:pPr>
                  <w:pStyle w:val="TableText"/>
                  <w:spacing w:line="280" w:lineRule="atLeast"/>
                  <w:ind w:hanging="360"/>
                  <w:contextualSpacing/>
                </w:pPr>
              </w:pPrChange>
            </w:pPr>
          </w:p>
        </w:tc>
        <w:tc>
          <w:tcPr>
            <w:tcW w:w="4140" w:type="dxa"/>
          </w:tcPr>
          <w:p w14:paraId="4BEC023C" w14:textId="77777777" w:rsidR="00590DDC" w:rsidRDefault="00590DDC" w:rsidP="00590DDC">
            <w:pPr>
              <w:pStyle w:val="Innehll1"/>
            </w:pPr>
          </w:p>
        </w:tc>
        <w:tc>
          <w:tcPr>
            <w:tcW w:w="1980" w:type="dxa"/>
          </w:tcPr>
          <w:p w14:paraId="381E85F3" w14:textId="77777777" w:rsidR="00590DDC" w:rsidRDefault="00590DDC" w:rsidP="000B43D6">
            <w:pPr>
              <w:pStyle w:val="Innehll1"/>
            </w:pPr>
          </w:p>
        </w:tc>
        <w:tc>
          <w:tcPr>
            <w:tcW w:w="1440" w:type="dxa"/>
          </w:tcPr>
          <w:p w14:paraId="06058011" w14:textId="38CB6BAD" w:rsidR="00590DDC" w:rsidRDefault="00590DDC">
            <w:pPr>
              <w:pStyle w:val="TableText"/>
              <w:rPr>
                <w:szCs w:val="22"/>
              </w:rPr>
              <w:pPrChange w:id="577" w:author="Björn Genfors" w:date="2014-03-13T15:02:00Z">
                <w:pPr>
                  <w:pStyle w:val="TableText"/>
                  <w:spacing w:line="280" w:lineRule="atLeast"/>
                </w:pPr>
              </w:pPrChange>
            </w:pPr>
            <w:r>
              <w:t>CeHis AR</w:t>
            </w:r>
          </w:p>
        </w:tc>
      </w:tr>
      <w:tr w:rsidR="00590DDC" w14:paraId="4B3A3DD0" w14:textId="77777777" w:rsidTr="00514BAB">
        <w:tc>
          <w:tcPr>
            <w:tcW w:w="964" w:type="dxa"/>
          </w:tcPr>
          <w:p w14:paraId="601DA5AB" w14:textId="14623C44" w:rsidR="00590DDC" w:rsidRDefault="00590DDC">
            <w:pPr>
              <w:pStyle w:val="TableText"/>
              <w:rPr>
                <w:szCs w:val="22"/>
              </w:rPr>
              <w:pPrChange w:id="578" w:author="Björn Genfors" w:date="2014-03-13T15:02:00Z">
                <w:pPr>
                  <w:pStyle w:val="TableText"/>
                  <w:spacing w:line="280" w:lineRule="atLeast"/>
                </w:pPr>
              </w:pPrChange>
            </w:pPr>
            <w:r>
              <w:t>PB1</w:t>
            </w:r>
          </w:p>
        </w:tc>
        <w:tc>
          <w:tcPr>
            <w:tcW w:w="1224" w:type="dxa"/>
          </w:tcPr>
          <w:p w14:paraId="6C69755B" w14:textId="17AEBF2B" w:rsidR="00590DDC" w:rsidRDefault="00590DDC">
            <w:pPr>
              <w:pStyle w:val="TableText"/>
              <w:rPr>
                <w:szCs w:val="22"/>
              </w:rPr>
              <w:pPrChange w:id="579" w:author="Björn Genfors" w:date="2014-03-13T15:02:00Z">
                <w:pPr>
                  <w:pStyle w:val="TableText"/>
                  <w:spacing w:line="280" w:lineRule="atLeast"/>
                </w:pPr>
              </w:pPrChange>
            </w:pPr>
            <w:r>
              <w:t>2013-10-09</w:t>
            </w:r>
          </w:p>
        </w:tc>
        <w:tc>
          <w:tcPr>
            <w:tcW w:w="4140" w:type="dxa"/>
          </w:tcPr>
          <w:p w14:paraId="25E88C85" w14:textId="77777777" w:rsidR="00590DDC" w:rsidRDefault="00590DDC">
            <w:pPr>
              <w:pStyle w:val="TableText"/>
              <w:numPr>
                <w:ilvl w:val="0"/>
                <w:numId w:val="31"/>
              </w:numPr>
              <w:rPr>
                <w:szCs w:val="22"/>
              </w:rPr>
              <w:pPrChange w:id="580" w:author="Björn Genfors" w:date="2014-03-13T15:02:00Z">
                <w:pPr>
                  <w:pStyle w:val="TableText"/>
                  <w:spacing w:line="280" w:lineRule="atLeast"/>
                </w:pPr>
              </w:pPrChange>
            </w:pPr>
            <w:r>
              <w:t>Tagit bort nullified från GetCareDocumentation</w:t>
            </w:r>
          </w:p>
          <w:p w14:paraId="6563911F" w14:textId="77777777" w:rsidR="00590DDC" w:rsidRDefault="00590DDC">
            <w:pPr>
              <w:pStyle w:val="TableText"/>
              <w:numPr>
                <w:ilvl w:val="0"/>
                <w:numId w:val="31"/>
              </w:numPr>
              <w:rPr>
                <w:szCs w:val="22"/>
              </w:rPr>
              <w:pPrChange w:id="581" w:author="Björn Genfors" w:date="2014-03-13T15:02:00Z">
                <w:pPr>
                  <w:pStyle w:val="TableText"/>
                  <w:numPr>
                    <w:numId w:val="31"/>
                  </w:numPr>
                  <w:spacing w:line="280" w:lineRule="atLeast"/>
                  <w:ind w:left="388" w:hanging="360"/>
                </w:pPr>
              </w:pPrChange>
            </w:pPr>
            <w:r>
              <w:t>Satt kardinaliteten på healthcareProfessionalHSAId till 0</w:t>
            </w:r>
            <w:proofErr w:type="gramStart"/>
            <w:r>
              <w:t>..</w:t>
            </w:r>
            <w:proofErr w:type="gramEnd"/>
            <w:r>
              <w:t>1.</w:t>
            </w:r>
          </w:p>
          <w:p w14:paraId="24C8071E" w14:textId="0EE5E274" w:rsidR="00590DDC" w:rsidRDefault="00590DDC" w:rsidP="00590DDC">
            <w:pPr>
              <w:pStyle w:val="Innehll1"/>
              <w:numPr>
                <w:ilvl w:val="0"/>
                <w:numId w:val="31"/>
              </w:numPr>
            </w:pPr>
            <w:r>
              <w:t>Justerat läsbarheten i kontraktstabellen.</w:t>
            </w:r>
          </w:p>
        </w:tc>
        <w:tc>
          <w:tcPr>
            <w:tcW w:w="1980" w:type="dxa"/>
          </w:tcPr>
          <w:p w14:paraId="28C5C279" w14:textId="593CE80D" w:rsidR="00590DDC" w:rsidRDefault="00590DDC" w:rsidP="000B43D6">
            <w:pPr>
              <w:pStyle w:val="Innehll1"/>
            </w:pPr>
            <w:r>
              <w:t>Björn Genfors</w:t>
            </w:r>
          </w:p>
        </w:tc>
        <w:tc>
          <w:tcPr>
            <w:tcW w:w="1440" w:type="dxa"/>
          </w:tcPr>
          <w:p w14:paraId="45C254C1" w14:textId="77777777" w:rsidR="00590DDC" w:rsidRDefault="00590DDC">
            <w:pPr>
              <w:pStyle w:val="TableText"/>
              <w:rPr>
                <w:szCs w:val="22"/>
              </w:rPr>
              <w:pPrChange w:id="582" w:author="Björn Genfors" w:date="2014-03-13T15:02:00Z">
                <w:pPr>
                  <w:pStyle w:val="TableText"/>
                  <w:numPr>
                    <w:numId w:val="31"/>
                  </w:numPr>
                  <w:spacing w:line="280" w:lineRule="atLeast"/>
                  <w:ind w:left="388" w:hanging="360"/>
                  <w:contextualSpacing/>
                </w:pPr>
              </w:pPrChange>
            </w:pPr>
          </w:p>
        </w:tc>
      </w:tr>
      <w:tr w:rsidR="00590DDC" w14:paraId="183CD563" w14:textId="77777777" w:rsidTr="00514BAB">
        <w:tc>
          <w:tcPr>
            <w:tcW w:w="964" w:type="dxa"/>
          </w:tcPr>
          <w:p w14:paraId="01F2C0F0" w14:textId="70D2EF88" w:rsidR="00590DDC" w:rsidRDefault="00590DDC">
            <w:pPr>
              <w:pStyle w:val="TableText"/>
              <w:rPr>
                <w:szCs w:val="22"/>
              </w:rPr>
              <w:pPrChange w:id="583" w:author="Björn Genfors" w:date="2014-03-13T15:02:00Z">
                <w:pPr>
                  <w:pStyle w:val="TableText"/>
                  <w:spacing w:line="280" w:lineRule="atLeast"/>
                </w:pPr>
              </w:pPrChange>
            </w:pPr>
            <w:r>
              <w:t>PB2</w:t>
            </w:r>
          </w:p>
        </w:tc>
        <w:tc>
          <w:tcPr>
            <w:tcW w:w="1224" w:type="dxa"/>
          </w:tcPr>
          <w:p w14:paraId="58E05B87" w14:textId="673C39ED" w:rsidR="00590DDC" w:rsidRDefault="00590DDC">
            <w:pPr>
              <w:pStyle w:val="TableText"/>
              <w:rPr>
                <w:szCs w:val="22"/>
              </w:rPr>
              <w:pPrChange w:id="584" w:author="Björn Genfors" w:date="2014-03-13T15:02:00Z">
                <w:pPr>
                  <w:pStyle w:val="TableText"/>
                  <w:spacing w:line="280" w:lineRule="atLeast"/>
                </w:pPr>
              </w:pPrChange>
            </w:pPr>
            <w:r>
              <w:t>2013-10-15</w:t>
            </w:r>
          </w:p>
        </w:tc>
        <w:tc>
          <w:tcPr>
            <w:tcW w:w="4140" w:type="dxa"/>
          </w:tcPr>
          <w:p w14:paraId="3224278F" w14:textId="74AB1084" w:rsidR="00590DDC" w:rsidRDefault="00590DDC" w:rsidP="00590DDC">
            <w:pPr>
              <w:pStyle w:val="Innehll1"/>
              <w:numPr>
                <w:ilvl w:val="0"/>
                <w:numId w:val="31"/>
              </w:numPr>
            </w:pPr>
            <w:r>
              <w:t>Förtydligat patientId i PatientSummaryHeader.</w:t>
            </w:r>
          </w:p>
        </w:tc>
        <w:tc>
          <w:tcPr>
            <w:tcW w:w="1980" w:type="dxa"/>
          </w:tcPr>
          <w:p w14:paraId="300E5771" w14:textId="38E22556" w:rsidR="00590DDC" w:rsidRDefault="00590DDC" w:rsidP="000B43D6">
            <w:pPr>
              <w:pStyle w:val="Innehll1"/>
            </w:pPr>
            <w:r>
              <w:t>Björn Genfors</w:t>
            </w:r>
          </w:p>
        </w:tc>
        <w:tc>
          <w:tcPr>
            <w:tcW w:w="1440" w:type="dxa"/>
          </w:tcPr>
          <w:p w14:paraId="313D5043" w14:textId="77777777" w:rsidR="00590DDC" w:rsidRDefault="00590DDC">
            <w:pPr>
              <w:pStyle w:val="TableText"/>
              <w:rPr>
                <w:szCs w:val="22"/>
              </w:rPr>
              <w:pPrChange w:id="585" w:author="Björn Genfors" w:date="2014-03-13T15:02:00Z">
                <w:pPr>
                  <w:pStyle w:val="TableText"/>
                  <w:spacing w:line="280" w:lineRule="atLeast"/>
                  <w:ind w:hanging="360"/>
                  <w:contextualSpacing/>
                </w:pPr>
              </w:pPrChange>
            </w:pPr>
          </w:p>
        </w:tc>
      </w:tr>
      <w:tr w:rsidR="00590DDC" w14:paraId="60E088A8" w14:textId="77777777" w:rsidTr="00514BAB">
        <w:tc>
          <w:tcPr>
            <w:tcW w:w="964" w:type="dxa"/>
          </w:tcPr>
          <w:p w14:paraId="2F927732" w14:textId="20E7832E" w:rsidR="00590DDC" w:rsidRDefault="00590DDC">
            <w:pPr>
              <w:pStyle w:val="TableText"/>
              <w:rPr>
                <w:szCs w:val="22"/>
              </w:rPr>
              <w:pPrChange w:id="586" w:author="Björn Genfors" w:date="2014-03-13T15:02:00Z">
                <w:pPr>
                  <w:pStyle w:val="TableText"/>
                  <w:spacing w:line="280" w:lineRule="atLeast"/>
                </w:pPr>
              </w:pPrChange>
            </w:pPr>
            <w:r>
              <w:t>PB3</w:t>
            </w:r>
          </w:p>
        </w:tc>
        <w:tc>
          <w:tcPr>
            <w:tcW w:w="1224" w:type="dxa"/>
          </w:tcPr>
          <w:p w14:paraId="20F39135" w14:textId="6CA02FA2" w:rsidR="00590DDC" w:rsidRDefault="00590DDC">
            <w:pPr>
              <w:pStyle w:val="TableText"/>
              <w:rPr>
                <w:szCs w:val="22"/>
              </w:rPr>
              <w:pPrChange w:id="587" w:author="Björn Genfors" w:date="2014-03-13T15:02:00Z">
                <w:pPr>
                  <w:pStyle w:val="TableText"/>
                  <w:spacing w:line="280" w:lineRule="atLeast"/>
                </w:pPr>
              </w:pPrChange>
            </w:pPr>
            <w:r>
              <w:t>2013-10-17</w:t>
            </w:r>
          </w:p>
        </w:tc>
        <w:tc>
          <w:tcPr>
            <w:tcW w:w="4140" w:type="dxa"/>
          </w:tcPr>
          <w:p w14:paraId="58505555" w14:textId="77777777" w:rsidR="00590DDC" w:rsidRDefault="00590DDC">
            <w:pPr>
              <w:pStyle w:val="TableText"/>
              <w:numPr>
                <w:ilvl w:val="0"/>
                <w:numId w:val="31"/>
              </w:numPr>
              <w:rPr>
                <w:szCs w:val="22"/>
              </w:rPr>
              <w:pPrChange w:id="588" w:author="Björn Genfors" w:date="2014-03-13T15:02:00Z">
                <w:pPr>
                  <w:pStyle w:val="TableText"/>
                  <w:spacing w:line="280" w:lineRule="atLeast"/>
                </w:pPr>
              </w:pPrChange>
            </w:pPr>
            <w:r>
              <w:t>Korrigerat beskrivning av documentId i PatientSummaryHeader</w:t>
            </w:r>
          </w:p>
          <w:p w14:paraId="1CE684E8" w14:textId="77777777" w:rsidR="00590DDC" w:rsidRDefault="00590DDC">
            <w:pPr>
              <w:pStyle w:val="TableText"/>
              <w:numPr>
                <w:ilvl w:val="0"/>
                <w:numId w:val="31"/>
              </w:numPr>
              <w:rPr>
                <w:szCs w:val="22"/>
              </w:rPr>
              <w:pPrChange w:id="589" w:author="Björn Genfors" w:date="2014-03-13T15:02:00Z">
                <w:pPr>
                  <w:pStyle w:val="TableText"/>
                  <w:numPr>
                    <w:numId w:val="31"/>
                  </w:numPr>
                  <w:spacing w:line="280" w:lineRule="atLeast"/>
                  <w:ind w:left="388" w:hanging="360"/>
                </w:pPr>
              </w:pPrChange>
            </w:pPr>
            <w:r>
              <w:t>Justerat beskrivning av adress i OrgUnitType.</w:t>
            </w:r>
          </w:p>
          <w:p w14:paraId="3B166224" w14:textId="589E9F0B" w:rsidR="00590DDC" w:rsidRDefault="00590DDC" w:rsidP="00590DDC">
            <w:pPr>
              <w:pStyle w:val="Innehll1"/>
              <w:numPr>
                <w:ilvl w:val="0"/>
                <w:numId w:val="31"/>
              </w:numPr>
            </w:pPr>
            <w:r>
              <w:t>Lagt till SourceSystem i Engagemangsindex.</w:t>
            </w:r>
          </w:p>
        </w:tc>
        <w:tc>
          <w:tcPr>
            <w:tcW w:w="1980" w:type="dxa"/>
          </w:tcPr>
          <w:p w14:paraId="64BFC848" w14:textId="67DC3119" w:rsidR="00590DDC" w:rsidRDefault="00590DDC" w:rsidP="000B43D6">
            <w:pPr>
              <w:pStyle w:val="Innehll1"/>
            </w:pPr>
            <w:r>
              <w:t>Björn Genfors</w:t>
            </w:r>
          </w:p>
        </w:tc>
        <w:tc>
          <w:tcPr>
            <w:tcW w:w="1440" w:type="dxa"/>
          </w:tcPr>
          <w:p w14:paraId="2C735DC1" w14:textId="77777777" w:rsidR="00590DDC" w:rsidRDefault="00590DDC">
            <w:pPr>
              <w:pStyle w:val="TableText"/>
              <w:rPr>
                <w:szCs w:val="22"/>
              </w:rPr>
              <w:pPrChange w:id="590" w:author="Björn Genfors" w:date="2014-03-13T15:02:00Z">
                <w:pPr>
                  <w:pStyle w:val="TableText"/>
                  <w:numPr>
                    <w:numId w:val="31"/>
                  </w:numPr>
                  <w:spacing w:line="280" w:lineRule="atLeast"/>
                  <w:ind w:left="388" w:hanging="360"/>
                  <w:contextualSpacing/>
                </w:pPr>
              </w:pPrChange>
            </w:pPr>
          </w:p>
        </w:tc>
      </w:tr>
      <w:tr w:rsidR="00590DDC" w14:paraId="7ED92AF0" w14:textId="77777777" w:rsidTr="00514BAB">
        <w:tc>
          <w:tcPr>
            <w:tcW w:w="964" w:type="dxa"/>
          </w:tcPr>
          <w:p w14:paraId="36D54B90" w14:textId="6C513B09" w:rsidR="00590DDC" w:rsidRDefault="00590DDC">
            <w:pPr>
              <w:pStyle w:val="TableText"/>
              <w:rPr>
                <w:szCs w:val="22"/>
              </w:rPr>
              <w:pPrChange w:id="591" w:author="Björn Genfors" w:date="2014-03-13T15:02:00Z">
                <w:pPr>
                  <w:pStyle w:val="TableText"/>
                  <w:spacing w:line="280" w:lineRule="atLeast"/>
                </w:pPr>
              </w:pPrChange>
            </w:pPr>
            <w:r>
              <w:lastRenderedPageBreak/>
              <w:t>PB4</w:t>
            </w:r>
          </w:p>
        </w:tc>
        <w:tc>
          <w:tcPr>
            <w:tcW w:w="1224" w:type="dxa"/>
          </w:tcPr>
          <w:p w14:paraId="2FC09D31" w14:textId="0352C03C" w:rsidR="00590DDC" w:rsidRDefault="00590DDC">
            <w:pPr>
              <w:pStyle w:val="TableText"/>
              <w:rPr>
                <w:szCs w:val="22"/>
              </w:rPr>
              <w:pPrChange w:id="592" w:author="Björn Genfors" w:date="2014-03-13T15:02:00Z">
                <w:pPr>
                  <w:pStyle w:val="TableText"/>
                  <w:spacing w:line="280" w:lineRule="atLeast"/>
                </w:pPr>
              </w:pPrChange>
            </w:pPr>
            <w:r>
              <w:t>2013-10-21</w:t>
            </w:r>
          </w:p>
        </w:tc>
        <w:tc>
          <w:tcPr>
            <w:tcW w:w="4140" w:type="dxa"/>
          </w:tcPr>
          <w:p w14:paraId="18A569EF" w14:textId="77777777" w:rsidR="00590DDC" w:rsidRDefault="00590DDC" w:rsidP="00590DDC">
            <w:pPr>
              <w:pStyle w:val="Liststycke"/>
              <w:widowControl w:val="0"/>
              <w:numPr>
                <w:ilvl w:val="0"/>
                <w:numId w:val="32"/>
              </w:numPr>
              <w:spacing w:line="240" w:lineRule="auto"/>
              <w:contextualSpacing w:val="0"/>
            </w:pPr>
            <w:r>
              <w:t>Förtydligat kravet på filtrering av svar enligt logicalAddress (lagt till avsnitt 3.4).</w:t>
            </w:r>
          </w:p>
          <w:p w14:paraId="0B5B3E64" w14:textId="6BB3C9D0" w:rsidR="00590DDC" w:rsidRDefault="00590DDC" w:rsidP="00590DDC">
            <w:pPr>
              <w:pStyle w:val="Innehll1"/>
              <w:numPr>
                <w:ilvl w:val="0"/>
                <w:numId w:val="32"/>
              </w:numPr>
            </w:pPr>
            <w:r>
              <w:t>Markerat i flödesmodeller att anslutningskatalog inte är del av dagens arkitektur.</w:t>
            </w:r>
          </w:p>
        </w:tc>
        <w:tc>
          <w:tcPr>
            <w:tcW w:w="1980" w:type="dxa"/>
          </w:tcPr>
          <w:p w14:paraId="467530C9" w14:textId="7EA0B88D" w:rsidR="00590DDC" w:rsidRDefault="00590DDC" w:rsidP="000B43D6">
            <w:pPr>
              <w:pStyle w:val="Innehll1"/>
            </w:pPr>
            <w:r>
              <w:t>Johan Eltes</w:t>
            </w:r>
          </w:p>
        </w:tc>
        <w:tc>
          <w:tcPr>
            <w:tcW w:w="1440" w:type="dxa"/>
          </w:tcPr>
          <w:p w14:paraId="18DD5A2D" w14:textId="77777777" w:rsidR="00590DDC" w:rsidRDefault="00590DDC">
            <w:pPr>
              <w:pStyle w:val="TableText"/>
              <w:rPr>
                <w:szCs w:val="22"/>
              </w:rPr>
              <w:pPrChange w:id="593" w:author="Björn Genfors" w:date="2014-03-13T15:02:00Z">
                <w:pPr>
                  <w:pStyle w:val="TableText"/>
                  <w:spacing w:line="280" w:lineRule="atLeast"/>
                  <w:ind w:hanging="360"/>
                  <w:contextualSpacing/>
                </w:pPr>
              </w:pPrChange>
            </w:pPr>
          </w:p>
        </w:tc>
      </w:tr>
      <w:tr w:rsidR="00590DDC" w14:paraId="1DBE7242" w14:textId="77777777" w:rsidTr="00514BAB">
        <w:tc>
          <w:tcPr>
            <w:tcW w:w="964" w:type="dxa"/>
          </w:tcPr>
          <w:p w14:paraId="313FB040" w14:textId="2E321E00" w:rsidR="00590DDC" w:rsidRDefault="00590DDC">
            <w:pPr>
              <w:pStyle w:val="TableText"/>
              <w:rPr>
                <w:szCs w:val="22"/>
              </w:rPr>
              <w:pPrChange w:id="594" w:author="Björn Genfors" w:date="2014-03-13T15:02:00Z">
                <w:pPr>
                  <w:pStyle w:val="TableText"/>
                  <w:spacing w:line="280" w:lineRule="atLeast"/>
                </w:pPr>
              </w:pPrChange>
            </w:pPr>
            <w:r>
              <w:t>PB5</w:t>
            </w:r>
          </w:p>
        </w:tc>
        <w:tc>
          <w:tcPr>
            <w:tcW w:w="1224" w:type="dxa"/>
          </w:tcPr>
          <w:p w14:paraId="735966EE" w14:textId="53B5BF8A" w:rsidR="00590DDC" w:rsidRDefault="00590DDC">
            <w:pPr>
              <w:pStyle w:val="TableText"/>
              <w:rPr>
                <w:szCs w:val="22"/>
              </w:rPr>
              <w:pPrChange w:id="595" w:author="Björn Genfors" w:date="2014-03-13T15:02:00Z">
                <w:pPr>
                  <w:pStyle w:val="TableText"/>
                  <w:spacing w:line="280" w:lineRule="atLeast"/>
                </w:pPr>
              </w:pPrChange>
            </w:pPr>
            <w:r>
              <w:t>2013-11-04</w:t>
            </w:r>
          </w:p>
        </w:tc>
        <w:tc>
          <w:tcPr>
            <w:tcW w:w="4140" w:type="dxa"/>
          </w:tcPr>
          <w:p w14:paraId="7E81ED4B" w14:textId="77777777" w:rsidR="00590DDC" w:rsidRPr="00F03323" w:rsidRDefault="00590DDC" w:rsidP="00590DDC">
            <w:pPr>
              <w:pStyle w:val="Liststycke"/>
              <w:widowControl w:val="0"/>
              <w:numPr>
                <w:ilvl w:val="0"/>
                <w:numId w:val="32"/>
              </w:numPr>
              <w:spacing w:line="240" w:lineRule="auto"/>
              <w:contextualSpacing w:val="0"/>
            </w:pPr>
            <w:r>
              <w:t>Ersatt termen PDL-enhet med vårdenhet (i löpande text)</w:t>
            </w:r>
          </w:p>
          <w:p w14:paraId="47CEB6F1" w14:textId="4620BAAF" w:rsidR="00590DDC" w:rsidRDefault="00590DDC" w:rsidP="00590DDC">
            <w:pPr>
              <w:numPr>
                <w:ilvl w:val="0"/>
                <w:numId w:val="32"/>
              </w:numPr>
            </w:pPr>
            <w:r>
              <w:t>Uppdaterat avsnittet om informationssäkerhet efter CeHis-granskning</w:t>
            </w:r>
          </w:p>
        </w:tc>
        <w:tc>
          <w:tcPr>
            <w:tcW w:w="1980" w:type="dxa"/>
          </w:tcPr>
          <w:p w14:paraId="604D0667" w14:textId="1B9DB211" w:rsidR="00590DDC" w:rsidRDefault="00590DDC" w:rsidP="000B43D6">
            <w:pPr>
              <w:pStyle w:val="Innehll1"/>
            </w:pPr>
            <w:r>
              <w:t>Johan Eltes</w:t>
            </w:r>
          </w:p>
        </w:tc>
        <w:tc>
          <w:tcPr>
            <w:tcW w:w="1440" w:type="dxa"/>
          </w:tcPr>
          <w:p w14:paraId="05FB88DE" w14:textId="77777777" w:rsidR="00590DDC" w:rsidRDefault="00590DDC">
            <w:pPr>
              <w:pStyle w:val="TableText"/>
              <w:rPr>
                <w:szCs w:val="22"/>
              </w:rPr>
              <w:pPrChange w:id="596" w:author="Björn Genfors" w:date="2014-03-13T15:02:00Z">
                <w:pPr>
                  <w:pStyle w:val="TableText"/>
                  <w:spacing w:line="280" w:lineRule="atLeast"/>
                  <w:ind w:hanging="360"/>
                  <w:contextualSpacing/>
                </w:pPr>
              </w:pPrChange>
            </w:pPr>
          </w:p>
        </w:tc>
      </w:tr>
      <w:tr w:rsidR="00590DDC" w14:paraId="66E5210E" w14:textId="77777777" w:rsidTr="00514BAB">
        <w:tc>
          <w:tcPr>
            <w:tcW w:w="964" w:type="dxa"/>
          </w:tcPr>
          <w:p w14:paraId="61E736E9" w14:textId="7F31FE28" w:rsidR="00590DDC" w:rsidRDefault="00590DDC">
            <w:pPr>
              <w:pStyle w:val="TableText"/>
              <w:rPr>
                <w:szCs w:val="22"/>
              </w:rPr>
              <w:pPrChange w:id="597" w:author="Björn Genfors" w:date="2014-03-13T15:02:00Z">
                <w:pPr>
                  <w:pStyle w:val="TableText"/>
                  <w:spacing w:line="280" w:lineRule="atLeast"/>
                </w:pPr>
              </w:pPrChange>
            </w:pPr>
            <w:r>
              <w:t>PB6</w:t>
            </w:r>
          </w:p>
        </w:tc>
        <w:tc>
          <w:tcPr>
            <w:tcW w:w="1224" w:type="dxa"/>
          </w:tcPr>
          <w:p w14:paraId="7E326EEB" w14:textId="3BF05033" w:rsidR="00590DDC" w:rsidRDefault="00590DDC">
            <w:pPr>
              <w:pStyle w:val="TableText"/>
              <w:rPr>
                <w:szCs w:val="22"/>
              </w:rPr>
              <w:pPrChange w:id="598" w:author="Björn Genfors" w:date="2014-03-13T15:02:00Z">
                <w:pPr>
                  <w:pStyle w:val="TableText"/>
                  <w:spacing w:line="280" w:lineRule="atLeast"/>
                </w:pPr>
              </w:pPrChange>
            </w:pPr>
            <w:r>
              <w:t>2013-11-25</w:t>
            </w:r>
          </w:p>
        </w:tc>
        <w:tc>
          <w:tcPr>
            <w:tcW w:w="4140" w:type="dxa"/>
          </w:tcPr>
          <w:p w14:paraId="6FD62B3F" w14:textId="443024AA" w:rsidR="00590DDC" w:rsidRDefault="00590DDC" w:rsidP="00590DDC">
            <w:pPr>
              <w:numPr>
                <w:ilvl w:val="0"/>
                <w:numId w:val="32"/>
              </w:numPr>
            </w:pPr>
            <w:r>
              <w:t>Lagt till text för tjänstekontrakten som deklarerar kompatibilitet med NPö RIV Spec och HL7 CDA.</w:t>
            </w:r>
          </w:p>
        </w:tc>
        <w:tc>
          <w:tcPr>
            <w:tcW w:w="1980" w:type="dxa"/>
          </w:tcPr>
          <w:p w14:paraId="06461616" w14:textId="249299C2" w:rsidR="00590DDC" w:rsidRDefault="00590DDC" w:rsidP="000B43D6">
            <w:pPr>
              <w:pStyle w:val="Innehll1"/>
            </w:pPr>
            <w:r>
              <w:t>Johan Eltes</w:t>
            </w:r>
          </w:p>
        </w:tc>
        <w:tc>
          <w:tcPr>
            <w:tcW w:w="1440" w:type="dxa"/>
          </w:tcPr>
          <w:p w14:paraId="49CA09C2" w14:textId="77777777" w:rsidR="00590DDC" w:rsidRDefault="00590DDC">
            <w:pPr>
              <w:pStyle w:val="TableText"/>
              <w:rPr>
                <w:szCs w:val="22"/>
              </w:rPr>
              <w:pPrChange w:id="599" w:author="Björn Genfors" w:date="2014-03-13T15:02:00Z">
                <w:pPr>
                  <w:pStyle w:val="TableText"/>
                  <w:spacing w:line="280" w:lineRule="atLeast"/>
                  <w:ind w:hanging="360"/>
                  <w:contextualSpacing/>
                </w:pPr>
              </w:pPrChange>
            </w:pPr>
          </w:p>
        </w:tc>
      </w:tr>
      <w:tr w:rsidR="00590DDC" w14:paraId="012F4785" w14:textId="77777777" w:rsidTr="00514BAB">
        <w:tc>
          <w:tcPr>
            <w:tcW w:w="964" w:type="dxa"/>
          </w:tcPr>
          <w:p w14:paraId="1305F5BB" w14:textId="0DD775B6" w:rsidR="00590DDC" w:rsidRDefault="00590DDC">
            <w:pPr>
              <w:pStyle w:val="TableText"/>
              <w:rPr>
                <w:szCs w:val="22"/>
              </w:rPr>
              <w:pPrChange w:id="600" w:author="Björn Genfors" w:date="2014-03-13T15:02:00Z">
                <w:pPr>
                  <w:pStyle w:val="TableText"/>
                  <w:spacing w:line="280" w:lineRule="atLeast"/>
                </w:pPr>
              </w:pPrChange>
            </w:pPr>
            <w:r>
              <w:t>PB7</w:t>
            </w:r>
          </w:p>
        </w:tc>
        <w:tc>
          <w:tcPr>
            <w:tcW w:w="1224" w:type="dxa"/>
          </w:tcPr>
          <w:p w14:paraId="66B0B935" w14:textId="1DCB8A08" w:rsidR="00590DDC" w:rsidRDefault="00590DDC">
            <w:pPr>
              <w:pStyle w:val="TableText"/>
              <w:rPr>
                <w:szCs w:val="22"/>
              </w:rPr>
              <w:pPrChange w:id="601" w:author="Björn Genfors" w:date="2014-03-13T15:02:00Z">
                <w:pPr>
                  <w:pStyle w:val="TableText"/>
                  <w:spacing w:line="280" w:lineRule="atLeast"/>
                </w:pPr>
              </w:pPrChange>
            </w:pPr>
            <w:r>
              <w:t>2013-11-26</w:t>
            </w:r>
          </w:p>
        </w:tc>
        <w:tc>
          <w:tcPr>
            <w:tcW w:w="4140" w:type="dxa"/>
          </w:tcPr>
          <w:p w14:paraId="247B1BC1" w14:textId="77777777" w:rsidR="00590DDC" w:rsidRDefault="00590DDC" w:rsidP="00590DDC">
            <w:pPr>
              <w:pStyle w:val="Liststycke"/>
              <w:widowControl w:val="0"/>
              <w:numPr>
                <w:ilvl w:val="0"/>
                <w:numId w:val="32"/>
              </w:numPr>
              <w:spacing w:line="240" w:lineRule="auto"/>
              <w:contextualSpacing w:val="0"/>
            </w:pPr>
            <w:r>
              <w:t>Lagt till tjänstekontrakt för Diagnos</w:t>
            </w:r>
          </w:p>
          <w:p w14:paraId="24BE21E3" w14:textId="163E473A" w:rsidR="00590DDC" w:rsidRDefault="00590DDC" w:rsidP="00590DDC">
            <w:pPr>
              <w:numPr>
                <w:ilvl w:val="0"/>
                <w:numId w:val="32"/>
              </w:numPr>
            </w:pPr>
            <w:r>
              <w:t>Lagt till tjänstekontrakt för Uppmärksamhetsinformation</w:t>
            </w:r>
          </w:p>
        </w:tc>
        <w:tc>
          <w:tcPr>
            <w:tcW w:w="1980" w:type="dxa"/>
          </w:tcPr>
          <w:p w14:paraId="2D26D011" w14:textId="54D6688E" w:rsidR="00590DDC" w:rsidRDefault="00590DDC" w:rsidP="000B43D6">
            <w:pPr>
              <w:pStyle w:val="Innehll1"/>
            </w:pPr>
            <w:r>
              <w:t>Björn Genfors</w:t>
            </w:r>
          </w:p>
        </w:tc>
        <w:tc>
          <w:tcPr>
            <w:tcW w:w="1440" w:type="dxa"/>
          </w:tcPr>
          <w:p w14:paraId="4508E468" w14:textId="77777777" w:rsidR="00590DDC" w:rsidRDefault="00590DDC">
            <w:pPr>
              <w:pStyle w:val="TableText"/>
              <w:rPr>
                <w:szCs w:val="22"/>
              </w:rPr>
              <w:pPrChange w:id="602" w:author="Björn Genfors" w:date="2014-03-13T15:02:00Z">
                <w:pPr>
                  <w:pStyle w:val="TableText"/>
                  <w:spacing w:line="280" w:lineRule="atLeast"/>
                  <w:ind w:hanging="360"/>
                  <w:contextualSpacing/>
                </w:pPr>
              </w:pPrChange>
            </w:pPr>
          </w:p>
        </w:tc>
      </w:tr>
      <w:tr w:rsidR="00590DDC" w14:paraId="7DC0EA95" w14:textId="77777777" w:rsidTr="00514BAB">
        <w:tc>
          <w:tcPr>
            <w:tcW w:w="964" w:type="dxa"/>
          </w:tcPr>
          <w:p w14:paraId="13AE307C" w14:textId="6CF460D2" w:rsidR="00590DDC" w:rsidRDefault="00590DDC">
            <w:pPr>
              <w:pStyle w:val="TableText"/>
              <w:rPr>
                <w:szCs w:val="22"/>
              </w:rPr>
              <w:pPrChange w:id="603" w:author="Björn Genfors" w:date="2014-03-13T15:02:00Z">
                <w:pPr>
                  <w:pStyle w:val="TableText"/>
                  <w:spacing w:line="280" w:lineRule="atLeast"/>
                </w:pPr>
              </w:pPrChange>
            </w:pPr>
            <w:r>
              <w:t>PB8</w:t>
            </w:r>
          </w:p>
        </w:tc>
        <w:tc>
          <w:tcPr>
            <w:tcW w:w="1224" w:type="dxa"/>
          </w:tcPr>
          <w:p w14:paraId="1C86B707" w14:textId="76333A84" w:rsidR="00590DDC" w:rsidRDefault="00590DDC">
            <w:pPr>
              <w:pStyle w:val="TableText"/>
              <w:rPr>
                <w:szCs w:val="22"/>
              </w:rPr>
              <w:pPrChange w:id="604" w:author="Björn Genfors" w:date="2014-03-13T15:02:00Z">
                <w:pPr>
                  <w:pStyle w:val="TableText"/>
                  <w:spacing w:line="280" w:lineRule="atLeast"/>
                </w:pPr>
              </w:pPrChange>
            </w:pPr>
            <w:r>
              <w:t>2013-11-28</w:t>
            </w:r>
          </w:p>
        </w:tc>
        <w:tc>
          <w:tcPr>
            <w:tcW w:w="4140" w:type="dxa"/>
          </w:tcPr>
          <w:p w14:paraId="772840EF" w14:textId="095A9C2C" w:rsidR="00590DDC" w:rsidRDefault="00590DDC" w:rsidP="00590DDC">
            <w:pPr>
              <w:numPr>
                <w:ilvl w:val="0"/>
                <w:numId w:val="32"/>
              </w:numPr>
            </w:pPr>
            <w:r>
              <w:t>Rättat namn på typer och djup på element för GetAlertInformation</w:t>
            </w:r>
          </w:p>
        </w:tc>
        <w:tc>
          <w:tcPr>
            <w:tcW w:w="1980" w:type="dxa"/>
          </w:tcPr>
          <w:p w14:paraId="5E501645" w14:textId="3A79797C" w:rsidR="00590DDC" w:rsidRDefault="00590DDC" w:rsidP="000B43D6">
            <w:pPr>
              <w:pStyle w:val="Innehll1"/>
            </w:pPr>
            <w:r>
              <w:t>Khaled Daham</w:t>
            </w:r>
          </w:p>
        </w:tc>
        <w:tc>
          <w:tcPr>
            <w:tcW w:w="1440" w:type="dxa"/>
          </w:tcPr>
          <w:p w14:paraId="4173423D" w14:textId="77777777" w:rsidR="00590DDC" w:rsidRDefault="00590DDC">
            <w:pPr>
              <w:pStyle w:val="TableText"/>
              <w:rPr>
                <w:szCs w:val="22"/>
              </w:rPr>
              <w:pPrChange w:id="605" w:author="Björn Genfors" w:date="2014-03-13T15:02:00Z">
                <w:pPr>
                  <w:pStyle w:val="TableText"/>
                  <w:spacing w:line="280" w:lineRule="atLeast"/>
                  <w:ind w:hanging="360"/>
                  <w:contextualSpacing/>
                </w:pPr>
              </w:pPrChange>
            </w:pPr>
          </w:p>
        </w:tc>
      </w:tr>
      <w:tr w:rsidR="00590DDC" w14:paraId="4DFA2869" w14:textId="77777777" w:rsidTr="00514BAB">
        <w:tc>
          <w:tcPr>
            <w:tcW w:w="964" w:type="dxa"/>
          </w:tcPr>
          <w:p w14:paraId="51CB199D" w14:textId="10ED1179" w:rsidR="00590DDC" w:rsidRDefault="00590DDC">
            <w:pPr>
              <w:pStyle w:val="TableText"/>
              <w:rPr>
                <w:szCs w:val="22"/>
              </w:rPr>
              <w:pPrChange w:id="606" w:author="Björn Genfors" w:date="2014-03-13T15:02:00Z">
                <w:pPr>
                  <w:pStyle w:val="TableText"/>
                  <w:spacing w:line="280" w:lineRule="atLeast"/>
                </w:pPr>
              </w:pPrChange>
            </w:pPr>
            <w:r>
              <w:t>PB9</w:t>
            </w:r>
          </w:p>
        </w:tc>
        <w:tc>
          <w:tcPr>
            <w:tcW w:w="1224" w:type="dxa"/>
          </w:tcPr>
          <w:p w14:paraId="77A26EC1" w14:textId="71C413D0" w:rsidR="00590DDC" w:rsidRDefault="00590DDC">
            <w:pPr>
              <w:pStyle w:val="TableText"/>
              <w:rPr>
                <w:szCs w:val="22"/>
              </w:rPr>
              <w:pPrChange w:id="607" w:author="Björn Genfors" w:date="2014-03-13T15:02:00Z">
                <w:pPr>
                  <w:pStyle w:val="TableText"/>
                  <w:spacing w:line="280" w:lineRule="atLeast"/>
                </w:pPr>
              </w:pPrChange>
            </w:pPr>
            <w:r>
              <w:t>2013-11-29</w:t>
            </w:r>
          </w:p>
        </w:tc>
        <w:tc>
          <w:tcPr>
            <w:tcW w:w="4140" w:type="dxa"/>
          </w:tcPr>
          <w:p w14:paraId="2D7FD056" w14:textId="70B2AE9B" w:rsidR="00590DDC" w:rsidRDefault="00590DDC" w:rsidP="00590DDC">
            <w:pPr>
              <w:numPr>
                <w:ilvl w:val="0"/>
                <w:numId w:val="32"/>
              </w:numPr>
            </w:pPr>
            <w:r>
              <w:t>Rättat versalisering på två element i diagnoskontraktet</w:t>
            </w:r>
          </w:p>
        </w:tc>
        <w:tc>
          <w:tcPr>
            <w:tcW w:w="1980" w:type="dxa"/>
          </w:tcPr>
          <w:p w14:paraId="1B682E37" w14:textId="4A275FCF" w:rsidR="00590DDC" w:rsidRDefault="00590DDC" w:rsidP="000B43D6">
            <w:pPr>
              <w:pStyle w:val="Innehll1"/>
            </w:pPr>
            <w:r>
              <w:t>Björn Genfors</w:t>
            </w:r>
          </w:p>
        </w:tc>
        <w:tc>
          <w:tcPr>
            <w:tcW w:w="1440" w:type="dxa"/>
          </w:tcPr>
          <w:p w14:paraId="06C1A596" w14:textId="77777777" w:rsidR="00590DDC" w:rsidRDefault="00590DDC">
            <w:pPr>
              <w:pStyle w:val="TableText"/>
              <w:rPr>
                <w:szCs w:val="22"/>
              </w:rPr>
              <w:pPrChange w:id="608" w:author="Björn Genfors" w:date="2014-03-13T15:02:00Z">
                <w:pPr>
                  <w:pStyle w:val="TableText"/>
                  <w:spacing w:line="280" w:lineRule="atLeast"/>
                  <w:ind w:hanging="360"/>
                  <w:contextualSpacing/>
                </w:pPr>
              </w:pPrChange>
            </w:pPr>
          </w:p>
        </w:tc>
      </w:tr>
      <w:tr w:rsidR="00590DDC" w14:paraId="08950EF8" w14:textId="77777777" w:rsidTr="00514BAB">
        <w:tc>
          <w:tcPr>
            <w:tcW w:w="964" w:type="dxa"/>
          </w:tcPr>
          <w:p w14:paraId="304EB5A4" w14:textId="596BE8C7" w:rsidR="00590DDC" w:rsidRDefault="00590DDC">
            <w:pPr>
              <w:pStyle w:val="TableText"/>
              <w:rPr>
                <w:szCs w:val="22"/>
              </w:rPr>
              <w:pPrChange w:id="609" w:author="Björn Genfors" w:date="2014-03-13T15:02:00Z">
                <w:pPr>
                  <w:pStyle w:val="TableText"/>
                  <w:spacing w:line="280" w:lineRule="atLeast"/>
                </w:pPr>
              </w:pPrChange>
            </w:pPr>
            <w:r>
              <w:t>PB10</w:t>
            </w:r>
          </w:p>
        </w:tc>
        <w:tc>
          <w:tcPr>
            <w:tcW w:w="1224" w:type="dxa"/>
          </w:tcPr>
          <w:p w14:paraId="569B1504" w14:textId="1BCE0C56" w:rsidR="00590DDC" w:rsidRDefault="00590DDC">
            <w:pPr>
              <w:pStyle w:val="TableText"/>
              <w:rPr>
                <w:szCs w:val="22"/>
              </w:rPr>
              <w:pPrChange w:id="610" w:author="Björn Genfors" w:date="2014-03-13T15:02:00Z">
                <w:pPr>
                  <w:pStyle w:val="TableText"/>
                  <w:spacing w:line="280" w:lineRule="atLeast"/>
                </w:pPr>
              </w:pPrChange>
            </w:pPr>
            <w:r>
              <w:t>2013-12-05</w:t>
            </w:r>
          </w:p>
        </w:tc>
        <w:tc>
          <w:tcPr>
            <w:tcW w:w="4140" w:type="dxa"/>
          </w:tcPr>
          <w:p w14:paraId="4ABC0440" w14:textId="77777777" w:rsidR="00590DDC" w:rsidRDefault="00590DDC" w:rsidP="00590DDC">
            <w:pPr>
              <w:pStyle w:val="Liststycke"/>
              <w:widowControl w:val="0"/>
              <w:numPr>
                <w:ilvl w:val="0"/>
                <w:numId w:val="32"/>
              </w:numPr>
              <w:spacing w:line="240" w:lineRule="auto"/>
              <w:contextualSpacing w:val="0"/>
            </w:pPr>
            <w:r>
              <w:t>Infört nytt element: chronicDiagnosis i GetDiagnosis</w:t>
            </w:r>
          </w:p>
          <w:p w14:paraId="29FBF041" w14:textId="77777777" w:rsidR="00590DDC" w:rsidRDefault="00590DDC" w:rsidP="00590DDC">
            <w:pPr>
              <w:pStyle w:val="Liststycke"/>
              <w:widowControl w:val="0"/>
              <w:numPr>
                <w:ilvl w:val="0"/>
                <w:numId w:val="32"/>
              </w:numPr>
              <w:spacing w:line="240" w:lineRule="auto"/>
              <w:contextualSpacing w:val="0"/>
            </w:pPr>
            <w:r>
              <w:t>Ändrat elementnamn på relaterad diagnos-id i GetDiagnosis</w:t>
            </w:r>
          </w:p>
          <w:p w14:paraId="413CC1C2" w14:textId="77777777" w:rsidR="00590DDC" w:rsidRDefault="00590DDC" w:rsidP="00590DDC">
            <w:pPr>
              <w:pStyle w:val="Liststycke"/>
              <w:widowControl w:val="0"/>
              <w:numPr>
                <w:ilvl w:val="0"/>
                <w:numId w:val="32"/>
              </w:numPr>
              <w:spacing w:line="240" w:lineRule="auto"/>
              <w:contextualSpacing w:val="0"/>
            </w:pPr>
            <w:r>
              <w:t>Korrigerat format och kardinalitet på ingående element i validityTimePeriod i GetAlertInformation</w:t>
            </w:r>
          </w:p>
          <w:p w14:paraId="52E208A4" w14:textId="77777777" w:rsidR="00590DDC" w:rsidRDefault="00590DDC" w:rsidP="00590DDC">
            <w:pPr>
              <w:pStyle w:val="Liststycke"/>
              <w:widowControl w:val="0"/>
              <w:numPr>
                <w:ilvl w:val="0"/>
                <w:numId w:val="32"/>
              </w:numPr>
              <w:spacing w:line="240" w:lineRule="auto"/>
              <w:contextualSpacing w:val="0"/>
            </w:pPr>
            <w:r>
              <w:t>Ändrat namn på ett fåtal element i GetAlertInformation (treatmentDescription, communicableDiseaseCode och restrictionOfCareComment är nya namnen)</w:t>
            </w:r>
          </w:p>
          <w:p w14:paraId="16821C63" w14:textId="0C565500" w:rsidR="00590DDC" w:rsidRDefault="00590DDC" w:rsidP="00590DDC">
            <w:pPr>
              <w:numPr>
                <w:ilvl w:val="0"/>
                <w:numId w:val="32"/>
              </w:numPr>
            </w:pPr>
            <w:r>
              <w:t>Beskrivningar av ett fåtal fält har åtgärdats.</w:t>
            </w:r>
          </w:p>
        </w:tc>
        <w:tc>
          <w:tcPr>
            <w:tcW w:w="1980" w:type="dxa"/>
          </w:tcPr>
          <w:p w14:paraId="1887C4F4" w14:textId="7223F174" w:rsidR="00590DDC" w:rsidRDefault="00590DDC" w:rsidP="000B43D6">
            <w:pPr>
              <w:pStyle w:val="Innehll1"/>
            </w:pPr>
            <w:r>
              <w:t>Björn Genfors</w:t>
            </w:r>
          </w:p>
        </w:tc>
        <w:tc>
          <w:tcPr>
            <w:tcW w:w="1440" w:type="dxa"/>
          </w:tcPr>
          <w:p w14:paraId="2B9B86F4" w14:textId="77777777" w:rsidR="00590DDC" w:rsidRDefault="00590DDC">
            <w:pPr>
              <w:pStyle w:val="TableText"/>
              <w:rPr>
                <w:szCs w:val="22"/>
              </w:rPr>
              <w:pPrChange w:id="611" w:author="Björn Genfors" w:date="2014-03-13T15:02:00Z">
                <w:pPr>
                  <w:pStyle w:val="TableText"/>
                  <w:spacing w:line="280" w:lineRule="atLeast"/>
                  <w:ind w:hanging="360"/>
                  <w:contextualSpacing/>
                </w:pPr>
              </w:pPrChange>
            </w:pPr>
          </w:p>
        </w:tc>
      </w:tr>
      <w:tr w:rsidR="00590DDC" w14:paraId="31AA5B54" w14:textId="77777777" w:rsidTr="00514BAB">
        <w:tc>
          <w:tcPr>
            <w:tcW w:w="964" w:type="dxa"/>
          </w:tcPr>
          <w:p w14:paraId="5A246F34" w14:textId="6F7E7CE1" w:rsidR="00590DDC" w:rsidRDefault="00590DDC">
            <w:pPr>
              <w:pStyle w:val="TableText"/>
              <w:rPr>
                <w:szCs w:val="22"/>
              </w:rPr>
              <w:pPrChange w:id="612" w:author="Björn Genfors" w:date="2014-03-13T15:02:00Z">
                <w:pPr>
                  <w:pStyle w:val="TableText"/>
                  <w:spacing w:line="280" w:lineRule="atLeast"/>
                </w:pPr>
              </w:pPrChange>
            </w:pPr>
            <w:r>
              <w:t>PB11</w:t>
            </w:r>
          </w:p>
        </w:tc>
        <w:tc>
          <w:tcPr>
            <w:tcW w:w="1224" w:type="dxa"/>
          </w:tcPr>
          <w:p w14:paraId="42CB1627" w14:textId="6289BBFF" w:rsidR="00590DDC" w:rsidRDefault="00590DDC">
            <w:pPr>
              <w:pStyle w:val="TableText"/>
              <w:rPr>
                <w:szCs w:val="22"/>
              </w:rPr>
              <w:pPrChange w:id="613" w:author="Björn Genfors" w:date="2014-03-13T15:02:00Z">
                <w:pPr>
                  <w:pStyle w:val="TableText"/>
                  <w:spacing w:line="280" w:lineRule="atLeast"/>
                </w:pPr>
              </w:pPrChange>
            </w:pPr>
            <w:r>
              <w:t>2013-12-10</w:t>
            </w:r>
          </w:p>
        </w:tc>
        <w:tc>
          <w:tcPr>
            <w:tcW w:w="4140" w:type="dxa"/>
          </w:tcPr>
          <w:p w14:paraId="041D9E1A" w14:textId="2B41E230" w:rsidR="00590DDC" w:rsidRDefault="00590DDC" w:rsidP="00590DDC">
            <w:pPr>
              <w:numPr>
                <w:ilvl w:val="0"/>
                <w:numId w:val="32"/>
              </w:numPr>
            </w:pPr>
            <w:r>
              <w:t>Bytt namn på elementet diagnosisType till typeOfDiagnosis</w:t>
            </w:r>
          </w:p>
        </w:tc>
        <w:tc>
          <w:tcPr>
            <w:tcW w:w="1980" w:type="dxa"/>
          </w:tcPr>
          <w:p w14:paraId="7F470D4E" w14:textId="2652598F" w:rsidR="00590DDC" w:rsidRDefault="00590DDC" w:rsidP="000B43D6">
            <w:pPr>
              <w:pStyle w:val="Innehll1"/>
            </w:pPr>
            <w:r>
              <w:t>Björn Genfors</w:t>
            </w:r>
          </w:p>
        </w:tc>
        <w:tc>
          <w:tcPr>
            <w:tcW w:w="1440" w:type="dxa"/>
          </w:tcPr>
          <w:p w14:paraId="63D65C93" w14:textId="77777777" w:rsidR="00590DDC" w:rsidRDefault="00590DDC">
            <w:pPr>
              <w:pStyle w:val="TableText"/>
              <w:rPr>
                <w:szCs w:val="22"/>
              </w:rPr>
              <w:pPrChange w:id="614" w:author="Björn Genfors" w:date="2014-03-13T15:02:00Z">
                <w:pPr>
                  <w:pStyle w:val="TableText"/>
                  <w:spacing w:line="280" w:lineRule="atLeast"/>
                  <w:ind w:hanging="360"/>
                  <w:contextualSpacing/>
                </w:pPr>
              </w:pPrChange>
            </w:pPr>
          </w:p>
        </w:tc>
      </w:tr>
      <w:tr w:rsidR="00590DDC" w14:paraId="143FC107" w14:textId="77777777" w:rsidTr="00514BAB">
        <w:tc>
          <w:tcPr>
            <w:tcW w:w="964" w:type="dxa"/>
          </w:tcPr>
          <w:p w14:paraId="2663DD59" w14:textId="6CDCF405" w:rsidR="00590DDC" w:rsidRDefault="00590DDC">
            <w:pPr>
              <w:pStyle w:val="TableText"/>
              <w:rPr>
                <w:szCs w:val="22"/>
              </w:rPr>
              <w:pPrChange w:id="615" w:author="Björn Genfors" w:date="2014-03-13T15:02:00Z">
                <w:pPr>
                  <w:pStyle w:val="TableText"/>
                  <w:spacing w:line="280" w:lineRule="atLeast"/>
                </w:pPr>
              </w:pPrChange>
            </w:pPr>
            <w:r>
              <w:t>PB12</w:t>
            </w:r>
          </w:p>
        </w:tc>
        <w:tc>
          <w:tcPr>
            <w:tcW w:w="1224" w:type="dxa"/>
          </w:tcPr>
          <w:p w14:paraId="602F54E7" w14:textId="738A5E49" w:rsidR="00590DDC" w:rsidRDefault="00590DDC">
            <w:pPr>
              <w:pStyle w:val="TableText"/>
              <w:rPr>
                <w:szCs w:val="22"/>
              </w:rPr>
              <w:pPrChange w:id="616" w:author="Björn Genfors" w:date="2014-03-13T15:02:00Z">
                <w:pPr>
                  <w:pStyle w:val="TableText"/>
                  <w:spacing w:line="280" w:lineRule="atLeast"/>
                </w:pPr>
              </w:pPrChange>
            </w:pPr>
            <w:r>
              <w:t>2013-12-11</w:t>
            </w:r>
          </w:p>
        </w:tc>
        <w:tc>
          <w:tcPr>
            <w:tcW w:w="4140" w:type="dxa"/>
          </w:tcPr>
          <w:p w14:paraId="12D91D41" w14:textId="22F7CD94" w:rsidR="00590DDC" w:rsidRDefault="00590DDC" w:rsidP="00590DDC">
            <w:pPr>
              <w:numPr>
                <w:ilvl w:val="0"/>
                <w:numId w:val="32"/>
              </w:numPr>
            </w:pPr>
            <w:r>
              <w:t>Förtydligat beskrivning av tidsparametern i begäran för GetAlertInformation</w:t>
            </w:r>
          </w:p>
        </w:tc>
        <w:tc>
          <w:tcPr>
            <w:tcW w:w="1980" w:type="dxa"/>
          </w:tcPr>
          <w:p w14:paraId="2E43F957" w14:textId="7E09710B" w:rsidR="00590DDC" w:rsidRDefault="00590DDC" w:rsidP="000B43D6">
            <w:pPr>
              <w:pStyle w:val="Innehll1"/>
            </w:pPr>
            <w:r>
              <w:t>Björn Genfors</w:t>
            </w:r>
          </w:p>
        </w:tc>
        <w:tc>
          <w:tcPr>
            <w:tcW w:w="1440" w:type="dxa"/>
          </w:tcPr>
          <w:p w14:paraId="00C15753" w14:textId="77777777" w:rsidR="00590DDC" w:rsidRDefault="00590DDC">
            <w:pPr>
              <w:pStyle w:val="TableText"/>
              <w:rPr>
                <w:szCs w:val="22"/>
              </w:rPr>
              <w:pPrChange w:id="617" w:author="Björn Genfors" w:date="2014-03-13T15:02:00Z">
                <w:pPr>
                  <w:pStyle w:val="TableText"/>
                  <w:spacing w:line="280" w:lineRule="atLeast"/>
                  <w:ind w:hanging="360"/>
                  <w:contextualSpacing/>
                </w:pPr>
              </w:pPrChange>
            </w:pPr>
          </w:p>
        </w:tc>
      </w:tr>
      <w:tr w:rsidR="00590DDC" w14:paraId="6704FB17" w14:textId="77777777" w:rsidTr="00514BAB">
        <w:tc>
          <w:tcPr>
            <w:tcW w:w="964" w:type="dxa"/>
          </w:tcPr>
          <w:p w14:paraId="211E7B94" w14:textId="45217DBE" w:rsidR="00590DDC" w:rsidRDefault="00590DDC">
            <w:pPr>
              <w:pStyle w:val="TableText"/>
              <w:rPr>
                <w:szCs w:val="22"/>
              </w:rPr>
              <w:pPrChange w:id="618" w:author="Björn Genfors" w:date="2014-03-13T15:02:00Z">
                <w:pPr>
                  <w:pStyle w:val="TableText"/>
                  <w:spacing w:line="280" w:lineRule="atLeast"/>
                </w:pPr>
              </w:pPrChange>
            </w:pPr>
            <w:r>
              <w:t>PB13</w:t>
            </w:r>
          </w:p>
        </w:tc>
        <w:tc>
          <w:tcPr>
            <w:tcW w:w="1224" w:type="dxa"/>
          </w:tcPr>
          <w:p w14:paraId="29778E5F" w14:textId="30E1BA71" w:rsidR="00590DDC" w:rsidRDefault="00590DDC">
            <w:pPr>
              <w:pStyle w:val="TableText"/>
              <w:rPr>
                <w:szCs w:val="22"/>
              </w:rPr>
              <w:pPrChange w:id="619" w:author="Björn Genfors" w:date="2014-03-13T15:02:00Z">
                <w:pPr>
                  <w:pStyle w:val="TableText"/>
                  <w:spacing w:line="280" w:lineRule="atLeast"/>
                </w:pPr>
              </w:pPrChange>
            </w:pPr>
            <w:r>
              <w:t>2013-12-11</w:t>
            </w:r>
          </w:p>
        </w:tc>
        <w:tc>
          <w:tcPr>
            <w:tcW w:w="4140" w:type="dxa"/>
          </w:tcPr>
          <w:p w14:paraId="5EBA416A" w14:textId="77777777" w:rsidR="00590DDC" w:rsidRDefault="00590DDC" w:rsidP="00590DDC">
            <w:pPr>
              <w:pStyle w:val="Liststycke"/>
              <w:widowControl w:val="0"/>
              <w:numPr>
                <w:ilvl w:val="0"/>
                <w:numId w:val="32"/>
              </w:numPr>
              <w:spacing w:line="240" w:lineRule="auto"/>
              <w:contextualSpacing w:val="0"/>
            </w:pPr>
            <w:r>
              <w:t>Lagt till kategorikoder för infomängder diagnos och uppmärksamhetsinformation</w:t>
            </w:r>
          </w:p>
          <w:p w14:paraId="2A6C5A79" w14:textId="77777777" w:rsidR="00590DDC" w:rsidRDefault="00590DDC" w:rsidP="00590DDC">
            <w:pPr>
              <w:pStyle w:val="Liststycke"/>
              <w:widowControl w:val="0"/>
              <w:numPr>
                <w:ilvl w:val="0"/>
                <w:numId w:val="32"/>
              </w:numPr>
              <w:spacing w:line="240" w:lineRule="auto"/>
              <w:contextualSpacing w:val="0"/>
            </w:pPr>
            <w:r>
              <w:t>Ersatt beskrivningen av generella klasser med en referens till bilaga</w:t>
            </w:r>
          </w:p>
          <w:p w14:paraId="6A9D8F6D" w14:textId="033832D7" w:rsidR="00590DDC" w:rsidRDefault="00590DDC" w:rsidP="00590DDC">
            <w:pPr>
              <w:numPr>
                <w:ilvl w:val="0"/>
                <w:numId w:val="32"/>
              </w:numPr>
            </w:pPr>
            <w:r>
              <w:t xml:space="preserve">Lagt till skrivning på orgunit-fält i alla typer och kontrakt om att lokalt id kan </w:t>
            </w:r>
            <w:r>
              <w:lastRenderedPageBreak/>
              <w:t>anges om HSA-id saknas i källsystemet.</w:t>
            </w:r>
          </w:p>
        </w:tc>
        <w:tc>
          <w:tcPr>
            <w:tcW w:w="1980" w:type="dxa"/>
          </w:tcPr>
          <w:p w14:paraId="39943C4A" w14:textId="7F649D1C" w:rsidR="00590DDC" w:rsidRDefault="00590DDC" w:rsidP="000B43D6">
            <w:pPr>
              <w:pStyle w:val="Innehll1"/>
            </w:pPr>
            <w:r>
              <w:lastRenderedPageBreak/>
              <w:t>Johan Eltes</w:t>
            </w:r>
          </w:p>
        </w:tc>
        <w:tc>
          <w:tcPr>
            <w:tcW w:w="1440" w:type="dxa"/>
          </w:tcPr>
          <w:p w14:paraId="06D9A7BF" w14:textId="77777777" w:rsidR="00590DDC" w:rsidRDefault="00590DDC">
            <w:pPr>
              <w:pStyle w:val="TableText"/>
              <w:rPr>
                <w:szCs w:val="22"/>
              </w:rPr>
              <w:pPrChange w:id="620" w:author="Björn Genfors" w:date="2014-03-13T15:02:00Z">
                <w:pPr>
                  <w:pStyle w:val="TableText"/>
                  <w:spacing w:line="280" w:lineRule="atLeast"/>
                  <w:ind w:hanging="360"/>
                  <w:contextualSpacing/>
                </w:pPr>
              </w:pPrChange>
            </w:pPr>
          </w:p>
        </w:tc>
      </w:tr>
      <w:tr w:rsidR="00590DDC" w14:paraId="0DD31B0C" w14:textId="77777777" w:rsidTr="00514BAB">
        <w:tc>
          <w:tcPr>
            <w:tcW w:w="964" w:type="dxa"/>
          </w:tcPr>
          <w:p w14:paraId="2F222F84" w14:textId="76C14371" w:rsidR="00590DDC" w:rsidRDefault="00590DDC">
            <w:pPr>
              <w:pStyle w:val="TableText"/>
              <w:rPr>
                <w:szCs w:val="22"/>
              </w:rPr>
              <w:pPrChange w:id="621" w:author="Björn Genfors" w:date="2014-03-13T15:02:00Z">
                <w:pPr>
                  <w:pStyle w:val="TableText"/>
                  <w:spacing w:line="280" w:lineRule="atLeast"/>
                </w:pPr>
              </w:pPrChange>
            </w:pPr>
            <w:r>
              <w:lastRenderedPageBreak/>
              <w:t>PB14</w:t>
            </w:r>
          </w:p>
        </w:tc>
        <w:tc>
          <w:tcPr>
            <w:tcW w:w="1224" w:type="dxa"/>
          </w:tcPr>
          <w:p w14:paraId="4D85AB93" w14:textId="6F454D12" w:rsidR="00590DDC" w:rsidRDefault="00590DDC">
            <w:pPr>
              <w:pStyle w:val="TableText"/>
              <w:rPr>
                <w:szCs w:val="22"/>
              </w:rPr>
              <w:pPrChange w:id="622" w:author="Björn Genfors" w:date="2014-03-13T15:02:00Z">
                <w:pPr>
                  <w:pStyle w:val="TableText"/>
                  <w:spacing w:line="280" w:lineRule="atLeast"/>
                </w:pPr>
              </w:pPrChange>
            </w:pPr>
            <w:r>
              <w:t>2014-01-21</w:t>
            </w:r>
          </w:p>
        </w:tc>
        <w:tc>
          <w:tcPr>
            <w:tcW w:w="4140" w:type="dxa"/>
          </w:tcPr>
          <w:p w14:paraId="1C141154" w14:textId="758B3BE1" w:rsidR="00590DDC" w:rsidRDefault="00590DDC" w:rsidP="00590DDC">
            <w:pPr>
              <w:numPr>
                <w:ilvl w:val="0"/>
                <w:numId w:val="32"/>
              </w:numPr>
            </w:pPr>
            <w:r>
              <w:t>Lagt till det nya kontraktet för reumatismdata.</w:t>
            </w:r>
          </w:p>
        </w:tc>
        <w:tc>
          <w:tcPr>
            <w:tcW w:w="1980" w:type="dxa"/>
          </w:tcPr>
          <w:p w14:paraId="48E97EB5" w14:textId="3AA316C7" w:rsidR="00590DDC" w:rsidRDefault="00590DDC" w:rsidP="000B43D6">
            <w:pPr>
              <w:pStyle w:val="Innehll1"/>
            </w:pPr>
            <w:r>
              <w:t>Björn Genfors</w:t>
            </w:r>
          </w:p>
        </w:tc>
        <w:tc>
          <w:tcPr>
            <w:tcW w:w="1440" w:type="dxa"/>
          </w:tcPr>
          <w:p w14:paraId="40AED2A0" w14:textId="77777777" w:rsidR="00590DDC" w:rsidRDefault="00590DDC">
            <w:pPr>
              <w:pStyle w:val="TableText"/>
              <w:rPr>
                <w:szCs w:val="22"/>
              </w:rPr>
              <w:pPrChange w:id="623" w:author="Björn Genfors" w:date="2014-03-13T15:02:00Z">
                <w:pPr>
                  <w:pStyle w:val="TableText"/>
                  <w:spacing w:line="280" w:lineRule="atLeast"/>
                  <w:ind w:hanging="360"/>
                  <w:contextualSpacing/>
                </w:pPr>
              </w:pPrChange>
            </w:pPr>
          </w:p>
        </w:tc>
      </w:tr>
      <w:tr w:rsidR="00590DDC" w14:paraId="336A4030" w14:textId="77777777" w:rsidTr="00514BAB">
        <w:tc>
          <w:tcPr>
            <w:tcW w:w="964" w:type="dxa"/>
          </w:tcPr>
          <w:p w14:paraId="61B5950E" w14:textId="0E2D52EC" w:rsidR="00590DDC" w:rsidRDefault="00590DDC">
            <w:pPr>
              <w:pStyle w:val="TableText"/>
              <w:rPr>
                <w:szCs w:val="22"/>
              </w:rPr>
              <w:pPrChange w:id="624" w:author="Björn Genfors" w:date="2014-03-13T15:02:00Z">
                <w:pPr>
                  <w:pStyle w:val="TableText"/>
                  <w:spacing w:line="280" w:lineRule="atLeast"/>
                </w:pPr>
              </w:pPrChange>
            </w:pPr>
            <w:r>
              <w:t>PB15</w:t>
            </w:r>
          </w:p>
        </w:tc>
        <w:tc>
          <w:tcPr>
            <w:tcW w:w="1224" w:type="dxa"/>
          </w:tcPr>
          <w:p w14:paraId="0E2421F1" w14:textId="7BD2E745" w:rsidR="00590DDC" w:rsidRDefault="00590DDC">
            <w:pPr>
              <w:pStyle w:val="TableText"/>
              <w:rPr>
                <w:szCs w:val="22"/>
              </w:rPr>
              <w:pPrChange w:id="625" w:author="Björn Genfors" w:date="2014-03-13T15:02:00Z">
                <w:pPr>
                  <w:pStyle w:val="TableText"/>
                  <w:spacing w:line="280" w:lineRule="atLeast"/>
                </w:pPr>
              </w:pPrChange>
            </w:pPr>
            <w:r>
              <w:t>2014-01-22</w:t>
            </w:r>
          </w:p>
        </w:tc>
        <w:tc>
          <w:tcPr>
            <w:tcW w:w="4140" w:type="dxa"/>
          </w:tcPr>
          <w:p w14:paraId="1B36C497" w14:textId="04C376D6" w:rsidR="00590DDC" w:rsidRDefault="00590DDC" w:rsidP="00590DDC">
            <w:pPr>
              <w:numPr>
                <w:ilvl w:val="0"/>
                <w:numId w:val="32"/>
              </w:numPr>
            </w:pPr>
            <w:r>
              <w:t>Kontraktet för reumatismdata är flyttat till en egen domän: clinicalprocess.healthcond.rheuma</w:t>
            </w:r>
          </w:p>
        </w:tc>
        <w:tc>
          <w:tcPr>
            <w:tcW w:w="1980" w:type="dxa"/>
          </w:tcPr>
          <w:p w14:paraId="1F208483" w14:textId="2FCC20BF" w:rsidR="00590DDC" w:rsidRDefault="00590DDC" w:rsidP="000B43D6">
            <w:pPr>
              <w:pStyle w:val="Innehll1"/>
            </w:pPr>
            <w:r>
              <w:t>Björn Genfors</w:t>
            </w:r>
          </w:p>
        </w:tc>
        <w:tc>
          <w:tcPr>
            <w:tcW w:w="1440" w:type="dxa"/>
          </w:tcPr>
          <w:p w14:paraId="3D885D26" w14:textId="77777777" w:rsidR="00590DDC" w:rsidRDefault="00590DDC">
            <w:pPr>
              <w:pStyle w:val="TableText"/>
              <w:rPr>
                <w:szCs w:val="22"/>
              </w:rPr>
              <w:pPrChange w:id="626" w:author="Björn Genfors" w:date="2014-03-13T15:02:00Z">
                <w:pPr>
                  <w:pStyle w:val="TableText"/>
                  <w:spacing w:line="280" w:lineRule="atLeast"/>
                  <w:ind w:hanging="360"/>
                  <w:contextualSpacing/>
                </w:pPr>
              </w:pPrChange>
            </w:pPr>
          </w:p>
        </w:tc>
      </w:tr>
      <w:tr w:rsidR="00590DDC" w14:paraId="657884B6" w14:textId="77777777" w:rsidTr="00514BAB">
        <w:tc>
          <w:tcPr>
            <w:tcW w:w="964" w:type="dxa"/>
          </w:tcPr>
          <w:p w14:paraId="43E37724" w14:textId="5B8824E3" w:rsidR="00590DDC" w:rsidRDefault="00590DDC">
            <w:pPr>
              <w:pStyle w:val="TableText"/>
              <w:rPr>
                <w:szCs w:val="22"/>
              </w:rPr>
              <w:pPrChange w:id="627" w:author="Björn Genfors" w:date="2014-03-13T15:02:00Z">
                <w:pPr>
                  <w:pStyle w:val="TableText"/>
                  <w:spacing w:line="280" w:lineRule="atLeast"/>
                </w:pPr>
              </w:pPrChange>
            </w:pPr>
            <w:r>
              <w:t>PB16</w:t>
            </w:r>
          </w:p>
        </w:tc>
        <w:tc>
          <w:tcPr>
            <w:tcW w:w="1224" w:type="dxa"/>
          </w:tcPr>
          <w:p w14:paraId="085E7341" w14:textId="10FC1274" w:rsidR="00590DDC" w:rsidRDefault="00590DDC">
            <w:pPr>
              <w:pStyle w:val="TableText"/>
              <w:rPr>
                <w:szCs w:val="22"/>
              </w:rPr>
              <w:pPrChange w:id="628" w:author="Björn Genfors" w:date="2014-03-13T15:02:00Z">
                <w:pPr>
                  <w:pStyle w:val="TableText"/>
                  <w:spacing w:line="280" w:lineRule="atLeast"/>
                </w:pPr>
              </w:pPrChange>
            </w:pPr>
            <w:r>
              <w:t>2014-01-23</w:t>
            </w:r>
          </w:p>
        </w:tc>
        <w:tc>
          <w:tcPr>
            <w:tcW w:w="4140" w:type="dxa"/>
          </w:tcPr>
          <w:p w14:paraId="2A78298E" w14:textId="34073A35" w:rsidR="00590DDC" w:rsidRPr="00590DDC" w:rsidRDefault="00590DDC" w:rsidP="00590DDC">
            <w:pPr>
              <w:numPr>
                <w:ilvl w:val="0"/>
                <w:numId w:val="32"/>
              </w:numPr>
              <w:rPr>
                <w:lang w:val="en-US"/>
              </w:rPr>
            </w:pPr>
            <w:r w:rsidRPr="00590DDC">
              <w:rPr>
                <w:lang w:val="en-US"/>
              </w:rPr>
              <w:t>Ändrade serviceDomain ifrån logistics.logistics till healthcond.description</w:t>
            </w:r>
          </w:p>
        </w:tc>
        <w:tc>
          <w:tcPr>
            <w:tcW w:w="1980" w:type="dxa"/>
          </w:tcPr>
          <w:p w14:paraId="5EDEF51D" w14:textId="47BAD536" w:rsidR="00590DDC" w:rsidRDefault="00590DDC" w:rsidP="000B43D6">
            <w:pPr>
              <w:pStyle w:val="Innehll1"/>
            </w:pPr>
            <w:r>
              <w:t>Khaled Daham</w:t>
            </w:r>
          </w:p>
        </w:tc>
        <w:tc>
          <w:tcPr>
            <w:tcW w:w="1440" w:type="dxa"/>
          </w:tcPr>
          <w:p w14:paraId="2A6E5325" w14:textId="77777777" w:rsidR="00590DDC" w:rsidRDefault="00590DDC">
            <w:pPr>
              <w:pStyle w:val="TableText"/>
              <w:rPr>
                <w:szCs w:val="22"/>
              </w:rPr>
              <w:pPrChange w:id="629" w:author="Björn Genfors" w:date="2014-03-13T15:02:00Z">
                <w:pPr>
                  <w:pStyle w:val="TableText"/>
                  <w:spacing w:line="280" w:lineRule="atLeast"/>
                  <w:ind w:hanging="360"/>
                  <w:contextualSpacing/>
                </w:pPr>
              </w:pPrChange>
            </w:pPr>
          </w:p>
        </w:tc>
      </w:tr>
      <w:tr w:rsidR="00590DDC" w14:paraId="1470D30E" w14:textId="77777777" w:rsidTr="00514BAB">
        <w:tc>
          <w:tcPr>
            <w:tcW w:w="964" w:type="dxa"/>
          </w:tcPr>
          <w:p w14:paraId="2DB985D8" w14:textId="4B19E546" w:rsidR="00590DDC" w:rsidRDefault="0073463C">
            <w:pPr>
              <w:pStyle w:val="TableText"/>
              <w:rPr>
                <w:szCs w:val="22"/>
              </w:rPr>
              <w:pPrChange w:id="630" w:author="Björn Genfors" w:date="2014-03-13T15:02:00Z">
                <w:pPr>
                  <w:pStyle w:val="TableText"/>
                  <w:spacing w:line="280" w:lineRule="atLeast"/>
                </w:pPr>
              </w:pPrChange>
            </w:pPr>
            <w:r>
              <w:t>2.1</w:t>
            </w:r>
            <w:ins w:id="631" w:author="Björn Genfors" w:date="2014-03-13T15:13:00Z">
              <w:r w:rsidR="005B3978">
                <w:t>.</w:t>
              </w:r>
            </w:ins>
            <w:del w:id="632" w:author="Björn Genfors" w:date="2014-03-13T15:13:00Z">
              <w:r w:rsidDel="005B3978">
                <w:delText>_</w:delText>
              </w:r>
            </w:del>
            <w:r>
              <w:t>RC2</w:t>
            </w:r>
          </w:p>
        </w:tc>
        <w:tc>
          <w:tcPr>
            <w:tcW w:w="1224" w:type="dxa"/>
          </w:tcPr>
          <w:p w14:paraId="41507AD9" w14:textId="4D2E3A80" w:rsidR="00590DDC" w:rsidRDefault="0073463C">
            <w:pPr>
              <w:pStyle w:val="TableText"/>
              <w:rPr>
                <w:szCs w:val="22"/>
              </w:rPr>
              <w:pPrChange w:id="633" w:author="Björn Genfors" w:date="2014-03-13T15:02:00Z">
                <w:pPr>
                  <w:pStyle w:val="TableText"/>
                  <w:spacing w:line="280" w:lineRule="atLeast"/>
                </w:pPr>
              </w:pPrChange>
            </w:pPr>
            <w:r>
              <w:t>2014-03-1</w:t>
            </w:r>
            <w:ins w:id="634" w:author="Björn Genfors" w:date="2014-03-13T15:21:00Z">
              <w:r w:rsidR="005F7AB6">
                <w:t>3</w:t>
              </w:r>
            </w:ins>
            <w:del w:id="635" w:author="Björn Genfors" w:date="2014-03-13T15:21:00Z">
              <w:r w:rsidDel="005F7AB6">
                <w:delText>0</w:delText>
              </w:r>
            </w:del>
          </w:p>
        </w:tc>
        <w:tc>
          <w:tcPr>
            <w:tcW w:w="4140" w:type="dxa"/>
          </w:tcPr>
          <w:p w14:paraId="5C33E17B" w14:textId="77777777" w:rsidR="00590DDC" w:rsidRDefault="00225BB4" w:rsidP="00590DDC">
            <w:pPr>
              <w:numPr>
                <w:ilvl w:val="0"/>
                <w:numId w:val="32"/>
              </w:numPr>
            </w:pPr>
            <w:r>
              <w:t>Bytt dok</w:t>
            </w:r>
            <w:r w:rsidR="00590DDC" w:rsidRPr="00590DDC">
              <w:t>umentation</w:t>
            </w:r>
            <w:r>
              <w:t>en</w:t>
            </w:r>
            <w:r w:rsidR="00590DDC" w:rsidRPr="00590DDC">
              <w:t xml:space="preserve"> till ny mall</w:t>
            </w:r>
          </w:p>
          <w:p w14:paraId="2D0C2013" w14:textId="77777777" w:rsidR="0011216F" w:rsidRDefault="0011216F" w:rsidP="00590DDC">
            <w:pPr>
              <w:numPr>
                <w:ilvl w:val="0"/>
                <w:numId w:val="32"/>
              </w:numPr>
            </w:pPr>
            <w:r>
              <w:t>Lagt till MIM-ar</w:t>
            </w:r>
          </w:p>
          <w:p w14:paraId="4AE99892" w14:textId="77777777" w:rsidR="0011216F" w:rsidRDefault="0011216F" w:rsidP="00590DDC">
            <w:pPr>
              <w:numPr>
                <w:ilvl w:val="0"/>
                <w:numId w:val="32"/>
              </w:numPr>
            </w:pPr>
            <w:r>
              <w:t>Lagt till V-TIM-mappning</w:t>
            </w:r>
          </w:p>
          <w:p w14:paraId="2539E3F5" w14:textId="77777777" w:rsidR="00C47224" w:rsidRDefault="00C47224" w:rsidP="00590DDC">
            <w:pPr>
              <w:numPr>
                <w:ilvl w:val="0"/>
                <w:numId w:val="32"/>
              </w:numPr>
            </w:pPr>
            <w:r>
              <w:t>Uppdaterat arbetsflödesdiagram</w:t>
            </w:r>
          </w:p>
          <w:p w14:paraId="508AE4AD" w14:textId="77777777" w:rsidR="00417363" w:rsidRDefault="00417363" w:rsidP="00590DDC">
            <w:pPr>
              <w:numPr>
                <w:ilvl w:val="0"/>
                <w:numId w:val="32"/>
              </w:numPr>
            </w:pPr>
            <w:r>
              <w:t>Uppdaterat några av fältregelbeskrivningarna i GetDiagnosis och GetAlertInformation för att harmoniera med GetCareDocumentation</w:t>
            </w:r>
          </w:p>
          <w:p w14:paraId="6AA6FB8E" w14:textId="77777777" w:rsidR="008E5DDA" w:rsidRDefault="008E5DDA" w:rsidP="00590DDC">
            <w:pPr>
              <w:numPr>
                <w:ilvl w:val="0"/>
                <w:numId w:val="32"/>
              </w:numPr>
              <w:rPr>
                <w:ins w:id="636" w:author="Björn Genfors" w:date="2014-03-13T15:03:00Z"/>
              </w:rPr>
            </w:pPr>
            <w:r>
              <w:t>Förtydligat beskrivningen av vad diagnoskontraktet är tänkt att returnera (definitionen av ”diagnos”).</w:t>
            </w:r>
          </w:p>
          <w:p w14:paraId="4785A655" w14:textId="0F469E37" w:rsidR="005F7AB6" w:rsidRPr="00590DDC" w:rsidRDefault="00827A96" w:rsidP="00DF1FAC">
            <w:pPr>
              <w:numPr>
                <w:ilvl w:val="0"/>
                <w:numId w:val="32"/>
              </w:numPr>
            </w:pPr>
            <w:ins w:id="637" w:author="Björn Genfors" w:date="2014-03-13T15:03:00Z">
              <w:r>
                <w:t xml:space="preserve">Ändrat </w:t>
              </w:r>
            </w:ins>
            <w:ins w:id="638" w:author="Björn Genfors" w:date="2014-03-13T15:04:00Z">
              <w:r>
                <w:t>ISO-</w:t>
              </w:r>
            </w:ins>
            <w:ins w:id="639" w:author="Björn Genfors" w:date="2014-03-13T15:03:00Z">
              <w:r>
                <w:t xml:space="preserve">referens </w:t>
              </w:r>
            </w:ins>
            <w:ins w:id="640" w:author="Björn Genfors" w:date="2014-03-13T15:10:00Z">
              <w:r w:rsidR="00510484">
                <w:t>för angivande av tid- och datumformat.</w:t>
              </w:r>
            </w:ins>
          </w:p>
        </w:tc>
        <w:tc>
          <w:tcPr>
            <w:tcW w:w="1980" w:type="dxa"/>
          </w:tcPr>
          <w:p w14:paraId="6D4ADA00" w14:textId="2D12FC8A" w:rsidR="00590DDC" w:rsidRDefault="00590DDC" w:rsidP="000B43D6">
            <w:pPr>
              <w:pStyle w:val="Innehll1"/>
            </w:pPr>
            <w:r>
              <w:t>Björn Genfors</w:t>
            </w:r>
          </w:p>
        </w:tc>
        <w:tc>
          <w:tcPr>
            <w:tcW w:w="1440" w:type="dxa"/>
          </w:tcPr>
          <w:p w14:paraId="6B9A2B02" w14:textId="77777777" w:rsidR="00590DDC" w:rsidRDefault="00590DDC">
            <w:pPr>
              <w:pStyle w:val="TableText"/>
              <w:pPrChange w:id="641" w:author="Björn Genfors" w:date="2014-03-13T15:02:00Z">
                <w:pPr>
                  <w:numPr>
                    <w:numId w:val="32"/>
                  </w:numPr>
                  <w:ind w:left="388" w:hanging="360"/>
                  <w:contextualSpacing/>
                </w:pPr>
              </w:pPrChange>
            </w:pPr>
          </w:p>
        </w:tc>
      </w:tr>
      <w:tr w:rsidR="00AA3067" w14:paraId="361A5E66" w14:textId="77777777" w:rsidTr="00514BAB">
        <w:trPr>
          <w:ins w:id="642" w:author="Khaled Daham" w:date="2014-03-17T18:04:00Z"/>
        </w:trPr>
        <w:tc>
          <w:tcPr>
            <w:tcW w:w="964" w:type="dxa"/>
          </w:tcPr>
          <w:p w14:paraId="685E7852" w14:textId="2CA450C3" w:rsidR="00AA3067" w:rsidRDefault="00AA3067">
            <w:pPr>
              <w:pStyle w:val="TableText"/>
              <w:rPr>
                <w:ins w:id="643" w:author="Khaled Daham" w:date="2014-03-17T18:04:00Z"/>
              </w:rPr>
            </w:pPr>
            <w:ins w:id="644" w:author="Khaled Daham" w:date="2014-03-17T18:04:00Z">
              <w:r>
                <w:t>2.1</w:t>
              </w:r>
              <w:proofErr w:type="gramStart"/>
              <w:r>
                <w:t>.RC3</w:t>
              </w:r>
              <w:proofErr w:type="gramEnd"/>
            </w:ins>
          </w:p>
        </w:tc>
        <w:tc>
          <w:tcPr>
            <w:tcW w:w="1224" w:type="dxa"/>
          </w:tcPr>
          <w:p w14:paraId="0B3AD6E8" w14:textId="36BB1D49" w:rsidR="00AA3067" w:rsidRDefault="00AA3067">
            <w:pPr>
              <w:pStyle w:val="TableText"/>
              <w:rPr>
                <w:ins w:id="645" w:author="Khaled Daham" w:date="2014-03-17T18:04:00Z"/>
              </w:rPr>
            </w:pPr>
            <w:ins w:id="646" w:author="Khaled Daham" w:date="2014-03-17T18:04:00Z">
              <w:r>
                <w:t>2014-03-17</w:t>
              </w:r>
            </w:ins>
          </w:p>
        </w:tc>
        <w:tc>
          <w:tcPr>
            <w:tcW w:w="4140" w:type="dxa"/>
          </w:tcPr>
          <w:p w14:paraId="435F4832" w14:textId="39930E2F" w:rsidR="00AA3067" w:rsidRDefault="00AA3067" w:rsidP="00590DDC">
            <w:pPr>
              <w:numPr>
                <w:ilvl w:val="0"/>
                <w:numId w:val="32"/>
              </w:numPr>
              <w:rPr>
                <w:ins w:id="647" w:author="Khaled Daham" w:date="2014-03-17T18:04:00Z"/>
              </w:rPr>
            </w:pPr>
            <w:ins w:id="648" w:author="Khaled Daham" w:date="2014-03-17T18:04:00Z">
              <w:r>
                <w:t>Lagt till resultType</w:t>
              </w:r>
            </w:ins>
            <w:ins w:id="649" w:author="Khaled Daham" w:date="2014-03-17T18:05:00Z">
              <w:r>
                <w:t xml:space="preserve"> för alla kontrakt i tabellen för fältregler</w:t>
              </w:r>
            </w:ins>
          </w:p>
          <w:p w14:paraId="32DEE8C7" w14:textId="77777777" w:rsidR="00AA3067" w:rsidRDefault="00AA3067" w:rsidP="00590DDC">
            <w:pPr>
              <w:numPr>
                <w:ilvl w:val="0"/>
                <w:numId w:val="32"/>
              </w:numPr>
              <w:rPr>
                <w:ins w:id="650" w:author="Khaled Daham" w:date="2014-03-17T18:04:00Z"/>
              </w:rPr>
            </w:pPr>
            <w:ins w:id="651" w:author="Khaled Daham" w:date="2014-03-17T18:04:00Z">
              <w:r>
                <w:t>Lagt till en beskrivning för logiska fel i kap 4.4</w:t>
              </w:r>
            </w:ins>
          </w:p>
          <w:p w14:paraId="67AEC1CF" w14:textId="77777777" w:rsidR="00AA3067" w:rsidRDefault="00AA3067" w:rsidP="00590DDC">
            <w:pPr>
              <w:numPr>
                <w:ilvl w:val="0"/>
                <w:numId w:val="32"/>
              </w:numPr>
              <w:rPr>
                <w:ins w:id="652" w:author="Khaled Daham" w:date="2014-03-17T18:05:00Z"/>
              </w:rPr>
            </w:pPr>
            <w:ins w:id="653" w:author="Khaled Daham" w:date="2014-03-17T18:05:00Z">
              <w:r>
                <w:t>Förtydligat text kring adressering i kap 3.3</w:t>
              </w:r>
            </w:ins>
          </w:p>
          <w:p w14:paraId="6B533215" w14:textId="6B3AA13D" w:rsidR="00AA3067" w:rsidRDefault="00AA3067" w:rsidP="00590DDC">
            <w:pPr>
              <w:numPr>
                <w:ilvl w:val="0"/>
                <w:numId w:val="32"/>
              </w:numPr>
              <w:rPr>
                <w:ins w:id="654" w:author="Khaled Daham" w:date="2014-03-17T18:04:00Z"/>
              </w:rPr>
            </w:pPr>
            <w:ins w:id="655" w:author="Khaled Daham" w:date="2014-03-17T18:06:00Z">
              <w:r>
                <w:t>Uppdaterat versionsnummer samt kompabilitetstabellen</w:t>
              </w:r>
            </w:ins>
          </w:p>
        </w:tc>
        <w:tc>
          <w:tcPr>
            <w:tcW w:w="1980" w:type="dxa"/>
          </w:tcPr>
          <w:p w14:paraId="71B54B7C" w14:textId="43489500" w:rsidR="00AA3067" w:rsidRDefault="00AA3067" w:rsidP="000B43D6">
            <w:pPr>
              <w:pStyle w:val="Innehll1"/>
              <w:rPr>
                <w:ins w:id="656" w:author="Khaled Daham" w:date="2014-03-17T18:04:00Z"/>
              </w:rPr>
            </w:pPr>
            <w:ins w:id="657" w:author="Khaled Daham" w:date="2014-03-17T18:06:00Z">
              <w:r>
                <w:t>Khaled Daham</w:t>
              </w:r>
            </w:ins>
          </w:p>
        </w:tc>
        <w:tc>
          <w:tcPr>
            <w:tcW w:w="1440" w:type="dxa"/>
          </w:tcPr>
          <w:p w14:paraId="531DB7A0" w14:textId="77777777" w:rsidR="00AA3067" w:rsidRDefault="00AA3067">
            <w:pPr>
              <w:pStyle w:val="TableText"/>
              <w:rPr>
                <w:ins w:id="658" w:author="Khaled Daham" w:date="2014-03-17T18:04:00Z"/>
              </w:rPr>
            </w:pPr>
          </w:p>
        </w:tc>
      </w:tr>
    </w:tbl>
    <w:p w14:paraId="0A2797E7" w14:textId="364E0C4C" w:rsidR="004255A2" w:rsidRDefault="004255A2" w:rsidP="004255A2">
      <w:pPr>
        <w:pStyle w:val="Innehll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Change w:id="659" w:author="Björn Genfors" w:date="2014-03-13T15:41:00Z">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PrChange>
      </w:tblPr>
      <w:tblGrid>
        <w:gridCol w:w="964"/>
        <w:gridCol w:w="3033"/>
        <w:gridCol w:w="2331"/>
        <w:gridCol w:w="3339"/>
        <w:tblGridChange w:id="660">
          <w:tblGrid>
            <w:gridCol w:w="964"/>
            <w:gridCol w:w="2892"/>
            <w:gridCol w:w="141"/>
            <w:gridCol w:w="2331"/>
            <w:gridCol w:w="3339"/>
          </w:tblGrid>
        </w:tblGridChange>
      </w:tblGrid>
      <w:tr w:rsidR="004255A2" w14:paraId="54A8F73E" w14:textId="77777777" w:rsidTr="00DF1FAC">
        <w:tc>
          <w:tcPr>
            <w:tcW w:w="964" w:type="dxa"/>
            <w:shd w:val="clear" w:color="auto" w:fill="DDD9C3" w:themeFill="background2" w:themeFillShade="E6"/>
            <w:tcPrChange w:id="661" w:author="Björn Genfors" w:date="2014-03-13T15:41:00Z">
              <w:tcPr>
                <w:tcW w:w="964" w:type="dxa"/>
                <w:shd w:val="clear" w:color="auto" w:fill="DDD9C3" w:themeFill="background2" w:themeFillShade="E6"/>
              </w:tcPr>
            </w:tcPrChange>
          </w:tcPr>
          <w:p w14:paraId="75683CB9" w14:textId="77777777" w:rsidR="004255A2" w:rsidRPr="00A31996" w:rsidRDefault="004255A2">
            <w:pPr>
              <w:pStyle w:val="TableText"/>
              <w:pPrChange w:id="662" w:author="Björn Genfors" w:date="2014-03-13T15:02:00Z">
                <w:pPr>
                  <w:numPr>
                    <w:numId w:val="32"/>
                  </w:numPr>
                  <w:ind w:left="388" w:hanging="360"/>
                </w:pPr>
              </w:pPrChange>
            </w:pPr>
            <w:r>
              <w:t>Namn</w:t>
            </w:r>
          </w:p>
        </w:tc>
        <w:tc>
          <w:tcPr>
            <w:tcW w:w="3033" w:type="dxa"/>
            <w:shd w:val="clear" w:color="auto" w:fill="DDD9C3" w:themeFill="background2" w:themeFillShade="E6"/>
            <w:tcPrChange w:id="663" w:author="Björn Genfors" w:date="2014-03-13T15:41:00Z">
              <w:tcPr>
                <w:tcW w:w="2892" w:type="dxa"/>
                <w:shd w:val="clear" w:color="auto" w:fill="DDD9C3" w:themeFill="background2" w:themeFillShade="E6"/>
              </w:tcPr>
            </w:tcPrChange>
          </w:tcPr>
          <w:p w14:paraId="3AEE7573" w14:textId="77777777" w:rsidR="004255A2" w:rsidRPr="00A31996" w:rsidRDefault="004255A2">
            <w:pPr>
              <w:pStyle w:val="TableText"/>
              <w:pPrChange w:id="664" w:author="Björn Genfors" w:date="2014-03-13T15:02:00Z">
                <w:pPr>
                  <w:spacing w:line="240" w:lineRule="auto"/>
                </w:pPr>
              </w:pPrChange>
            </w:pPr>
            <w:r>
              <w:t>Dokument</w:t>
            </w:r>
          </w:p>
        </w:tc>
        <w:tc>
          <w:tcPr>
            <w:tcW w:w="2331" w:type="dxa"/>
            <w:shd w:val="clear" w:color="auto" w:fill="DDD9C3" w:themeFill="background2" w:themeFillShade="E6"/>
            <w:tcPrChange w:id="665" w:author="Björn Genfors" w:date="2014-03-13T15:41:00Z">
              <w:tcPr>
                <w:tcW w:w="2472" w:type="dxa"/>
                <w:gridSpan w:val="2"/>
                <w:shd w:val="clear" w:color="auto" w:fill="DDD9C3" w:themeFill="background2" w:themeFillShade="E6"/>
              </w:tcPr>
            </w:tcPrChange>
          </w:tcPr>
          <w:p w14:paraId="691C9A83" w14:textId="77777777" w:rsidR="004255A2" w:rsidRPr="00A31996" w:rsidRDefault="004255A2">
            <w:pPr>
              <w:pStyle w:val="TableText"/>
              <w:rPr>
                <w:szCs w:val="22"/>
              </w:rPr>
              <w:pPrChange w:id="666" w:author="Björn Genfors" w:date="2014-03-13T15:02:00Z">
                <w:pPr>
                  <w:pStyle w:val="TableText"/>
                  <w:spacing w:line="280" w:lineRule="atLeast"/>
                </w:pPr>
              </w:pPrChange>
            </w:pPr>
            <w:r>
              <w:t>Kommentar</w:t>
            </w:r>
          </w:p>
        </w:tc>
        <w:tc>
          <w:tcPr>
            <w:tcW w:w="3339" w:type="dxa"/>
            <w:shd w:val="clear" w:color="auto" w:fill="DDD9C3" w:themeFill="background2" w:themeFillShade="E6"/>
            <w:tcPrChange w:id="667" w:author="Björn Genfors" w:date="2014-03-13T15:41:00Z">
              <w:tcPr>
                <w:tcW w:w="3339" w:type="dxa"/>
                <w:shd w:val="clear" w:color="auto" w:fill="DDD9C3" w:themeFill="background2" w:themeFillShade="E6"/>
              </w:tcPr>
            </w:tcPrChange>
          </w:tcPr>
          <w:p w14:paraId="09607659" w14:textId="77777777" w:rsidR="004255A2" w:rsidRPr="00A31996" w:rsidRDefault="004255A2">
            <w:pPr>
              <w:pStyle w:val="TableText"/>
              <w:rPr>
                <w:szCs w:val="22"/>
              </w:rPr>
              <w:pPrChange w:id="668" w:author="Björn Genfors" w:date="2014-03-13T15:02:00Z">
                <w:pPr>
                  <w:pStyle w:val="TableText"/>
                  <w:spacing w:line="280" w:lineRule="atLeast"/>
                </w:pPr>
              </w:pPrChange>
            </w:pPr>
            <w:r>
              <w:t>Länk</w:t>
            </w:r>
          </w:p>
        </w:tc>
      </w:tr>
      <w:tr w:rsidR="004255A2" w14:paraId="1638D443" w14:textId="77777777" w:rsidTr="00DF1FAC">
        <w:tc>
          <w:tcPr>
            <w:tcW w:w="964" w:type="dxa"/>
            <w:tcPrChange w:id="669" w:author="Björn Genfors" w:date="2014-03-13T15:41:00Z">
              <w:tcPr>
                <w:tcW w:w="964" w:type="dxa"/>
              </w:tcPr>
            </w:tcPrChange>
          </w:tcPr>
          <w:p w14:paraId="7121E73A" w14:textId="7F2CD75C" w:rsidR="004255A2" w:rsidRPr="00BA5402" w:rsidRDefault="00BA5402" w:rsidP="00BA5402">
            <w:pPr>
              <w:pStyle w:val="Beskrivning"/>
              <w:jc w:val="both"/>
              <w:rPr>
                <w:b w:val="0"/>
                <w:sz w:val="20"/>
                <w:szCs w:val="20"/>
              </w:rPr>
            </w:pPr>
            <w:r w:rsidRPr="00BA5402">
              <w:rPr>
                <w:b w:val="0"/>
                <w:color w:val="auto"/>
                <w:sz w:val="20"/>
                <w:szCs w:val="20"/>
              </w:rPr>
              <w:t>R</w:t>
            </w:r>
            <w:r w:rsidRPr="00BA5402">
              <w:rPr>
                <w:b w:val="0"/>
                <w:color w:val="auto"/>
                <w:sz w:val="20"/>
                <w:szCs w:val="20"/>
              </w:rPr>
              <w:fldChar w:fldCharType="begin"/>
            </w:r>
            <w:r w:rsidRPr="00BA5402">
              <w:rPr>
                <w:b w:val="0"/>
                <w:color w:val="auto"/>
                <w:sz w:val="20"/>
                <w:szCs w:val="20"/>
              </w:rPr>
              <w:instrText xml:space="preserve"> SEQ R \* ARABIC </w:instrText>
            </w:r>
            <w:r w:rsidRPr="00BA5402">
              <w:rPr>
                <w:b w:val="0"/>
                <w:color w:val="auto"/>
                <w:sz w:val="20"/>
                <w:szCs w:val="20"/>
              </w:rPr>
              <w:fldChar w:fldCharType="separate"/>
            </w:r>
            <w:r>
              <w:rPr>
                <w:b w:val="0"/>
                <w:noProof/>
                <w:color w:val="auto"/>
                <w:sz w:val="20"/>
                <w:szCs w:val="20"/>
              </w:rPr>
              <w:t>1</w:t>
            </w:r>
            <w:r w:rsidRPr="00BA5402">
              <w:rPr>
                <w:b w:val="0"/>
                <w:color w:val="auto"/>
                <w:sz w:val="20"/>
                <w:szCs w:val="20"/>
              </w:rPr>
              <w:fldChar w:fldCharType="end"/>
            </w:r>
          </w:p>
        </w:tc>
        <w:tc>
          <w:tcPr>
            <w:tcW w:w="3033" w:type="dxa"/>
            <w:tcPrChange w:id="670" w:author="Björn Genfors" w:date="2014-03-13T15:41:00Z">
              <w:tcPr>
                <w:tcW w:w="2892" w:type="dxa"/>
              </w:tcPr>
            </w:tcPrChange>
          </w:tcPr>
          <w:p w14:paraId="3CB096E1" w14:textId="7E8B0D79" w:rsidR="004255A2" w:rsidRDefault="005E6B04">
            <w:pPr>
              <w:pStyle w:val="TableText"/>
              <w:pPrChange w:id="671" w:author="Björn Genfors" w:date="2014-03-13T15:02:00Z">
                <w:pPr>
                  <w:spacing w:line="240" w:lineRule="auto"/>
                </w:pPr>
              </w:pPrChange>
            </w:pPr>
            <w:r>
              <w:t>Arkitekturella beslut</w:t>
            </w:r>
            <w:r w:rsidR="00590DDC">
              <w:t xml:space="preserve"> clinicalprocess_healthcond_description.docx</w:t>
            </w:r>
          </w:p>
        </w:tc>
        <w:tc>
          <w:tcPr>
            <w:tcW w:w="2331" w:type="dxa"/>
            <w:tcPrChange w:id="672" w:author="Björn Genfors" w:date="2014-03-13T15:41:00Z">
              <w:tcPr>
                <w:tcW w:w="2472" w:type="dxa"/>
                <w:gridSpan w:val="2"/>
              </w:tcPr>
            </w:tcPrChange>
          </w:tcPr>
          <w:p w14:paraId="5D99047D" w14:textId="77777777" w:rsidR="004255A2" w:rsidRDefault="004255A2">
            <w:pPr>
              <w:pStyle w:val="TableText"/>
              <w:rPr>
                <w:szCs w:val="22"/>
              </w:rPr>
              <w:pPrChange w:id="673" w:author="Björn Genfors" w:date="2014-03-13T15:02:00Z">
                <w:pPr>
                  <w:pStyle w:val="TableText"/>
                  <w:spacing w:line="280" w:lineRule="atLeast"/>
                </w:pPr>
              </w:pPrChange>
            </w:pPr>
            <w:r>
              <w:t>Obligatoriskt</w:t>
            </w:r>
          </w:p>
        </w:tc>
        <w:tc>
          <w:tcPr>
            <w:tcW w:w="3339" w:type="dxa"/>
            <w:tcPrChange w:id="674" w:author="Björn Genfors" w:date="2014-03-13T15:41:00Z">
              <w:tcPr>
                <w:tcW w:w="3339" w:type="dxa"/>
              </w:tcPr>
            </w:tcPrChange>
          </w:tcPr>
          <w:p w14:paraId="524E0594" w14:textId="33A25CEB" w:rsidR="004255A2" w:rsidRDefault="00B0691B">
            <w:pPr>
              <w:pStyle w:val="TableText"/>
              <w:rPr>
                <w:szCs w:val="22"/>
              </w:rPr>
              <w:pPrChange w:id="675" w:author="Björn Genfors" w:date="2014-03-13T15:02:00Z">
                <w:pPr>
                  <w:pStyle w:val="TableText"/>
                  <w:spacing w:line="280" w:lineRule="atLeast"/>
                </w:pPr>
              </w:pPrChange>
            </w:pPr>
            <w:r>
              <w:t>Bilaga</w:t>
            </w:r>
          </w:p>
        </w:tc>
      </w:tr>
      <w:tr w:rsidR="00030D6C" w14:paraId="0AF4DD3F" w14:textId="77777777" w:rsidTr="00DF1FAC">
        <w:tc>
          <w:tcPr>
            <w:tcW w:w="964" w:type="dxa"/>
            <w:tcPrChange w:id="676" w:author="Björn Genfors" w:date="2014-03-13T15:41:00Z">
              <w:tcPr>
                <w:tcW w:w="964" w:type="dxa"/>
              </w:tcPr>
            </w:tcPrChange>
          </w:tcPr>
          <w:p w14:paraId="487F8514" w14:textId="41FF6E07" w:rsidR="00030D6C" w:rsidRPr="00BA5402" w:rsidRDefault="00BA5402">
            <w:pPr>
              <w:pStyle w:val="TableText"/>
              <w:pPrChange w:id="677" w:author="Björn Genfors" w:date="2014-03-13T15:02:00Z">
                <w:pPr>
                  <w:spacing w:line="240" w:lineRule="auto"/>
                </w:pPr>
              </w:pPrChange>
            </w:pPr>
            <w:r w:rsidRPr="00BA5402">
              <w:t>R</w:t>
            </w:r>
            <w:fldSimple w:instr=" SEQ R \* ARABIC ">
              <w:r w:rsidRPr="00BA5402">
                <w:rPr>
                  <w:noProof/>
                </w:rPr>
                <w:t>2</w:t>
              </w:r>
            </w:fldSimple>
          </w:p>
        </w:tc>
        <w:tc>
          <w:tcPr>
            <w:tcW w:w="3033" w:type="dxa"/>
            <w:tcPrChange w:id="678" w:author="Björn Genfors" w:date="2014-03-13T15:41:00Z">
              <w:tcPr>
                <w:tcW w:w="2892" w:type="dxa"/>
              </w:tcPr>
            </w:tcPrChange>
          </w:tcPr>
          <w:p w14:paraId="5F2132A5" w14:textId="00DF8F57" w:rsidR="00030D6C" w:rsidRDefault="00030D6C">
            <w:pPr>
              <w:pStyle w:val="TableText"/>
              <w:rPr>
                <w:szCs w:val="22"/>
              </w:rPr>
              <w:pPrChange w:id="679" w:author="Björn Genfors" w:date="2014-03-13T15:02:00Z">
                <w:pPr>
                  <w:pStyle w:val="TableText"/>
                  <w:spacing w:line="280" w:lineRule="atLeast"/>
                </w:pPr>
              </w:pPrChange>
            </w:pPr>
            <w:r>
              <w:t>RIVTA flera dokument</w:t>
            </w:r>
          </w:p>
        </w:tc>
        <w:tc>
          <w:tcPr>
            <w:tcW w:w="2331" w:type="dxa"/>
            <w:tcPrChange w:id="680" w:author="Björn Genfors" w:date="2014-03-13T15:41:00Z">
              <w:tcPr>
                <w:tcW w:w="2472" w:type="dxa"/>
                <w:gridSpan w:val="2"/>
              </w:tcPr>
            </w:tcPrChange>
          </w:tcPr>
          <w:p w14:paraId="17A0D0BD" w14:textId="1B8AA67E" w:rsidR="00030D6C" w:rsidRDefault="00030D6C">
            <w:pPr>
              <w:pStyle w:val="TableText"/>
              <w:rPr>
                <w:szCs w:val="22"/>
              </w:rPr>
              <w:pPrChange w:id="681" w:author="Björn Genfors" w:date="2014-03-13T15:02:00Z">
                <w:pPr>
                  <w:pStyle w:val="TableText"/>
                  <w:spacing w:line="280" w:lineRule="atLeast"/>
                </w:pPr>
              </w:pPrChange>
            </w:pPr>
            <w:r>
              <w:t>Finns på Webben</w:t>
            </w:r>
          </w:p>
        </w:tc>
        <w:tc>
          <w:tcPr>
            <w:tcW w:w="3339" w:type="dxa"/>
            <w:tcPrChange w:id="682" w:author="Björn Genfors" w:date="2014-03-13T15:41:00Z">
              <w:tcPr>
                <w:tcW w:w="3339" w:type="dxa"/>
              </w:tcPr>
            </w:tcPrChange>
          </w:tcPr>
          <w:p w14:paraId="0F74B29D" w14:textId="36384B8C" w:rsidR="00A16E37" w:rsidRPr="00A16E37" w:rsidRDefault="0070697A">
            <w:pPr>
              <w:pStyle w:val="TableText"/>
              <w:rPr>
                <w:szCs w:val="22"/>
              </w:rPr>
              <w:pPrChange w:id="683" w:author="Björn Genfors" w:date="2014-03-13T15:02:00Z">
                <w:pPr>
                  <w:pStyle w:val="TableText"/>
                  <w:spacing w:line="280" w:lineRule="atLeast"/>
                </w:pPr>
              </w:pPrChange>
            </w:pPr>
            <w:ins w:id="684" w:author="Khaled Daham" w:date="2014-03-13T19:56:00Z">
              <w:r w:rsidRPr="0070697A">
                <w:t>http://rivta.se/documents/</w:t>
              </w:r>
            </w:ins>
            <w:del w:id="685" w:author="Khaled Daham" w:date="2014-03-13T19:56:00Z">
              <w:r w:rsidR="00827A96" w:rsidDel="0070697A">
                <w:fldChar w:fldCharType="begin"/>
              </w:r>
              <w:r w:rsidR="00827A96" w:rsidDel="0070697A">
                <w:delInstrText xml:space="preserve"> HYPERLINK "http://www.cehis.se/arkitektur_och_regelverk/regelverk/" </w:delInstrText>
              </w:r>
              <w:r w:rsidR="00827A96" w:rsidDel="0070697A">
                <w:fldChar w:fldCharType="separate"/>
              </w:r>
              <w:r w:rsidR="00030D6C" w:rsidRPr="00524077" w:rsidDel="0070697A">
                <w:rPr>
                  <w:rStyle w:val="Hyperlnk"/>
                </w:rPr>
                <w:delText>http://www.cehis.se/arkitektur_och_regelverk/regelverk/</w:delText>
              </w:r>
              <w:r w:rsidR="00827A96" w:rsidDel="0070697A">
                <w:rPr>
                  <w:rStyle w:val="Hyperlnk"/>
                </w:rPr>
                <w:fldChar w:fldCharType="end"/>
              </w:r>
            </w:del>
            <w:r w:rsidR="00030D6C">
              <w:t xml:space="preserve"> </w:t>
            </w:r>
          </w:p>
        </w:tc>
      </w:tr>
      <w:tr w:rsidR="00143050" w14:paraId="76C7ED4F" w14:textId="77777777" w:rsidTr="00DF1FAC">
        <w:tc>
          <w:tcPr>
            <w:tcW w:w="964" w:type="dxa"/>
            <w:tcPrChange w:id="686" w:author="Björn Genfors" w:date="2014-03-13T15:41:00Z">
              <w:tcPr>
                <w:tcW w:w="964" w:type="dxa"/>
              </w:tcPr>
            </w:tcPrChange>
          </w:tcPr>
          <w:p w14:paraId="348619ED" w14:textId="764ED5EF" w:rsidR="00143050" w:rsidRPr="00BA5402" w:rsidRDefault="00BA5402">
            <w:pPr>
              <w:pStyle w:val="TableText"/>
              <w:pPrChange w:id="687" w:author="Björn Genfors" w:date="2014-03-13T15:02:00Z">
                <w:pPr>
                  <w:spacing w:line="240" w:lineRule="auto"/>
                </w:pPr>
              </w:pPrChange>
            </w:pPr>
            <w:r w:rsidRPr="00BA5402">
              <w:t>R</w:t>
            </w:r>
            <w:fldSimple w:instr=" SEQ R \* ARABIC ">
              <w:r w:rsidRPr="00BA5402">
                <w:rPr>
                  <w:noProof/>
                </w:rPr>
                <w:t>3</w:t>
              </w:r>
            </w:fldSimple>
          </w:p>
        </w:tc>
        <w:tc>
          <w:tcPr>
            <w:tcW w:w="3033" w:type="dxa"/>
            <w:tcPrChange w:id="688" w:author="Björn Genfors" w:date="2014-03-13T15:41:00Z">
              <w:tcPr>
                <w:tcW w:w="2892" w:type="dxa"/>
              </w:tcPr>
            </w:tcPrChange>
          </w:tcPr>
          <w:p w14:paraId="179D6E25" w14:textId="7244073A" w:rsidR="00143050" w:rsidRDefault="00FA1819">
            <w:pPr>
              <w:pStyle w:val="TableText"/>
              <w:rPr>
                <w:szCs w:val="22"/>
              </w:rPr>
              <w:pPrChange w:id="689" w:author="Björn Genfors" w:date="2014-03-13T15:02:00Z">
                <w:pPr>
                  <w:pStyle w:val="TableText"/>
                  <w:spacing w:line="280" w:lineRule="atLeast"/>
                </w:pPr>
              </w:pPrChange>
            </w:pPr>
            <w:r>
              <w:t xml:space="preserve">Bilaga </w:t>
            </w:r>
            <w:r w:rsidR="00B0691B" w:rsidRPr="00B0691B">
              <w:t>Gemensamma_typer_</w:t>
            </w:r>
            <w:r>
              <w:t>2</w:t>
            </w:r>
            <w:r w:rsidR="00B0691B" w:rsidRPr="00B0691B">
              <w:t>.pdf</w:t>
            </w:r>
          </w:p>
        </w:tc>
        <w:tc>
          <w:tcPr>
            <w:tcW w:w="2331" w:type="dxa"/>
            <w:tcPrChange w:id="690" w:author="Björn Genfors" w:date="2014-03-13T15:41:00Z">
              <w:tcPr>
                <w:tcW w:w="2472" w:type="dxa"/>
                <w:gridSpan w:val="2"/>
              </w:tcPr>
            </w:tcPrChange>
          </w:tcPr>
          <w:p w14:paraId="0D973B24" w14:textId="2383E0FB" w:rsidR="00143050" w:rsidRDefault="00143050">
            <w:pPr>
              <w:pStyle w:val="TableText"/>
              <w:rPr>
                <w:szCs w:val="22"/>
              </w:rPr>
              <w:pPrChange w:id="691" w:author="Björn Genfors" w:date="2014-03-13T15:02:00Z">
                <w:pPr>
                  <w:pStyle w:val="TableText"/>
                  <w:spacing w:line="280" w:lineRule="atLeast"/>
                  <w:ind w:hanging="360"/>
                  <w:contextualSpacing/>
                </w:pPr>
              </w:pPrChange>
            </w:pPr>
          </w:p>
        </w:tc>
        <w:tc>
          <w:tcPr>
            <w:tcW w:w="3339" w:type="dxa"/>
            <w:tcPrChange w:id="692" w:author="Björn Genfors" w:date="2014-03-13T15:41:00Z">
              <w:tcPr>
                <w:tcW w:w="3339" w:type="dxa"/>
              </w:tcPr>
            </w:tcPrChange>
          </w:tcPr>
          <w:p w14:paraId="7DC4824E" w14:textId="76D37BC9" w:rsidR="00143050" w:rsidRDefault="00B0691B">
            <w:pPr>
              <w:pStyle w:val="TableText"/>
              <w:rPr>
                <w:szCs w:val="22"/>
              </w:rPr>
              <w:pPrChange w:id="693" w:author="Björn Genfors" w:date="2014-03-13T15:02:00Z">
                <w:pPr>
                  <w:pStyle w:val="TableText"/>
                  <w:spacing w:line="280" w:lineRule="atLeast"/>
                </w:pPr>
              </w:pPrChange>
            </w:pPr>
            <w:r>
              <w:t>Bilaga</w:t>
            </w:r>
          </w:p>
        </w:tc>
      </w:tr>
      <w:tr w:rsidR="00FA1819" w14:paraId="01A4ED5F" w14:textId="77777777" w:rsidTr="00DF1FAC">
        <w:tc>
          <w:tcPr>
            <w:tcW w:w="964" w:type="dxa"/>
            <w:tcPrChange w:id="694" w:author="Björn Genfors" w:date="2014-03-13T15:41:00Z">
              <w:tcPr>
                <w:tcW w:w="964" w:type="dxa"/>
              </w:tcPr>
            </w:tcPrChange>
          </w:tcPr>
          <w:p w14:paraId="5EADBE85" w14:textId="49723938" w:rsidR="00FA1819" w:rsidRPr="00BA5402" w:rsidRDefault="00BA5402">
            <w:pPr>
              <w:pStyle w:val="TableText"/>
              <w:pPrChange w:id="695" w:author="Björn Genfors" w:date="2014-03-13T15:02:00Z">
                <w:pPr>
                  <w:spacing w:line="240" w:lineRule="auto"/>
                </w:pPr>
              </w:pPrChange>
            </w:pPr>
            <w:bookmarkStart w:id="696" w:name="_Ref381187610"/>
            <w:r w:rsidRPr="00BA5402">
              <w:t>R</w:t>
            </w:r>
            <w:fldSimple w:instr=" SEQ R \* ARABIC ">
              <w:r w:rsidRPr="00BA5402">
                <w:rPr>
                  <w:noProof/>
                </w:rPr>
                <w:t>4</w:t>
              </w:r>
            </w:fldSimple>
            <w:bookmarkEnd w:id="696"/>
          </w:p>
        </w:tc>
        <w:tc>
          <w:tcPr>
            <w:tcW w:w="3033" w:type="dxa"/>
            <w:tcPrChange w:id="697" w:author="Björn Genfors" w:date="2014-03-13T15:41:00Z">
              <w:tcPr>
                <w:tcW w:w="2892" w:type="dxa"/>
              </w:tcPr>
            </w:tcPrChange>
          </w:tcPr>
          <w:p w14:paraId="4A72DE0A" w14:textId="36D61ED4" w:rsidR="00FA1819" w:rsidRPr="00B0691B" w:rsidRDefault="00FA1819">
            <w:pPr>
              <w:pStyle w:val="TableText"/>
              <w:rPr>
                <w:szCs w:val="22"/>
              </w:rPr>
              <w:pPrChange w:id="698" w:author="Björn Genfors" w:date="2014-03-13T15:02:00Z">
                <w:pPr>
                  <w:pStyle w:val="TableText"/>
                  <w:spacing w:line="280" w:lineRule="atLeast"/>
                </w:pPr>
              </w:pPrChange>
            </w:pPr>
            <w:r>
              <w:t>Bilaga Mappningar_GetCareDocumentation.xslx</w:t>
            </w:r>
          </w:p>
        </w:tc>
        <w:tc>
          <w:tcPr>
            <w:tcW w:w="2331" w:type="dxa"/>
            <w:tcPrChange w:id="699" w:author="Björn Genfors" w:date="2014-03-13T15:41:00Z">
              <w:tcPr>
                <w:tcW w:w="2472" w:type="dxa"/>
                <w:gridSpan w:val="2"/>
              </w:tcPr>
            </w:tcPrChange>
          </w:tcPr>
          <w:p w14:paraId="33BD0AC9" w14:textId="77777777" w:rsidR="00FA1819" w:rsidRDefault="00FA1819">
            <w:pPr>
              <w:pStyle w:val="TableText"/>
              <w:rPr>
                <w:szCs w:val="22"/>
              </w:rPr>
              <w:pPrChange w:id="700" w:author="Björn Genfors" w:date="2014-03-13T15:02:00Z">
                <w:pPr>
                  <w:pStyle w:val="TableText"/>
                  <w:spacing w:line="280" w:lineRule="atLeast"/>
                  <w:ind w:hanging="360"/>
                  <w:contextualSpacing/>
                </w:pPr>
              </w:pPrChange>
            </w:pPr>
          </w:p>
        </w:tc>
        <w:tc>
          <w:tcPr>
            <w:tcW w:w="3339" w:type="dxa"/>
            <w:tcPrChange w:id="701" w:author="Björn Genfors" w:date="2014-03-13T15:41:00Z">
              <w:tcPr>
                <w:tcW w:w="3339" w:type="dxa"/>
              </w:tcPr>
            </w:tcPrChange>
          </w:tcPr>
          <w:p w14:paraId="7653A319" w14:textId="2CE9AE3D" w:rsidR="00FA1819" w:rsidRDefault="00FA1819">
            <w:pPr>
              <w:pStyle w:val="TableText"/>
              <w:rPr>
                <w:szCs w:val="22"/>
              </w:rPr>
              <w:pPrChange w:id="702" w:author="Björn Genfors" w:date="2014-03-13T15:02:00Z">
                <w:pPr>
                  <w:pStyle w:val="TableText"/>
                  <w:spacing w:line="280" w:lineRule="atLeast"/>
                </w:pPr>
              </w:pPrChange>
            </w:pPr>
            <w:r>
              <w:t>Bilaga</w:t>
            </w:r>
          </w:p>
        </w:tc>
      </w:tr>
      <w:tr w:rsidR="00FA1819" w14:paraId="6E4066DF" w14:textId="77777777" w:rsidTr="00DF1FAC">
        <w:tc>
          <w:tcPr>
            <w:tcW w:w="964" w:type="dxa"/>
            <w:tcPrChange w:id="703" w:author="Björn Genfors" w:date="2014-03-13T15:41:00Z">
              <w:tcPr>
                <w:tcW w:w="964" w:type="dxa"/>
              </w:tcPr>
            </w:tcPrChange>
          </w:tcPr>
          <w:p w14:paraId="2F330F95" w14:textId="3E09FBE0" w:rsidR="00FA1819" w:rsidRPr="00BA5402" w:rsidRDefault="00BA5402">
            <w:pPr>
              <w:pStyle w:val="TableText"/>
              <w:pPrChange w:id="704" w:author="Björn Genfors" w:date="2014-03-13T15:02:00Z">
                <w:pPr>
                  <w:spacing w:line="240" w:lineRule="auto"/>
                </w:pPr>
              </w:pPrChange>
            </w:pPr>
            <w:bookmarkStart w:id="705" w:name="_Ref381187525"/>
            <w:r w:rsidRPr="00BA5402">
              <w:t>R</w:t>
            </w:r>
            <w:fldSimple w:instr=" SEQ R \* ARABIC ">
              <w:r w:rsidRPr="00BA5402">
                <w:t>5</w:t>
              </w:r>
            </w:fldSimple>
            <w:bookmarkEnd w:id="705"/>
          </w:p>
        </w:tc>
        <w:tc>
          <w:tcPr>
            <w:tcW w:w="3033" w:type="dxa"/>
            <w:tcPrChange w:id="706" w:author="Björn Genfors" w:date="2014-03-13T15:41:00Z">
              <w:tcPr>
                <w:tcW w:w="2892" w:type="dxa"/>
              </w:tcPr>
            </w:tcPrChange>
          </w:tcPr>
          <w:p w14:paraId="54E99834" w14:textId="4B7A4FBF" w:rsidR="00FA1819" w:rsidRPr="00B0691B" w:rsidRDefault="00FA1819">
            <w:pPr>
              <w:pStyle w:val="TableText"/>
              <w:rPr>
                <w:szCs w:val="22"/>
              </w:rPr>
              <w:pPrChange w:id="707" w:author="Björn Genfors" w:date="2014-03-13T15:02:00Z">
                <w:pPr>
                  <w:pStyle w:val="TableText"/>
                  <w:spacing w:line="280" w:lineRule="atLeast"/>
                </w:pPr>
              </w:pPrChange>
            </w:pPr>
            <w:r>
              <w:t xml:space="preserve">Bilaga </w:t>
            </w:r>
            <w:r>
              <w:lastRenderedPageBreak/>
              <w:t>Mappningar_GetDiagnosis.xslx</w:t>
            </w:r>
          </w:p>
        </w:tc>
        <w:tc>
          <w:tcPr>
            <w:tcW w:w="2331" w:type="dxa"/>
            <w:tcPrChange w:id="708" w:author="Björn Genfors" w:date="2014-03-13T15:41:00Z">
              <w:tcPr>
                <w:tcW w:w="2472" w:type="dxa"/>
                <w:gridSpan w:val="2"/>
              </w:tcPr>
            </w:tcPrChange>
          </w:tcPr>
          <w:p w14:paraId="2080D667" w14:textId="77777777" w:rsidR="00FA1819" w:rsidRDefault="00FA1819">
            <w:pPr>
              <w:pStyle w:val="TableText"/>
              <w:rPr>
                <w:szCs w:val="22"/>
              </w:rPr>
              <w:pPrChange w:id="709" w:author="Björn Genfors" w:date="2014-03-13T15:02:00Z">
                <w:pPr>
                  <w:pStyle w:val="TableText"/>
                  <w:spacing w:line="280" w:lineRule="atLeast"/>
                  <w:ind w:hanging="360"/>
                  <w:contextualSpacing/>
                </w:pPr>
              </w:pPrChange>
            </w:pPr>
          </w:p>
        </w:tc>
        <w:tc>
          <w:tcPr>
            <w:tcW w:w="3339" w:type="dxa"/>
            <w:tcPrChange w:id="710" w:author="Björn Genfors" w:date="2014-03-13T15:41:00Z">
              <w:tcPr>
                <w:tcW w:w="3339" w:type="dxa"/>
              </w:tcPr>
            </w:tcPrChange>
          </w:tcPr>
          <w:p w14:paraId="09ADDE93" w14:textId="1BCE2252" w:rsidR="00FA1819" w:rsidRDefault="00FA1819">
            <w:pPr>
              <w:pStyle w:val="TableText"/>
              <w:rPr>
                <w:szCs w:val="22"/>
              </w:rPr>
              <w:pPrChange w:id="711" w:author="Björn Genfors" w:date="2014-03-13T15:02:00Z">
                <w:pPr>
                  <w:pStyle w:val="TableText"/>
                  <w:spacing w:line="280" w:lineRule="atLeast"/>
                </w:pPr>
              </w:pPrChange>
            </w:pPr>
            <w:r>
              <w:t>Bilaga</w:t>
            </w:r>
          </w:p>
        </w:tc>
      </w:tr>
      <w:tr w:rsidR="00510484" w14:paraId="655923D7" w14:textId="77777777" w:rsidTr="00DF1FAC">
        <w:trPr>
          <w:ins w:id="712" w:author="Björn Genfors" w:date="2014-03-13T15:09:00Z"/>
        </w:trPr>
        <w:tc>
          <w:tcPr>
            <w:tcW w:w="964" w:type="dxa"/>
            <w:tcPrChange w:id="713" w:author="Björn Genfors" w:date="2014-03-13T15:41:00Z">
              <w:tcPr>
                <w:tcW w:w="964" w:type="dxa"/>
              </w:tcPr>
            </w:tcPrChange>
          </w:tcPr>
          <w:p w14:paraId="3E09481C" w14:textId="27C0EA70" w:rsidR="00510484" w:rsidRPr="00BA5402" w:rsidRDefault="00510484">
            <w:pPr>
              <w:pStyle w:val="TableText"/>
              <w:rPr>
                <w:ins w:id="714" w:author="Björn Genfors" w:date="2014-03-13T15:09:00Z"/>
              </w:rPr>
              <w:pPrChange w:id="715" w:author="Björn Genfors" w:date="2014-03-13T15:02:00Z">
                <w:pPr>
                  <w:spacing w:line="240" w:lineRule="auto"/>
                </w:pPr>
              </w:pPrChange>
            </w:pPr>
            <w:ins w:id="716" w:author="Björn Genfors" w:date="2014-03-13T15:09:00Z">
              <w:r>
                <w:lastRenderedPageBreak/>
                <w:t>R6</w:t>
              </w:r>
            </w:ins>
          </w:p>
        </w:tc>
        <w:tc>
          <w:tcPr>
            <w:tcW w:w="3033" w:type="dxa"/>
            <w:tcPrChange w:id="717" w:author="Björn Genfors" w:date="2014-03-13T15:41:00Z">
              <w:tcPr>
                <w:tcW w:w="2892" w:type="dxa"/>
              </w:tcPr>
            </w:tcPrChange>
          </w:tcPr>
          <w:p w14:paraId="05203E6E" w14:textId="2F728860" w:rsidR="00510484" w:rsidRDefault="00510484">
            <w:pPr>
              <w:pStyle w:val="TableText"/>
              <w:rPr>
                <w:ins w:id="718" w:author="Björn Genfors" w:date="2014-03-13T15:09:00Z"/>
                <w:szCs w:val="22"/>
              </w:rPr>
              <w:pPrChange w:id="719" w:author="Björn Genfors" w:date="2014-03-13T15:02:00Z">
                <w:pPr>
                  <w:pStyle w:val="TableText"/>
                  <w:spacing w:line="280" w:lineRule="atLeast"/>
                </w:pPr>
              </w:pPrChange>
            </w:pPr>
            <w:ins w:id="720" w:author="Björn Genfors" w:date="2014-03-13T15:09:00Z">
              <w:r>
                <w:t>Bilaga Mappningar_GetAlertInformation.xslx</w:t>
              </w:r>
            </w:ins>
          </w:p>
        </w:tc>
        <w:tc>
          <w:tcPr>
            <w:tcW w:w="2331" w:type="dxa"/>
            <w:tcPrChange w:id="721" w:author="Björn Genfors" w:date="2014-03-13T15:41:00Z">
              <w:tcPr>
                <w:tcW w:w="2472" w:type="dxa"/>
                <w:gridSpan w:val="2"/>
              </w:tcPr>
            </w:tcPrChange>
          </w:tcPr>
          <w:p w14:paraId="4107B6C9" w14:textId="77777777" w:rsidR="00510484" w:rsidRDefault="00510484">
            <w:pPr>
              <w:pStyle w:val="TableText"/>
              <w:rPr>
                <w:ins w:id="722" w:author="Björn Genfors" w:date="2014-03-13T15:09:00Z"/>
                <w:szCs w:val="22"/>
              </w:rPr>
              <w:pPrChange w:id="723" w:author="Björn Genfors" w:date="2014-03-13T15:02:00Z">
                <w:pPr>
                  <w:pStyle w:val="TableText"/>
                  <w:spacing w:line="280" w:lineRule="atLeast"/>
                  <w:ind w:hanging="360"/>
                  <w:contextualSpacing/>
                </w:pPr>
              </w:pPrChange>
            </w:pPr>
          </w:p>
        </w:tc>
        <w:tc>
          <w:tcPr>
            <w:tcW w:w="3339" w:type="dxa"/>
            <w:tcPrChange w:id="724" w:author="Björn Genfors" w:date="2014-03-13T15:41:00Z">
              <w:tcPr>
                <w:tcW w:w="3339" w:type="dxa"/>
              </w:tcPr>
            </w:tcPrChange>
          </w:tcPr>
          <w:p w14:paraId="5FFC1908" w14:textId="410B9E8C" w:rsidR="00510484" w:rsidRDefault="00510484">
            <w:pPr>
              <w:pStyle w:val="TableText"/>
              <w:rPr>
                <w:ins w:id="725" w:author="Björn Genfors" w:date="2014-03-13T15:09:00Z"/>
                <w:szCs w:val="22"/>
              </w:rPr>
              <w:pPrChange w:id="726" w:author="Björn Genfors" w:date="2014-03-13T15:02:00Z">
                <w:pPr>
                  <w:pStyle w:val="TableText"/>
                  <w:spacing w:line="280" w:lineRule="atLeast"/>
                </w:pPr>
              </w:pPrChange>
            </w:pPr>
            <w:ins w:id="727" w:author="Björn Genfors" w:date="2014-03-13T15:09:00Z">
              <w:r>
                <w:t>Bilaga</w:t>
              </w:r>
            </w:ins>
          </w:p>
        </w:tc>
      </w:tr>
      <w:tr w:rsidR="00FA1819" w14:paraId="56966A3A" w14:textId="77777777" w:rsidTr="00DF1FAC">
        <w:tc>
          <w:tcPr>
            <w:tcW w:w="964" w:type="dxa"/>
            <w:tcPrChange w:id="728" w:author="Björn Genfors" w:date="2014-03-13T15:41:00Z">
              <w:tcPr>
                <w:tcW w:w="964" w:type="dxa"/>
              </w:tcPr>
            </w:tcPrChange>
          </w:tcPr>
          <w:p w14:paraId="37B75F11" w14:textId="42566114" w:rsidR="00FA1819" w:rsidRPr="00BA5402" w:rsidRDefault="00BA5402">
            <w:pPr>
              <w:pStyle w:val="TableText"/>
              <w:pPrChange w:id="729" w:author="Björn Genfors" w:date="2014-03-13T15:09:00Z">
                <w:pPr>
                  <w:spacing w:line="240" w:lineRule="auto"/>
                </w:pPr>
              </w:pPrChange>
            </w:pPr>
            <w:bookmarkStart w:id="730" w:name="_Ref381187705"/>
            <w:del w:id="731" w:author="Björn Genfors" w:date="2014-03-13T15:09:00Z">
              <w:r w:rsidRPr="00BA5402" w:rsidDel="00510484">
                <w:delText>R</w:delText>
              </w:r>
              <w:r w:rsidR="00827A96" w:rsidDel="00510484">
                <w:fldChar w:fldCharType="begin"/>
              </w:r>
              <w:r w:rsidR="00827A96" w:rsidDel="00510484">
                <w:delInstrText xml:space="preserve"> SEQ R \* ARABIC </w:delInstrText>
              </w:r>
              <w:r w:rsidR="00827A96" w:rsidDel="00510484">
                <w:fldChar w:fldCharType="separate"/>
              </w:r>
              <w:r w:rsidRPr="00BA5402" w:rsidDel="00510484">
                <w:rPr>
                  <w:noProof/>
                </w:rPr>
                <w:delText>6</w:delText>
              </w:r>
              <w:r w:rsidR="00827A96" w:rsidDel="00510484">
                <w:rPr>
                  <w:noProof/>
                </w:rPr>
                <w:fldChar w:fldCharType="end"/>
              </w:r>
            </w:del>
            <w:bookmarkEnd w:id="730"/>
            <w:ins w:id="732" w:author="Björn Genfors" w:date="2014-03-13T15:09:00Z">
              <w:r w:rsidR="00510484" w:rsidRPr="00BA5402">
                <w:t>R</w:t>
              </w:r>
              <w:r w:rsidR="00510484">
                <w:t>7</w:t>
              </w:r>
            </w:ins>
          </w:p>
        </w:tc>
        <w:tc>
          <w:tcPr>
            <w:tcW w:w="3033" w:type="dxa"/>
            <w:tcPrChange w:id="733" w:author="Björn Genfors" w:date="2014-03-13T15:41:00Z">
              <w:tcPr>
                <w:tcW w:w="2892" w:type="dxa"/>
              </w:tcPr>
            </w:tcPrChange>
          </w:tcPr>
          <w:p w14:paraId="10C6D1F1" w14:textId="133D59C1" w:rsidR="00FA1819" w:rsidRPr="00B0691B" w:rsidRDefault="00510484">
            <w:pPr>
              <w:pStyle w:val="TableText"/>
              <w:rPr>
                <w:szCs w:val="22"/>
              </w:rPr>
              <w:pPrChange w:id="734" w:author="Björn Genfors" w:date="2014-03-13T15:02:00Z">
                <w:pPr>
                  <w:pStyle w:val="TableText"/>
                  <w:spacing w:line="280" w:lineRule="atLeast"/>
                </w:pPr>
              </w:pPrChange>
            </w:pPr>
            <w:ins w:id="735" w:author="Björn Genfors" w:date="2014-03-13T15:09:00Z">
              <w:r>
                <w:t>ISO8601-standarden för tidsformat</w:t>
              </w:r>
            </w:ins>
            <w:del w:id="736" w:author="Björn Genfors" w:date="2014-03-13T15:09:00Z">
              <w:r w:rsidR="00FA1819" w:rsidDel="00510484">
                <w:delText>Bilaga Mappningar_GetAlertInformation.xslx</w:delText>
              </w:r>
            </w:del>
          </w:p>
        </w:tc>
        <w:tc>
          <w:tcPr>
            <w:tcW w:w="2331" w:type="dxa"/>
            <w:tcPrChange w:id="737" w:author="Björn Genfors" w:date="2014-03-13T15:41:00Z">
              <w:tcPr>
                <w:tcW w:w="2472" w:type="dxa"/>
                <w:gridSpan w:val="2"/>
              </w:tcPr>
            </w:tcPrChange>
          </w:tcPr>
          <w:p w14:paraId="3670B7F5" w14:textId="5453A861" w:rsidR="00FA1819" w:rsidRDefault="004F0E55">
            <w:pPr>
              <w:pStyle w:val="TableText"/>
              <w:rPr>
                <w:szCs w:val="22"/>
              </w:rPr>
              <w:pPrChange w:id="738" w:author="Björn Genfors" w:date="2014-03-13T15:02:00Z">
                <w:pPr>
                  <w:pStyle w:val="TableText"/>
                  <w:spacing w:line="280" w:lineRule="atLeast"/>
                </w:pPr>
              </w:pPrChange>
            </w:pPr>
            <w:ins w:id="739" w:author="Khaled Daham" w:date="2014-03-13T19:56:00Z">
              <w:r>
                <w:t>Finns på Webben</w:t>
              </w:r>
            </w:ins>
          </w:p>
        </w:tc>
        <w:tc>
          <w:tcPr>
            <w:tcW w:w="3339" w:type="dxa"/>
            <w:tcPrChange w:id="740" w:author="Björn Genfors" w:date="2014-03-13T15:41:00Z">
              <w:tcPr>
                <w:tcW w:w="3339" w:type="dxa"/>
              </w:tcPr>
            </w:tcPrChange>
          </w:tcPr>
          <w:p w14:paraId="1D4E0EB1" w14:textId="5E8AE9FC" w:rsidR="00510484" w:rsidRDefault="00510484">
            <w:pPr>
              <w:pStyle w:val="TableText"/>
              <w:rPr>
                <w:szCs w:val="22"/>
              </w:rPr>
              <w:pPrChange w:id="741" w:author="Björn Genfors" w:date="2014-03-13T15:23:00Z">
                <w:pPr>
                  <w:pStyle w:val="TableText"/>
                  <w:spacing w:line="280" w:lineRule="atLeast"/>
                </w:pPr>
              </w:pPrChange>
            </w:pPr>
            <w:ins w:id="742" w:author="Björn Genfors" w:date="2014-03-13T15:09:00Z">
              <w:r>
                <w:fldChar w:fldCharType="begin"/>
              </w:r>
              <w:r>
                <w:instrText xml:space="preserve"> HYPERLINK "</w:instrText>
              </w:r>
              <w:r w:rsidRPr="00510484">
                <w:instrText>http://en.wikipedia.org/wiki/ISO_8601</w:instrText>
              </w:r>
              <w:r>
                <w:instrText xml:space="preserve">" </w:instrText>
              </w:r>
              <w:r>
                <w:fldChar w:fldCharType="separate"/>
              </w:r>
              <w:r w:rsidRPr="002A2D20">
                <w:rPr>
                  <w:rStyle w:val="Hyperlnk"/>
                </w:rPr>
                <w:t>http://en.wikipedia.org/wiki/ISO_8601</w:t>
              </w:r>
              <w:r>
                <w:fldChar w:fldCharType="end"/>
              </w:r>
            </w:ins>
            <w:del w:id="743" w:author="Björn Genfors" w:date="2014-03-13T15:09:00Z">
              <w:r w:rsidR="00FA1819" w:rsidDel="00510484">
                <w:delText>Bilaga</w:delText>
              </w:r>
            </w:del>
          </w:p>
        </w:tc>
      </w:tr>
      <w:tr w:rsidR="005B3978" w14:paraId="3A8AB495" w14:textId="77777777" w:rsidTr="00DF1FAC">
        <w:trPr>
          <w:ins w:id="744" w:author="Björn Genfors" w:date="2014-03-13T15:11:00Z"/>
        </w:trPr>
        <w:tc>
          <w:tcPr>
            <w:tcW w:w="964" w:type="dxa"/>
            <w:tcPrChange w:id="745" w:author="Björn Genfors" w:date="2014-03-13T15:41:00Z">
              <w:tcPr>
                <w:tcW w:w="964" w:type="dxa"/>
              </w:tcPr>
            </w:tcPrChange>
          </w:tcPr>
          <w:p w14:paraId="257B9E2A" w14:textId="29ED4038" w:rsidR="005B3978" w:rsidRPr="00BA5402" w:rsidDel="00510484" w:rsidRDefault="005B3978">
            <w:pPr>
              <w:pStyle w:val="TableText"/>
              <w:rPr>
                <w:ins w:id="746" w:author="Björn Genfors" w:date="2014-03-13T15:11:00Z"/>
              </w:rPr>
              <w:pPrChange w:id="747" w:author="Björn Genfors" w:date="2014-03-13T15:09:00Z">
                <w:pPr>
                  <w:spacing w:line="240" w:lineRule="auto"/>
                </w:pPr>
              </w:pPrChange>
            </w:pPr>
            <w:ins w:id="748" w:author="Björn Genfors" w:date="2014-03-13T15:11:00Z">
              <w:r>
                <w:t>R8</w:t>
              </w:r>
            </w:ins>
          </w:p>
        </w:tc>
        <w:tc>
          <w:tcPr>
            <w:tcW w:w="3033" w:type="dxa"/>
            <w:tcPrChange w:id="749" w:author="Björn Genfors" w:date="2014-03-13T15:41:00Z">
              <w:tcPr>
                <w:tcW w:w="2892" w:type="dxa"/>
              </w:tcPr>
            </w:tcPrChange>
          </w:tcPr>
          <w:p w14:paraId="126F82C8" w14:textId="7826432F" w:rsidR="005B3978" w:rsidRDefault="005B3978">
            <w:pPr>
              <w:pStyle w:val="TableText"/>
              <w:rPr>
                <w:ins w:id="750" w:author="Björn Genfors" w:date="2014-03-13T15:11:00Z"/>
                <w:szCs w:val="22"/>
              </w:rPr>
              <w:pPrChange w:id="751" w:author="Björn Genfors" w:date="2014-03-13T15:02:00Z">
                <w:pPr>
                  <w:pStyle w:val="TableText"/>
                  <w:spacing w:line="280" w:lineRule="atLeast"/>
                </w:pPr>
              </w:pPrChange>
            </w:pPr>
            <w:ins w:id="752" w:author="Björn Genfors" w:date="2014-03-13T15:11:00Z">
              <w:r w:rsidRPr="00537CC7">
                <w:t>RIV_Tekniska_Anvisningar_Oversikt_revD.pdf</w:t>
              </w:r>
            </w:ins>
          </w:p>
        </w:tc>
        <w:tc>
          <w:tcPr>
            <w:tcW w:w="2331" w:type="dxa"/>
            <w:tcPrChange w:id="753" w:author="Björn Genfors" w:date="2014-03-13T15:41:00Z">
              <w:tcPr>
                <w:tcW w:w="2472" w:type="dxa"/>
                <w:gridSpan w:val="2"/>
              </w:tcPr>
            </w:tcPrChange>
          </w:tcPr>
          <w:p w14:paraId="5AF8FE1C" w14:textId="6EEC6A84" w:rsidR="005B3978" w:rsidRDefault="005B3978">
            <w:pPr>
              <w:pStyle w:val="TableText"/>
              <w:rPr>
                <w:ins w:id="754" w:author="Björn Genfors" w:date="2014-03-13T15:11:00Z"/>
                <w:szCs w:val="22"/>
              </w:rPr>
              <w:pPrChange w:id="755" w:author="Björn Genfors" w:date="2014-03-13T15:02:00Z">
                <w:pPr>
                  <w:pStyle w:val="TableText"/>
                  <w:spacing w:line="280" w:lineRule="atLeast"/>
                </w:pPr>
              </w:pPrChange>
            </w:pPr>
            <w:ins w:id="756" w:author="Björn Genfors" w:date="2014-03-13T15:11:00Z">
              <w:r>
                <w:t>Finns på Webben</w:t>
              </w:r>
            </w:ins>
          </w:p>
        </w:tc>
        <w:tc>
          <w:tcPr>
            <w:tcW w:w="3339" w:type="dxa"/>
            <w:tcPrChange w:id="757" w:author="Björn Genfors" w:date="2014-03-13T15:41:00Z">
              <w:tcPr>
                <w:tcW w:w="3339" w:type="dxa"/>
              </w:tcPr>
            </w:tcPrChange>
          </w:tcPr>
          <w:p w14:paraId="1D394EA4" w14:textId="7EBF414F" w:rsidR="005B3978" w:rsidRDefault="005B3978">
            <w:pPr>
              <w:pStyle w:val="TableText"/>
              <w:rPr>
                <w:ins w:id="758" w:author="Björn Genfors" w:date="2014-03-13T15:11:00Z"/>
                <w:szCs w:val="22"/>
              </w:rPr>
              <w:pPrChange w:id="759" w:author="Björn Genfors" w:date="2014-03-13T15:09:00Z">
                <w:pPr>
                  <w:pStyle w:val="TableText"/>
                  <w:spacing w:line="280" w:lineRule="atLeast"/>
                </w:pPr>
              </w:pPrChange>
            </w:pPr>
            <w:ins w:id="760" w:author="Björn Genfors" w:date="2014-03-13T15:11:00Z">
              <w:r>
                <w:fldChar w:fldCharType="begin"/>
              </w:r>
              <w:r>
                <w:instrText xml:space="preserve"> HYPERLINK "http://rivta.se/documents/ARK_0001/RIV_Tekniska_Anvisningar_Oversikt_revD.pdf" </w:instrText>
              </w:r>
              <w:r>
                <w:fldChar w:fldCharType="separate"/>
              </w:r>
              <w:r w:rsidRPr="00420C18">
                <w:rPr>
                  <w:rStyle w:val="Hyperlnk"/>
                </w:rPr>
                <w:t>http://rivta.se/documents/ARK_0001/RIV_Tekniska_Anvisningar_Oversikt_revD.pdf</w:t>
              </w:r>
              <w:r>
                <w:rPr>
                  <w:rStyle w:val="Hyperlnk"/>
                </w:rPr>
                <w:fldChar w:fldCharType="end"/>
              </w:r>
            </w:ins>
          </w:p>
        </w:tc>
      </w:tr>
      <w:tr w:rsidR="005F7AB6" w14:paraId="2D7C270E" w14:textId="77777777" w:rsidTr="00DF1FAC">
        <w:trPr>
          <w:ins w:id="761" w:author="Björn Genfors" w:date="2014-03-13T15:23:00Z"/>
        </w:trPr>
        <w:tc>
          <w:tcPr>
            <w:tcW w:w="964" w:type="dxa"/>
            <w:tcPrChange w:id="762" w:author="Björn Genfors" w:date="2014-03-13T15:41:00Z">
              <w:tcPr>
                <w:tcW w:w="964" w:type="dxa"/>
              </w:tcPr>
            </w:tcPrChange>
          </w:tcPr>
          <w:p w14:paraId="71F52C43" w14:textId="4652A0E1" w:rsidR="005F7AB6" w:rsidRDefault="005F7AB6">
            <w:pPr>
              <w:pStyle w:val="TableText"/>
              <w:rPr>
                <w:ins w:id="763" w:author="Björn Genfors" w:date="2014-03-13T15:23:00Z"/>
              </w:rPr>
              <w:pPrChange w:id="764" w:author="Björn Genfors" w:date="2014-03-13T15:09:00Z">
                <w:pPr>
                  <w:spacing w:line="240" w:lineRule="auto"/>
                </w:pPr>
              </w:pPrChange>
            </w:pPr>
            <w:ins w:id="765" w:author="Björn Genfors" w:date="2014-03-13T15:23:00Z">
              <w:r>
                <w:t>R9</w:t>
              </w:r>
            </w:ins>
          </w:p>
        </w:tc>
        <w:tc>
          <w:tcPr>
            <w:tcW w:w="3033" w:type="dxa"/>
            <w:tcPrChange w:id="766" w:author="Björn Genfors" w:date="2014-03-13T15:41:00Z">
              <w:tcPr>
                <w:tcW w:w="2892" w:type="dxa"/>
              </w:tcPr>
            </w:tcPrChange>
          </w:tcPr>
          <w:p w14:paraId="65AFF229" w14:textId="230D3D2B" w:rsidR="005F7AB6" w:rsidRPr="00537CC7" w:rsidRDefault="005F7AB6">
            <w:pPr>
              <w:pStyle w:val="TableText"/>
              <w:rPr>
                <w:ins w:id="767" w:author="Björn Genfors" w:date="2014-03-13T15:23:00Z"/>
                <w:szCs w:val="22"/>
              </w:rPr>
              <w:pPrChange w:id="768" w:author="Björn Genfors" w:date="2014-03-13T15:02:00Z">
                <w:pPr>
                  <w:pStyle w:val="TableText"/>
                  <w:spacing w:line="280" w:lineRule="atLeast"/>
                </w:pPr>
              </w:pPrChange>
            </w:pPr>
            <w:ins w:id="769" w:author="Björn Genfors" w:date="2014-03-13T15:24:00Z">
              <w:r>
                <w:t>Tabell över godkända tjänstedomäner</w:t>
              </w:r>
            </w:ins>
          </w:p>
        </w:tc>
        <w:tc>
          <w:tcPr>
            <w:tcW w:w="2331" w:type="dxa"/>
            <w:tcPrChange w:id="770" w:author="Björn Genfors" w:date="2014-03-13T15:41:00Z">
              <w:tcPr>
                <w:tcW w:w="2472" w:type="dxa"/>
                <w:gridSpan w:val="2"/>
              </w:tcPr>
            </w:tcPrChange>
          </w:tcPr>
          <w:p w14:paraId="29E9F76C" w14:textId="1AF038B7" w:rsidR="005F7AB6" w:rsidRDefault="005F7AB6">
            <w:pPr>
              <w:pStyle w:val="TableText"/>
              <w:rPr>
                <w:ins w:id="771" w:author="Björn Genfors" w:date="2014-03-13T15:23:00Z"/>
                <w:szCs w:val="22"/>
              </w:rPr>
              <w:pPrChange w:id="772" w:author="Björn Genfors" w:date="2014-03-13T15:02:00Z">
                <w:pPr>
                  <w:pStyle w:val="TableText"/>
                  <w:spacing w:line="280" w:lineRule="atLeast"/>
                </w:pPr>
              </w:pPrChange>
            </w:pPr>
            <w:ins w:id="773" w:author="Björn Genfors" w:date="2014-03-13T15:24:00Z">
              <w:r>
                <w:t>Finns på Webben</w:t>
              </w:r>
            </w:ins>
          </w:p>
        </w:tc>
        <w:tc>
          <w:tcPr>
            <w:tcW w:w="3339" w:type="dxa"/>
            <w:tcPrChange w:id="774" w:author="Björn Genfors" w:date="2014-03-13T15:41:00Z">
              <w:tcPr>
                <w:tcW w:w="3339" w:type="dxa"/>
              </w:tcPr>
            </w:tcPrChange>
          </w:tcPr>
          <w:p w14:paraId="0FC5ACA0" w14:textId="50296169" w:rsidR="005F7AB6" w:rsidRDefault="005F7AB6">
            <w:pPr>
              <w:pStyle w:val="TableText"/>
              <w:rPr>
                <w:ins w:id="775" w:author="Björn Genfors" w:date="2014-03-13T15:23:00Z"/>
                <w:szCs w:val="22"/>
              </w:rPr>
              <w:pPrChange w:id="776" w:author="Björn Genfors" w:date="2014-03-13T15:23:00Z">
                <w:pPr>
                  <w:pStyle w:val="TableText"/>
                  <w:spacing w:line="280" w:lineRule="atLeast"/>
                </w:pPr>
              </w:pPrChange>
            </w:pPr>
            <w:ins w:id="777" w:author="Björn Genfors" w:date="2014-03-13T15:23:00Z">
              <w:r>
                <w:fldChar w:fldCharType="begin"/>
              </w:r>
              <w:r>
                <w:instrText xml:space="preserve"> HYPERLINK "</w:instrText>
              </w:r>
              <w:r w:rsidRPr="005F7AB6">
                <w:instrText>https://code.google.com/p/rivta/wiki/ServiceDomainTable</w:instrText>
              </w:r>
              <w:r>
                <w:instrText xml:space="preserve">" </w:instrText>
              </w:r>
              <w:r>
                <w:fldChar w:fldCharType="separate"/>
              </w:r>
              <w:r w:rsidRPr="002A2D20">
                <w:rPr>
                  <w:rStyle w:val="Hyperlnk"/>
                </w:rPr>
                <w:t>https://code.google.com/p/rivta/wiki/ServiceDomainTable</w:t>
              </w:r>
              <w:r>
                <w:fldChar w:fldCharType="end"/>
              </w:r>
              <w:r>
                <w:t xml:space="preserve"> </w:t>
              </w:r>
            </w:ins>
          </w:p>
        </w:tc>
      </w:tr>
      <w:tr w:rsidR="00CE1872" w14:paraId="640136C7" w14:textId="77777777" w:rsidTr="00DF1FAC">
        <w:trPr>
          <w:ins w:id="778" w:author="Björn Genfors" w:date="2014-03-13T15:26:00Z"/>
        </w:trPr>
        <w:tc>
          <w:tcPr>
            <w:tcW w:w="964" w:type="dxa"/>
            <w:tcPrChange w:id="779" w:author="Björn Genfors" w:date="2014-03-13T15:41:00Z">
              <w:tcPr>
                <w:tcW w:w="964" w:type="dxa"/>
              </w:tcPr>
            </w:tcPrChange>
          </w:tcPr>
          <w:p w14:paraId="0050483F" w14:textId="0F213DBF" w:rsidR="00CE1872" w:rsidRDefault="00CE1872">
            <w:pPr>
              <w:pStyle w:val="TableText"/>
              <w:rPr>
                <w:ins w:id="780" w:author="Björn Genfors" w:date="2014-03-13T15:26:00Z"/>
              </w:rPr>
              <w:pPrChange w:id="781" w:author="Björn Genfors" w:date="2014-03-13T15:09:00Z">
                <w:pPr>
                  <w:spacing w:line="240" w:lineRule="auto"/>
                </w:pPr>
              </w:pPrChange>
            </w:pPr>
            <w:ins w:id="782" w:author="Björn Genfors" w:date="2014-03-13T15:27:00Z">
              <w:r>
                <w:t>R10</w:t>
              </w:r>
            </w:ins>
          </w:p>
        </w:tc>
        <w:tc>
          <w:tcPr>
            <w:tcW w:w="3033" w:type="dxa"/>
            <w:tcPrChange w:id="783" w:author="Björn Genfors" w:date="2014-03-13T15:41:00Z">
              <w:tcPr>
                <w:tcW w:w="2892" w:type="dxa"/>
              </w:tcPr>
            </w:tcPrChange>
          </w:tcPr>
          <w:p w14:paraId="22F039EF" w14:textId="0BE0038B" w:rsidR="00CE1872" w:rsidRDefault="00CE1872">
            <w:pPr>
              <w:pStyle w:val="TableText"/>
              <w:rPr>
                <w:ins w:id="784" w:author="Björn Genfors" w:date="2014-03-13T15:26:00Z"/>
                <w:szCs w:val="22"/>
              </w:rPr>
              <w:pPrChange w:id="785" w:author="Björn Genfors" w:date="2014-03-13T15:02:00Z">
                <w:pPr>
                  <w:pStyle w:val="TableText"/>
                  <w:spacing w:line="280" w:lineRule="atLeast"/>
                </w:pPr>
              </w:pPrChange>
            </w:pPr>
            <w:ins w:id="786" w:author="Björn Genfors" w:date="2014-03-13T15:27:00Z">
              <w:r>
                <w:t>PDL i Praktiken</w:t>
              </w:r>
            </w:ins>
          </w:p>
        </w:tc>
        <w:tc>
          <w:tcPr>
            <w:tcW w:w="2331" w:type="dxa"/>
            <w:tcPrChange w:id="787" w:author="Björn Genfors" w:date="2014-03-13T15:41:00Z">
              <w:tcPr>
                <w:tcW w:w="2472" w:type="dxa"/>
                <w:gridSpan w:val="2"/>
              </w:tcPr>
            </w:tcPrChange>
          </w:tcPr>
          <w:p w14:paraId="74EB3D45" w14:textId="63BFB9E7" w:rsidR="00CE1872" w:rsidRDefault="00CE1872">
            <w:pPr>
              <w:pStyle w:val="TableText"/>
              <w:rPr>
                <w:ins w:id="788" w:author="Björn Genfors" w:date="2014-03-13T15:26:00Z"/>
                <w:szCs w:val="22"/>
              </w:rPr>
              <w:pPrChange w:id="789" w:author="Björn Genfors" w:date="2014-03-13T15:02:00Z">
                <w:pPr>
                  <w:pStyle w:val="TableText"/>
                  <w:spacing w:line="280" w:lineRule="atLeast"/>
                </w:pPr>
              </w:pPrChange>
            </w:pPr>
            <w:ins w:id="790" w:author="Björn Genfors" w:date="2014-03-13T15:27:00Z">
              <w:r>
                <w:t>Finns på Webben</w:t>
              </w:r>
            </w:ins>
          </w:p>
        </w:tc>
        <w:tc>
          <w:tcPr>
            <w:tcW w:w="3339" w:type="dxa"/>
            <w:tcPrChange w:id="791" w:author="Björn Genfors" w:date="2014-03-13T15:41:00Z">
              <w:tcPr>
                <w:tcW w:w="3339" w:type="dxa"/>
              </w:tcPr>
            </w:tcPrChange>
          </w:tcPr>
          <w:p w14:paraId="7F9A782C" w14:textId="73BB13AF" w:rsidR="00CE1872" w:rsidRDefault="00CE1872">
            <w:pPr>
              <w:pStyle w:val="TableText"/>
              <w:rPr>
                <w:ins w:id="792" w:author="Björn Genfors" w:date="2014-03-13T15:26:00Z"/>
                <w:szCs w:val="22"/>
              </w:rPr>
              <w:pPrChange w:id="793" w:author="Björn Genfors" w:date="2014-03-13T15:23:00Z">
                <w:pPr>
                  <w:pStyle w:val="TableText"/>
                  <w:spacing w:line="280" w:lineRule="atLeast"/>
                </w:pPr>
              </w:pPrChange>
            </w:pPr>
            <w:ins w:id="794" w:author="Björn Genfors" w:date="2014-03-13T15:27:00Z">
              <w:r>
                <w:fldChar w:fldCharType="begin"/>
              </w:r>
              <w:r>
                <w:instrText xml:space="preserve"> HYPERLINK "</w:instrText>
              </w:r>
              <w:r w:rsidRPr="00CE1872">
                <w:instrText>http://www.cehis.se/arkitektur_och_regelverk/fordjupad_information/</w:instrText>
              </w:r>
              <w:r>
                <w:instrText xml:space="preserve">" </w:instrText>
              </w:r>
              <w:r>
                <w:fldChar w:fldCharType="separate"/>
              </w:r>
              <w:r w:rsidRPr="002A2D20">
                <w:rPr>
                  <w:rStyle w:val="Hyperlnk"/>
                </w:rPr>
                <w:t>http://www.cehis.se/arkitektur_och_regelverk/fordjupad_information/</w:t>
              </w:r>
              <w:r>
                <w:fldChar w:fldCharType="end"/>
              </w:r>
              <w:r>
                <w:t xml:space="preserve"> </w:t>
              </w:r>
            </w:ins>
          </w:p>
        </w:tc>
      </w:tr>
      <w:tr w:rsidR="00DF1FAC" w14:paraId="61366AC0" w14:textId="77777777" w:rsidTr="00DF1FAC">
        <w:trPr>
          <w:ins w:id="795" w:author="Björn Genfors" w:date="2014-03-13T15:43:00Z"/>
        </w:trPr>
        <w:tc>
          <w:tcPr>
            <w:tcW w:w="964" w:type="dxa"/>
          </w:tcPr>
          <w:p w14:paraId="133752D1" w14:textId="6FBE809C" w:rsidR="00DF1FAC" w:rsidRDefault="00DF1FAC">
            <w:pPr>
              <w:pStyle w:val="TableText"/>
              <w:rPr>
                <w:ins w:id="796" w:author="Björn Genfors" w:date="2014-03-13T15:43:00Z"/>
              </w:rPr>
              <w:pPrChange w:id="797" w:author="Björn Genfors" w:date="2014-03-13T15:09:00Z">
                <w:pPr>
                  <w:spacing w:line="240" w:lineRule="auto"/>
                </w:pPr>
              </w:pPrChange>
            </w:pPr>
            <w:ins w:id="798" w:author="Björn Genfors" w:date="2014-03-13T15:43:00Z">
              <w:r>
                <w:t>R11</w:t>
              </w:r>
            </w:ins>
          </w:p>
        </w:tc>
        <w:tc>
          <w:tcPr>
            <w:tcW w:w="3033" w:type="dxa"/>
          </w:tcPr>
          <w:p w14:paraId="4C70D326" w14:textId="51602028" w:rsidR="00DF1FAC" w:rsidRDefault="00DF1FAC">
            <w:pPr>
              <w:pStyle w:val="TableText"/>
              <w:rPr>
                <w:ins w:id="799" w:author="Björn Genfors" w:date="2014-03-13T15:43:00Z"/>
                <w:szCs w:val="22"/>
              </w:rPr>
              <w:pPrChange w:id="800" w:author="Björn Genfors" w:date="2014-03-13T15:02:00Z">
                <w:pPr>
                  <w:pStyle w:val="TableText"/>
                  <w:spacing w:line="280" w:lineRule="atLeast"/>
                </w:pPr>
              </w:pPrChange>
            </w:pPr>
            <w:ins w:id="801" w:author="Björn Genfors" w:date="2014-03-13T15:43:00Z">
              <w:r>
                <w:t>DocBook</w:t>
              </w:r>
            </w:ins>
          </w:p>
        </w:tc>
        <w:tc>
          <w:tcPr>
            <w:tcW w:w="2331" w:type="dxa"/>
          </w:tcPr>
          <w:p w14:paraId="1F612DA0" w14:textId="4D21EC43" w:rsidR="00DF1FAC" w:rsidRDefault="0039770F">
            <w:pPr>
              <w:pStyle w:val="TableText"/>
              <w:rPr>
                <w:ins w:id="802" w:author="Björn Genfors" w:date="2014-03-13T15:43:00Z"/>
                <w:szCs w:val="22"/>
              </w:rPr>
              <w:pPrChange w:id="803" w:author="Björn Genfors" w:date="2014-03-13T15:02:00Z">
                <w:pPr>
                  <w:pStyle w:val="TableText"/>
                  <w:spacing w:line="280" w:lineRule="atLeast"/>
                </w:pPr>
              </w:pPrChange>
            </w:pPr>
            <w:ins w:id="804" w:author="Khaled Daham" w:date="2014-03-13T19:56:00Z">
              <w:r>
                <w:t>Finns på Webben</w:t>
              </w:r>
            </w:ins>
          </w:p>
        </w:tc>
        <w:tc>
          <w:tcPr>
            <w:tcW w:w="3339" w:type="dxa"/>
          </w:tcPr>
          <w:p w14:paraId="6E201E47" w14:textId="067854F6" w:rsidR="00DF1FAC" w:rsidRDefault="00DF1FAC">
            <w:pPr>
              <w:pStyle w:val="TableText"/>
              <w:rPr>
                <w:ins w:id="805" w:author="Björn Genfors" w:date="2014-03-13T15:43:00Z"/>
                <w:szCs w:val="22"/>
              </w:rPr>
              <w:pPrChange w:id="806" w:author="Björn Genfors" w:date="2014-03-13T15:23:00Z">
                <w:pPr>
                  <w:pStyle w:val="TableText"/>
                  <w:spacing w:line="280" w:lineRule="atLeast"/>
                </w:pPr>
              </w:pPrChange>
            </w:pPr>
            <w:ins w:id="807" w:author="Björn Genfors" w:date="2014-03-13T15:43:00Z">
              <w:r>
                <w:fldChar w:fldCharType="begin"/>
              </w:r>
              <w:r>
                <w:instrText xml:space="preserve"> HYPERLINK "http://docbook.org/tdg5/en/html/" </w:instrText>
              </w:r>
              <w:r>
                <w:fldChar w:fldCharType="separate"/>
              </w:r>
              <w:r w:rsidRPr="007768EB">
                <w:rPr>
                  <w:rStyle w:val="Hyperlnk"/>
                </w:rPr>
                <w:t>http://docbook.org/tdg5/en/html/</w:t>
              </w:r>
              <w:r>
                <w:rPr>
                  <w:rStyle w:val="Hyperlnk"/>
                </w:rPr>
                <w:fldChar w:fldCharType="end"/>
              </w:r>
            </w:ins>
          </w:p>
        </w:tc>
      </w:tr>
      <w:tr w:rsidR="00DF1FAC" w14:paraId="25224CB9" w14:textId="77777777" w:rsidTr="00DF1FAC">
        <w:trPr>
          <w:ins w:id="808" w:author="Björn Genfors" w:date="2014-03-13T15:41:00Z"/>
        </w:trPr>
        <w:tc>
          <w:tcPr>
            <w:tcW w:w="964" w:type="dxa"/>
            <w:tcPrChange w:id="809" w:author="Björn Genfors" w:date="2014-03-13T15:41:00Z">
              <w:tcPr>
                <w:tcW w:w="964" w:type="dxa"/>
              </w:tcPr>
            </w:tcPrChange>
          </w:tcPr>
          <w:p w14:paraId="6DEE4DF9" w14:textId="1691905B" w:rsidR="00DF1FAC" w:rsidRDefault="00DF1FAC">
            <w:pPr>
              <w:pStyle w:val="TableText"/>
              <w:rPr>
                <w:ins w:id="810" w:author="Björn Genfors" w:date="2014-03-13T15:41:00Z"/>
                <w:szCs w:val="22"/>
              </w:rPr>
              <w:pPrChange w:id="811" w:author="Björn Genfors" w:date="2014-03-13T15:09:00Z">
                <w:pPr>
                  <w:pStyle w:val="TableText"/>
                  <w:spacing w:line="280" w:lineRule="atLeast"/>
                </w:pPr>
              </w:pPrChange>
            </w:pPr>
            <w:ins w:id="812" w:author="Björn Genfors" w:date="2014-03-13T15:42:00Z">
              <w:r>
                <w:t>R12</w:t>
              </w:r>
            </w:ins>
          </w:p>
        </w:tc>
        <w:tc>
          <w:tcPr>
            <w:tcW w:w="3033" w:type="dxa"/>
            <w:tcPrChange w:id="813" w:author="Björn Genfors" w:date="2014-03-13T15:41:00Z">
              <w:tcPr>
                <w:tcW w:w="2892" w:type="dxa"/>
              </w:tcPr>
            </w:tcPrChange>
          </w:tcPr>
          <w:p w14:paraId="6A323786" w14:textId="75E94212" w:rsidR="00DF1FAC" w:rsidRDefault="00DF1FAC">
            <w:pPr>
              <w:pStyle w:val="TableText"/>
              <w:rPr>
                <w:ins w:id="814" w:author="Björn Genfors" w:date="2014-03-13T15:41:00Z"/>
                <w:szCs w:val="22"/>
              </w:rPr>
              <w:pPrChange w:id="815" w:author="Björn Genfors" w:date="2014-03-13T15:02:00Z">
                <w:pPr>
                  <w:pStyle w:val="TableText"/>
                  <w:spacing w:line="280" w:lineRule="atLeast"/>
                </w:pPr>
              </w:pPrChange>
            </w:pPr>
            <w:ins w:id="816" w:author="Björn Genfors" w:date="2014-03-13T15:42:00Z">
              <w:r>
                <w:t xml:space="preserve">Apache Commons Lang </w:t>
              </w:r>
              <w:r w:rsidRPr="00B85C54">
                <w:t>StringEscapeUtils</w:t>
              </w:r>
            </w:ins>
          </w:p>
        </w:tc>
        <w:tc>
          <w:tcPr>
            <w:tcW w:w="2331" w:type="dxa"/>
            <w:tcPrChange w:id="817" w:author="Björn Genfors" w:date="2014-03-13T15:41:00Z">
              <w:tcPr>
                <w:tcW w:w="2472" w:type="dxa"/>
                <w:gridSpan w:val="2"/>
              </w:tcPr>
            </w:tcPrChange>
          </w:tcPr>
          <w:p w14:paraId="23890971" w14:textId="2971B5E9" w:rsidR="00DF1FAC" w:rsidRDefault="0039770F">
            <w:pPr>
              <w:pStyle w:val="TableText"/>
              <w:rPr>
                <w:ins w:id="818" w:author="Björn Genfors" w:date="2014-03-13T15:41:00Z"/>
                <w:szCs w:val="22"/>
              </w:rPr>
              <w:pPrChange w:id="819" w:author="Björn Genfors" w:date="2014-03-13T15:02:00Z">
                <w:pPr>
                  <w:pStyle w:val="TableText"/>
                  <w:spacing w:line="280" w:lineRule="atLeast"/>
                </w:pPr>
              </w:pPrChange>
            </w:pPr>
            <w:ins w:id="820" w:author="Khaled Daham" w:date="2014-03-13T19:56:00Z">
              <w:r>
                <w:t>Finns på Webben</w:t>
              </w:r>
            </w:ins>
          </w:p>
        </w:tc>
        <w:tc>
          <w:tcPr>
            <w:tcW w:w="3339" w:type="dxa"/>
            <w:tcPrChange w:id="821" w:author="Björn Genfors" w:date="2014-03-13T15:41:00Z">
              <w:tcPr>
                <w:tcW w:w="3339" w:type="dxa"/>
              </w:tcPr>
            </w:tcPrChange>
          </w:tcPr>
          <w:p w14:paraId="5B3BEDE5" w14:textId="00019A0D" w:rsidR="00DF1FAC" w:rsidRDefault="00DF1FAC">
            <w:pPr>
              <w:pStyle w:val="TableText"/>
              <w:rPr>
                <w:ins w:id="822" w:author="Björn Genfors" w:date="2014-03-13T15:41:00Z"/>
                <w:szCs w:val="22"/>
              </w:rPr>
              <w:pPrChange w:id="823" w:author="Björn Genfors" w:date="2014-03-13T15:23:00Z">
                <w:pPr>
                  <w:pStyle w:val="TableText"/>
                  <w:spacing w:line="280" w:lineRule="atLeast"/>
                </w:pPr>
              </w:pPrChange>
            </w:pPr>
            <w:ins w:id="824" w:author="Björn Genfors" w:date="2014-03-13T15:42:00Z">
              <w:r>
                <w:fldChar w:fldCharType="begin"/>
              </w:r>
              <w:r>
                <w:instrText xml:space="preserve"> HYPERLINK "http://commons.apache.org/lang/api-2.1/org/apache/commons/lang/StringEscapeUtils.html" </w:instrText>
              </w:r>
              <w:r>
                <w:fldChar w:fldCharType="separate"/>
              </w:r>
              <w:r w:rsidRPr="00771262">
                <w:rPr>
                  <w:rStyle w:val="Hyperlnk"/>
                </w:rPr>
                <w:t>http://commons.apache.org/lang/api-2.1/org/apache/commons/lang/StringEscapeUtils.html</w:t>
              </w:r>
              <w:r>
                <w:rPr>
                  <w:rStyle w:val="Hyperlnk"/>
                </w:rPr>
                <w:fldChar w:fldCharType="end"/>
              </w:r>
            </w:ins>
          </w:p>
        </w:tc>
      </w:tr>
      <w:tr w:rsidR="00E17676" w14:paraId="685D90AF" w14:textId="77777777" w:rsidTr="00DF1FAC">
        <w:trPr>
          <w:ins w:id="825" w:author="Björn Genfors" w:date="2014-03-13T15:44:00Z"/>
        </w:trPr>
        <w:tc>
          <w:tcPr>
            <w:tcW w:w="964" w:type="dxa"/>
          </w:tcPr>
          <w:p w14:paraId="7296071A" w14:textId="68848055" w:rsidR="00E17676" w:rsidRDefault="00E17676">
            <w:pPr>
              <w:pStyle w:val="TableText"/>
              <w:rPr>
                <w:ins w:id="826" w:author="Björn Genfors" w:date="2014-03-13T15:44:00Z"/>
              </w:rPr>
              <w:pPrChange w:id="827" w:author="Björn Genfors" w:date="2014-03-13T15:09:00Z">
                <w:pPr>
                  <w:spacing w:line="240" w:lineRule="auto"/>
                </w:pPr>
              </w:pPrChange>
            </w:pPr>
            <w:ins w:id="828" w:author="Björn Genfors" w:date="2014-03-13T15:44:00Z">
              <w:r>
                <w:t>R13</w:t>
              </w:r>
            </w:ins>
          </w:p>
        </w:tc>
        <w:tc>
          <w:tcPr>
            <w:tcW w:w="3033" w:type="dxa"/>
          </w:tcPr>
          <w:p w14:paraId="009B65CA" w14:textId="4009A001" w:rsidR="00E17676" w:rsidRDefault="00E17676">
            <w:pPr>
              <w:pStyle w:val="TableText"/>
              <w:rPr>
                <w:ins w:id="829" w:author="Björn Genfors" w:date="2014-03-13T15:44:00Z"/>
                <w:szCs w:val="22"/>
              </w:rPr>
              <w:pPrChange w:id="830" w:author="Björn Genfors" w:date="2014-03-13T15:02:00Z">
                <w:pPr>
                  <w:pStyle w:val="TableText"/>
                  <w:spacing w:line="280" w:lineRule="atLeast"/>
                </w:pPr>
              </w:pPrChange>
            </w:pPr>
            <w:proofErr w:type="gramStart"/>
            <w:ins w:id="831" w:author="Björn Genfors" w:date="2014-03-13T15:44:00Z">
              <w:r>
                <w:t>KV  B</w:t>
              </w:r>
            </w:ins>
            <w:ins w:id="832" w:author="Björn Genfors" w:date="2014-03-13T15:45:00Z">
              <w:r>
                <w:t>efattning</w:t>
              </w:r>
            </w:ins>
            <w:proofErr w:type="gramEnd"/>
          </w:p>
        </w:tc>
        <w:tc>
          <w:tcPr>
            <w:tcW w:w="2331" w:type="dxa"/>
          </w:tcPr>
          <w:p w14:paraId="649C94E0" w14:textId="0A5C70E2" w:rsidR="00E17676" w:rsidRDefault="0039770F">
            <w:pPr>
              <w:pStyle w:val="TableText"/>
              <w:rPr>
                <w:ins w:id="833" w:author="Björn Genfors" w:date="2014-03-13T15:44:00Z"/>
                <w:szCs w:val="22"/>
              </w:rPr>
              <w:pPrChange w:id="834" w:author="Björn Genfors" w:date="2014-03-13T15:02:00Z">
                <w:pPr>
                  <w:pStyle w:val="TableText"/>
                  <w:spacing w:line="280" w:lineRule="atLeast"/>
                </w:pPr>
              </w:pPrChange>
            </w:pPr>
            <w:ins w:id="835" w:author="Khaled Daham" w:date="2014-03-13T19:56:00Z">
              <w:r>
                <w:t>Finns på Webben</w:t>
              </w:r>
            </w:ins>
          </w:p>
        </w:tc>
        <w:tc>
          <w:tcPr>
            <w:tcW w:w="3339" w:type="dxa"/>
          </w:tcPr>
          <w:p w14:paraId="660852CE" w14:textId="24E29938" w:rsidR="00E17676" w:rsidRPr="00E17676" w:rsidRDefault="00E17676">
            <w:pPr>
              <w:spacing w:line="226" w:lineRule="exact"/>
              <w:ind w:left="102"/>
              <w:rPr>
                <w:ins w:id="836" w:author="Björn Genfors" w:date="2014-03-13T15:44:00Z"/>
                <w:spacing w:val="-1"/>
                <w:szCs w:val="20"/>
                <w:rPrChange w:id="837" w:author="Björn Genfors" w:date="2014-03-13T15:44:00Z">
                  <w:rPr>
                    <w:ins w:id="838" w:author="Björn Genfors" w:date="2014-03-13T15:44:00Z"/>
                    <w:szCs w:val="22"/>
                  </w:rPr>
                </w:rPrChange>
              </w:rPr>
              <w:pPrChange w:id="839" w:author="Björn Genfors" w:date="2014-03-13T15:44:00Z">
                <w:pPr>
                  <w:pStyle w:val="TableText"/>
                  <w:spacing w:line="280" w:lineRule="atLeast"/>
                </w:pPr>
              </w:pPrChange>
            </w:pPr>
            <w:ins w:id="840" w:author="Björn Genfors" w:date="2014-03-13T15:44:00Z">
              <w:r>
                <w:fldChar w:fldCharType="begin"/>
              </w:r>
              <w:r>
                <w:instrText xml:space="preserve"> HYPERLINK "http://www.inera.se/Documents/TJANSTER_PROJEKT/Katalogtjanst_HSA/Innehall/hsa_innehall_befattning.pdf" </w:instrText>
              </w:r>
              <w:r>
                <w:fldChar w:fldCharType="separate"/>
              </w:r>
              <w:r w:rsidRPr="00C47224">
                <w:rPr>
                  <w:rStyle w:val="Hyperlnk"/>
                  <w:szCs w:val="20"/>
                </w:rPr>
                <w:t>http://www.inera.se/Documents/TJANSTER_PROJEKT/Katalogtjanst_HSA/Innehall/hsa_innehall_befattning.pdf</w:t>
              </w:r>
              <w:r>
                <w:rPr>
                  <w:rStyle w:val="Hyperlnk"/>
                  <w:szCs w:val="20"/>
                </w:rPr>
                <w:fldChar w:fldCharType="end"/>
              </w:r>
            </w:ins>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pPr>
              <w:pStyle w:val="TableText"/>
              <w:pPrChange w:id="841" w:author="Björn Genfors" w:date="2014-03-13T15:02:00Z">
                <w:pPr>
                  <w:spacing w:line="226" w:lineRule="exact"/>
                  <w:ind w:left="102"/>
                </w:pPr>
              </w:pPrChange>
            </w:pPr>
            <w:r>
              <w:t>Förkortning</w:t>
            </w:r>
          </w:p>
        </w:tc>
        <w:tc>
          <w:tcPr>
            <w:tcW w:w="3827" w:type="dxa"/>
            <w:shd w:val="clear" w:color="auto" w:fill="DDD9C3" w:themeFill="background2" w:themeFillShade="E6"/>
          </w:tcPr>
          <w:p w14:paraId="356148A9" w14:textId="2CF1EC0C" w:rsidR="00030D6C" w:rsidRPr="00A31996" w:rsidRDefault="00030D6C">
            <w:pPr>
              <w:pStyle w:val="TableText"/>
              <w:rPr>
                <w:szCs w:val="22"/>
              </w:rPr>
              <w:pPrChange w:id="842" w:author="Björn Genfors" w:date="2014-03-13T15:02:00Z">
                <w:pPr>
                  <w:pStyle w:val="TableText"/>
                  <w:spacing w:line="280" w:lineRule="atLeast"/>
                </w:pPr>
              </w:pPrChange>
            </w:pPr>
            <w:r>
              <w:t>Betydelse</w:t>
            </w:r>
          </w:p>
        </w:tc>
        <w:tc>
          <w:tcPr>
            <w:tcW w:w="4252" w:type="dxa"/>
            <w:shd w:val="clear" w:color="auto" w:fill="DDD9C3" w:themeFill="background2" w:themeFillShade="E6"/>
          </w:tcPr>
          <w:p w14:paraId="702D52E8" w14:textId="77777777" w:rsidR="00030D6C" w:rsidRPr="00A31996" w:rsidRDefault="00030D6C">
            <w:pPr>
              <w:pStyle w:val="TableText"/>
              <w:rPr>
                <w:szCs w:val="22"/>
              </w:rPr>
              <w:pPrChange w:id="843" w:author="Björn Genfors" w:date="2014-03-13T15:02:00Z">
                <w:pPr>
                  <w:pStyle w:val="TableText"/>
                  <w:spacing w:line="280" w:lineRule="atLeast"/>
                </w:pPr>
              </w:pPrChange>
            </w:pPr>
            <w:r>
              <w:t>Kommentar</w:t>
            </w:r>
          </w:p>
        </w:tc>
      </w:tr>
      <w:tr w:rsidR="00F92F91" w14:paraId="767601B1" w14:textId="77777777" w:rsidTr="00030D6C">
        <w:tc>
          <w:tcPr>
            <w:tcW w:w="1588" w:type="dxa"/>
          </w:tcPr>
          <w:p w14:paraId="1BDFEF5C" w14:textId="6A91F2C2" w:rsidR="00F92F91" w:rsidRDefault="00F92F91">
            <w:pPr>
              <w:pStyle w:val="TableText"/>
              <w:rPr>
                <w:szCs w:val="22"/>
              </w:rPr>
              <w:pPrChange w:id="844" w:author="Björn Genfors" w:date="2014-03-13T15:02:00Z">
                <w:pPr>
                  <w:pStyle w:val="TableText"/>
                  <w:spacing w:line="280" w:lineRule="atLeast"/>
                </w:pPr>
              </w:pPrChange>
            </w:pPr>
            <w:ins w:id="845" w:author="Björn Genfors" w:date="2014-03-13T15:11:00Z">
              <w:r>
                <w:t>Tjänstekonsument (K)</w:t>
              </w:r>
            </w:ins>
          </w:p>
        </w:tc>
        <w:tc>
          <w:tcPr>
            <w:tcW w:w="3827" w:type="dxa"/>
          </w:tcPr>
          <w:p w14:paraId="78EE5E21" w14:textId="7C1AE66C" w:rsidR="00F92F91" w:rsidRDefault="00F92F91">
            <w:pPr>
              <w:pStyle w:val="TableText"/>
              <w:rPr>
                <w:szCs w:val="22"/>
              </w:rPr>
              <w:pPrChange w:id="846" w:author="Björn Genfors" w:date="2014-03-13T15:02:00Z">
                <w:pPr>
                  <w:pStyle w:val="TableText"/>
                  <w:spacing w:line="280" w:lineRule="atLeast"/>
                </w:pPr>
              </w:pPrChange>
            </w:pPr>
            <w:ins w:id="847" w:author="Björn Genfors" w:date="2014-03-13T15:11:00Z">
              <w:r>
                <w:t>Informationssystem där aktörens agerande leder till automatiskt informationsutbyte med andra system (t.ex. e-tjänst eller journalsystem). En Tjänstekonsument använder en SOA-tjänst som i sin tur följer ett tjänstekontrakt.</w:t>
              </w:r>
            </w:ins>
          </w:p>
        </w:tc>
        <w:tc>
          <w:tcPr>
            <w:tcW w:w="4252" w:type="dxa"/>
          </w:tcPr>
          <w:p w14:paraId="6B9E23A7" w14:textId="64DDA306" w:rsidR="00F92F91" w:rsidRDefault="00F92F91">
            <w:pPr>
              <w:pStyle w:val="TableText"/>
              <w:rPr>
                <w:szCs w:val="22"/>
              </w:rPr>
              <w:pPrChange w:id="848" w:author="Björn Genfors" w:date="2014-03-13T15:12:00Z">
                <w:pPr>
                  <w:pStyle w:val="TableText"/>
                  <w:spacing w:line="280" w:lineRule="atLeast"/>
                </w:pPr>
              </w:pPrChange>
            </w:pPr>
            <w:ins w:id="849" w:author="Björn Genfors" w:date="2014-03-13T15:11:00Z">
              <w:r>
                <w:t>Se referens R</w:t>
              </w:r>
            </w:ins>
            <w:ins w:id="850" w:author="Björn Genfors" w:date="2014-03-13T15:12:00Z">
              <w:r w:rsidR="005B3978">
                <w:t>8</w:t>
              </w:r>
            </w:ins>
          </w:p>
        </w:tc>
      </w:tr>
      <w:tr w:rsidR="00F92F91" w:rsidRPr="00537CC7" w14:paraId="36C85D46" w14:textId="77777777" w:rsidTr="00F92F91">
        <w:trPr>
          <w:ins w:id="851" w:author="Björn Genfors" w:date="2014-03-13T15:10:00Z"/>
        </w:trPr>
        <w:tc>
          <w:tcPr>
            <w:tcW w:w="1588" w:type="dxa"/>
            <w:tcBorders>
              <w:top w:val="single" w:sz="6" w:space="0" w:color="auto"/>
              <w:left w:val="single" w:sz="6" w:space="0" w:color="auto"/>
              <w:bottom w:val="single" w:sz="6" w:space="0" w:color="auto"/>
              <w:right w:val="single" w:sz="6" w:space="0" w:color="auto"/>
            </w:tcBorders>
          </w:tcPr>
          <w:p w14:paraId="0344BB98" w14:textId="03282250" w:rsidR="00F92F91" w:rsidRDefault="00F92F91" w:rsidP="00CE1872">
            <w:pPr>
              <w:pStyle w:val="TableText"/>
              <w:rPr>
                <w:ins w:id="852" w:author="Björn Genfors" w:date="2014-03-13T15:10:00Z"/>
              </w:rPr>
            </w:pPr>
            <w:ins w:id="853" w:author="Björn Genfors" w:date="2014-03-13T15:11:00Z">
              <w:r w:rsidRPr="00420C18">
                <w:t>Tjänsteproducent (P)</w:t>
              </w:r>
            </w:ins>
          </w:p>
        </w:tc>
        <w:tc>
          <w:tcPr>
            <w:tcW w:w="3827" w:type="dxa"/>
            <w:tcBorders>
              <w:top w:val="single" w:sz="6" w:space="0" w:color="auto"/>
              <w:left w:val="single" w:sz="6" w:space="0" w:color="auto"/>
              <w:bottom w:val="single" w:sz="6" w:space="0" w:color="auto"/>
              <w:right w:val="single" w:sz="6" w:space="0" w:color="auto"/>
            </w:tcBorders>
          </w:tcPr>
          <w:p w14:paraId="7EDD63C6" w14:textId="459F425D" w:rsidR="00F92F91" w:rsidRPr="00420C18" w:rsidRDefault="00F92F91" w:rsidP="00CE1872">
            <w:pPr>
              <w:pStyle w:val="TableText"/>
              <w:rPr>
                <w:ins w:id="854" w:author="Björn Genfors" w:date="2014-03-13T15:10:00Z"/>
              </w:rPr>
            </w:pPr>
            <w:ins w:id="855" w:author="Björn Genfors" w:date="2014-03-13T15:11:00Z">
              <w:r w:rsidRPr="00420C18">
                <w:t>Hanterar logik och format så som specificeras av ett tjänstekontrakt.</w:t>
              </w:r>
            </w:ins>
          </w:p>
        </w:tc>
        <w:tc>
          <w:tcPr>
            <w:tcW w:w="4252" w:type="dxa"/>
            <w:tcBorders>
              <w:top w:val="single" w:sz="6" w:space="0" w:color="auto"/>
              <w:left w:val="single" w:sz="6" w:space="0" w:color="auto"/>
              <w:bottom w:val="single" w:sz="6" w:space="0" w:color="auto"/>
              <w:right w:val="single" w:sz="6" w:space="0" w:color="auto"/>
            </w:tcBorders>
          </w:tcPr>
          <w:p w14:paraId="0E498D8F" w14:textId="6EF2F26B" w:rsidR="00F92F91" w:rsidRPr="00F92F91" w:rsidRDefault="00F92F91">
            <w:pPr>
              <w:pStyle w:val="TableText"/>
              <w:rPr>
                <w:ins w:id="856" w:author="Björn Genfors" w:date="2014-03-13T15:10:00Z"/>
                <w:rFonts w:ascii="Arial" w:eastAsia="ヒラギノ角ゴ Pro W3" w:hAnsi="Arial"/>
                <w:i/>
                <w:color w:val="000000"/>
                <w:sz w:val="16"/>
                <w:szCs w:val="16"/>
                <w:lang w:val="en-GB"/>
              </w:rPr>
              <w:pPrChange w:id="857" w:author="Björn Genfors" w:date="2014-03-13T15:12:00Z">
                <w:pPr>
                  <w:pStyle w:val="TableText"/>
                  <w:spacing w:line="280" w:lineRule="atLeast"/>
                </w:pPr>
              </w:pPrChange>
            </w:pPr>
            <w:ins w:id="858" w:author="Björn Genfors" w:date="2014-03-13T15:11:00Z">
              <w:r>
                <w:t>Se referens R</w:t>
              </w:r>
            </w:ins>
            <w:ins w:id="859" w:author="Björn Genfors" w:date="2014-03-13T15:12:00Z">
              <w:r w:rsidR="005B3978">
                <w:t>8</w:t>
              </w:r>
            </w:ins>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Rubrik1"/>
        <w:numPr>
          <w:ilvl w:val="0"/>
          <w:numId w:val="0"/>
        </w:numPr>
        <w:ind w:left="432"/>
      </w:pPr>
    </w:p>
    <w:p w14:paraId="0C52B6D8" w14:textId="77777777" w:rsidR="007E47C0" w:rsidRDefault="007E47C0" w:rsidP="007E47C0">
      <w:pPr>
        <w:pStyle w:val="Rubrik1"/>
      </w:pPr>
      <w:bookmarkStart w:id="860" w:name="_Toc357754843"/>
      <w:bookmarkStart w:id="861" w:name="_Toc382487387"/>
      <w:r>
        <w:t>Inledning</w:t>
      </w:r>
      <w:bookmarkEnd w:id="417"/>
      <w:bookmarkEnd w:id="418"/>
      <w:bookmarkEnd w:id="419"/>
      <w:bookmarkEnd w:id="420"/>
      <w:bookmarkEnd w:id="421"/>
      <w:bookmarkEnd w:id="422"/>
      <w:bookmarkEnd w:id="860"/>
      <w:bookmarkEnd w:id="861"/>
    </w:p>
    <w:p w14:paraId="4E3C917C" w14:textId="0FE74312" w:rsidR="00E52620" w:rsidRDefault="007E47C0" w:rsidP="007E47C0">
      <w:r>
        <w:t xml:space="preserve">Detta är beskrivningen av tjänstekontrakten i tjänstedomänen </w:t>
      </w:r>
      <w:proofErr w:type="gramStart"/>
      <w:r w:rsidR="00762180">
        <w:t>clinicalprocess:healthcond</w:t>
      </w:r>
      <w:proofErr w:type="gramEnd"/>
      <w:r w:rsidR="00762180">
        <w:t>:</w:t>
      </w:r>
      <w:r w:rsidR="00896CEF">
        <w:t>description</w:t>
      </w:r>
      <w:r>
        <w:t xml:space="preserve">. </w:t>
      </w:r>
    </w:p>
    <w:p w14:paraId="75E729D9" w14:textId="77777777" w:rsidR="00E52620" w:rsidRDefault="00E52620" w:rsidP="007E47C0"/>
    <w:p w14:paraId="403D5009" w14:textId="5CD25DE6" w:rsidR="00E52620" w:rsidRDefault="007E47C0" w:rsidP="007E47C0">
      <w:r>
        <w:t>Den svenska benämningen är ”</w:t>
      </w:r>
      <w:r w:rsidR="00E52620" w:rsidRPr="00E52620">
        <w:t>Hantera hälsorelaterade</w:t>
      </w:r>
      <w:r w:rsidR="00896CEF">
        <w:t xml:space="preserve"> tillstånd</w:t>
      </w:r>
      <w:ins w:id="862" w:author="Björn Genfors" w:date="2014-03-13T15:20:00Z">
        <w:r w:rsidR="005F7AB6">
          <w:t xml:space="preserve">, </w:t>
        </w:r>
      </w:ins>
      <w:del w:id="863" w:author="Björn Genfors" w:date="2014-03-13T15:20:00Z">
        <w:r w:rsidR="00896CEF" w:rsidDel="005F7AB6">
          <w:delText>:</w:delText>
        </w:r>
      </w:del>
      <w:r w:rsidR="00896CEF">
        <w:t>tillståndsbeskrivning</w:t>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arkitekturella beslut [R1]. </w:t>
      </w:r>
      <w:r w:rsidR="007E47C0">
        <w:t xml:space="preserve"> </w:t>
      </w:r>
    </w:p>
    <w:p w14:paraId="6C64B5A1" w14:textId="77777777" w:rsidR="007E47C0" w:rsidRDefault="007E47C0" w:rsidP="007E47C0"/>
    <w:p w14:paraId="0F99F88A" w14:textId="0A1CF60F" w:rsidR="0096471C" w:rsidRDefault="0096471C" w:rsidP="007E47C0">
      <w:r w:rsidRPr="00BC5B0B">
        <w:t xml:space="preserve">Tjänstedomänens syftar till att tillmötesgå behovet av </w:t>
      </w:r>
      <w:r w:rsidR="00896CEF">
        <w:t xml:space="preserve">både patientens och vårdprofessionens </w:t>
      </w:r>
      <w:r>
        <w:t>direkt</w:t>
      </w:r>
      <w:r w:rsidRPr="00BC5B0B">
        <w:t xml:space="preserve">åtkomst till </w:t>
      </w:r>
      <w:r w:rsidR="00896CEF">
        <w:t>patientens vårdinformation</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047EB04A" w:rsidR="007E47C0" w:rsidDel="00B33025" w:rsidRDefault="007E47C0" w:rsidP="007E47C0">
      <w:pPr>
        <w:rPr>
          <w:del w:id="864" w:author="Björn Genfors" w:date="2014-04-16T14:37:00Z"/>
        </w:rPr>
      </w:pPr>
    </w:p>
    <w:p w14:paraId="2836636F" w14:textId="12171CB8" w:rsidR="003164EA" w:rsidRDefault="00030D6C" w:rsidP="007E47C0">
      <w:pPr>
        <w:tabs>
          <w:tab w:val="left" w:pos="7110"/>
        </w:tabs>
      </w:pPr>
      <w:r>
        <w:rPr>
          <w:noProof/>
          <w:lang w:eastAsia="sv-SE"/>
        </w:rPr>
        <mc:AlternateContent>
          <mc:Choice Requires="wps">
            <w:drawing>
              <wp:inline distT="0" distB="0" distL="0" distR="0" wp14:anchorId="64CEEA4E" wp14:editId="6992827A">
                <wp:extent cx="5753100" cy="391477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914775"/>
                        </a:xfrm>
                        <a:prstGeom prst="rect">
                          <a:avLst/>
                        </a:prstGeom>
                        <a:solidFill>
                          <a:srgbClr val="DDDDDD"/>
                        </a:solidFill>
                        <a:ln w="9525">
                          <a:solidFill>
                            <a:srgbClr val="000000"/>
                          </a:solidFill>
                          <a:miter lim="800000"/>
                          <a:headEnd/>
                          <a:tailEnd/>
                        </a:ln>
                      </wps:spPr>
                      <wps:txbx>
                        <w:txbxContent>
                          <w:p w14:paraId="4282EC2F" w14:textId="77777777" w:rsidR="00500435" w:rsidRPr="004255A2" w:rsidRDefault="00500435" w:rsidP="004255A2">
                            <w:r w:rsidRPr="004255A2">
                              <w:t>I arbetet har följande personer deltagit:</w:t>
                            </w:r>
                          </w:p>
                          <w:p w14:paraId="33ABAB67" w14:textId="77777777" w:rsidR="00500435" w:rsidRDefault="00500435" w:rsidP="007E47C0"/>
                          <w:p w14:paraId="5BDB7093" w14:textId="77777777" w:rsidR="00500435" w:rsidRDefault="00500435" w:rsidP="004255A2">
                            <w:r w:rsidRPr="004255A2">
                              <w:rPr>
                                <w:szCs w:val="20"/>
                              </w:rPr>
                              <w:t>Tjänstedomänansvarig</w:t>
                            </w:r>
                            <w:r w:rsidRPr="00FE3AAD">
                              <w:t>:</w:t>
                            </w:r>
                          </w:p>
                          <w:p w14:paraId="0C7A8F4C" w14:textId="77777777" w:rsidR="00500435" w:rsidRPr="00FE3AAD" w:rsidRDefault="00500435" w:rsidP="004255A2"/>
                          <w:p w14:paraId="54D80C8F" w14:textId="0E8183DD" w:rsidR="00500435" w:rsidRDefault="00500435" w:rsidP="004255A2">
                            <w:pPr>
                              <w:rPr>
                                <w:i/>
                              </w:rPr>
                            </w:pPr>
                            <w:r>
                              <w:t>Marcus Claus, Mawell</w:t>
                            </w:r>
                          </w:p>
                          <w:p w14:paraId="7F669B65" w14:textId="77777777" w:rsidR="00500435" w:rsidRPr="00FE3AAD" w:rsidRDefault="00500435" w:rsidP="007E47C0">
                            <w:pPr>
                              <w:rPr>
                                <w:i/>
                              </w:rPr>
                            </w:pPr>
                          </w:p>
                          <w:p w14:paraId="1E645C8B" w14:textId="4595BE96" w:rsidR="00500435" w:rsidRDefault="00500435" w:rsidP="004255A2">
                            <w:r w:rsidRPr="009B4414">
                              <w:t>Projektgrupp</w:t>
                            </w:r>
                            <w:r>
                              <w:t xml:space="preserve"> 2012-12-03 </w:t>
                            </w:r>
                            <w:proofErr w:type="gramStart"/>
                            <w:r>
                              <w:t>- :</w:t>
                            </w:r>
                            <w:proofErr w:type="gramEnd"/>
                          </w:p>
                          <w:p w14:paraId="0B3EF4E0" w14:textId="77777777" w:rsidR="00500435" w:rsidRPr="009B4414" w:rsidRDefault="00500435" w:rsidP="004255A2"/>
                          <w:p w14:paraId="36DA6FDD" w14:textId="77777777" w:rsidR="00500435" w:rsidRPr="00403EF5" w:rsidRDefault="00500435" w:rsidP="00403EF5">
                            <w:pPr>
                              <w:pStyle w:val="Sidfot"/>
                              <w:rPr>
                                <w:i/>
                                <w:sz w:val="20"/>
                                <w:szCs w:val="20"/>
                              </w:rPr>
                            </w:pPr>
                            <w:r w:rsidRPr="00403EF5">
                              <w:rPr>
                                <w:i/>
                                <w:sz w:val="20"/>
                                <w:szCs w:val="20"/>
                              </w:rPr>
                              <w:t>Maria Andersson de Vicente, Mawell</w:t>
                            </w:r>
                          </w:p>
                          <w:p w14:paraId="750247C0" w14:textId="77777777" w:rsidR="00500435" w:rsidRPr="00403EF5" w:rsidRDefault="00500435" w:rsidP="00403EF5">
                            <w:pPr>
                              <w:pStyle w:val="Sidfot"/>
                              <w:rPr>
                                <w:i/>
                                <w:sz w:val="20"/>
                                <w:szCs w:val="20"/>
                              </w:rPr>
                            </w:pPr>
                            <w:r w:rsidRPr="00403EF5">
                              <w:rPr>
                                <w:i/>
                                <w:sz w:val="20"/>
                                <w:szCs w:val="20"/>
                              </w:rPr>
                              <w:t>Marco De Luca, De Luca Consulting</w:t>
                            </w:r>
                          </w:p>
                          <w:p w14:paraId="7387821D" w14:textId="77777777" w:rsidR="00500435" w:rsidRPr="00403EF5" w:rsidRDefault="00500435" w:rsidP="00403EF5">
                            <w:pPr>
                              <w:pStyle w:val="Sidfot"/>
                              <w:rPr>
                                <w:i/>
                                <w:sz w:val="20"/>
                                <w:szCs w:val="20"/>
                              </w:rPr>
                            </w:pPr>
                            <w:r w:rsidRPr="00403EF5">
                              <w:rPr>
                                <w:i/>
                                <w:sz w:val="20"/>
                                <w:szCs w:val="20"/>
                              </w:rPr>
                              <w:t>Magnus Ekstrand, Callista</w:t>
                            </w:r>
                          </w:p>
                          <w:p w14:paraId="30978BFF" w14:textId="77777777" w:rsidR="00500435" w:rsidRPr="00403EF5" w:rsidRDefault="00500435" w:rsidP="00403EF5">
                            <w:pPr>
                              <w:pStyle w:val="Sidfot"/>
                              <w:rPr>
                                <w:i/>
                                <w:sz w:val="20"/>
                                <w:szCs w:val="20"/>
                              </w:rPr>
                            </w:pPr>
                            <w:r w:rsidRPr="00403EF5">
                              <w:rPr>
                                <w:i/>
                                <w:sz w:val="20"/>
                                <w:szCs w:val="20"/>
                              </w:rPr>
                              <w:t>Johan Eltes, Cynergia</w:t>
                            </w:r>
                          </w:p>
                          <w:p w14:paraId="40E27A0C" w14:textId="10DA8321" w:rsidR="00500435" w:rsidRPr="00403EF5" w:rsidDel="00545D7B" w:rsidRDefault="00500435" w:rsidP="00403EF5">
                            <w:pPr>
                              <w:pStyle w:val="Sidfot"/>
                              <w:rPr>
                                <w:del w:id="865" w:author="Khaled Daham" w:date="2014-03-13T19:17:00Z"/>
                                <w:i/>
                                <w:sz w:val="20"/>
                                <w:szCs w:val="20"/>
                              </w:rPr>
                            </w:pPr>
                            <w:del w:id="866" w:author="Khaled Daham" w:date="2014-03-13T19:17:00Z">
                              <w:r w:rsidRPr="00403EF5" w:rsidDel="00545D7B">
                                <w:rPr>
                                  <w:i/>
                                  <w:sz w:val="20"/>
                                  <w:szCs w:val="20"/>
                                </w:rPr>
                                <w:delText>Lennart Eriksson, CeHis</w:delText>
                              </w:r>
                            </w:del>
                          </w:p>
                          <w:p w14:paraId="4B70F1FB" w14:textId="29E5338D" w:rsidR="00500435" w:rsidRPr="00403EF5" w:rsidDel="00545D7B" w:rsidRDefault="00500435" w:rsidP="00403EF5">
                            <w:pPr>
                              <w:pStyle w:val="Sidfot"/>
                              <w:rPr>
                                <w:del w:id="867" w:author="Khaled Daham" w:date="2014-03-13T19:17:00Z"/>
                                <w:i/>
                                <w:sz w:val="20"/>
                                <w:szCs w:val="20"/>
                              </w:rPr>
                            </w:pPr>
                            <w:del w:id="868" w:author="Khaled Daham" w:date="2014-03-13T19:17:00Z">
                              <w:r w:rsidRPr="00403EF5" w:rsidDel="00545D7B">
                                <w:rPr>
                                  <w:i/>
                                  <w:sz w:val="20"/>
                                  <w:szCs w:val="20"/>
                                </w:rPr>
                                <w:delText>Björn Skeppner, Inera</w:delText>
                              </w:r>
                            </w:del>
                          </w:p>
                          <w:p w14:paraId="46FFF8EF" w14:textId="69B9BB53" w:rsidR="00500435" w:rsidRPr="00403EF5" w:rsidRDefault="00500435" w:rsidP="00403EF5">
                            <w:pPr>
                              <w:pStyle w:val="Sidfot"/>
                              <w:rPr>
                                <w:i/>
                                <w:sz w:val="20"/>
                                <w:szCs w:val="20"/>
                              </w:rPr>
                            </w:pPr>
                            <w:r w:rsidRPr="00403EF5">
                              <w:rPr>
                                <w:i/>
                                <w:sz w:val="20"/>
                                <w:szCs w:val="20"/>
                              </w:rPr>
                              <w:t>Thomas S</w:t>
                            </w:r>
                            <w:del w:id="869" w:author="Khaled Daham" w:date="2014-03-13T19:17:00Z">
                              <w:r w:rsidRPr="00403EF5" w:rsidDel="00333AE4">
                                <w:rPr>
                                  <w:i/>
                                  <w:sz w:val="20"/>
                                  <w:szCs w:val="20"/>
                                </w:rPr>
                                <w:delText>l</w:delText>
                              </w:r>
                            </w:del>
                            <w:r w:rsidRPr="00403EF5">
                              <w:rPr>
                                <w:i/>
                                <w:sz w:val="20"/>
                                <w:szCs w:val="20"/>
                              </w:rPr>
                              <w:t>i</w:t>
                            </w:r>
                            <w:ins w:id="870" w:author="Khaled Daham" w:date="2014-03-13T19:17:00Z">
                              <w:r>
                                <w:rPr>
                                  <w:i/>
                                  <w:sz w:val="20"/>
                                  <w:szCs w:val="20"/>
                                </w:rPr>
                                <w:t>l</w:t>
                              </w:r>
                            </w:ins>
                            <w:r w:rsidRPr="00403EF5">
                              <w:rPr>
                                <w:i/>
                                <w:sz w:val="20"/>
                                <w:szCs w:val="20"/>
                              </w:rPr>
                              <w:t>tberg, Mawell</w:t>
                            </w:r>
                          </w:p>
                          <w:p w14:paraId="64FDBEFD" w14:textId="77777777" w:rsidR="00500435" w:rsidRPr="00403EF5" w:rsidRDefault="00500435" w:rsidP="00403EF5">
                            <w:pPr>
                              <w:pStyle w:val="Sidfot"/>
                              <w:rPr>
                                <w:i/>
                                <w:sz w:val="20"/>
                                <w:szCs w:val="20"/>
                              </w:rPr>
                            </w:pPr>
                            <w:r w:rsidRPr="00403EF5">
                              <w:rPr>
                                <w:i/>
                                <w:sz w:val="20"/>
                                <w:szCs w:val="20"/>
                              </w:rPr>
                              <w:t>Björn Strihagen, Inera</w:t>
                            </w:r>
                          </w:p>
                          <w:p w14:paraId="7594EBC4" w14:textId="77777777" w:rsidR="00500435" w:rsidRPr="00403EF5" w:rsidRDefault="00500435" w:rsidP="00403EF5">
                            <w:pPr>
                              <w:pStyle w:val="Sidfot"/>
                              <w:rPr>
                                <w:i/>
                                <w:sz w:val="20"/>
                                <w:szCs w:val="20"/>
                              </w:rPr>
                            </w:pPr>
                            <w:r w:rsidRPr="00403EF5">
                              <w:rPr>
                                <w:i/>
                                <w:sz w:val="20"/>
                                <w:szCs w:val="20"/>
                              </w:rPr>
                              <w:t>Fredrik Ström, Mawell</w:t>
                            </w:r>
                          </w:p>
                          <w:p w14:paraId="6D25A1B5" w14:textId="77777777" w:rsidR="00500435" w:rsidRDefault="00500435" w:rsidP="00403EF5">
                            <w:pPr>
                              <w:pStyle w:val="Sidfot"/>
                              <w:rPr>
                                <w:i/>
                                <w:sz w:val="20"/>
                                <w:szCs w:val="20"/>
                              </w:rPr>
                            </w:pPr>
                            <w:r w:rsidRPr="00403EF5">
                              <w:rPr>
                                <w:i/>
                                <w:sz w:val="20"/>
                                <w:szCs w:val="20"/>
                              </w:rPr>
                              <w:t>Björn Genfors, Mawell</w:t>
                            </w:r>
                          </w:p>
                          <w:p w14:paraId="323465AB" w14:textId="2B4C0B41" w:rsidR="00500435" w:rsidRPr="00403EF5" w:rsidRDefault="00500435" w:rsidP="00403EF5">
                            <w:pPr>
                              <w:pStyle w:val="Sidfot"/>
                              <w:rPr>
                                <w:i/>
                                <w:sz w:val="20"/>
                                <w:szCs w:val="20"/>
                              </w:rPr>
                            </w:pPr>
                            <w:r>
                              <w:rPr>
                                <w:i/>
                                <w:sz w:val="20"/>
                                <w:szCs w:val="20"/>
                              </w:rPr>
                              <w:t>Khaled Daham, Callista</w:t>
                            </w:r>
                          </w:p>
                          <w:p w14:paraId="57B97EFC" w14:textId="77777777" w:rsidR="00500435" w:rsidRPr="00403EF5" w:rsidRDefault="00500435" w:rsidP="00403EF5">
                            <w:pPr>
                              <w:pStyle w:val="Sidfot"/>
                              <w:rPr>
                                <w:i/>
                                <w:sz w:val="20"/>
                                <w:szCs w:val="20"/>
                              </w:rPr>
                            </w:pPr>
                          </w:p>
                          <w:p w14:paraId="0249687C" w14:textId="77777777" w:rsidR="00500435" w:rsidRPr="00403EF5" w:rsidRDefault="00500435" w:rsidP="00403EF5">
                            <w:pPr>
                              <w:pStyle w:val="Sidfot"/>
                              <w:rPr>
                                <w:i/>
                                <w:sz w:val="20"/>
                                <w:szCs w:val="20"/>
                              </w:rPr>
                            </w:pPr>
                            <w:r w:rsidRPr="00403EF5">
                              <w:rPr>
                                <w:i/>
                                <w:sz w:val="20"/>
                                <w:szCs w:val="20"/>
                              </w:rPr>
                              <w:t>Projektledning:</w:t>
                            </w:r>
                          </w:p>
                          <w:p w14:paraId="553A15D7" w14:textId="77777777" w:rsidR="00500435" w:rsidRPr="00403EF5" w:rsidRDefault="00500435" w:rsidP="00403EF5">
                            <w:pPr>
                              <w:pStyle w:val="Sidfot"/>
                              <w:rPr>
                                <w:i/>
                                <w:sz w:val="20"/>
                                <w:szCs w:val="20"/>
                              </w:rPr>
                            </w:pPr>
                          </w:p>
                          <w:p w14:paraId="3064CD2C" w14:textId="77777777" w:rsidR="00500435" w:rsidRPr="006D35DF" w:rsidRDefault="00500435" w:rsidP="00403EF5">
                            <w:pPr>
                              <w:pStyle w:val="Sidfot"/>
                              <w:rPr>
                                <w:i/>
                                <w:sz w:val="20"/>
                                <w:szCs w:val="20"/>
                                <w:lang w:val="en-US"/>
                                <w:rPrChange w:id="871" w:author="Björn Genfors" w:date="2014-03-21T11:26:00Z">
                                  <w:rPr>
                                    <w:i/>
                                    <w:sz w:val="20"/>
                                    <w:szCs w:val="20"/>
                                  </w:rPr>
                                </w:rPrChange>
                              </w:rPr>
                            </w:pPr>
                            <w:r w:rsidRPr="006D35DF">
                              <w:rPr>
                                <w:i/>
                                <w:sz w:val="20"/>
                                <w:szCs w:val="20"/>
                                <w:lang w:val="en-US"/>
                                <w:rPrChange w:id="872" w:author="Björn Genfors" w:date="2014-03-21T11:26:00Z">
                                  <w:rPr>
                                    <w:i/>
                                    <w:sz w:val="20"/>
                                    <w:szCs w:val="20"/>
                                  </w:rPr>
                                </w:rPrChange>
                              </w:rPr>
                              <w:t>Johan Eltes, Cynergia</w:t>
                            </w:r>
                          </w:p>
                          <w:p w14:paraId="14186203" w14:textId="0674C849" w:rsidR="00500435" w:rsidRPr="006D35DF" w:rsidRDefault="00500435" w:rsidP="00403EF5">
                            <w:pPr>
                              <w:pStyle w:val="Sidfot"/>
                              <w:rPr>
                                <w:i/>
                                <w:sz w:val="20"/>
                                <w:szCs w:val="20"/>
                                <w:lang w:val="en-US"/>
                                <w:rPrChange w:id="873" w:author="Björn Genfors" w:date="2014-03-21T11:26:00Z">
                                  <w:rPr>
                                    <w:i/>
                                    <w:sz w:val="20"/>
                                    <w:szCs w:val="20"/>
                                  </w:rPr>
                                </w:rPrChange>
                              </w:rPr>
                            </w:pPr>
                            <w:r w:rsidRPr="006D35DF">
                              <w:rPr>
                                <w:i/>
                                <w:sz w:val="20"/>
                                <w:szCs w:val="20"/>
                                <w:lang w:val="en-US"/>
                                <w:rPrChange w:id="874" w:author="Björn Genfors" w:date="2014-03-21T11:26:00Z">
                                  <w:rPr>
                                    <w:i/>
                                    <w:sz w:val="20"/>
                                    <w:szCs w:val="20"/>
                                  </w:rPr>
                                </w:rPrChange>
                              </w:rPr>
                              <w:t>Marcus Claus, Mawell</w:t>
                            </w:r>
                          </w:p>
                          <w:p w14:paraId="3DE95755" w14:textId="77777777" w:rsidR="00500435" w:rsidRPr="006D35DF" w:rsidRDefault="00500435" w:rsidP="007E47C0">
                            <w:pPr>
                              <w:rPr>
                                <w:i/>
                                <w:lang w:val="en-US"/>
                                <w:rPrChange w:id="875" w:author="Björn Genfors" w:date="2014-03-21T11:26:00Z">
                                  <w:rPr>
                                    <w:i/>
                                  </w:rPr>
                                </w:rPrChange>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" fillcolor="#ddd">
                <v:textbox>
                  <w:txbxContent>
                    <w:p w14:paraId="4282EC2F" w14:textId="77777777" w:rsidR="00500435" w:rsidRPr="004255A2" w:rsidRDefault="00500435" w:rsidP="004255A2">
                      <w:r w:rsidRPr="004255A2">
                        <w:t>I arbetet har följande personer deltagit:</w:t>
                      </w:r>
                    </w:p>
                    <w:p w14:paraId="33ABAB67" w14:textId="77777777" w:rsidR="00500435" w:rsidRDefault="00500435" w:rsidP="007E47C0"/>
                    <w:p w14:paraId="5BDB7093" w14:textId="77777777" w:rsidR="00500435" w:rsidRDefault="00500435" w:rsidP="004255A2">
                      <w:r w:rsidRPr="004255A2">
                        <w:rPr>
                          <w:szCs w:val="20"/>
                        </w:rPr>
                        <w:t>Tjänstedomänansvarig</w:t>
                      </w:r>
                      <w:r w:rsidRPr="00FE3AAD">
                        <w:t>:</w:t>
                      </w:r>
                    </w:p>
                    <w:p w14:paraId="0C7A8F4C" w14:textId="77777777" w:rsidR="00500435" w:rsidRPr="00FE3AAD" w:rsidRDefault="00500435" w:rsidP="004255A2"/>
                    <w:p w14:paraId="54D80C8F" w14:textId="0E8183DD" w:rsidR="00500435" w:rsidRDefault="00500435" w:rsidP="004255A2">
                      <w:pPr>
                        <w:rPr>
                          <w:i/>
                        </w:rPr>
                      </w:pPr>
                      <w:r>
                        <w:t>Marcus Claus, Mawell</w:t>
                      </w:r>
                    </w:p>
                    <w:p w14:paraId="7F669B65" w14:textId="77777777" w:rsidR="00500435" w:rsidRPr="00FE3AAD" w:rsidRDefault="00500435" w:rsidP="007E47C0">
                      <w:pPr>
                        <w:rPr>
                          <w:i/>
                        </w:rPr>
                      </w:pPr>
                    </w:p>
                    <w:p w14:paraId="1E645C8B" w14:textId="4595BE96" w:rsidR="00500435" w:rsidRDefault="00500435" w:rsidP="004255A2">
                      <w:r w:rsidRPr="009B4414">
                        <w:t>Projektgrupp</w:t>
                      </w:r>
                      <w:r>
                        <w:t xml:space="preserve"> 2012-12-03 </w:t>
                      </w:r>
                      <w:proofErr w:type="gramStart"/>
                      <w:r>
                        <w:t>- :</w:t>
                      </w:r>
                      <w:proofErr w:type="gramEnd"/>
                    </w:p>
                    <w:p w14:paraId="0B3EF4E0" w14:textId="77777777" w:rsidR="00500435" w:rsidRPr="009B4414" w:rsidRDefault="00500435" w:rsidP="004255A2"/>
                    <w:p w14:paraId="36DA6FDD" w14:textId="77777777" w:rsidR="00500435" w:rsidRPr="00403EF5" w:rsidRDefault="00500435" w:rsidP="00403EF5">
                      <w:pPr>
                        <w:pStyle w:val="Sidfot"/>
                        <w:rPr>
                          <w:i/>
                          <w:sz w:val="20"/>
                          <w:szCs w:val="20"/>
                        </w:rPr>
                      </w:pPr>
                      <w:r w:rsidRPr="00403EF5">
                        <w:rPr>
                          <w:i/>
                          <w:sz w:val="20"/>
                          <w:szCs w:val="20"/>
                        </w:rPr>
                        <w:t>Maria Andersson de Vicente, Mawell</w:t>
                      </w:r>
                    </w:p>
                    <w:p w14:paraId="750247C0" w14:textId="77777777" w:rsidR="00500435" w:rsidRPr="00403EF5" w:rsidRDefault="00500435" w:rsidP="00403EF5">
                      <w:pPr>
                        <w:pStyle w:val="Sidfot"/>
                        <w:rPr>
                          <w:i/>
                          <w:sz w:val="20"/>
                          <w:szCs w:val="20"/>
                        </w:rPr>
                      </w:pPr>
                      <w:r w:rsidRPr="00403EF5">
                        <w:rPr>
                          <w:i/>
                          <w:sz w:val="20"/>
                          <w:szCs w:val="20"/>
                        </w:rPr>
                        <w:t>Marco De Luca, De Luca Consulting</w:t>
                      </w:r>
                    </w:p>
                    <w:p w14:paraId="7387821D" w14:textId="77777777" w:rsidR="00500435" w:rsidRPr="00403EF5" w:rsidRDefault="00500435" w:rsidP="00403EF5">
                      <w:pPr>
                        <w:pStyle w:val="Sidfot"/>
                        <w:rPr>
                          <w:i/>
                          <w:sz w:val="20"/>
                          <w:szCs w:val="20"/>
                        </w:rPr>
                      </w:pPr>
                      <w:r w:rsidRPr="00403EF5">
                        <w:rPr>
                          <w:i/>
                          <w:sz w:val="20"/>
                          <w:szCs w:val="20"/>
                        </w:rPr>
                        <w:t>Magnus Ekstrand, Callista</w:t>
                      </w:r>
                    </w:p>
                    <w:p w14:paraId="30978BFF" w14:textId="77777777" w:rsidR="00500435" w:rsidRPr="00403EF5" w:rsidRDefault="00500435" w:rsidP="00403EF5">
                      <w:pPr>
                        <w:pStyle w:val="Sidfot"/>
                        <w:rPr>
                          <w:i/>
                          <w:sz w:val="20"/>
                          <w:szCs w:val="20"/>
                        </w:rPr>
                      </w:pPr>
                      <w:r w:rsidRPr="00403EF5">
                        <w:rPr>
                          <w:i/>
                          <w:sz w:val="20"/>
                          <w:szCs w:val="20"/>
                        </w:rPr>
                        <w:t>Johan Eltes, Cynergia</w:t>
                      </w:r>
                    </w:p>
                    <w:p w14:paraId="40E27A0C" w14:textId="10DA8321" w:rsidR="00500435" w:rsidRPr="00403EF5" w:rsidDel="00545D7B" w:rsidRDefault="00500435" w:rsidP="00403EF5">
                      <w:pPr>
                        <w:pStyle w:val="Sidfot"/>
                        <w:rPr>
                          <w:del w:id="875" w:author="Khaled Daham" w:date="2014-03-13T19:17:00Z"/>
                          <w:i/>
                          <w:sz w:val="20"/>
                          <w:szCs w:val="20"/>
                        </w:rPr>
                      </w:pPr>
                      <w:del w:id="876" w:author="Khaled Daham" w:date="2014-03-13T19:17:00Z">
                        <w:r w:rsidRPr="00403EF5" w:rsidDel="00545D7B">
                          <w:rPr>
                            <w:i/>
                            <w:sz w:val="20"/>
                            <w:szCs w:val="20"/>
                          </w:rPr>
                          <w:delText>Lennart Eriksson, CeHis</w:delText>
                        </w:r>
                      </w:del>
                    </w:p>
                    <w:p w14:paraId="4B70F1FB" w14:textId="29E5338D" w:rsidR="00500435" w:rsidRPr="00403EF5" w:rsidDel="00545D7B" w:rsidRDefault="00500435" w:rsidP="00403EF5">
                      <w:pPr>
                        <w:pStyle w:val="Sidfot"/>
                        <w:rPr>
                          <w:del w:id="877" w:author="Khaled Daham" w:date="2014-03-13T19:17:00Z"/>
                          <w:i/>
                          <w:sz w:val="20"/>
                          <w:szCs w:val="20"/>
                        </w:rPr>
                      </w:pPr>
                      <w:del w:id="878" w:author="Khaled Daham" w:date="2014-03-13T19:17:00Z">
                        <w:r w:rsidRPr="00403EF5" w:rsidDel="00545D7B">
                          <w:rPr>
                            <w:i/>
                            <w:sz w:val="20"/>
                            <w:szCs w:val="20"/>
                          </w:rPr>
                          <w:delText>Björn Skeppner, Inera</w:delText>
                        </w:r>
                      </w:del>
                    </w:p>
                    <w:p w14:paraId="46FFF8EF" w14:textId="69B9BB53" w:rsidR="00500435" w:rsidRPr="00403EF5" w:rsidRDefault="00500435" w:rsidP="00403EF5">
                      <w:pPr>
                        <w:pStyle w:val="Sidfot"/>
                        <w:rPr>
                          <w:i/>
                          <w:sz w:val="20"/>
                          <w:szCs w:val="20"/>
                        </w:rPr>
                      </w:pPr>
                      <w:r w:rsidRPr="00403EF5">
                        <w:rPr>
                          <w:i/>
                          <w:sz w:val="20"/>
                          <w:szCs w:val="20"/>
                        </w:rPr>
                        <w:t>Thomas S</w:t>
                      </w:r>
                      <w:del w:id="879" w:author="Khaled Daham" w:date="2014-03-13T19:17:00Z">
                        <w:r w:rsidRPr="00403EF5" w:rsidDel="00333AE4">
                          <w:rPr>
                            <w:i/>
                            <w:sz w:val="20"/>
                            <w:szCs w:val="20"/>
                          </w:rPr>
                          <w:delText>l</w:delText>
                        </w:r>
                      </w:del>
                      <w:r w:rsidRPr="00403EF5">
                        <w:rPr>
                          <w:i/>
                          <w:sz w:val="20"/>
                          <w:szCs w:val="20"/>
                        </w:rPr>
                        <w:t>i</w:t>
                      </w:r>
                      <w:ins w:id="880" w:author="Khaled Daham" w:date="2014-03-13T19:17:00Z">
                        <w:r>
                          <w:rPr>
                            <w:i/>
                            <w:sz w:val="20"/>
                            <w:szCs w:val="20"/>
                          </w:rPr>
                          <w:t>l</w:t>
                        </w:r>
                      </w:ins>
                      <w:r w:rsidRPr="00403EF5">
                        <w:rPr>
                          <w:i/>
                          <w:sz w:val="20"/>
                          <w:szCs w:val="20"/>
                        </w:rPr>
                        <w:t>tberg, Mawell</w:t>
                      </w:r>
                    </w:p>
                    <w:p w14:paraId="64FDBEFD" w14:textId="77777777" w:rsidR="00500435" w:rsidRPr="00403EF5" w:rsidRDefault="00500435" w:rsidP="00403EF5">
                      <w:pPr>
                        <w:pStyle w:val="Sidfot"/>
                        <w:rPr>
                          <w:i/>
                          <w:sz w:val="20"/>
                          <w:szCs w:val="20"/>
                        </w:rPr>
                      </w:pPr>
                      <w:r w:rsidRPr="00403EF5">
                        <w:rPr>
                          <w:i/>
                          <w:sz w:val="20"/>
                          <w:szCs w:val="20"/>
                        </w:rPr>
                        <w:t>Björn Strihagen, Inera</w:t>
                      </w:r>
                    </w:p>
                    <w:p w14:paraId="7594EBC4" w14:textId="77777777" w:rsidR="00500435" w:rsidRPr="00403EF5" w:rsidRDefault="00500435" w:rsidP="00403EF5">
                      <w:pPr>
                        <w:pStyle w:val="Sidfot"/>
                        <w:rPr>
                          <w:i/>
                          <w:sz w:val="20"/>
                          <w:szCs w:val="20"/>
                        </w:rPr>
                      </w:pPr>
                      <w:r w:rsidRPr="00403EF5">
                        <w:rPr>
                          <w:i/>
                          <w:sz w:val="20"/>
                          <w:szCs w:val="20"/>
                        </w:rPr>
                        <w:t>Fredrik Ström, Mawell</w:t>
                      </w:r>
                    </w:p>
                    <w:p w14:paraId="6D25A1B5" w14:textId="77777777" w:rsidR="00500435" w:rsidRDefault="00500435" w:rsidP="00403EF5">
                      <w:pPr>
                        <w:pStyle w:val="Sidfot"/>
                        <w:rPr>
                          <w:i/>
                          <w:sz w:val="20"/>
                          <w:szCs w:val="20"/>
                        </w:rPr>
                      </w:pPr>
                      <w:r w:rsidRPr="00403EF5">
                        <w:rPr>
                          <w:i/>
                          <w:sz w:val="20"/>
                          <w:szCs w:val="20"/>
                        </w:rPr>
                        <w:t>Björn Genfors, Mawell</w:t>
                      </w:r>
                    </w:p>
                    <w:p w14:paraId="323465AB" w14:textId="2B4C0B41" w:rsidR="00500435" w:rsidRPr="00403EF5" w:rsidRDefault="00500435" w:rsidP="00403EF5">
                      <w:pPr>
                        <w:pStyle w:val="Sidfot"/>
                        <w:rPr>
                          <w:i/>
                          <w:sz w:val="20"/>
                          <w:szCs w:val="20"/>
                        </w:rPr>
                      </w:pPr>
                      <w:r>
                        <w:rPr>
                          <w:i/>
                          <w:sz w:val="20"/>
                          <w:szCs w:val="20"/>
                        </w:rPr>
                        <w:t>Khaled Daham, Callista</w:t>
                      </w:r>
                    </w:p>
                    <w:p w14:paraId="57B97EFC" w14:textId="77777777" w:rsidR="00500435" w:rsidRPr="00403EF5" w:rsidRDefault="00500435" w:rsidP="00403EF5">
                      <w:pPr>
                        <w:pStyle w:val="Sidfot"/>
                        <w:rPr>
                          <w:i/>
                          <w:sz w:val="20"/>
                          <w:szCs w:val="20"/>
                        </w:rPr>
                      </w:pPr>
                    </w:p>
                    <w:p w14:paraId="0249687C" w14:textId="77777777" w:rsidR="00500435" w:rsidRPr="00403EF5" w:rsidRDefault="00500435" w:rsidP="00403EF5">
                      <w:pPr>
                        <w:pStyle w:val="Sidfot"/>
                        <w:rPr>
                          <w:i/>
                          <w:sz w:val="20"/>
                          <w:szCs w:val="20"/>
                        </w:rPr>
                      </w:pPr>
                      <w:r w:rsidRPr="00403EF5">
                        <w:rPr>
                          <w:i/>
                          <w:sz w:val="20"/>
                          <w:szCs w:val="20"/>
                        </w:rPr>
                        <w:t>Projektledning:</w:t>
                      </w:r>
                    </w:p>
                    <w:p w14:paraId="553A15D7" w14:textId="77777777" w:rsidR="00500435" w:rsidRPr="00403EF5" w:rsidRDefault="00500435" w:rsidP="00403EF5">
                      <w:pPr>
                        <w:pStyle w:val="Sidfot"/>
                        <w:rPr>
                          <w:i/>
                          <w:sz w:val="20"/>
                          <w:szCs w:val="20"/>
                        </w:rPr>
                      </w:pPr>
                    </w:p>
                    <w:p w14:paraId="3064CD2C" w14:textId="77777777" w:rsidR="00500435" w:rsidRPr="006D35DF" w:rsidRDefault="00500435" w:rsidP="00403EF5">
                      <w:pPr>
                        <w:pStyle w:val="Sidfot"/>
                        <w:rPr>
                          <w:i/>
                          <w:sz w:val="20"/>
                          <w:szCs w:val="20"/>
                          <w:lang w:val="en-US"/>
                          <w:rPrChange w:id="881" w:author="Björn Genfors" w:date="2014-03-21T11:26:00Z">
                            <w:rPr>
                              <w:i/>
                              <w:sz w:val="20"/>
                              <w:szCs w:val="20"/>
                            </w:rPr>
                          </w:rPrChange>
                        </w:rPr>
                      </w:pPr>
                      <w:r w:rsidRPr="006D35DF">
                        <w:rPr>
                          <w:i/>
                          <w:sz w:val="20"/>
                          <w:szCs w:val="20"/>
                          <w:lang w:val="en-US"/>
                          <w:rPrChange w:id="882" w:author="Björn Genfors" w:date="2014-03-21T11:26:00Z">
                            <w:rPr>
                              <w:i/>
                              <w:sz w:val="20"/>
                              <w:szCs w:val="20"/>
                            </w:rPr>
                          </w:rPrChange>
                        </w:rPr>
                        <w:t>Johan Eltes, Cynergia</w:t>
                      </w:r>
                    </w:p>
                    <w:p w14:paraId="14186203" w14:textId="0674C849" w:rsidR="00500435" w:rsidRPr="006D35DF" w:rsidRDefault="00500435" w:rsidP="00403EF5">
                      <w:pPr>
                        <w:pStyle w:val="Sidfot"/>
                        <w:rPr>
                          <w:i/>
                          <w:sz w:val="20"/>
                          <w:szCs w:val="20"/>
                          <w:lang w:val="en-US"/>
                          <w:rPrChange w:id="883" w:author="Björn Genfors" w:date="2014-03-21T11:26:00Z">
                            <w:rPr>
                              <w:i/>
                              <w:sz w:val="20"/>
                              <w:szCs w:val="20"/>
                            </w:rPr>
                          </w:rPrChange>
                        </w:rPr>
                      </w:pPr>
                      <w:r w:rsidRPr="006D35DF">
                        <w:rPr>
                          <w:i/>
                          <w:sz w:val="20"/>
                          <w:szCs w:val="20"/>
                          <w:lang w:val="en-US"/>
                          <w:rPrChange w:id="884" w:author="Björn Genfors" w:date="2014-03-21T11:26:00Z">
                            <w:rPr>
                              <w:i/>
                              <w:sz w:val="20"/>
                              <w:szCs w:val="20"/>
                            </w:rPr>
                          </w:rPrChange>
                        </w:rPr>
                        <w:t>Marcus Claus, Mawell</w:t>
                      </w:r>
                    </w:p>
                    <w:p w14:paraId="3DE95755" w14:textId="77777777" w:rsidR="00500435" w:rsidRPr="006D35DF" w:rsidRDefault="00500435" w:rsidP="007E47C0">
                      <w:pPr>
                        <w:rPr>
                          <w:i/>
                          <w:lang w:val="en-US"/>
                          <w:rPrChange w:id="885" w:author="Björn Genfors" w:date="2014-03-21T11:26:00Z">
                            <w:rPr>
                              <w:i/>
                            </w:rPr>
                          </w:rPrChange>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Rubrik1"/>
      </w:pPr>
      <w:bookmarkStart w:id="876" w:name="_Toc198086678"/>
      <w:bookmarkStart w:id="877" w:name="_Toc224960918"/>
      <w:bookmarkStart w:id="878" w:name="_Toc357754844"/>
      <w:bookmarkStart w:id="879" w:name="_Toc382487388"/>
      <w:bookmarkStart w:id="880" w:name="_Toc163300578"/>
      <w:bookmarkStart w:id="881" w:name="_Toc163300880"/>
      <w:bookmarkStart w:id="882" w:name="_Toc198366954"/>
      <w:r>
        <w:lastRenderedPageBreak/>
        <w:t>Versionsinformation</w:t>
      </w:r>
      <w:bookmarkEnd w:id="876"/>
      <w:bookmarkEnd w:id="877"/>
      <w:bookmarkEnd w:id="878"/>
      <w:bookmarkEnd w:id="879"/>
    </w:p>
    <w:p w14:paraId="6810B110" w14:textId="2781C60E" w:rsidR="007E47C0" w:rsidRDefault="007E47C0" w:rsidP="007E47C0">
      <w:r>
        <w:t xml:space="preserve">Denna revision av tjänstekontraktsbeskrivningen handlar om version </w:t>
      </w:r>
      <w:del w:id="883" w:author="Björn Genfors" w:date="2014-03-13T15:12:00Z">
        <w:r w:rsidR="00827A96" w:rsidDel="005B3978">
          <w:fldChar w:fldCharType="begin"/>
        </w:r>
        <w:r w:rsidR="00827A96" w:rsidDel="005B3978">
          <w:delInstrText xml:space="preserve"> DOCPROPERTY  "Version_1" \* MERGEFORMAT </w:delInstrText>
        </w:r>
        <w:r w:rsidR="00827A96" w:rsidDel="005B3978">
          <w:fldChar w:fldCharType="separate"/>
        </w:r>
        <w:r w:rsidR="00ED35D0" w:rsidRPr="00ED35D0" w:rsidDel="005B3978">
          <w:rPr>
            <w:b/>
            <w:color w:val="76923C" w:themeColor="accent3" w:themeShade="BF"/>
          </w:rPr>
          <w:delText>1</w:delText>
        </w:r>
        <w:r w:rsidR="00827A96" w:rsidDel="005B3978">
          <w:rPr>
            <w:b/>
            <w:color w:val="76923C" w:themeColor="accent3" w:themeShade="BF"/>
          </w:rPr>
          <w:fldChar w:fldCharType="end"/>
        </w:r>
      </w:del>
      <w:ins w:id="884" w:author="Björn Genfors" w:date="2014-03-13T15:12:00Z">
        <w:r w:rsidR="005B3978">
          <w:t>2</w:t>
        </w:r>
      </w:ins>
      <w:r>
        <w:t>.</w:t>
      </w:r>
      <w:del w:id="885" w:author="Björn Genfors" w:date="2014-03-13T15:12:00Z">
        <w:r w:rsidR="00827A96" w:rsidDel="005B3978">
          <w:fldChar w:fldCharType="begin"/>
        </w:r>
        <w:r w:rsidR="00827A96" w:rsidDel="005B3978">
          <w:delInstrText xml:space="preserve"> DOCPROPERTY "Version_2" \* MERGEFORMAT </w:delInstrText>
        </w:r>
        <w:r w:rsidR="00827A96" w:rsidDel="005B3978">
          <w:fldChar w:fldCharType="separate"/>
        </w:r>
        <w:r w:rsidR="00ED35D0" w:rsidRPr="00ED35D0" w:rsidDel="005B3978">
          <w:rPr>
            <w:b/>
            <w:color w:val="76923C" w:themeColor="accent3" w:themeShade="BF"/>
          </w:rPr>
          <w:delText>0</w:delText>
        </w:r>
        <w:r w:rsidR="00827A96" w:rsidDel="005B3978">
          <w:rPr>
            <w:b/>
            <w:color w:val="76923C" w:themeColor="accent3" w:themeShade="BF"/>
          </w:rPr>
          <w:fldChar w:fldCharType="end"/>
        </w:r>
      </w:del>
      <w:ins w:id="886" w:author="Björn Genfors" w:date="2014-03-13T15:12:00Z">
        <w:r w:rsidR="005B3978">
          <w:t>1</w:t>
        </w:r>
      </w:ins>
      <w:proofErr w:type="gramStart"/>
      <w:r>
        <w:t>.</w:t>
      </w:r>
      <w:ins w:id="887" w:author="Björn Genfors" w:date="2014-03-13T15:13:00Z">
        <w:r w:rsidR="005B3978">
          <w:t>RC</w:t>
        </w:r>
      </w:ins>
      <w:ins w:id="888" w:author="Khaled Daham" w:date="2014-03-17T18:06:00Z">
        <w:r w:rsidR="00500435">
          <w:t>3</w:t>
        </w:r>
      </w:ins>
      <w:proofErr w:type="gramEnd"/>
      <w:ins w:id="889" w:author="Björn Genfors" w:date="2014-03-13T15:13:00Z">
        <w:del w:id="890" w:author="Khaled Daham" w:date="2014-03-17T18:06:00Z">
          <w:r w:rsidR="005B3978" w:rsidDel="00500435">
            <w:delText>2</w:delText>
          </w:r>
        </w:del>
      </w:ins>
      <w:del w:id="891" w:author="Björn Genfors" w:date="2014-03-13T15:13:00Z">
        <w:r w:rsidR="00827A96" w:rsidDel="005B3978">
          <w:fldChar w:fldCharType="begin"/>
        </w:r>
        <w:r w:rsidR="00827A96" w:rsidDel="005B3978">
          <w:delInstrText xml:space="preserve"> DOCPROPERTY "Version_3" \* MERGEFORMAT </w:delInstrText>
        </w:r>
        <w:r w:rsidR="00827A96" w:rsidDel="005B3978">
          <w:fldChar w:fldCharType="separate"/>
        </w:r>
        <w:r w:rsidR="00ED35D0" w:rsidRPr="00ED35D0" w:rsidDel="005B3978">
          <w:rPr>
            <w:b/>
            <w:color w:val="76923C" w:themeColor="accent3" w:themeShade="BF"/>
          </w:rPr>
          <w:delText>0</w:delText>
        </w:r>
        <w:r w:rsidR="00827A96" w:rsidDel="005B3978">
          <w:rPr>
            <w:b/>
            <w:color w:val="76923C" w:themeColor="accent3" w:themeShade="BF"/>
          </w:rPr>
          <w:fldChar w:fldCharType="end"/>
        </w:r>
      </w:del>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3897CA26" w:rsidR="007E47C0" w:rsidRDefault="007E47C0" w:rsidP="007E47C0">
      <w:pPr>
        <w:pStyle w:val="Rubrik2"/>
      </w:pPr>
      <w:bookmarkStart w:id="892" w:name="_Toc357754845"/>
      <w:bookmarkStart w:id="893" w:name="_Toc382487389"/>
      <w:bookmarkStart w:id="894" w:name="_Toc163300882"/>
      <w:r>
        <w:t xml:space="preserve">Version </w:t>
      </w:r>
      <w:r w:rsidR="00250E71">
        <w:t>2</w:t>
      </w:r>
      <w:r>
        <w:t>.</w:t>
      </w:r>
      <w:r w:rsidR="00225BB4">
        <w:t>1</w:t>
      </w:r>
      <w:proofErr w:type="gramStart"/>
      <w:r>
        <w:t>.</w:t>
      </w:r>
      <w:bookmarkEnd w:id="892"/>
      <w:ins w:id="895" w:author="Björn Genfors" w:date="2014-03-13T15:13:00Z">
        <w:r w:rsidR="005B3978">
          <w:t>RC</w:t>
        </w:r>
      </w:ins>
      <w:ins w:id="896" w:author="Khaled Daham" w:date="2014-03-17T18:06:00Z">
        <w:r w:rsidR="00500435">
          <w:t>3</w:t>
        </w:r>
      </w:ins>
      <w:proofErr w:type="gramEnd"/>
      <w:ins w:id="897" w:author="Björn Genfors" w:date="2014-03-13T15:13:00Z">
        <w:del w:id="898" w:author="Khaled Daham" w:date="2014-03-17T18:06:00Z">
          <w:r w:rsidR="005B3978" w:rsidDel="00500435">
            <w:delText>2</w:delText>
          </w:r>
        </w:del>
      </w:ins>
      <w:del w:id="899" w:author="Björn Genfors" w:date="2014-03-13T15:13:00Z">
        <w:r w:rsidR="00225BB4" w:rsidDel="005B3978">
          <w:delText>1</w:delText>
        </w:r>
      </w:del>
      <w:bookmarkEnd w:id="893"/>
    </w:p>
    <w:p w14:paraId="4C91F4A8" w14:textId="77777777" w:rsidR="007E47C0" w:rsidRPr="00A568B0" w:rsidRDefault="007E47C0" w:rsidP="007E47C0">
      <w:pPr>
        <w:pStyle w:val="Rubrik3"/>
      </w:pPr>
      <w:bookmarkStart w:id="900" w:name="_Toc382487390"/>
      <w:r w:rsidRPr="00A568B0">
        <w:t>Oförändrade tjänstekontrakt</w:t>
      </w:r>
      <w:bookmarkEnd w:id="900"/>
    </w:p>
    <w:p w14:paraId="4FC21443" w14:textId="25D6ECB0" w:rsidR="00A568B0" w:rsidRDefault="00A568B0" w:rsidP="00A568B0">
      <w:pPr>
        <w:rPr>
          <w:ins w:id="901" w:author="Khaled Daham" w:date="2014-03-17T17:50:00Z"/>
        </w:rPr>
      </w:pPr>
      <w:del w:id="902" w:author="Björn Genfors" w:date="2014-03-13T15:14:00Z">
        <w:r w:rsidRPr="00A568B0" w:rsidDel="005B3978">
          <w:delText>Detta är första dokumentversionen, inga kontrakt fanns innan.</w:delText>
        </w:r>
      </w:del>
      <w:ins w:id="903" w:author="Björn Genfors" w:date="2014-03-13T15:14:00Z">
        <w:r w:rsidR="005B3978">
          <w:t>Följande tjänstekontrakt är oförändrade från föregående version:</w:t>
        </w:r>
      </w:ins>
    </w:p>
    <w:p w14:paraId="4142D795" w14:textId="40B896D1" w:rsidR="005B3978" w:rsidDel="005506E6" w:rsidRDefault="001A5816" w:rsidP="00B33025">
      <w:pPr>
        <w:rPr>
          <w:ins w:id="904" w:author="Björn Genfors" w:date="2014-03-13T15:14:00Z"/>
        </w:rPr>
        <w:pPrChange w:id="905" w:author="Björn Genfors" w:date="2014-04-16T14:37:00Z">
          <w:pPr>
            <w:numPr>
              <w:numId w:val="27"/>
            </w:numPr>
            <w:ind w:left="720" w:hanging="360"/>
          </w:pPr>
        </w:pPrChange>
      </w:pPr>
      <w:ins w:id="906" w:author="Khaled Daham" w:date="2014-03-17T17:50:00Z">
        <w:r>
          <w:t>Inga oförändrade tjänstekontrakt</w:t>
        </w:r>
      </w:ins>
      <w:ins w:id="907" w:author="Khaled Daham" w:date="2014-03-17T18:06:00Z">
        <w:r w:rsidR="00500435">
          <w:t>.</w:t>
        </w:r>
      </w:ins>
      <w:moveFromRangeStart w:id="908" w:author="Khaled Daham" w:date="2014-03-17T17:50:00Z" w:name="move256697948"/>
      <w:moveFrom w:id="909" w:author="Khaled Daham" w:date="2014-03-17T17:50:00Z">
        <w:ins w:id="910" w:author="Björn Genfors" w:date="2014-03-13T15:14:00Z">
          <w:r w:rsidR="005B3978" w:rsidRPr="00A568B0" w:rsidDel="005506E6">
            <w:t>Get</w:t>
          </w:r>
          <w:r w:rsidR="005B3978" w:rsidDel="005506E6">
            <w:t>CareDocumentation</w:t>
          </w:r>
          <w:r w:rsidR="005B3978" w:rsidRPr="00A568B0" w:rsidDel="005506E6">
            <w:t xml:space="preserve">, version </w:t>
          </w:r>
          <w:r w:rsidR="005B3978" w:rsidDel="005506E6">
            <w:t>2</w:t>
          </w:r>
          <w:r w:rsidR="005B3978" w:rsidRPr="00A568B0" w:rsidDel="005506E6">
            <w:t>.0</w:t>
          </w:r>
        </w:ins>
      </w:moveFrom>
    </w:p>
    <w:moveFromRangeEnd w:id="908"/>
    <w:p w14:paraId="4F37AC39" w14:textId="098C7843" w:rsidR="005B3978" w:rsidRPr="00A568B0" w:rsidDel="0054379D" w:rsidRDefault="005B3978">
      <w:pPr>
        <w:numPr>
          <w:ilvl w:val="0"/>
          <w:numId w:val="27"/>
        </w:numPr>
        <w:rPr>
          <w:del w:id="911" w:author="Björn Genfors" w:date="2014-03-13T16:04:00Z"/>
        </w:rPr>
        <w:pPrChange w:id="912" w:author="Björn Genfors" w:date="2014-03-13T15:14:00Z">
          <w:pPr/>
        </w:pPrChange>
      </w:pPr>
    </w:p>
    <w:p w14:paraId="35D11CE1" w14:textId="77777777" w:rsidR="00A568B0" w:rsidRPr="00A568B0" w:rsidRDefault="00A568B0" w:rsidP="00A568B0"/>
    <w:p w14:paraId="4009D7B0" w14:textId="77777777" w:rsidR="007E47C0" w:rsidRPr="00A568B0" w:rsidRDefault="007E47C0" w:rsidP="007E47C0">
      <w:pPr>
        <w:pStyle w:val="Rubrik3"/>
      </w:pPr>
      <w:bookmarkStart w:id="913" w:name="_Toc382487391"/>
      <w:r w:rsidRPr="00A568B0">
        <w:t>Nya tjänstekontrakt</w:t>
      </w:r>
      <w:bookmarkEnd w:id="913"/>
    </w:p>
    <w:p w14:paraId="141AC21C" w14:textId="33A96035" w:rsidR="0054379D" w:rsidRDefault="0054379D" w:rsidP="0054379D">
      <w:pPr>
        <w:rPr>
          <w:ins w:id="914" w:author="Björn Genfors" w:date="2014-03-13T16:04:00Z"/>
        </w:rPr>
      </w:pPr>
      <w:ins w:id="915" w:author="Björn Genfors" w:date="2014-03-13T16:04:00Z">
        <w:r>
          <w:t xml:space="preserve">Följande tjänstekontrakt är </w:t>
        </w:r>
      </w:ins>
      <w:ins w:id="916" w:author="Björn Genfors" w:date="2014-03-13T16:05:00Z">
        <w:r>
          <w:t xml:space="preserve">nya </w:t>
        </w:r>
      </w:ins>
      <w:ins w:id="917" w:author="Björn Genfors" w:date="2014-03-13T16:04:00Z">
        <w:r>
          <w:t>från föregående version:</w:t>
        </w:r>
      </w:ins>
    </w:p>
    <w:p w14:paraId="3A359878" w14:textId="77777777" w:rsidR="0054379D" w:rsidRDefault="0054379D" w:rsidP="0054379D">
      <w:pPr>
        <w:numPr>
          <w:ilvl w:val="0"/>
          <w:numId w:val="27"/>
        </w:numPr>
        <w:rPr>
          <w:ins w:id="918" w:author="Björn Genfors" w:date="2014-03-13T16:04:00Z"/>
        </w:rPr>
      </w:pPr>
      <w:ins w:id="919" w:author="Björn Genfors" w:date="2014-03-13T16:04:00Z">
        <w:r>
          <w:t>GetDiagnosis, version 2.0</w:t>
        </w:r>
      </w:ins>
    </w:p>
    <w:p w14:paraId="64AEE916" w14:textId="0BA2DF6D" w:rsidR="0054379D" w:rsidRPr="00A568B0" w:rsidRDefault="0054379D">
      <w:pPr>
        <w:numPr>
          <w:ilvl w:val="0"/>
          <w:numId w:val="27"/>
        </w:numPr>
        <w:rPr>
          <w:ins w:id="920" w:author="Björn Genfors" w:date="2014-03-13T16:04:00Z"/>
        </w:rPr>
      </w:pPr>
      <w:ins w:id="921" w:author="Björn Genfors" w:date="2014-03-13T16:04:00Z">
        <w:r w:rsidRPr="00A568B0">
          <w:t>Get</w:t>
        </w:r>
        <w:r>
          <w:t>CareDocumentation</w:t>
        </w:r>
        <w:r w:rsidRPr="00A568B0">
          <w:t xml:space="preserve">, version </w:t>
        </w:r>
        <w:r>
          <w:t>2</w:t>
        </w:r>
        <w:r w:rsidRPr="00A568B0">
          <w:t>.0</w:t>
        </w:r>
      </w:ins>
    </w:p>
    <w:p w14:paraId="54A45A65" w14:textId="4F0529A0" w:rsidR="007E47C0" w:rsidRPr="00A568B0" w:rsidDel="0054379D" w:rsidRDefault="007E47C0" w:rsidP="007E47C0">
      <w:pPr>
        <w:rPr>
          <w:del w:id="922" w:author="Björn Genfors" w:date="2014-03-13T16:04:00Z"/>
        </w:rPr>
      </w:pPr>
      <w:del w:id="923" w:author="Björn Genfors" w:date="2014-03-13T15:15:00Z">
        <w:r w:rsidRPr="00A568B0" w:rsidDel="005B3978">
          <w:delText>Följande nya tjänstekontrakt finns från och med denna version:</w:delText>
        </w:r>
      </w:del>
    </w:p>
    <w:p w14:paraId="402CBE44" w14:textId="3845C2F1" w:rsidR="007E47C0" w:rsidDel="005B3978" w:rsidRDefault="007E47C0" w:rsidP="007E47C0">
      <w:pPr>
        <w:numPr>
          <w:ilvl w:val="0"/>
          <w:numId w:val="27"/>
        </w:numPr>
        <w:rPr>
          <w:del w:id="924" w:author="Björn Genfors" w:date="2014-03-13T15:14:00Z"/>
        </w:rPr>
      </w:pPr>
      <w:del w:id="925" w:author="Björn Genfors" w:date="2014-03-13T15:14:00Z">
        <w:r w:rsidRPr="00A568B0" w:rsidDel="005B3978">
          <w:delText>Get</w:delText>
        </w:r>
        <w:r w:rsidR="000B43D6" w:rsidDel="005B3978">
          <w:delText>CareDocumentation</w:delText>
        </w:r>
        <w:r w:rsidRPr="00A568B0" w:rsidDel="005B3978">
          <w:delText xml:space="preserve">, version </w:delText>
        </w:r>
        <w:r w:rsidR="000B43D6" w:rsidDel="005B3978">
          <w:delText>2</w:delText>
        </w:r>
        <w:r w:rsidRPr="00A568B0" w:rsidDel="005B3978">
          <w:delText>.0</w:delText>
        </w:r>
      </w:del>
    </w:p>
    <w:p w14:paraId="1D26A7BC" w14:textId="675462C7" w:rsidR="000B43D6" w:rsidDel="005B3978" w:rsidRDefault="000B43D6" w:rsidP="007E47C0">
      <w:pPr>
        <w:numPr>
          <w:ilvl w:val="0"/>
          <w:numId w:val="27"/>
        </w:numPr>
        <w:rPr>
          <w:del w:id="926" w:author="Björn Genfors" w:date="2014-03-13T15:14:00Z"/>
        </w:rPr>
      </w:pPr>
      <w:del w:id="927" w:author="Björn Genfors" w:date="2014-03-13T15:14:00Z">
        <w:r w:rsidDel="005B3978">
          <w:delText>GetDiagnosis, version 2.0</w:delText>
        </w:r>
      </w:del>
    </w:p>
    <w:p w14:paraId="6EFD85FA" w14:textId="75B47B03" w:rsidR="000B43D6" w:rsidRPr="00A568B0" w:rsidDel="005B3978" w:rsidRDefault="000B43D6" w:rsidP="007E47C0">
      <w:pPr>
        <w:numPr>
          <w:ilvl w:val="0"/>
          <w:numId w:val="27"/>
        </w:numPr>
        <w:rPr>
          <w:del w:id="928" w:author="Björn Genfors" w:date="2014-03-13T15:14:00Z"/>
        </w:rPr>
      </w:pPr>
      <w:del w:id="929" w:author="Björn Genfors" w:date="2014-03-13T15:14:00Z">
        <w:r w:rsidDel="005B3978">
          <w:delText>GetAlertInformation, version 2.0</w:delText>
        </w:r>
      </w:del>
    </w:p>
    <w:p w14:paraId="0F8C0DEC" w14:textId="77777777" w:rsidR="00E131FD" w:rsidRPr="00A568B0" w:rsidRDefault="00E131FD" w:rsidP="00E131FD"/>
    <w:p w14:paraId="2B01D46B" w14:textId="5260F999" w:rsidR="007E47C0" w:rsidRPr="00A568B0" w:rsidRDefault="007E47C0" w:rsidP="007E47C0">
      <w:pPr>
        <w:pStyle w:val="Rubrik3"/>
      </w:pPr>
      <w:bookmarkStart w:id="930" w:name="_Toc382487392"/>
      <w:r w:rsidRPr="00A568B0">
        <w:t>Förändrade tjänstekontrakt</w:t>
      </w:r>
      <w:bookmarkEnd w:id="930"/>
    </w:p>
    <w:p w14:paraId="38DC51EB" w14:textId="77777777" w:rsidR="00572D95" w:rsidRDefault="005506E6" w:rsidP="005506E6">
      <w:pPr>
        <w:numPr>
          <w:ilvl w:val="0"/>
          <w:numId w:val="27"/>
        </w:numPr>
        <w:rPr>
          <w:ins w:id="931" w:author="Khaled Daham" w:date="2014-03-17T18:19:00Z"/>
        </w:rPr>
      </w:pPr>
      <w:moveToRangeStart w:id="932" w:author="Khaled Daham" w:date="2014-03-17T17:50:00Z" w:name="move256697948"/>
      <w:moveTo w:id="933" w:author="Khaled Daham" w:date="2014-03-17T17:50:00Z">
        <w:r w:rsidRPr="00A568B0">
          <w:t>Get</w:t>
        </w:r>
        <w:r>
          <w:t>CareDocumentation</w:t>
        </w:r>
        <w:r w:rsidRPr="00A568B0">
          <w:t xml:space="preserve">, version </w:t>
        </w:r>
        <w:r>
          <w:t>2</w:t>
        </w:r>
        <w:r w:rsidRPr="00A568B0">
          <w:t>.</w:t>
        </w:r>
      </w:moveTo>
      <w:ins w:id="934" w:author="Khaled Daham" w:date="2014-03-17T17:50:00Z">
        <w:r>
          <w:t>1</w:t>
        </w:r>
      </w:ins>
    </w:p>
    <w:p w14:paraId="5335DAE1" w14:textId="77777777" w:rsidR="00572D95" w:rsidRDefault="00572D95">
      <w:pPr>
        <w:ind w:left="360"/>
        <w:rPr>
          <w:ins w:id="935" w:author="Khaled Daham" w:date="2014-03-17T18:18:00Z"/>
        </w:rPr>
        <w:pPrChange w:id="936" w:author="Khaled Daham" w:date="2014-03-17T18:19:00Z">
          <w:pPr>
            <w:numPr>
              <w:numId w:val="27"/>
            </w:numPr>
            <w:ind w:left="720" w:hanging="360"/>
          </w:pPr>
        </w:pPrChange>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572D95" w:rsidRPr="00865734" w14:paraId="5B6763E8" w14:textId="77777777" w:rsidTr="0006701E">
        <w:trPr>
          <w:ins w:id="937" w:author="Khaled Daham" w:date="2014-03-17T18:18:00Z"/>
        </w:trPr>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4D0123" w14:textId="77777777" w:rsidR="00572D95" w:rsidRPr="00865734" w:rsidRDefault="00572D95" w:rsidP="0006701E">
            <w:pPr>
              <w:spacing w:before="100" w:beforeAutospacing="1" w:after="100" w:afterAutospacing="1"/>
              <w:rPr>
                <w:ins w:id="938" w:author="Khaled Daham" w:date="2014-03-17T18:18:00Z"/>
                <w:rFonts w:eastAsia="Times New Roman" w:cs="Arial"/>
                <w:b/>
                <w:sz w:val="24"/>
                <w:lang w:eastAsia="sv-SE"/>
              </w:rPr>
            </w:pPr>
            <w:ins w:id="939" w:author="Khaled Daham" w:date="2014-03-17T18:18:00Z">
              <w:r w:rsidRPr="00865734">
                <w:rPr>
                  <w:rFonts w:eastAsia="Times New Roman" w:cs="Arial"/>
                  <w:b/>
                  <w:sz w:val="24"/>
                  <w:lang w:eastAsia="sv-SE"/>
                </w:rPr>
                <w:t>Tjänstekontrakt</w:t>
              </w:r>
            </w:ins>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D316E5D" w14:textId="77777777" w:rsidR="00572D95" w:rsidRPr="00865734" w:rsidRDefault="00572D95" w:rsidP="0006701E">
            <w:pPr>
              <w:spacing w:before="100" w:beforeAutospacing="1" w:after="100" w:afterAutospacing="1"/>
              <w:rPr>
                <w:ins w:id="940" w:author="Khaled Daham" w:date="2014-03-17T18:18:00Z"/>
                <w:rFonts w:eastAsia="Times New Roman" w:cs="Arial"/>
                <w:b/>
                <w:sz w:val="24"/>
                <w:lang w:eastAsia="sv-SE"/>
              </w:rPr>
            </w:pPr>
            <w:ins w:id="941" w:author="Khaled Daham" w:date="2014-03-17T18:18:00Z">
              <w:r w:rsidRPr="00865734">
                <w:rPr>
                  <w:rFonts w:eastAsia="Times New Roman" w:cs="Arial"/>
                  <w:b/>
                  <w:sz w:val="24"/>
                  <w:lang w:eastAsia="sv-SE"/>
                </w:rPr>
                <w:t>Konsument</w:t>
              </w:r>
            </w:ins>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C63A6AD" w14:textId="77777777" w:rsidR="00572D95" w:rsidRPr="00865734" w:rsidRDefault="00572D95" w:rsidP="0006701E">
            <w:pPr>
              <w:spacing w:before="100" w:beforeAutospacing="1" w:after="100" w:afterAutospacing="1"/>
              <w:rPr>
                <w:ins w:id="942" w:author="Khaled Daham" w:date="2014-03-17T18:18:00Z"/>
                <w:rFonts w:eastAsia="Times New Roman" w:cs="Arial"/>
                <w:b/>
                <w:sz w:val="24"/>
                <w:lang w:eastAsia="sv-SE"/>
              </w:rPr>
            </w:pPr>
            <w:ins w:id="943" w:author="Khaled Daham" w:date="2014-03-17T18:18:00Z">
              <w:r w:rsidRPr="00865734">
                <w:rPr>
                  <w:rFonts w:eastAsia="Times New Roman" w:cs="Arial"/>
                  <w:b/>
                  <w:sz w:val="24"/>
                  <w:lang w:eastAsia="sv-SE"/>
                </w:rPr>
                <w:t>Producent</w:t>
              </w:r>
            </w:ins>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5FDF9DC" w14:textId="77777777" w:rsidR="00572D95" w:rsidRPr="00865734" w:rsidRDefault="00572D95" w:rsidP="0006701E">
            <w:pPr>
              <w:spacing w:before="100" w:beforeAutospacing="1" w:after="100" w:afterAutospacing="1"/>
              <w:rPr>
                <w:ins w:id="944" w:author="Khaled Daham" w:date="2014-03-17T18:18:00Z"/>
                <w:rFonts w:eastAsia="Times New Roman" w:cs="Arial"/>
                <w:b/>
                <w:sz w:val="24"/>
                <w:lang w:eastAsia="sv-SE"/>
              </w:rPr>
            </w:pPr>
            <w:ins w:id="945" w:author="Khaled Daham" w:date="2014-03-17T18:18:00Z">
              <w:r w:rsidRPr="00865734">
                <w:rPr>
                  <w:rFonts w:eastAsia="Times New Roman" w:cs="Arial"/>
                  <w:b/>
                  <w:sz w:val="24"/>
                  <w:lang w:eastAsia="sv-SE"/>
                </w:rPr>
                <w:t>Kompatibilitet</w:t>
              </w:r>
            </w:ins>
          </w:p>
        </w:tc>
      </w:tr>
      <w:tr w:rsidR="00572D95" w:rsidRPr="008636CB" w14:paraId="72DD5622" w14:textId="77777777" w:rsidTr="0006701E">
        <w:trPr>
          <w:ins w:id="946" w:author="Khaled Daham" w:date="2014-03-17T18:18:00Z"/>
        </w:trPr>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70A635" w14:textId="253DE98F" w:rsidR="00572D95" w:rsidRPr="008636CB" w:rsidRDefault="00572D95" w:rsidP="0006701E">
            <w:pPr>
              <w:spacing w:before="100" w:beforeAutospacing="1" w:after="100" w:afterAutospacing="1"/>
              <w:rPr>
                <w:ins w:id="947" w:author="Khaled Daham" w:date="2014-03-17T18:18:00Z"/>
                <w:rFonts w:eastAsia="Times New Roman" w:cs="Arial"/>
                <w:sz w:val="24"/>
                <w:lang w:eastAsia="sv-SE"/>
              </w:rPr>
            </w:pPr>
            <w:ins w:id="948" w:author="Khaled Daham" w:date="2014-03-17T18:18:00Z">
              <w:r w:rsidRPr="00A568B0">
                <w:t>Get</w:t>
              </w:r>
              <w:r>
                <w:t>CareDocumentation</w:t>
              </w:r>
            </w:ins>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A4FA74" w14:textId="77777777" w:rsidR="00572D95" w:rsidRPr="008636CB" w:rsidRDefault="00572D95" w:rsidP="0006701E">
            <w:pPr>
              <w:spacing w:before="100" w:beforeAutospacing="1" w:after="100" w:afterAutospacing="1"/>
              <w:rPr>
                <w:ins w:id="949" w:author="Khaled Daham" w:date="2014-03-17T18:18:00Z"/>
                <w:rFonts w:eastAsia="Times New Roman" w:cs="Arial"/>
                <w:szCs w:val="20"/>
                <w:lang w:eastAsia="sv-SE"/>
              </w:rPr>
            </w:pPr>
            <w:ins w:id="950" w:author="Khaled Daham" w:date="2014-03-17T18:18:00Z">
              <w:r>
                <w:rPr>
                  <w:rFonts w:eastAsia="Times New Roman" w:cs="Arial"/>
                  <w:szCs w:val="20"/>
                  <w:lang w:eastAsia="sv-SE"/>
                </w:rPr>
                <w:t>2</w:t>
              </w:r>
              <w:r w:rsidRPr="008636CB">
                <w:rPr>
                  <w:rFonts w:eastAsia="Times New Roman" w:cs="Arial"/>
                  <w:szCs w:val="20"/>
                  <w:lang w:eastAsia="sv-SE"/>
                </w:rPr>
                <w:t>.1</w:t>
              </w:r>
            </w:ins>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28D449" w14:textId="77777777" w:rsidR="00572D95" w:rsidRPr="008636CB" w:rsidRDefault="00572D95" w:rsidP="0006701E">
            <w:pPr>
              <w:spacing w:before="100" w:beforeAutospacing="1" w:after="100" w:afterAutospacing="1"/>
              <w:rPr>
                <w:ins w:id="951" w:author="Khaled Daham" w:date="2014-03-17T18:18:00Z"/>
                <w:rFonts w:eastAsia="Times New Roman" w:cs="Arial"/>
                <w:szCs w:val="20"/>
                <w:lang w:eastAsia="sv-SE"/>
              </w:rPr>
            </w:pPr>
            <w:ins w:id="952" w:author="Khaled Daham" w:date="2014-03-17T18:18:00Z">
              <w:r>
                <w:rPr>
                  <w:rFonts w:eastAsia="Times New Roman" w:cs="Arial"/>
                  <w:szCs w:val="20"/>
                  <w:lang w:eastAsia="sv-SE"/>
                </w:rPr>
                <w:t>2</w:t>
              </w:r>
              <w:r w:rsidRPr="008636CB">
                <w:rPr>
                  <w:rFonts w:eastAsia="Times New Roman" w:cs="Arial"/>
                  <w:szCs w:val="20"/>
                  <w:lang w:eastAsia="sv-SE"/>
                </w:rPr>
                <w:t>.0</w:t>
              </w:r>
            </w:ins>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64CB6F" w14:textId="77777777" w:rsidR="00572D95" w:rsidRPr="008636CB" w:rsidRDefault="00572D95" w:rsidP="0006701E">
            <w:pPr>
              <w:spacing w:before="100" w:beforeAutospacing="1" w:after="100" w:afterAutospacing="1"/>
              <w:rPr>
                <w:ins w:id="953" w:author="Khaled Daham" w:date="2014-03-17T18:18:00Z"/>
                <w:rFonts w:eastAsia="Times New Roman" w:cs="Arial"/>
                <w:szCs w:val="20"/>
                <w:lang w:eastAsia="sv-SE"/>
              </w:rPr>
            </w:pPr>
            <w:ins w:id="954" w:author="Khaled Daham" w:date="2014-03-17T18:18:00Z">
              <w:r w:rsidRPr="008636CB">
                <w:rPr>
                  <w:rFonts w:eastAsia="Times New Roman" w:cs="Arial"/>
                  <w:szCs w:val="20"/>
                  <w:lang w:eastAsia="sv-SE"/>
                </w:rPr>
                <w:t>OK</w:t>
              </w:r>
            </w:ins>
          </w:p>
        </w:tc>
      </w:tr>
      <w:tr w:rsidR="00572D95" w:rsidRPr="008636CB" w14:paraId="6291499C" w14:textId="77777777" w:rsidTr="0006701E">
        <w:trPr>
          <w:ins w:id="955" w:author="Khaled Daham" w:date="2014-03-17T18:18:00Z"/>
        </w:trPr>
        <w:tc>
          <w:tcPr>
            <w:tcW w:w="0" w:type="auto"/>
            <w:vMerge/>
            <w:tcBorders>
              <w:top w:val="nil"/>
              <w:left w:val="single" w:sz="8" w:space="0" w:color="auto"/>
              <w:bottom w:val="single" w:sz="8" w:space="0" w:color="auto"/>
              <w:right w:val="single" w:sz="8" w:space="0" w:color="auto"/>
            </w:tcBorders>
            <w:vAlign w:val="center"/>
            <w:hideMark/>
          </w:tcPr>
          <w:p w14:paraId="303E5D60" w14:textId="77777777" w:rsidR="00572D95" w:rsidRPr="008636CB" w:rsidRDefault="00572D95" w:rsidP="0006701E">
            <w:pPr>
              <w:rPr>
                <w:ins w:id="956" w:author="Khaled Daham" w:date="2014-03-17T18:18:00Z"/>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390EBA3" w14:textId="77777777" w:rsidR="00572D95" w:rsidRPr="008636CB" w:rsidRDefault="00572D95" w:rsidP="0006701E">
            <w:pPr>
              <w:spacing w:before="100" w:beforeAutospacing="1" w:after="100" w:afterAutospacing="1"/>
              <w:rPr>
                <w:ins w:id="957" w:author="Khaled Daham" w:date="2014-03-17T18:18:00Z"/>
                <w:rFonts w:eastAsia="Times New Roman" w:cs="Arial"/>
                <w:szCs w:val="20"/>
                <w:lang w:eastAsia="sv-SE"/>
              </w:rPr>
            </w:pPr>
            <w:ins w:id="958" w:author="Khaled Daham" w:date="2014-03-17T18:18:00Z">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ins>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ACBC28" w14:textId="77777777" w:rsidR="00572D95" w:rsidRPr="008636CB" w:rsidRDefault="00572D95" w:rsidP="0006701E">
            <w:pPr>
              <w:spacing w:before="100" w:beforeAutospacing="1" w:after="100" w:afterAutospacing="1"/>
              <w:rPr>
                <w:ins w:id="959" w:author="Khaled Daham" w:date="2014-03-17T18:18:00Z"/>
                <w:rFonts w:eastAsia="Times New Roman" w:cs="Arial"/>
                <w:szCs w:val="20"/>
                <w:lang w:eastAsia="sv-SE"/>
              </w:rPr>
            </w:pPr>
            <w:ins w:id="960" w:author="Khaled Daham" w:date="2014-03-17T18:18:00Z">
              <w:r>
                <w:rPr>
                  <w:rFonts w:eastAsia="Times New Roman" w:cs="Arial"/>
                  <w:szCs w:val="20"/>
                  <w:lang w:eastAsia="sv-SE"/>
                </w:rPr>
                <w:t>2</w:t>
              </w:r>
              <w:r w:rsidRPr="008636CB">
                <w:rPr>
                  <w:rFonts w:eastAsia="Times New Roman" w:cs="Arial"/>
                  <w:szCs w:val="20"/>
                  <w:lang w:eastAsia="sv-SE"/>
                </w:rPr>
                <w:t>.1</w:t>
              </w:r>
            </w:ins>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2BB329C" w14:textId="77777777" w:rsidR="00572D95" w:rsidRPr="008636CB" w:rsidRDefault="00572D95" w:rsidP="0006701E">
            <w:pPr>
              <w:spacing w:before="100" w:beforeAutospacing="1" w:after="100" w:afterAutospacing="1"/>
              <w:rPr>
                <w:ins w:id="961" w:author="Khaled Daham" w:date="2014-03-17T18:18:00Z"/>
                <w:rFonts w:eastAsia="Times New Roman" w:cs="Arial"/>
                <w:szCs w:val="20"/>
                <w:lang w:eastAsia="sv-SE"/>
              </w:rPr>
            </w:pPr>
            <w:proofErr w:type="gramStart"/>
            <w:ins w:id="962" w:author="Khaled Daham" w:date="2014-03-17T18:18:00Z">
              <w:r>
                <w:rPr>
                  <w:rFonts w:eastAsia="Times New Roman" w:cs="Arial"/>
                  <w:szCs w:val="20"/>
                  <w:lang w:eastAsia="sv-SE"/>
                </w:rPr>
                <w:t>Ej</w:t>
              </w:r>
              <w:proofErr w:type="gramEnd"/>
              <w:r>
                <w:rPr>
                  <w:rFonts w:eastAsia="Times New Roman" w:cs="Arial"/>
                  <w:szCs w:val="20"/>
                  <w:lang w:eastAsia="sv-SE"/>
                </w:rPr>
                <w:t xml:space="preserve"> kompatibel</w:t>
              </w:r>
            </w:ins>
          </w:p>
        </w:tc>
      </w:tr>
    </w:tbl>
    <w:p w14:paraId="78D5659D" w14:textId="773F73DE" w:rsidR="005506E6" w:rsidDel="006F271E" w:rsidRDefault="005506E6">
      <w:pPr>
        <w:rPr>
          <w:del w:id="963" w:author="Khaled Daham" w:date="2014-03-17T18:19:00Z"/>
        </w:rPr>
        <w:pPrChange w:id="964" w:author="Khaled Daham" w:date="2014-03-17T18:20:00Z">
          <w:pPr>
            <w:numPr>
              <w:numId w:val="27"/>
            </w:numPr>
            <w:ind w:left="720" w:hanging="360"/>
          </w:pPr>
        </w:pPrChange>
      </w:pPr>
      <w:moveTo w:id="965" w:author="Khaled Daham" w:date="2014-03-17T17:50:00Z">
        <w:del w:id="966" w:author="Khaled Daham" w:date="2014-03-17T17:50:00Z">
          <w:r w:rsidRPr="00A568B0" w:rsidDel="005506E6">
            <w:delText>0</w:delText>
          </w:r>
        </w:del>
      </w:moveTo>
    </w:p>
    <w:moveToRangeEnd w:id="932"/>
    <w:p w14:paraId="61ADE083" w14:textId="544BBE6E" w:rsidR="005B3978" w:rsidRPr="00A568B0" w:rsidDel="005506E6" w:rsidRDefault="00A568B0" w:rsidP="00DF1FAC">
      <w:pPr>
        <w:rPr>
          <w:del w:id="967" w:author="Khaled Daham" w:date="2014-03-17T17:50:00Z"/>
        </w:rPr>
      </w:pPr>
      <w:del w:id="968" w:author="Khaled Daham" w:date="2014-03-17T17:50:00Z">
        <w:r w:rsidRPr="00A568B0" w:rsidDel="005506E6">
          <w:delText>Inga tjänstekontrakt är förändrade.</w:delText>
        </w:r>
      </w:del>
      <w:ins w:id="969" w:author="Björn Genfors" w:date="2014-03-13T16:01:00Z">
        <w:del w:id="970" w:author="Khaled Daham" w:date="2014-03-17T17:50:00Z">
          <w:r w:rsidR="0054379D" w:rsidDel="005506E6">
            <w:delText>Inga tjänstekontrakt har ändrats</w:delText>
          </w:r>
        </w:del>
        <w:del w:id="971" w:author="Khaled Daham" w:date="2014-03-14T09:17:00Z">
          <w:r w:rsidR="0054379D" w:rsidDel="00EE15EC">
            <w:delText xml:space="preserve"> sen</w:delText>
          </w:r>
        </w:del>
      </w:ins>
    </w:p>
    <w:p w14:paraId="003EC8D1" w14:textId="77777777" w:rsidR="007E47C0" w:rsidRPr="00A568B0" w:rsidRDefault="007E47C0">
      <w:pPr>
        <w:ind w:left="720"/>
        <w:pPrChange w:id="972" w:author="Khaled Daham" w:date="2014-03-17T18:19:00Z">
          <w:pPr/>
        </w:pPrChange>
      </w:pPr>
    </w:p>
    <w:p w14:paraId="03AAB965" w14:textId="77777777" w:rsidR="007E47C0" w:rsidRPr="00A568B0" w:rsidRDefault="007E47C0" w:rsidP="007E47C0">
      <w:pPr>
        <w:pStyle w:val="Rubrik3"/>
      </w:pPr>
      <w:bookmarkStart w:id="973" w:name="_Toc382487393"/>
      <w:r w:rsidRPr="00A568B0">
        <w:t>Utgångna tjänstekontrakt</w:t>
      </w:r>
      <w:bookmarkEnd w:id="973"/>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Rubrik2"/>
      </w:pPr>
      <w:bookmarkStart w:id="974" w:name="_Toc357754846"/>
      <w:bookmarkStart w:id="975" w:name="_Toc382487394"/>
      <w:r w:rsidRPr="00A568B0">
        <w:t>Version tidigare</w:t>
      </w:r>
      <w:bookmarkEnd w:id="974"/>
      <w:bookmarkEnd w:id="975"/>
    </w:p>
    <w:p w14:paraId="177A64ED" w14:textId="15A0F7BE" w:rsidR="007E47C0" w:rsidRPr="00A568B0" w:rsidRDefault="00A568B0" w:rsidP="007E47C0">
      <w:del w:id="976" w:author="Björn Genfors" w:date="2014-03-13T15:18:00Z">
        <w:r w:rsidDel="00C30993">
          <w:delText>Inga tidigare versioner av dokumentet</w:delText>
        </w:r>
      </w:del>
      <w:ins w:id="977" w:author="Björn Genfors" w:date="2014-03-13T15:18:00Z">
        <w:r w:rsidR="00C30993">
          <w:t>2.0.0</w:t>
        </w:r>
      </w:ins>
      <w:r>
        <w:t>.</w:t>
      </w:r>
      <w:bookmarkStart w:id="978" w:name="_GoBack"/>
      <w:bookmarkEnd w:id="978"/>
    </w:p>
    <w:p w14:paraId="4D7E989C" w14:textId="77777777" w:rsidR="007E47C0" w:rsidRPr="00C63695" w:rsidRDefault="007E47C0" w:rsidP="00827A96">
      <w:pPr>
        <w:pStyle w:val="Brdtext"/>
      </w:pPr>
    </w:p>
    <w:p w14:paraId="26710A0D" w14:textId="77777777" w:rsidR="003164EA" w:rsidRPr="001D07CD" w:rsidRDefault="003164EA">
      <w:pPr>
        <w:spacing w:line="240" w:lineRule="auto"/>
        <w:rPr>
          <w:rFonts w:eastAsia="Times New Roman"/>
          <w:bCs/>
          <w:sz w:val="30"/>
          <w:szCs w:val="28"/>
        </w:rPr>
      </w:pPr>
      <w:bookmarkStart w:id="979" w:name="_Toc357754847"/>
      <w:bookmarkEnd w:id="894"/>
      <w:r>
        <w:br w:type="page"/>
      </w:r>
    </w:p>
    <w:p w14:paraId="0CB18193" w14:textId="1E8D1BD2" w:rsidR="007E47C0" w:rsidRDefault="007E47C0" w:rsidP="007E47C0">
      <w:pPr>
        <w:pStyle w:val="Rubrik1"/>
      </w:pPr>
      <w:bookmarkStart w:id="980" w:name="_Toc382487395"/>
      <w:r>
        <w:lastRenderedPageBreak/>
        <w:t>Tjänstedomänens arkitektur</w:t>
      </w:r>
      <w:bookmarkEnd w:id="979"/>
      <w:bookmarkEnd w:id="980"/>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791660E0" w14:textId="79D4390F" w:rsidR="00074D4D" w:rsidRDefault="002B336D" w:rsidP="007E47C0">
      <w:r w:rsidRPr="002B336D">
        <w:t xml:space="preserve">Tjänsterna för </w:t>
      </w:r>
      <w:r w:rsidR="001A5897" w:rsidRPr="002B336D">
        <w:t xml:space="preserve">beskrivning </w:t>
      </w:r>
      <w:r w:rsidR="001A5897">
        <w:t xml:space="preserve">av hälsorelaterade tillstånd </w:t>
      </w:r>
      <w:r w:rsidRPr="002B336D">
        <w:t xml:space="preserve">erbjuder sökning av information i vård- och omsorgsgivarnas system för patientadministration och vårddokumentation. Utgångspunkten </w:t>
      </w:r>
      <w:r w:rsidR="001A5897">
        <w:t xml:space="preserve">för tjänsterna i denna tjänstedomän </w:t>
      </w:r>
      <w:r w:rsidRPr="002B336D">
        <w:t xml:space="preserve">är i första hand patientens </w:t>
      </w:r>
      <w:r w:rsidR="00225BB4">
        <w:t xml:space="preserve">och professionens </w:t>
      </w:r>
      <w:r w:rsidRPr="002B336D">
        <w:t xml:space="preserve">behov av direktåtkomst till en </w:t>
      </w:r>
      <w:r w:rsidR="00225BB4">
        <w:t xml:space="preserve">patients </w:t>
      </w:r>
      <w:r w:rsidRPr="002B336D">
        <w:t>vård- och omsorgshistorik sett ur ett nationellt eller ett regionalt perspek</w:t>
      </w:r>
      <w:r w:rsidR="00225BB4">
        <w:t>tiv. I båda fallen</w:t>
      </w:r>
      <w:r w:rsidR="00225BB4" w:rsidRPr="00BC5B0B">
        <w:t xml:space="preserve"> är syftet </w:t>
      </w:r>
      <w:r w:rsidRPr="002B336D">
        <w:t xml:space="preserve">att historisk information sammanställs från </w:t>
      </w:r>
      <w:r w:rsidR="001A5897">
        <w:t xml:space="preserve">det eller </w:t>
      </w:r>
      <w:r w:rsidRPr="002B336D">
        <w:t>de källsystem där det finns historik</w:t>
      </w:r>
      <w:r w:rsidR="001A5897">
        <w:t xml:space="preserve"> via s.k. aggregerande tjänster</w:t>
      </w:r>
      <w:r w:rsidRPr="002B336D">
        <w:t>, snarare än att begära information från ett specifikt syst</w:t>
      </w:r>
      <w:r w:rsidR="00074D4D">
        <w:t>em eller en specifik verksamhet.</w:t>
      </w:r>
    </w:p>
    <w:p w14:paraId="1A58BFDC" w14:textId="77777777" w:rsidR="00074D4D" w:rsidRDefault="00074D4D" w:rsidP="007E47C0"/>
    <w:p w14:paraId="26626C89" w14:textId="5D9DDAF3" w:rsidR="002B336D" w:rsidRPr="0096471C" w:rsidRDefault="002B336D" w:rsidP="007E47C0">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rsidR="00074D4D">
        <w:t xml:space="preserve"> specifika</w:t>
      </w:r>
      <w:r w:rsidRPr="002B336D">
        <w:t xml:space="preserve">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Rubrik2"/>
      </w:pPr>
      <w:bookmarkStart w:id="981" w:name="_Toc357754848"/>
      <w:bookmarkStart w:id="982" w:name="_Toc382487396"/>
      <w:r>
        <w:t>Flöden</w:t>
      </w:r>
      <w:bookmarkEnd w:id="981"/>
      <w:bookmarkEnd w:id="982"/>
    </w:p>
    <w:p w14:paraId="706E99D0" w14:textId="46F4C803" w:rsidR="007E47C0" w:rsidRPr="006D487E" w:rsidRDefault="006D487E" w:rsidP="007E47C0">
      <w:pPr>
        <w:pStyle w:val="Rubrik3"/>
      </w:pPr>
      <w:bookmarkStart w:id="983" w:name="_Toc382487397"/>
      <w:r w:rsidRPr="006D487E">
        <w:t>Vård- och omsorgsdokument</w:t>
      </w:r>
      <w:bookmarkEnd w:id="983"/>
    </w:p>
    <w:p w14:paraId="4814764C" w14:textId="5B439177" w:rsidR="00D255AB" w:rsidRPr="00F81A41" w:rsidRDefault="00F83269" w:rsidP="007E47C0">
      <w:r w:rsidRPr="006D487E">
        <w:t xml:space="preserve">Nedanstående diagram visar hur flödet </w:t>
      </w:r>
      <w:r w:rsidR="00074D4D">
        <w:t xml:space="preserve">principiellt </w:t>
      </w:r>
      <w:r w:rsidRPr="006D487E">
        <w:t xml:space="preserve">ser ut när information ur kontraktet </w:t>
      </w:r>
      <w:r w:rsidR="006D487E" w:rsidRPr="00F81A41">
        <w:t>GetCareDocumentation</w:t>
      </w:r>
      <w:r w:rsidRPr="00F81A41">
        <w:t xml:space="preserve"> </w:t>
      </w:r>
      <w:r w:rsidR="00074D4D">
        <w:t xml:space="preserve">efterfrågas och </w:t>
      </w:r>
      <w:r w:rsidRPr="00F81A41">
        <w:t>hanteras.</w:t>
      </w:r>
    </w:p>
    <w:p w14:paraId="1B8B8629" w14:textId="77777777" w:rsidR="007E47C0" w:rsidRPr="00F81A41" w:rsidRDefault="007E47C0" w:rsidP="007E47C0">
      <w:pPr>
        <w:pStyle w:val="Rubrik4"/>
      </w:pPr>
      <w:r w:rsidRPr="00F81A41">
        <w:lastRenderedPageBreak/>
        <w:t>Arbetsflöde</w:t>
      </w:r>
    </w:p>
    <w:p w14:paraId="7AC2802E" w14:textId="2129D120" w:rsidR="00D255AB" w:rsidRPr="00F81A41" w:rsidRDefault="00F81A41" w:rsidP="00F83269">
      <w:pPr>
        <w:rPr>
          <w:b/>
          <w:color w:val="4F81BD" w:themeColor="accent1"/>
        </w:rPr>
      </w:pPr>
      <w:r w:rsidRPr="00F81A41">
        <w:rPr>
          <w:b/>
          <w:noProof/>
          <w:color w:val="4F81BD" w:themeColor="accent1"/>
          <w:lang w:eastAsia="sv-SE"/>
        </w:rPr>
        <w:drawing>
          <wp:inline distT="0" distB="0" distL="0" distR="0" wp14:anchorId="5C488C9E" wp14:editId="20D9A01C">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A03788" w14:textId="5A4486AC" w:rsidR="00143050" w:rsidRPr="00F81A41" w:rsidRDefault="00F81A41" w:rsidP="00F81A41">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1</w:t>
      </w:r>
      <w:r w:rsidRPr="00F81A41">
        <w:rPr>
          <w:color w:val="auto"/>
        </w:rPr>
        <w:fldChar w:fldCharType="end"/>
      </w:r>
      <w:r w:rsidR="00143050"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7DD3F8B9" w14:textId="136626CE" w:rsidR="00D255AB" w:rsidRPr="00F81A41" w:rsidRDefault="00F81A41" w:rsidP="007118BE">
      <w:r w:rsidRPr="00F81A41">
        <w:rPr>
          <w:noProof/>
          <w:lang w:eastAsia="sv-SE"/>
        </w:rPr>
        <w:drawing>
          <wp:inline distT="0" distB="0" distL="0" distR="0" wp14:anchorId="50EB6E36" wp14:editId="7873F6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367E2A8" w14:textId="0C5935F0" w:rsidR="00F83269" w:rsidRPr="00F81A41" w:rsidRDefault="00F81A41" w:rsidP="00F81A41">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2</w:t>
      </w:r>
      <w:r w:rsidRPr="00F81A41">
        <w:rPr>
          <w:color w:val="auto"/>
        </w:rPr>
        <w:fldChar w:fldCharType="end"/>
      </w:r>
      <w:r w:rsidR="00827A96">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E042810" w14:textId="77777777" w:rsidR="00E131FD" w:rsidRPr="00F81A41" w:rsidRDefault="00E131FD" w:rsidP="00E131FD">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81A41"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81A41" w:rsidRDefault="00E0018F" w:rsidP="007118BE">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81A41" w:rsidRDefault="00E0018F" w:rsidP="007118BE">
            <w:pPr>
              <w:tabs>
                <w:tab w:val="left" w:pos="567"/>
              </w:tabs>
              <w:rPr>
                <w:b/>
                <w:szCs w:val="24"/>
              </w:rPr>
            </w:pPr>
            <w:r w:rsidRPr="00F81A41">
              <w:rPr>
                <w:b/>
                <w:szCs w:val="24"/>
              </w:rPr>
              <w:t>Beskrivning alt. referens</w:t>
            </w:r>
          </w:p>
        </w:tc>
      </w:tr>
      <w:tr w:rsidR="00E0018F" w:rsidRPr="00F81A41" w14:paraId="5ADE43A9" w14:textId="77777777" w:rsidTr="007118BE">
        <w:trPr>
          <w:trHeight w:val="709"/>
        </w:trPr>
        <w:tc>
          <w:tcPr>
            <w:tcW w:w="1027" w:type="pct"/>
            <w:tcBorders>
              <w:top w:val="single" w:sz="6" w:space="0" w:color="auto"/>
            </w:tcBorders>
          </w:tcPr>
          <w:p w14:paraId="04ABF58B" w14:textId="13281A9B" w:rsidR="00E0018F" w:rsidRPr="00F81A41" w:rsidRDefault="00E0018F" w:rsidP="007118BE">
            <w:pPr>
              <w:spacing w:before="40" w:after="40"/>
            </w:pPr>
            <w:r w:rsidRPr="00F81A41">
              <w:t>Patienten</w:t>
            </w:r>
          </w:p>
        </w:tc>
        <w:tc>
          <w:tcPr>
            <w:tcW w:w="3973" w:type="pct"/>
            <w:tcBorders>
              <w:top w:val="single" w:sz="6" w:space="0" w:color="auto"/>
            </w:tcBorders>
          </w:tcPr>
          <w:p w14:paraId="53F78CB8" w14:textId="3A974BC5" w:rsidR="00E0018F" w:rsidRPr="00F81A41" w:rsidRDefault="00E0018F" w:rsidP="006D487E">
            <w:pPr>
              <w:spacing w:before="40" w:after="40"/>
            </w:pPr>
            <w:r w:rsidRPr="00F81A41">
              <w:t xml:space="preserve">Den patient som vill få tillgång till sin </w:t>
            </w:r>
            <w:r w:rsidR="006D487E" w:rsidRPr="00F81A41">
              <w:t>vård- och omsorgsdokumentation</w:t>
            </w:r>
            <w:r w:rsidRPr="00F81A41">
              <w:t>.</w:t>
            </w:r>
          </w:p>
        </w:tc>
      </w:tr>
    </w:tbl>
    <w:p w14:paraId="6AA8E651" w14:textId="77777777" w:rsidR="007A2D45" w:rsidRPr="00F81A41" w:rsidRDefault="007A2D45" w:rsidP="007A2D45">
      <w:pPr>
        <w:pStyle w:val="Rubrik4"/>
        <w:numPr>
          <w:ilvl w:val="0"/>
          <w:numId w:val="0"/>
        </w:numPr>
        <w:ind w:left="864"/>
      </w:pPr>
    </w:p>
    <w:p w14:paraId="6263E4CA" w14:textId="77777777" w:rsidR="007A2D45" w:rsidRPr="00F81A41" w:rsidRDefault="007A2D45" w:rsidP="007A2D45"/>
    <w:p w14:paraId="71D7552B" w14:textId="77777777" w:rsidR="007E47C0" w:rsidRPr="00F81A41" w:rsidRDefault="007E47C0" w:rsidP="007E47C0">
      <w:pPr>
        <w:pStyle w:val="Rubrik4"/>
      </w:pPr>
      <w:r w:rsidRPr="00F81A41">
        <w:t>Sekvensdiagram</w:t>
      </w:r>
    </w:p>
    <w:p w14:paraId="714938FD" w14:textId="7961E5C2" w:rsidR="007E47C0" w:rsidRPr="00F81A41" w:rsidRDefault="00F81A41" w:rsidP="007E47C0">
      <w:pPr>
        <w:rPr>
          <w:color w:val="4F81BD" w:themeColor="accent1"/>
        </w:rPr>
      </w:pPr>
      <w:r w:rsidRPr="00F81A41">
        <w:rPr>
          <w:noProof/>
          <w:color w:val="4F81BD" w:themeColor="accent1"/>
          <w:lang w:eastAsia="sv-SE"/>
        </w:rPr>
        <w:drawing>
          <wp:inline distT="0" distB="0" distL="0" distR="0" wp14:anchorId="3BB84B52" wp14:editId="36838F37">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042B617" w14:textId="4A471DC2" w:rsidR="007A2D45" w:rsidRPr="00F81A41" w:rsidRDefault="00F81A41" w:rsidP="00F81A41">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3</w:t>
      </w:r>
      <w:r w:rsidRPr="00F81A41">
        <w:rPr>
          <w:color w:val="auto"/>
        </w:rPr>
        <w:fldChar w:fldCharType="end"/>
      </w:r>
      <w:r w:rsidR="007A2D45" w:rsidRPr="00F81A41">
        <w:rPr>
          <w:color w:val="auto"/>
        </w:rPr>
        <w:t xml:space="preserve"> </w:t>
      </w:r>
      <w:r w:rsidR="007A2D45" w:rsidRPr="00F81A41">
        <w:rPr>
          <w:b w:val="0"/>
          <w:color w:val="auto"/>
        </w:rPr>
        <w:t xml:space="preserve">Sekvensdiagram över sökning efter </w:t>
      </w:r>
      <w:r w:rsidR="00F24FD7">
        <w:rPr>
          <w:b w:val="0"/>
          <w:color w:val="auto"/>
        </w:rPr>
        <w:t>vårddokumentation</w:t>
      </w:r>
      <w:r w:rsidR="007A2D45" w:rsidRPr="00F81A41">
        <w:rPr>
          <w:b w:val="0"/>
          <w:color w:val="auto"/>
        </w:rPr>
        <w:t>.</w:t>
      </w:r>
    </w:p>
    <w:p w14:paraId="0362B8F1" w14:textId="77777777" w:rsidR="007A2D45" w:rsidRPr="00F81A41" w:rsidRDefault="007A2D45" w:rsidP="007A2D45">
      <w:pPr>
        <w:pStyle w:val="Rubrik5"/>
      </w:pPr>
      <w:r w:rsidRPr="00F81A41">
        <w:t xml:space="preserve">Roller </w:t>
      </w:r>
    </w:p>
    <w:tbl>
      <w:tblPr>
        <w:tblStyle w:val="Tabellrutnt"/>
        <w:tblW w:w="0" w:type="auto"/>
        <w:tblLook w:val="04A0" w:firstRow="1" w:lastRow="0" w:firstColumn="1" w:lastColumn="0" w:noHBand="0" w:noVBand="1"/>
      </w:tblPr>
      <w:tblGrid>
        <w:gridCol w:w="2904"/>
        <w:gridCol w:w="5986"/>
      </w:tblGrid>
      <w:tr w:rsidR="007A2D45" w:rsidRPr="00F81A41"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81A41" w:rsidRDefault="007A2D45" w:rsidP="00D728C5">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81A41" w:rsidRDefault="007A2D45" w:rsidP="00D728C5">
            <w:pPr>
              <w:spacing w:before="40" w:after="40"/>
              <w:rPr>
                <w:b/>
              </w:rPr>
            </w:pPr>
            <w:r w:rsidRPr="00F81A41">
              <w:rPr>
                <w:b/>
              </w:rPr>
              <w:t>Beskrivning</w:t>
            </w:r>
          </w:p>
        </w:tc>
      </w:tr>
      <w:tr w:rsidR="007A2D45" w:rsidRPr="00F81A41" w14:paraId="3A47B48B" w14:textId="77777777" w:rsidTr="00D728C5">
        <w:tc>
          <w:tcPr>
            <w:tcW w:w="1951" w:type="dxa"/>
            <w:tcBorders>
              <w:top w:val="single" w:sz="6" w:space="0" w:color="auto"/>
            </w:tcBorders>
          </w:tcPr>
          <w:p w14:paraId="4D331B3E" w14:textId="77777777" w:rsidR="007A2D45" w:rsidRPr="00F81A41" w:rsidRDefault="007A2D45" w:rsidP="00D728C5">
            <w:pPr>
              <w:spacing w:before="40" w:after="40"/>
            </w:pPr>
            <w:r w:rsidRPr="00F81A41">
              <w:t>Användare/system</w:t>
            </w:r>
          </w:p>
        </w:tc>
        <w:tc>
          <w:tcPr>
            <w:tcW w:w="6863" w:type="dxa"/>
            <w:tcBorders>
              <w:top w:val="single" w:sz="6" w:space="0" w:color="auto"/>
            </w:tcBorders>
          </w:tcPr>
          <w:p w14:paraId="3CA8FEE7" w14:textId="77777777" w:rsidR="007A2D45" w:rsidRPr="00F81A41" w:rsidRDefault="007A2D45" w:rsidP="00D728C5">
            <w:pPr>
              <w:spacing w:before="40" w:after="40"/>
            </w:pPr>
            <w:r w:rsidRPr="00F81A41">
              <w:t xml:space="preserve">Den/det som utför själva handlingen. </w:t>
            </w:r>
          </w:p>
        </w:tc>
      </w:tr>
      <w:tr w:rsidR="007A2D45" w:rsidRPr="00F81A41" w14:paraId="6F0EF799" w14:textId="77777777" w:rsidTr="00D728C5">
        <w:tc>
          <w:tcPr>
            <w:tcW w:w="1951" w:type="dxa"/>
          </w:tcPr>
          <w:p w14:paraId="6BE5FD0E" w14:textId="3E891F3E" w:rsidR="007A2D45" w:rsidRPr="00F81A41" w:rsidRDefault="007A2D45" w:rsidP="00D728C5">
            <w:pPr>
              <w:spacing w:before="40" w:after="40"/>
            </w:pPr>
            <w:del w:id="984" w:author="Khaled Daham" w:date="2014-03-13T20:02:00Z">
              <w:r w:rsidRPr="00F81A41" w:rsidDel="00342A3E">
                <w:delText>Applikation</w:delText>
              </w:r>
            </w:del>
            <w:ins w:id="985" w:author="Khaled Daham" w:date="2014-03-13T20:02:00Z">
              <w:r w:rsidR="00342A3E">
                <w:t>Tjänstekonsument</w:t>
              </w:r>
            </w:ins>
          </w:p>
        </w:tc>
        <w:tc>
          <w:tcPr>
            <w:tcW w:w="6863" w:type="dxa"/>
          </w:tcPr>
          <w:p w14:paraId="7129E3A4" w14:textId="77777777" w:rsidR="007A2D45" w:rsidRPr="00F81A41" w:rsidRDefault="007A2D45" w:rsidP="00D728C5">
            <w:pPr>
              <w:spacing w:before="40" w:after="40"/>
            </w:pPr>
            <w:r w:rsidRPr="00F81A41">
              <w:t xml:space="preserve">Det system som används för att konsumera information. </w:t>
            </w:r>
            <w:proofErr w:type="gramStart"/>
            <w:r w:rsidRPr="00F81A41">
              <w:t>Dvs</w:t>
            </w:r>
            <w:proofErr w:type="gramEnd"/>
            <w:r w:rsidRPr="00F81A41">
              <w:t xml:space="preserve"> det system som hämtar information som finns registrerad i andra system</w:t>
            </w:r>
          </w:p>
        </w:tc>
      </w:tr>
      <w:tr w:rsidR="007A2D45" w:rsidRPr="00F81A41" w14:paraId="26B5C75D" w14:textId="77777777" w:rsidTr="00D728C5">
        <w:tc>
          <w:tcPr>
            <w:tcW w:w="1951" w:type="dxa"/>
          </w:tcPr>
          <w:p w14:paraId="2C3D8D83" w14:textId="77777777" w:rsidR="007A2D45" w:rsidRPr="00F81A41" w:rsidRDefault="007A2D45" w:rsidP="00D728C5">
            <w:pPr>
              <w:spacing w:before="40" w:after="40"/>
            </w:pPr>
            <w:r w:rsidRPr="00F81A41">
              <w:t>Tjänsteplattform</w:t>
            </w:r>
          </w:p>
        </w:tc>
        <w:tc>
          <w:tcPr>
            <w:tcW w:w="6863" w:type="dxa"/>
          </w:tcPr>
          <w:p w14:paraId="506AA7D7" w14:textId="77777777" w:rsidR="007A2D45" w:rsidRPr="00F81A41" w:rsidRDefault="007A2D45" w:rsidP="00D728C5">
            <w:r w:rsidRPr="00F81A41">
              <w:t>Tjänsteplattformen är ett lager som slussar information vidare (som har sin egna interna process)</w:t>
            </w:r>
          </w:p>
        </w:tc>
      </w:tr>
      <w:tr w:rsidR="007A2D45" w:rsidRPr="00F81A41" w14:paraId="713C8882" w14:textId="77777777" w:rsidTr="00D728C5">
        <w:tc>
          <w:tcPr>
            <w:tcW w:w="1951" w:type="dxa"/>
          </w:tcPr>
          <w:p w14:paraId="26ADEF9D" w14:textId="77777777" w:rsidR="007A2D45" w:rsidRPr="00F81A41" w:rsidRDefault="007A2D45" w:rsidP="00D728C5">
            <w:pPr>
              <w:spacing w:before="40" w:after="40"/>
            </w:pPr>
            <w:r w:rsidRPr="00F81A41">
              <w:t>Mellanlager</w:t>
            </w:r>
          </w:p>
        </w:tc>
        <w:tc>
          <w:tcPr>
            <w:tcW w:w="6863" w:type="dxa"/>
          </w:tcPr>
          <w:p w14:paraId="79CE0FAE" w14:textId="77777777" w:rsidR="007A2D45" w:rsidRPr="00F81A41" w:rsidRDefault="007A2D45" w:rsidP="00D728C5">
            <w:pPr>
              <w:spacing w:before="40" w:after="40"/>
            </w:pPr>
            <w:r w:rsidRPr="00F81A41">
              <w:t xml:space="preserve">Ett system som kan finnas mellan ett källsystem och en annan applikation. Kan användas för att lagra information för uppföljning.  </w:t>
            </w:r>
          </w:p>
        </w:tc>
      </w:tr>
      <w:tr w:rsidR="007A2D45" w:rsidRPr="00F81A41" w14:paraId="615EBB1C" w14:textId="77777777" w:rsidTr="00D728C5">
        <w:tc>
          <w:tcPr>
            <w:tcW w:w="1951" w:type="dxa"/>
          </w:tcPr>
          <w:p w14:paraId="3A4DDEA2" w14:textId="77777777" w:rsidR="007A2D45" w:rsidRPr="00F81A41" w:rsidRDefault="007A2D45" w:rsidP="00D728C5">
            <w:pPr>
              <w:spacing w:before="40" w:after="40"/>
            </w:pPr>
            <w:r w:rsidRPr="00F81A41">
              <w:t>Vårdinformationssystem</w:t>
            </w:r>
          </w:p>
        </w:tc>
        <w:tc>
          <w:tcPr>
            <w:tcW w:w="6863" w:type="dxa"/>
          </w:tcPr>
          <w:p w14:paraId="5862CCFC" w14:textId="78E387AF" w:rsidR="007A2D45" w:rsidRPr="00F81A41" w:rsidRDefault="007A2D45" w:rsidP="003F55C0">
            <w:pPr>
              <w:spacing w:before="40" w:after="40"/>
            </w:pPr>
            <w:r w:rsidRPr="00F81A41">
              <w:t xml:space="preserve">Det system som i detta fall utgör källsystemet som </w:t>
            </w:r>
            <w:r w:rsidR="003F55C0" w:rsidRPr="00F81A41">
              <w:t>vårdpersonal</w:t>
            </w:r>
            <w:r w:rsidRPr="00F81A41">
              <w:t xml:space="preserve"> direkt registrerar/uppdaterar/raderar information i.</w:t>
            </w:r>
          </w:p>
        </w:tc>
      </w:tr>
    </w:tbl>
    <w:p w14:paraId="463BE8E7" w14:textId="77777777" w:rsidR="007A2D45" w:rsidRPr="00F81A41" w:rsidRDefault="007A2D45" w:rsidP="007E47C0">
      <w:pPr>
        <w:rPr>
          <w:color w:val="4F81BD" w:themeColor="accent1"/>
        </w:rPr>
      </w:pPr>
    </w:p>
    <w:p w14:paraId="6A1143F3" w14:textId="6BACCE7C" w:rsidR="006D487E" w:rsidRPr="00F81A41" w:rsidRDefault="006D487E" w:rsidP="006D487E">
      <w:pPr>
        <w:pStyle w:val="Rubrik3"/>
      </w:pPr>
      <w:bookmarkStart w:id="986" w:name="_Toc382487398"/>
      <w:r w:rsidRPr="00F81A41">
        <w:t>Diagnos</w:t>
      </w:r>
      <w:bookmarkEnd w:id="986"/>
    </w:p>
    <w:p w14:paraId="3368C381" w14:textId="75911215" w:rsidR="006D487E" w:rsidRPr="00F81A41" w:rsidRDefault="006D487E" w:rsidP="006D487E">
      <w:r w:rsidRPr="00F81A41">
        <w:t>Nedanstående diagram visar hur flödet ser ut när information ur kontraktet GetDiagnosis hanteras.</w:t>
      </w:r>
    </w:p>
    <w:p w14:paraId="5520F9DD" w14:textId="77777777" w:rsidR="006D487E" w:rsidRPr="00F81A41" w:rsidRDefault="006D487E" w:rsidP="006D487E"/>
    <w:p w14:paraId="43CE907A" w14:textId="77777777" w:rsidR="006D487E" w:rsidRPr="00F81A41" w:rsidRDefault="006D487E" w:rsidP="006D487E">
      <w:pPr>
        <w:pStyle w:val="Rubrik4"/>
      </w:pPr>
      <w:r w:rsidRPr="00F81A41">
        <w:lastRenderedPageBreak/>
        <w:t>Arbetsflöde</w:t>
      </w:r>
    </w:p>
    <w:p w14:paraId="66897827" w14:textId="0649E4EC" w:rsidR="006D487E" w:rsidRPr="00F81A41" w:rsidRDefault="00F81A41" w:rsidP="006D487E">
      <w:pPr>
        <w:rPr>
          <w:b/>
          <w:color w:val="4F81BD" w:themeColor="accent1"/>
        </w:rPr>
      </w:pPr>
      <w:r w:rsidRPr="00F81A41">
        <w:rPr>
          <w:b/>
          <w:noProof/>
          <w:color w:val="4F81BD" w:themeColor="accent1"/>
          <w:lang w:eastAsia="sv-SE"/>
        </w:rPr>
        <w:drawing>
          <wp:inline distT="0" distB="0" distL="0" distR="0" wp14:anchorId="5BDFD6E6" wp14:editId="0A310EEE">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D35638" w14:textId="35395017"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4</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409F8B52" w14:textId="1D8004C6" w:rsidR="006D487E" w:rsidRPr="00F81A41" w:rsidRDefault="00F81A41" w:rsidP="006D487E">
      <w:r w:rsidRPr="00F81A41">
        <w:rPr>
          <w:noProof/>
          <w:lang w:eastAsia="sv-SE"/>
        </w:rPr>
        <w:drawing>
          <wp:inline distT="0" distB="0" distL="0" distR="0" wp14:anchorId="5343F4E6" wp14:editId="18B436A9">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43B08E9F" w14:textId="642E46F0"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5</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675C4EB0" w14:textId="77777777" w:rsidR="006D487E" w:rsidRPr="00F81A41" w:rsidRDefault="006D487E" w:rsidP="006D487E">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47D73B9E"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43A97A"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DC98A9B"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39C3D925" w14:textId="77777777" w:rsidTr="000B43D6">
        <w:trPr>
          <w:trHeight w:val="709"/>
        </w:trPr>
        <w:tc>
          <w:tcPr>
            <w:tcW w:w="1027" w:type="pct"/>
            <w:tcBorders>
              <w:top w:val="single" w:sz="6" w:space="0" w:color="auto"/>
            </w:tcBorders>
          </w:tcPr>
          <w:p w14:paraId="2716F80A"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373650BB" w14:textId="456CB3EC" w:rsidR="006D487E" w:rsidRPr="00F81A41" w:rsidRDefault="006D487E" w:rsidP="006D487E">
            <w:pPr>
              <w:spacing w:before="40" w:after="40"/>
            </w:pPr>
            <w:r w:rsidRPr="00F81A41">
              <w:t>Den patient som vill få tillgång till sina diagnoser.</w:t>
            </w:r>
          </w:p>
        </w:tc>
      </w:tr>
    </w:tbl>
    <w:p w14:paraId="296E37A9" w14:textId="77777777" w:rsidR="006D487E" w:rsidRPr="00F81A41" w:rsidRDefault="006D487E" w:rsidP="006D487E">
      <w:pPr>
        <w:pStyle w:val="Rubrik4"/>
        <w:numPr>
          <w:ilvl w:val="0"/>
          <w:numId w:val="0"/>
        </w:numPr>
        <w:ind w:left="864"/>
      </w:pPr>
    </w:p>
    <w:p w14:paraId="045A125C" w14:textId="77777777" w:rsidR="006D487E" w:rsidRPr="00F81A41" w:rsidRDefault="006D487E" w:rsidP="006D487E"/>
    <w:p w14:paraId="0E7EFD3C" w14:textId="77777777" w:rsidR="006D487E" w:rsidRPr="00F81A41" w:rsidRDefault="006D487E" w:rsidP="006D487E">
      <w:pPr>
        <w:pStyle w:val="Rubrik4"/>
      </w:pPr>
      <w:r w:rsidRPr="00F81A41">
        <w:t>Sekvensdiagram</w:t>
      </w:r>
    </w:p>
    <w:p w14:paraId="38C5A7E9" w14:textId="45A5DF77" w:rsidR="006D487E" w:rsidRPr="00F81A41" w:rsidRDefault="00F81A41" w:rsidP="006D487E">
      <w:pPr>
        <w:rPr>
          <w:color w:val="4F81BD" w:themeColor="accent1"/>
        </w:rPr>
      </w:pPr>
      <w:r w:rsidRPr="00F81A41">
        <w:rPr>
          <w:noProof/>
          <w:color w:val="4F81BD" w:themeColor="accent1"/>
          <w:lang w:eastAsia="sv-SE"/>
        </w:rPr>
        <w:drawing>
          <wp:inline distT="0" distB="0" distL="0" distR="0" wp14:anchorId="077AB273" wp14:editId="70A8662E">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1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11C76991" w14:textId="2B145F36" w:rsidR="006D487E" w:rsidRPr="00F81A41" w:rsidRDefault="006D487E" w:rsidP="006D487E">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diagnoser</w:t>
      </w:r>
      <w:r w:rsidRPr="00F81A41">
        <w:rPr>
          <w:b w:val="0"/>
          <w:color w:val="auto"/>
        </w:rPr>
        <w:t>.</w:t>
      </w:r>
    </w:p>
    <w:p w14:paraId="2A29A3F0" w14:textId="77777777" w:rsidR="006D487E" w:rsidRPr="00F81A41" w:rsidRDefault="006D487E" w:rsidP="006D487E">
      <w:pPr>
        <w:pStyle w:val="Rubrik5"/>
      </w:pPr>
      <w:r w:rsidRPr="00F81A41">
        <w:t xml:space="preserve">Roller </w:t>
      </w:r>
    </w:p>
    <w:tbl>
      <w:tblPr>
        <w:tblStyle w:val="Tabellrutnt"/>
        <w:tblW w:w="0" w:type="auto"/>
        <w:tblLook w:val="04A0" w:firstRow="1" w:lastRow="0" w:firstColumn="1" w:lastColumn="0" w:noHBand="0" w:noVBand="1"/>
      </w:tblPr>
      <w:tblGrid>
        <w:gridCol w:w="2904"/>
        <w:gridCol w:w="5986"/>
      </w:tblGrid>
      <w:tr w:rsidR="006D487E" w:rsidRPr="00F81A41" w14:paraId="23DEC0C9"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82F3E0" w14:textId="77777777" w:rsidR="006D487E" w:rsidRPr="00F81A41" w:rsidRDefault="006D487E" w:rsidP="000B43D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D28901" w14:textId="77777777" w:rsidR="006D487E" w:rsidRPr="00F81A41" w:rsidRDefault="006D487E" w:rsidP="000B43D6">
            <w:pPr>
              <w:spacing w:before="40" w:after="40"/>
              <w:rPr>
                <w:b/>
              </w:rPr>
            </w:pPr>
            <w:r w:rsidRPr="00F81A41">
              <w:rPr>
                <w:b/>
              </w:rPr>
              <w:t>Beskrivning</w:t>
            </w:r>
          </w:p>
        </w:tc>
      </w:tr>
      <w:tr w:rsidR="006D487E" w:rsidRPr="00F81A41" w14:paraId="4ADD39A7" w14:textId="77777777" w:rsidTr="000B43D6">
        <w:tc>
          <w:tcPr>
            <w:tcW w:w="1951" w:type="dxa"/>
            <w:tcBorders>
              <w:top w:val="single" w:sz="6" w:space="0" w:color="auto"/>
            </w:tcBorders>
          </w:tcPr>
          <w:p w14:paraId="33969532" w14:textId="77777777" w:rsidR="006D487E" w:rsidRPr="00F81A41" w:rsidRDefault="006D487E" w:rsidP="000B43D6">
            <w:pPr>
              <w:spacing w:before="40" w:after="40"/>
            </w:pPr>
            <w:r w:rsidRPr="00F81A41">
              <w:t>Användare/system</w:t>
            </w:r>
          </w:p>
        </w:tc>
        <w:tc>
          <w:tcPr>
            <w:tcW w:w="6863" w:type="dxa"/>
            <w:tcBorders>
              <w:top w:val="single" w:sz="6" w:space="0" w:color="auto"/>
            </w:tcBorders>
          </w:tcPr>
          <w:p w14:paraId="32E65F27" w14:textId="77777777" w:rsidR="006D487E" w:rsidRPr="00F81A41" w:rsidRDefault="006D487E" w:rsidP="000B43D6">
            <w:pPr>
              <w:spacing w:before="40" w:after="40"/>
            </w:pPr>
            <w:r w:rsidRPr="00F81A41">
              <w:t xml:space="preserve">Den/det som utför själva handlingen. </w:t>
            </w:r>
          </w:p>
        </w:tc>
      </w:tr>
      <w:tr w:rsidR="006D487E" w:rsidRPr="00F81A41" w14:paraId="330A4136" w14:textId="77777777" w:rsidTr="000B43D6">
        <w:tc>
          <w:tcPr>
            <w:tcW w:w="1951" w:type="dxa"/>
          </w:tcPr>
          <w:p w14:paraId="23F99762" w14:textId="1EAB89E3" w:rsidR="006D487E" w:rsidRPr="00F81A41" w:rsidRDefault="006D487E" w:rsidP="000B43D6">
            <w:pPr>
              <w:spacing w:before="40" w:after="40"/>
            </w:pPr>
            <w:del w:id="987" w:author="Khaled Daham" w:date="2014-03-13T20:02:00Z">
              <w:r w:rsidRPr="00F81A41" w:rsidDel="00342A3E">
                <w:delText>Applikation</w:delText>
              </w:r>
            </w:del>
            <w:ins w:id="988" w:author="Khaled Daham" w:date="2014-03-13T20:02:00Z">
              <w:r w:rsidR="00342A3E">
                <w:t>Tjänstekonsument</w:t>
              </w:r>
            </w:ins>
          </w:p>
        </w:tc>
        <w:tc>
          <w:tcPr>
            <w:tcW w:w="6863" w:type="dxa"/>
          </w:tcPr>
          <w:p w14:paraId="39314AAA" w14:textId="77777777" w:rsidR="006D487E" w:rsidRPr="00F81A41" w:rsidRDefault="006D487E" w:rsidP="000B43D6">
            <w:pPr>
              <w:spacing w:before="40" w:after="40"/>
            </w:pPr>
            <w:r w:rsidRPr="00F81A41">
              <w:t xml:space="preserve">Det system som används för att konsumera information. </w:t>
            </w:r>
            <w:proofErr w:type="gramStart"/>
            <w:r w:rsidRPr="00F81A41">
              <w:t>Dvs</w:t>
            </w:r>
            <w:proofErr w:type="gramEnd"/>
            <w:r w:rsidRPr="00F81A41">
              <w:t xml:space="preserve"> det system som hämtar information som finns registrerad i andra system</w:t>
            </w:r>
          </w:p>
        </w:tc>
      </w:tr>
      <w:tr w:rsidR="006D487E" w:rsidRPr="00F81A41" w14:paraId="278F5F05" w14:textId="77777777" w:rsidTr="000B43D6">
        <w:tc>
          <w:tcPr>
            <w:tcW w:w="1951" w:type="dxa"/>
          </w:tcPr>
          <w:p w14:paraId="2B748C36" w14:textId="77777777" w:rsidR="006D487E" w:rsidRPr="00F81A41" w:rsidRDefault="006D487E" w:rsidP="000B43D6">
            <w:pPr>
              <w:spacing w:before="40" w:after="40"/>
            </w:pPr>
            <w:r w:rsidRPr="00F81A41">
              <w:t>Tjänsteplattform</w:t>
            </w:r>
          </w:p>
        </w:tc>
        <w:tc>
          <w:tcPr>
            <w:tcW w:w="6863" w:type="dxa"/>
          </w:tcPr>
          <w:p w14:paraId="3133B40F" w14:textId="77777777" w:rsidR="006D487E" w:rsidRPr="00F81A41" w:rsidRDefault="006D487E" w:rsidP="000B43D6">
            <w:r w:rsidRPr="00F81A41">
              <w:t>Tjänsteplattformen är ett lager som slussar information vidare (som har sin egna interna process)</w:t>
            </w:r>
          </w:p>
        </w:tc>
      </w:tr>
      <w:tr w:rsidR="006D487E" w:rsidRPr="00F81A41" w14:paraId="3D6BEC21" w14:textId="77777777" w:rsidTr="000B43D6">
        <w:tc>
          <w:tcPr>
            <w:tcW w:w="1951" w:type="dxa"/>
          </w:tcPr>
          <w:p w14:paraId="423D05CD" w14:textId="77777777" w:rsidR="006D487E" w:rsidRPr="00F81A41" w:rsidRDefault="006D487E" w:rsidP="000B43D6">
            <w:pPr>
              <w:spacing w:before="40" w:after="40"/>
            </w:pPr>
            <w:r w:rsidRPr="00F81A41">
              <w:t>Mellanlager</w:t>
            </w:r>
          </w:p>
        </w:tc>
        <w:tc>
          <w:tcPr>
            <w:tcW w:w="6863" w:type="dxa"/>
          </w:tcPr>
          <w:p w14:paraId="3A147226" w14:textId="77777777" w:rsidR="006D487E" w:rsidRPr="00F81A41" w:rsidRDefault="006D487E" w:rsidP="000B43D6">
            <w:pPr>
              <w:spacing w:before="40" w:after="40"/>
            </w:pPr>
            <w:r w:rsidRPr="00F81A41">
              <w:t xml:space="preserve">Ett system som kan finnas mellan ett källsystem och en annan applikation. Kan användas för att lagra information för uppföljning.  </w:t>
            </w:r>
          </w:p>
        </w:tc>
      </w:tr>
      <w:tr w:rsidR="006D487E" w:rsidRPr="00F81A41" w14:paraId="71552638" w14:textId="77777777" w:rsidTr="000B43D6">
        <w:tc>
          <w:tcPr>
            <w:tcW w:w="1951" w:type="dxa"/>
          </w:tcPr>
          <w:p w14:paraId="704E7D09" w14:textId="77777777" w:rsidR="006D487E" w:rsidRPr="00F81A41" w:rsidRDefault="006D487E" w:rsidP="000B43D6">
            <w:pPr>
              <w:spacing w:before="40" w:after="40"/>
            </w:pPr>
            <w:r w:rsidRPr="00F81A41">
              <w:t>Vårdinformationssystem</w:t>
            </w:r>
          </w:p>
        </w:tc>
        <w:tc>
          <w:tcPr>
            <w:tcW w:w="6863" w:type="dxa"/>
          </w:tcPr>
          <w:p w14:paraId="0E1FB450" w14:textId="77777777" w:rsidR="006D487E" w:rsidRPr="00F81A41" w:rsidRDefault="006D487E" w:rsidP="000B43D6">
            <w:pPr>
              <w:spacing w:before="40" w:after="40"/>
            </w:pPr>
            <w:r w:rsidRPr="00F81A41">
              <w:t>Det system som i detta fall utgör källsystemet som vårdpersonal direkt registrerar/uppdaterar/raderar information i.</w:t>
            </w:r>
          </w:p>
        </w:tc>
      </w:tr>
    </w:tbl>
    <w:p w14:paraId="479995B6" w14:textId="77777777" w:rsidR="006D487E" w:rsidRPr="00F81A41" w:rsidRDefault="006D487E" w:rsidP="006D487E">
      <w:pPr>
        <w:pStyle w:val="Rubrik3"/>
        <w:numPr>
          <w:ilvl w:val="0"/>
          <w:numId w:val="0"/>
        </w:numPr>
        <w:ind w:left="720"/>
      </w:pPr>
    </w:p>
    <w:p w14:paraId="3A8EADBB" w14:textId="7261C9CE" w:rsidR="006D487E" w:rsidRPr="00F81A41" w:rsidRDefault="006D487E" w:rsidP="006D487E">
      <w:pPr>
        <w:pStyle w:val="Rubrik3"/>
      </w:pPr>
      <w:bookmarkStart w:id="989" w:name="_Toc382487399"/>
      <w:r w:rsidRPr="00F81A41">
        <w:t>Uppmärksamhetsinformation</w:t>
      </w:r>
      <w:bookmarkEnd w:id="989"/>
    </w:p>
    <w:p w14:paraId="0EABC42A" w14:textId="73BA2B96" w:rsidR="006D487E" w:rsidRPr="00F81A41" w:rsidRDefault="006D487E" w:rsidP="006D487E">
      <w:r w:rsidRPr="00F81A41">
        <w:t>Nedanstående diagram visar hur flödet ser ut när information ur kontraktet GetAlertInformation hanteras.</w:t>
      </w:r>
    </w:p>
    <w:p w14:paraId="6E9141F1" w14:textId="77777777" w:rsidR="006D487E" w:rsidRPr="00F81A41" w:rsidRDefault="006D487E" w:rsidP="006D487E"/>
    <w:p w14:paraId="5064265D" w14:textId="77777777" w:rsidR="006D487E" w:rsidRPr="00F81A41" w:rsidRDefault="006D487E" w:rsidP="006D487E">
      <w:pPr>
        <w:pStyle w:val="Rubrik4"/>
      </w:pPr>
      <w:r w:rsidRPr="00F81A41">
        <w:lastRenderedPageBreak/>
        <w:t>Arbetsflöde</w:t>
      </w:r>
    </w:p>
    <w:p w14:paraId="2D20924E" w14:textId="68F35633" w:rsidR="006D487E" w:rsidRPr="00F81A41" w:rsidRDefault="00F81A41" w:rsidP="006D487E">
      <w:pPr>
        <w:rPr>
          <w:b/>
          <w:color w:val="4F81BD" w:themeColor="accent1"/>
        </w:rPr>
      </w:pPr>
      <w:r w:rsidRPr="00F81A41">
        <w:rPr>
          <w:b/>
          <w:noProof/>
          <w:color w:val="4F81BD" w:themeColor="accent1"/>
          <w:lang w:eastAsia="sv-SE"/>
        </w:rPr>
        <w:drawing>
          <wp:inline distT="0" distB="0" distL="0" distR="0" wp14:anchorId="5A3ECCC6" wp14:editId="1852F5D8">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55998FFA" w14:textId="0BE70DC5"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7</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7F355B42" w14:textId="04962F41" w:rsidR="006D487E" w:rsidRPr="00F81A41" w:rsidRDefault="00F81A41" w:rsidP="006D487E">
      <w:r w:rsidRPr="00F81A41">
        <w:rPr>
          <w:noProof/>
          <w:lang w:eastAsia="sv-SE"/>
        </w:rPr>
        <w:drawing>
          <wp:inline distT="0" distB="0" distL="0" distR="0" wp14:anchorId="109F9148" wp14:editId="782A0AB0">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CFAF354" w14:textId="21F8620D"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8</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0255BD34" w14:textId="77777777" w:rsidR="006D487E" w:rsidRPr="00F81A41" w:rsidRDefault="006D487E" w:rsidP="006D487E">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3E5A6F32"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E4825A5"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D8F5CD"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46499A6E" w14:textId="77777777" w:rsidTr="000B43D6">
        <w:trPr>
          <w:trHeight w:val="709"/>
        </w:trPr>
        <w:tc>
          <w:tcPr>
            <w:tcW w:w="1027" w:type="pct"/>
            <w:tcBorders>
              <w:top w:val="single" w:sz="6" w:space="0" w:color="auto"/>
            </w:tcBorders>
          </w:tcPr>
          <w:p w14:paraId="2E68B412"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01D0E764" w14:textId="595AF038" w:rsidR="006D487E" w:rsidRPr="00F81A41" w:rsidRDefault="006D487E" w:rsidP="00F81A41">
            <w:pPr>
              <w:spacing w:before="40" w:after="40"/>
            </w:pPr>
            <w:r w:rsidRPr="00F81A41">
              <w:t xml:space="preserve">Den patient som vill få tillgång till sin </w:t>
            </w:r>
            <w:r w:rsidR="00F81A41">
              <w:t>uppmärksamhetsinformation</w:t>
            </w:r>
            <w:r w:rsidRPr="00F81A41">
              <w:t>.</w:t>
            </w:r>
          </w:p>
        </w:tc>
      </w:tr>
    </w:tbl>
    <w:p w14:paraId="10B64329" w14:textId="77777777" w:rsidR="006D487E" w:rsidRPr="00F81A41" w:rsidRDefault="006D487E" w:rsidP="006D487E">
      <w:pPr>
        <w:pStyle w:val="Rubrik4"/>
        <w:numPr>
          <w:ilvl w:val="0"/>
          <w:numId w:val="0"/>
        </w:numPr>
        <w:ind w:left="864"/>
      </w:pPr>
    </w:p>
    <w:p w14:paraId="3B3B342B" w14:textId="77777777" w:rsidR="006D487E" w:rsidRPr="00F81A41" w:rsidRDefault="006D487E" w:rsidP="006D487E"/>
    <w:p w14:paraId="694D18E8" w14:textId="77777777" w:rsidR="006D487E" w:rsidRPr="00F81A41" w:rsidRDefault="006D487E" w:rsidP="006D487E">
      <w:pPr>
        <w:pStyle w:val="Rubrik4"/>
      </w:pPr>
      <w:r w:rsidRPr="00F81A41">
        <w:t>Sekvensdiagram</w:t>
      </w:r>
    </w:p>
    <w:p w14:paraId="4DC15A77" w14:textId="4AFA21E8" w:rsidR="006D487E" w:rsidRPr="00F81A41" w:rsidRDefault="00F81A41" w:rsidP="006D487E">
      <w:pPr>
        <w:rPr>
          <w:color w:val="4F81BD" w:themeColor="accent1"/>
        </w:rPr>
      </w:pPr>
      <w:r w:rsidRPr="00F81A41">
        <w:rPr>
          <w:noProof/>
          <w:color w:val="4F81BD" w:themeColor="accent1"/>
          <w:lang w:eastAsia="sv-SE"/>
        </w:rPr>
        <w:drawing>
          <wp:inline distT="0" distB="0" distL="0" distR="0" wp14:anchorId="78F3998B" wp14:editId="4D2D852B">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1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0DB86D70" w14:textId="0186F0B1" w:rsidR="006D487E" w:rsidRPr="007A2D45" w:rsidRDefault="006D487E" w:rsidP="006D487E">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uppmärksamhetsinformation</w:t>
      </w:r>
      <w:r w:rsidRPr="00F81A41">
        <w:rPr>
          <w:b w:val="0"/>
          <w:color w:val="auto"/>
        </w:rPr>
        <w:t>.</w:t>
      </w:r>
    </w:p>
    <w:p w14:paraId="774B0BDE" w14:textId="77777777" w:rsidR="006D487E" w:rsidRPr="008A6814" w:rsidRDefault="006D487E" w:rsidP="006D487E">
      <w:pPr>
        <w:pStyle w:val="Rubrik5"/>
      </w:pPr>
      <w:r w:rsidRPr="008A6814">
        <w:t xml:space="preserve">Roller </w:t>
      </w:r>
    </w:p>
    <w:tbl>
      <w:tblPr>
        <w:tblStyle w:val="Tabellrutnt"/>
        <w:tblW w:w="0" w:type="auto"/>
        <w:tblLook w:val="04A0" w:firstRow="1" w:lastRow="0" w:firstColumn="1" w:lastColumn="0" w:noHBand="0" w:noVBand="1"/>
      </w:tblPr>
      <w:tblGrid>
        <w:gridCol w:w="2904"/>
        <w:gridCol w:w="5986"/>
      </w:tblGrid>
      <w:tr w:rsidR="006D487E" w:rsidRPr="00F71DFD" w14:paraId="23DA5C05"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34DF8" w14:textId="77777777" w:rsidR="006D487E" w:rsidRPr="00F71DFD" w:rsidRDefault="006D487E" w:rsidP="000B43D6">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A2E28F" w14:textId="77777777" w:rsidR="006D487E" w:rsidRPr="00F71DFD" w:rsidRDefault="006D487E" w:rsidP="000B43D6">
            <w:pPr>
              <w:spacing w:before="40" w:after="40"/>
              <w:rPr>
                <w:b/>
              </w:rPr>
            </w:pPr>
            <w:r w:rsidRPr="00F71DFD">
              <w:rPr>
                <w:b/>
              </w:rPr>
              <w:t>Beskrivning</w:t>
            </w:r>
          </w:p>
        </w:tc>
      </w:tr>
      <w:tr w:rsidR="006D487E" w:rsidRPr="008A6814" w14:paraId="3960D4EF" w14:textId="77777777" w:rsidTr="000B43D6">
        <w:tc>
          <w:tcPr>
            <w:tcW w:w="1951" w:type="dxa"/>
            <w:tcBorders>
              <w:top w:val="single" w:sz="6" w:space="0" w:color="auto"/>
            </w:tcBorders>
          </w:tcPr>
          <w:p w14:paraId="0B08FE04" w14:textId="77777777" w:rsidR="006D487E" w:rsidRPr="008A6814" w:rsidRDefault="006D487E" w:rsidP="000B43D6">
            <w:pPr>
              <w:spacing w:before="40" w:after="40"/>
            </w:pPr>
            <w:r w:rsidRPr="008A6814">
              <w:t>Användare/system</w:t>
            </w:r>
          </w:p>
        </w:tc>
        <w:tc>
          <w:tcPr>
            <w:tcW w:w="6863" w:type="dxa"/>
            <w:tcBorders>
              <w:top w:val="single" w:sz="6" w:space="0" w:color="auto"/>
            </w:tcBorders>
          </w:tcPr>
          <w:p w14:paraId="73059CE4" w14:textId="77777777" w:rsidR="006D487E" w:rsidRPr="008A6814" w:rsidRDefault="006D487E" w:rsidP="000B43D6">
            <w:pPr>
              <w:spacing w:before="40" w:after="40"/>
            </w:pPr>
            <w:r>
              <w:t xml:space="preserve">Den/det som utför själva handlingen. </w:t>
            </w:r>
          </w:p>
        </w:tc>
      </w:tr>
      <w:tr w:rsidR="006D487E" w:rsidRPr="008A6814" w14:paraId="4A9552F8" w14:textId="77777777" w:rsidTr="000B43D6">
        <w:tc>
          <w:tcPr>
            <w:tcW w:w="1951" w:type="dxa"/>
          </w:tcPr>
          <w:p w14:paraId="52D5A346" w14:textId="7105A1C6" w:rsidR="006D487E" w:rsidRPr="008A6814" w:rsidRDefault="006D487E" w:rsidP="000B43D6">
            <w:pPr>
              <w:spacing w:before="40" w:after="40"/>
            </w:pPr>
            <w:del w:id="990" w:author="Khaled Daham" w:date="2014-03-13T20:01:00Z">
              <w:r w:rsidDel="00342A3E">
                <w:delText>Applikation</w:delText>
              </w:r>
            </w:del>
            <w:ins w:id="991" w:author="Khaled Daham" w:date="2014-03-13T20:01:00Z">
              <w:r w:rsidR="00342A3E">
                <w:t>Tjänstekonsument</w:t>
              </w:r>
            </w:ins>
          </w:p>
        </w:tc>
        <w:tc>
          <w:tcPr>
            <w:tcW w:w="6863" w:type="dxa"/>
          </w:tcPr>
          <w:p w14:paraId="68E59516" w14:textId="77777777" w:rsidR="006D487E" w:rsidRPr="008A6814" w:rsidRDefault="006D487E" w:rsidP="000B43D6">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6D487E" w:rsidRPr="008A6814" w14:paraId="5E47C69B" w14:textId="77777777" w:rsidTr="000B43D6">
        <w:tc>
          <w:tcPr>
            <w:tcW w:w="1951" w:type="dxa"/>
          </w:tcPr>
          <w:p w14:paraId="5D9CD619" w14:textId="77777777" w:rsidR="006D487E" w:rsidRPr="008A6814" w:rsidRDefault="006D487E" w:rsidP="000B43D6">
            <w:pPr>
              <w:spacing w:before="40" w:after="40"/>
            </w:pPr>
            <w:r w:rsidRPr="008A6814">
              <w:t>Tjänsteplattform</w:t>
            </w:r>
          </w:p>
        </w:tc>
        <w:tc>
          <w:tcPr>
            <w:tcW w:w="6863" w:type="dxa"/>
          </w:tcPr>
          <w:p w14:paraId="64CE6D66" w14:textId="77777777" w:rsidR="006D487E" w:rsidRPr="008A6814" w:rsidRDefault="006D487E" w:rsidP="000B43D6">
            <w:r w:rsidRPr="008A6814">
              <w:t>Tjänsteplattformen är ett lager som slussar information vidare (som har sin egna interna process)</w:t>
            </w:r>
          </w:p>
        </w:tc>
      </w:tr>
      <w:tr w:rsidR="006D487E" w:rsidRPr="00A51E7F" w14:paraId="29BE9C13" w14:textId="77777777" w:rsidTr="000B43D6">
        <w:tc>
          <w:tcPr>
            <w:tcW w:w="1951" w:type="dxa"/>
          </w:tcPr>
          <w:p w14:paraId="029B1F60" w14:textId="77777777" w:rsidR="006D487E" w:rsidRPr="008A6814" w:rsidRDefault="006D487E" w:rsidP="000B43D6">
            <w:pPr>
              <w:spacing w:before="40" w:after="40"/>
            </w:pPr>
            <w:r>
              <w:t>Mellanlager</w:t>
            </w:r>
          </w:p>
        </w:tc>
        <w:tc>
          <w:tcPr>
            <w:tcW w:w="6863" w:type="dxa"/>
          </w:tcPr>
          <w:p w14:paraId="140F4B0B" w14:textId="77777777" w:rsidR="006D487E" w:rsidRPr="008A6814" w:rsidRDefault="006D487E" w:rsidP="000B43D6">
            <w:pPr>
              <w:spacing w:before="40" w:after="40"/>
            </w:pPr>
            <w:r>
              <w:t xml:space="preserve">Ett system som kan finnas mellan ett källsystem och en annan applikation. Kan användas för att lagra information för uppföljning.  </w:t>
            </w:r>
          </w:p>
        </w:tc>
      </w:tr>
      <w:tr w:rsidR="006D487E" w:rsidRPr="00A51E7F" w14:paraId="427FC421" w14:textId="77777777" w:rsidTr="000B43D6">
        <w:tc>
          <w:tcPr>
            <w:tcW w:w="1951" w:type="dxa"/>
          </w:tcPr>
          <w:p w14:paraId="10763C6D" w14:textId="77777777" w:rsidR="006D487E" w:rsidRPr="008A6814" w:rsidRDefault="006D487E" w:rsidP="000B43D6">
            <w:pPr>
              <w:spacing w:before="40" w:after="40"/>
            </w:pPr>
            <w:r>
              <w:t>Vårdinformationssystem</w:t>
            </w:r>
          </w:p>
        </w:tc>
        <w:tc>
          <w:tcPr>
            <w:tcW w:w="6863" w:type="dxa"/>
          </w:tcPr>
          <w:p w14:paraId="22F8EBEE" w14:textId="77777777" w:rsidR="006D487E" w:rsidRDefault="006D487E" w:rsidP="000B43D6">
            <w:pPr>
              <w:spacing w:before="40" w:after="40"/>
            </w:pPr>
            <w:r>
              <w:t>Det system som i detta fall utgör källsystemet som vårdpersonal direkt registrerar/uppdaterar/raderar information i.</w:t>
            </w:r>
          </w:p>
        </w:tc>
      </w:tr>
    </w:tbl>
    <w:p w14:paraId="75FE5EFB" w14:textId="77777777" w:rsidR="006D487E" w:rsidRDefault="006D487E" w:rsidP="007E47C0">
      <w:pPr>
        <w:rPr>
          <w:color w:val="4F81BD" w:themeColor="accent1"/>
        </w:rPr>
      </w:pPr>
    </w:p>
    <w:p w14:paraId="211C3BAC" w14:textId="77777777" w:rsidR="007E47C0" w:rsidRDefault="007E47C0" w:rsidP="007E47C0">
      <w:pPr>
        <w:pStyle w:val="Rubrik3"/>
      </w:pPr>
      <w:bookmarkStart w:id="992" w:name="_Toc382487400"/>
      <w:r>
        <w:t>Obligatoriska kontrakt</w:t>
      </w:r>
      <w:bookmarkEnd w:id="992"/>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331"/>
        <w:gridCol w:w="2155"/>
        <w:gridCol w:w="1747"/>
        <w:gridCol w:w="1992"/>
      </w:tblGrid>
      <w:tr w:rsidR="006D487E" w:rsidRPr="006D487E" w14:paraId="40F9358D" w14:textId="652E5CDA" w:rsidTr="006D487E">
        <w:tc>
          <w:tcPr>
            <w:tcW w:w="234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Tjänstekontrakt</w:t>
            </w:r>
          </w:p>
        </w:tc>
        <w:tc>
          <w:tcPr>
            <w:tcW w:w="2017"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0234C0E5"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Vård- och omsorgsdokument</w:t>
            </w:r>
          </w:p>
        </w:tc>
        <w:tc>
          <w:tcPr>
            <w:tcW w:w="2270" w:type="dxa"/>
            <w:tcBorders>
              <w:top w:val="single" w:sz="8" w:space="0" w:color="auto"/>
              <w:left w:val="nil"/>
              <w:bottom w:val="single" w:sz="8" w:space="0" w:color="auto"/>
              <w:right w:val="single" w:sz="8" w:space="0" w:color="auto"/>
            </w:tcBorders>
            <w:shd w:val="clear" w:color="auto" w:fill="D9D9D9" w:themeFill="background1" w:themeFillShade="D9"/>
          </w:tcPr>
          <w:p w14:paraId="06E53DE2" w14:textId="3CD8BE39" w:rsidR="006D487E" w:rsidRPr="006D487E" w:rsidRDefault="006D487E" w:rsidP="00F81A41">
            <w:pPr>
              <w:spacing w:before="100" w:beforeAutospacing="1" w:after="100" w:afterAutospacing="1"/>
              <w:ind w:left="155"/>
              <w:rPr>
                <w:b/>
                <w:szCs w:val="24"/>
              </w:rPr>
            </w:pPr>
            <w:r w:rsidRPr="006D487E">
              <w:rPr>
                <w:b/>
                <w:szCs w:val="24"/>
              </w:rPr>
              <w:t>Diagnos</w:t>
            </w:r>
          </w:p>
        </w:tc>
        <w:tc>
          <w:tcPr>
            <w:tcW w:w="1594" w:type="dxa"/>
            <w:tcBorders>
              <w:top w:val="single" w:sz="8" w:space="0" w:color="auto"/>
              <w:left w:val="nil"/>
              <w:bottom w:val="single" w:sz="8" w:space="0" w:color="auto"/>
              <w:right w:val="single" w:sz="8" w:space="0" w:color="auto"/>
            </w:tcBorders>
            <w:shd w:val="clear" w:color="auto" w:fill="D9D9D9" w:themeFill="background1" w:themeFillShade="D9"/>
          </w:tcPr>
          <w:p w14:paraId="3EACF348" w14:textId="2C26BA8B" w:rsidR="006D487E" w:rsidRPr="006D487E" w:rsidRDefault="006D487E" w:rsidP="00F81A41">
            <w:pPr>
              <w:spacing w:before="100" w:beforeAutospacing="1" w:after="100" w:afterAutospacing="1"/>
              <w:ind w:left="56"/>
              <w:rPr>
                <w:b/>
                <w:szCs w:val="24"/>
              </w:rPr>
            </w:pPr>
            <w:r w:rsidRPr="006D487E">
              <w:rPr>
                <w:b/>
                <w:szCs w:val="24"/>
              </w:rPr>
              <w:t>Uppmärksamhets-information</w:t>
            </w:r>
          </w:p>
        </w:tc>
      </w:tr>
      <w:tr w:rsidR="006D487E" w:rsidRPr="006D487E" w14:paraId="33BF3231" w14:textId="0BFDF411" w:rsidTr="006D487E">
        <w:tc>
          <w:tcPr>
            <w:tcW w:w="2344"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33884AF9" w14:textId="5AC04BCC" w:rsidR="006D487E" w:rsidRPr="006D487E" w:rsidRDefault="006D487E" w:rsidP="00514BAB">
            <w:pPr>
              <w:spacing w:before="100" w:beforeAutospacing="1" w:after="100" w:afterAutospacing="1"/>
              <w:rPr>
                <w:rFonts w:eastAsia="Times New Roman" w:cs="Arial"/>
                <w:sz w:val="24"/>
                <w:lang w:eastAsia="sv-SE"/>
              </w:rPr>
            </w:pPr>
            <w:r w:rsidRPr="006D487E">
              <w:t>GetCareDocumentation</w:t>
            </w:r>
          </w:p>
        </w:tc>
        <w:tc>
          <w:tcPr>
            <w:tcW w:w="2017"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EB109C0" w14:textId="796272E4" w:rsidR="006D487E" w:rsidRPr="006D487E" w:rsidRDefault="006D487E" w:rsidP="00514BAB">
            <w:pPr>
              <w:spacing w:before="100" w:beforeAutospacing="1" w:after="100" w:afterAutospacing="1"/>
              <w:jc w:val="center"/>
              <w:rPr>
                <w:rFonts w:eastAsia="Times New Roman" w:cs="Arial"/>
                <w:sz w:val="24"/>
                <w:lang w:eastAsia="sv-SE"/>
              </w:rPr>
            </w:pPr>
            <w:r w:rsidRPr="006D487E">
              <w:t>X</w:t>
            </w:r>
          </w:p>
        </w:tc>
        <w:tc>
          <w:tcPr>
            <w:tcW w:w="2270" w:type="dxa"/>
            <w:tcBorders>
              <w:top w:val="single" w:sz="8" w:space="0" w:color="auto"/>
              <w:left w:val="nil"/>
              <w:bottom w:val="single" w:sz="4" w:space="0" w:color="auto"/>
              <w:right w:val="single" w:sz="8" w:space="0" w:color="auto"/>
            </w:tcBorders>
            <w:shd w:val="clear" w:color="auto" w:fill="FFFFFF"/>
          </w:tcPr>
          <w:p w14:paraId="0E579FED" w14:textId="77777777" w:rsidR="006D487E" w:rsidRPr="006D487E" w:rsidRDefault="006D487E" w:rsidP="00514BAB">
            <w:pPr>
              <w:spacing w:before="100" w:beforeAutospacing="1" w:after="100" w:afterAutospacing="1"/>
              <w:jc w:val="center"/>
            </w:pPr>
          </w:p>
        </w:tc>
        <w:tc>
          <w:tcPr>
            <w:tcW w:w="1594" w:type="dxa"/>
            <w:tcBorders>
              <w:top w:val="single" w:sz="8" w:space="0" w:color="auto"/>
              <w:left w:val="nil"/>
              <w:bottom w:val="single" w:sz="4" w:space="0" w:color="auto"/>
              <w:right w:val="single" w:sz="8" w:space="0" w:color="auto"/>
            </w:tcBorders>
            <w:shd w:val="clear" w:color="auto" w:fill="FFFFFF"/>
          </w:tcPr>
          <w:p w14:paraId="2888DAA9" w14:textId="77777777" w:rsidR="006D487E" w:rsidRPr="006D487E" w:rsidRDefault="006D487E" w:rsidP="00514BAB">
            <w:pPr>
              <w:spacing w:before="100" w:beforeAutospacing="1" w:after="100" w:afterAutospacing="1"/>
              <w:jc w:val="center"/>
            </w:pPr>
          </w:p>
        </w:tc>
      </w:tr>
      <w:tr w:rsidR="006D487E" w:rsidRPr="006D487E" w14:paraId="63C93384" w14:textId="25395EDC" w:rsidTr="006D487E">
        <w:tc>
          <w:tcPr>
            <w:tcW w:w="2344"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193D572" w14:textId="1E28AB66" w:rsidR="006D487E" w:rsidRPr="006D487E" w:rsidRDefault="006D487E" w:rsidP="00514BAB">
            <w:pPr>
              <w:spacing w:before="100" w:beforeAutospacing="1" w:after="100" w:afterAutospacing="1"/>
            </w:pPr>
            <w:r w:rsidRPr="006D487E">
              <w:t>GetDiagnosis</w:t>
            </w:r>
          </w:p>
        </w:tc>
        <w:tc>
          <w:tcPr>
            <w:tcW w:w="2017"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F705713"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4" w:space="0" w:color="auto"/>
              <w:right w:val="single" w:sz="8" w:space="0" w:color="auto"/>
            </w:tcBorders>
            <w:shd w:val="clear" w:color="auto" w:fill="FFFFFF"/>
          </w:tcPr>
          <w:p w14:paraId="381C69C8" w14:textId="4789E605" w:rsidR="006D487E" w:rsidRPr="006D487E" w:rsidRDefault="006D487E" w:rsidP="00514BAB">
            <w:pPr>
              <w:spacing w:before="100" w:beforeAutospacing="1" w:after="100" w:afterAutospacing="1"/>
              <w:jc w:val="center"/>
            </w:pPr>
            <w:r w:rsidRPr="006D487E">
              <w:t>X</w:t>
            </w:r>
          </w:p>
        </w:tc>
        <w:tc>
          <w:tcPr>
            <w:tcW w:w="1594" w:type="dxa"/>
            <w:tcBorders>
              <w:top w:val="single" w:sz="4" w:space="0" w:color="auto"/>
              <w:left w:val="nil"/>
              <w:bottom w:val="single" w:sz="4" w:space="0" w:color="auto"/>
              <w:right w:val="single" w:sz="8" w:space="0" w:color="auto"/>
            </w:tcBorders>
            <w:shd w:val="clear" w:color="auto" w:fill="FFFFFF"/>
          </w:tcPr>
          <w:p w14:paraId="24F8F31E" w14:textId="77777777" w:rsidR="006D487E" w:rsidRPr="006D487E" w:rsidRDefault="006D487E" w:rsidP="00514BAB">
            <w:pPr>
              <w:spacing w:before="100" w:beforeAutospacing="1" w:after="100" w:afterAutospacing="1"/>
              <w:jc w:val="center"/>
            </w:pPr>
          </w:p>
        </w:tc>
      </w:tr>
      <w:tr w:rsidR="006D487E" w:rsidRPr="00865734" w14:paraId="5602C4E8" w14:textId="7D938D87" w:rsidTr="006D487E">
        <w:tc>
          <w:tcPr>
            <w:tcW w:w="2344"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D24FCA6" w14:textId="19443D2D" w:rsidR="006D487E" w:rsidRPr="006D487E" w:rsidRDefault="006D487E" w:rsidP="00514BAB">
            <w:pPr>
              <w:spacing w:before="100" w:beforeAutospacing="1" w:after="100" w:afterAutospacing="1"/>
            </w:pPr>
            <w:r w:rsidRPr="006D487E">
              <w:t>GetAlertInformation</w:t>
            </w:r>
          </w:p>
        </w:tc>
        <w:tc>
          <w:tcPr>
            <w:tcW w:w="201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7EFD49BD"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8" w:space="0" w:color="auto"/>
              <w:right w:val="single" w:sz="8" w:space="0" w:color="auto"/>
            </w:tcBorders>
            <w:shd w:val="clear" w:color="auto" w:fill="FFFFFF"/>
          </w:tcPr>
          <w:p w14:paraId="332F1A80" w14:textId="77777777" w:rsidR="006D487E" w:rsidRPr="006D487E" w:rsidRDefault="006D487E" w:rsidP="00514BAB">
            <w:pPr>
              <w:spacing w:before="100" w:beforeAutospacing="1" w:after="100" w:afterAutospacing="1"/>
              <w:jc w:val="center"/>
            </w:pPr>
          </w:p>
        </w:tc>
        <w:tc>
          <w:tcPr>
            <w:tcW w:w="1594" w:type="dxa"/>
            <w:tcBorders>
              <w:top w:val="single" w:sz="4" w:space="0" w:color="auto"/>
              <w:left w:val="nil"/>
              <w:bottom w:val="single" w:sz="8" w:space="0" w:color="auto"/>
              <w:right w:val="single" w:sz="8" w:space="0" w:color="auto"/>
            </w:tcBorders>
            <w:shd w:val="clear" w:color="auto" w:fill="FFFFFF"/>
          </w:tcPr>
          <w:p w14:paraId="20A966C3" w14:textId="1BDB4F9C" w:rsidR="006D487E" w:rsidRPr="006D487E" w:rsidRDefault="006D487E" w:rsidP="00514BAB">
            <w:pPr>
              <w:spacing w:before="100" w:beforeAutospacing="1" w:after="100" w:afterAutospacing="1"/>
              <w:jc w:val="center"/>
            </w:pPr>
            <w:r w:rsidRPr="006D487E">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Rubrik2"/>
      </w:pPr>
      <w:bookmarkStart w:id="993" w:name="_Toc357754849"/>
      <w:bookmarkStart w:id="994" w:name="_Toc374962621"/>
      <w:bookmarkStart w:id="995" w:name="_Toc382487401"/>
      <w:bookmarkStart w:id="996" w:name="_Toc374962622"/>
      <w:r w:rsidRPr="00F83C47">
        <w:lastRenderedPageBreak/>
        <w:t>Adressering</w:t>
      </w:r>
      <w:bookmarkEnd w:id="993"/>
      <w:bookmarkEnd w:id="994"/>
      <w:bookmarkEnd w:id="995"/>
    </w:p>
    <w:p w14:paraId="34AEEA01" w14:textId="77777777" w:rsidR="00832485" w:rsidRPr="00E146AE" w:rsidRDefault="00832485" w:rsidP="00832485">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553EB46" w14:textId="77777777" w:rsidR="00832485" w:rsidRPr="00E146AE" w:rsidRDefault="00832485" w:rsidP="00832485"/>
    <w:p w14:paraId="6F75BE22" w14:textId="4BB37166" w:rsidR="00832485" w:rsidRDefault="00832485" w:rsidP="00832485">
      <w:r w:rsidRPr="00F92078">
        <w:t>Det finns också fall då en tjänstekonsument adresserar ett källsystem. Det förutsätter att tjänstekonsumenten känner till källsystemets HSA</w:t>
      </w:r>
      <w:r w:rsidR="00225BB4">
        <w:t>-id</w:t>
      </w:r>
      <w:r w:rsidRPr="00F92078">
        <w:t>. Det sker genom att ett sådant anrop föregås av ett anrop till en aggregerande tjänst (källsystemets HSA</w:t>
      </w:r>
      <w:r w:rsidR="00225BB4">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0852F395" w14:textId="77777777" w:rsidR="00832485" w:rsidRDefault="00832485" w:rsidP="00832485"/>
    <w:p w14:paraId="4035620A" w14:textId="353DED1C" w:rsidR="00832485" w:rsidRDefault="00B53396" w:rsidP="00832485">
      <w:r>
        <w:t xml:space="preserve">Adressering sker i enlighet med </w:t>
      </w:r>
      <w:r w:rsidR="00832485">
        <w:t>RIV Tekniska Anvisningar Översikt, Rev PD2, avsnitt 8.3</w:t>
      </w:r>
      <w:r>
        <w:t>, där mer information kan hittas.</w:t>
      </w:r>
    </w:p>
    <w:p w14:paraId="7157611C" w14:textId="77777777" w:rsidR="00832485" w:rsidRPr="00E146AE" w:rsidRDefault="00832485" w:rsidP="00832485"/>
    <w:p w14:paraId="6455CEA8" w14:textId="77777777" w:rsidR="00D255AB" w:rsidRDefault="00D255AB" w:rsidP="00C64CB2"/>
    <w:p w14:paraId="40D3EA58" w14:textId="77777777" w:rsidR="00C64CB2" w:rsidRPr="00DF207A" w:rsidRDefault="00C64CB2" w:rsidP="00C64CB2">
      <w:pPr>
        <w:pStyle w:val="Rubrik3"/>
      </w:pPr>
      <w:bookmarkStart w:id="997" w:name="_Toc379448230"/>
      <w:bookmarkStart w:id="998" w:name="_Toc379809729"/>
      <w:bookmarkStart w:id="999" w:name="_Toc379448231"/>
      <w:bookmarkStart w:id="1000" w:name="_Toc379809730"/>
      <w:bookmarkStart w:id="1001" w:name="_Toc379448232"/>
      <w:bookmarkStart w:id="1002" w:name="_Toc379809731"/>
      <w:bookmarkStart w:id="1003" w:name="_Toc379448233"/>
      <w:bookmarkStart w:id="1004" w:name="_Toc379809732"/>
      <w:bookmarkStart w:id="1005" w:name="_Toc379448234"/>
      <w:bookmarkStart w:id="1006" w:name="_Toc379809733"/>
      <w:bookmarkStart w:id="1007" w:name="_Toc379448235"/>
      <w:bookmarkStart w:id="1008" w:name="_Toc379809734"/>
      <w:bookmarkStart w:id="1009" w:name="_Toc379448236"/>
      <w:bookmarkStart w:id="1010" w:name="_Toc379809735"/>
      <w:bookmarkStart w:id="1011" w:name="_Toc379448237"/>
      <w:bookmarkStart w:id="1012" w:name="_Toc379809736"/>
      <w:bookmarkStart w:id="1013" w:name="_Toc379448238"/>
      <w:bookmarkStart w:id="1014" w:name="_Toc379809737"/>
      <w:bookmarkStart w:id="1015" w:name="_Toc379448239"/>
      <w:bookmarkStart w:id="1016" w:name="_Toc379809738"/>
      <w:bookmarkStart w:id="1017" w:name="_Toc379448240"/>
      <w:bookmarkStart w:id="1018" w:name="_Toc379809739"/>
      <w:bookmarkStart w:id="1019" w:name="_Toc379448241"/>
      <w:bookmarkStart w:id="1020" w:name="_Toc379809740"/>
      <w:bookmarkStart w:id="1021" w:name="_Toc379448242"/>
      <w:bookmarkStart w:id="1022" w:name="_Toc379809741"/>
      <w:bookmarkStart w:id="1023" w:name="_Toc379448243"/>
      <w:bookmarkStart w:id="1024" w:name="_Toc379809742"/>
      <w:bookmarkStart w:id="1025" w:name="_Toc379448244"/>
      <w:bookmarkStart w:id="1026" w:name="_Toc379809743"/>
      <w:bookmarkStart w:id="1027" w:name="_Toc379448245"/>
      <w:bookmarkStart w:id="1028" w:name="_Toc379809744"/>
      <w:bookmarkStart w:id="1029" w:name="_Toc227077992"/>
      <w:bookmarkStart w:id="1030" w:name="_Toc374962625"/>
      <w:bookmarkStart w:id="1031" w:name="_Toc382487402"/>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r w:rsidRPr="00DF207A">
        <w:t>Sammanfattning av adresseringsmodell</w:t>
      </w:r>
      <w:bookmarkEnd w:id="1029"/>
      <w:bookmarkEnd w:id="1030"/>
      <w:bookmarkEnd w:id="1031"/>
    </w:p>
    <w:tbl>
      <w:tblPr>
        <w:tblStyle w:val="Tabellrutnt"/>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r w:rsidRPr="00E146AE">
              <w:t>Ineras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Rubrik2"/>
      </w:pPr>
      <w:bookmarkStart w:id="1032" w:name="_Toc357754850"/>
      <w:bookmarkStart w:id="1033" w:name="_Toc374962626"/>
      <w:bookmarkStart w:id="1034" w:name="_Toc382487403"/>
      <w:r w:rsidRPr="00E146AE">
        <w:t>Aggregering och engagemangsindex</w:t>
      </w:r>
      <w:bookmarkEnd w:id="1032"/>
      <w:bookmarkEnd w:id="1033"/>
      <w:bookmarkEnd w:id="1034"/>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r>
        <w:t xml:space="preserve">Aggregerande tjänster har samma tjänstekontrakt och anropsadress som en traditionell virtuell tjänst, men nås via olika logiska adresser. </w:t>
      </w:r>
    </w:p>
    <w:p w14:paraId="3C2A0422" w14:textId="77777777" w:rsidR="00B53396" w:rsidRDefault="00B53396" w:rsidP="007118BE"/>
    <w:p w14:paraId="4837536D" w14:textId="08ED0E93" w:rsidR="007118BE" w:rsidRDefault="007118BE" w:rsidP="007118BE">
      <w:r>
        <w:t>Om ett källsystemets HSA-id anges som logisk adress, kommer frågemeddelandet att dirigera</w:t>
      </w:r>
      <w:ins w:id="1035" w:author="Khaled Daham" w:date="2014-03-17T17:52:00Z">
        <w:r w:rsidR="009165C4">
          <w:t>s</w:t>
        </w:r>
      </w:ins>
      <w:r>
        <w:t xml:space="preserve"> vidare direkt till källsystemet </w:t>
      </w:r>
      <w:ins w:id="1036" w:author="Khaled Daham" w:date="2014-03-17T17:52:00Z">
        <w:r w:rsidR="009165C4">
          <w:t xml:space="preserve">utav tjänsteplattformen </w:t>
        </w:r>
      </w:ins>
      <w:r>
        <w:t xml:space="preserve">utan att passera en aggregerande tjänst. </w:t>
      </w:r>
    </w:p>
    <w:p w14:paraId="0D884D60" w14:textId="1CD51EF5" w:rsidR="007118BE" w:rsidRPr="0020087D" w:rsidRDefault="007118BE" w:rsidP="007118BE">
      <w:r>
        <w:t>Om logisk adress HSA-id för Inera eller en huvudman kommer anropet att dirigeras till aggregerande tjänsten som i sin tur – efter att h</w:t>
      </w:r>
      <w:r w:rsidR="00225BB4">
        <w:t xml:space="preserve">a konsulterat engagemangsindex – </w:t>
      </w:r>
      <w:r>
        <w:t>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1037" w:name="_Toc224960921"/>
      <w:bookmarkStart w:id="1038" w:name="_Toc357754852"/>
      <w:r>
        <w:br w:type="page"/>
      </w:r>
    </w:p>
    <w:p w14:paraId="1D3E811B" w14:textId="75A91957" w:rsidR="007E47C0" w:rsidRDefault="007E47C0" w:rsidP="007E47C0">
      <w:pPr>
        <w:pStyle w:val="Rubrik1"/>
      </w:pPr>
      <w:bookmarkStart w:id="1039" w:name="_Toc382487404"/>
      <w:r>
        <w:lastRenderedPageBreak/>
        <w:t>Tjänstedomänens krav och regler</w:t>
      </w:r>
      <w:bookmarkEnd w:id="1037"/>
      <w:bookmarkEnd w:id="1038"/>
      <w:bookmarkEnd w:id="1039"/>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Rubrik2"/>
      </w:pPr>
      <w:bookmarkStart w:id="1040" w:name="_Toc244018071"/>
      <w:bookmarkStart w:id="1041" w:name="_Toc374962628"/>
      <w:bookmarkStart w:id="1042" w:name="_Toc382487405"/>
      <w:r w:rsidRPr="00A0151E">
        <w:t>Uppdatering</w:t>
      </w:r>
      <w:r>
        <w:t xml:space="preserve"> av </w:t>
      </w:r>
      <w:r w:rsidRPr="00435396">
        <w:t>engagemangsindex</w:t>
      </w:r>
      <w:bookmarkEnd w:id="1040"/>
      <w:bookmarkEnd w:id="1041"/>
      <w:bookmarkEnd w:id="1042"/>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proofErr w:type="gramStart"/>
      <w:r>
        <w:t>urn:riv</w:t>
      </w:r>
      <w:proofErr w:type="gramEnd"/>
      <w:r>
        <w:t>:itintegration:engagementindex:UpdateResponder:1 (”index-push”)</w:t>
      </w:r>
    </w:p>
    <w:p w14:paraId="7D10DFBA" w14:textId="77777777" w:rsidR="00B72500" w:rsidRDefault="00B72500" w:rsidP="00B72500">
      <w:r>
        <w:t xml:space="preserve">eller genom att erbjuda tjänstekontraktet </w:t>
      </w:r>
    </w:p>
    <w:p w14:paraId="0B63CBFF" w14:textId="4B0E7F08" w:rsidR="00B72500" w:rsidRDefault="00B72500" w:rsidP="00B72500">
      <w:proofErr w:type="gramStart"/>
      <w:r>
        <w:t>urn:riv</w:t>
      </w:r>
      <w:proofErr w:type="gramEnd"/>
      <w:r>
        <w:t>:itintegration:engagementindex:GetUpdatesResponder:1 (”index</w:t>
      </w:r>
      <w:r w:rsidR="002E4547">
        <w:t>-</w:t>
      </w:r>
      <w:r>
        <w:t>pull”)</w:t>
      </w:r>
      <w:r w:rsidR="00F2687E">
        <w:t>.</w:t>
      </w:r>
    </w:p>
    <w:p w14:paraId="3E124433" w14:textId="77777777" w:rsidR="00F2687E" w:rsidRDefault="00F2687E" w:rsidP="00B72500"/>
    <w:p w14:paraId="0E95BEFF" w14:textId="233063AC" w:rsidR="00B72500" w:rsidRDefault="00163234" w:rsidP="00B72500">
      <w:r>
        <w:t xml:space="preserve">Ladda hem </w:t>
      </w:r>
      <w:r w:rsidR="00626C1C">
        <w:t>engagemangsi</w:t>
      </w:r>
      <w:r w:rsidR="00B72500">
        <w:t>ndex WSDL</w:t>
      </w:r>
      <w:ins w:id="1043" w:author="Björn Genfors" w:date="2014-03-13T15:23:00Z">
        <w:r w:rsidR="005F7AB6">
          <w:t xml:space="preserve"> (se referens R9)</w:t>
        </w:r>
      </w:ins>
      <w:r w:rsidR="00B72500">
        <w:t>, scheman och tjänstekontraktsbeskrivning för detaljer.</w:t>
      </w:r>
    </w:p>
    <w:p w14:paraId="70DD510B" w14:textId="77777777" w:rsidR="00F2687E" w:rsidRDefault="00F2687E" w:rsidP="00B72500"/>
    <w:p w14:paraId="21CCE972" w14:textId="35A533B7" w:rsidR="00B72500" w:rsidRPr="00E2060F" w:rsidRDefault="00B72500" w:rsidP="00B72500">
      <w:r>
        <w:t xml:space="preserve">Följande regler gäller för innehållet i begäran till </w:t>
      </w:r>
      <w:r w:rsidR="00626C1C">
        <w:t>engagemangsi</w:t>
      </w:r>
      <w:r w:rsidR="00163234">
        <w:t>ndex</w:t>
      </w:r>
      <w:r>
        <w:t xml:space="preserve">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Registered ResidentIdent Identification</w:t>
            </w:r>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Del av instansens unikhet</w:t>
            </w:r>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Service domain*</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B580B9" w14:textId="014237C5" w:rsidR="00B72500" w:rsidRPr="00E146AE" w:rsidRDefault="00B72500" w:rsidP="0014104B">
            <w:r w:rsidRPr="00E146AE">
              <w:t>”</w:t>
            </w:r>
            <w:proofErr w:type="gramStart"/>
            <w:r w:rsidRPr="00E146AE">
              <w:t>riv:clinicalprocess</w:t>
            </w:r>
            <w:proofErr w:type="gramEnd"/>
            <w:r w:rsidRPr="00E146AE">
              <w:t>:healthcond:</w:t>
            </w:r>
            <w:r w:rsidR="0014104B">
              <w:t>description</w:t>
            </w:r>
            <w:r w:rsidRPr="00E146AE">
              <w:t>”</w:t>
            </w:r>
          </w:p>
        </w:tc>
        <w:tc>
          <w:tcPr>
            <w:tcW w:w="1330" w:type="dxa"/>
            <w:shd w:val="clear" w:color="auto" w:fill="auto"/>
          </w:tcPr>
          <w:p w14:paraId="5F18160B" w14:textId="77777777" w:rsidR="00B72500" w:rsidRPr="00E146AE" w:rsidRDefault="00B72500" w:rsidP="00D728C5">
            <w:r w:rsidRPr="00E146AE">
              <w:t>Del av instansens unikhet</w:t>
            </w:r>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r w:rsidRPr="00E146AE">
              <w:t>Categori-zation*</w:t>
            </w:r>
          </w:p>
        </w:tc>
        <w:tc>
          <w:tcPr>
            <w:tcW w:w="1579" w:type="dxa"/>
            <w:shd w:val="clear" w:color="auto" w:fill="auto"/>
          </w:tcPr>
          <w:p w14:paraId="475782F2" w14:textId="77777777" w:rsidR="00B72500" w:rsidRPr="00E146AE" w:rsidRDefault="00B72500" w:rsidP="00D728C5">
            <w:r w:rsidRPr="00E146AE">
              <w:t xml:space="preserve">Kategori-sering enligt kodverk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13D8D51" w14:textId="03AEF355" w:rsidR="00B72500" w:rsidRPr="00E146AE" w:rsidRDefault="00333AE4" w:rsidP="00D728C5">
            <w:ins w:id="1044" w:author="Khaled Daham" w:date="2014-03-13T19:15:00Z">
              <w:r w:rsidRPr="00137C8C">
                <w:rPr>
                  <w:rFonts w:ascii="Times New Roman" w:hAnsi="Times New Roman"/>
                </w:rPr>
                <w:t>Tjänstekontrakt genom vilket den information som indexposten avser kan hämtas. Anges med kortform enligt tabell nedan.</w:t>
              </w:r>
            </w:ins>
            <w:del w:id="1045" w:author="Khaled Daham" w:date="2014-03-13T16:37:00Z">
              <w:r w:rsidR="001F51E0" w:rsidDel="00EB48C5">
                <w:delText>”NA” – dvs ej tillämpat för tjänstedomänen</w:delText>
              </w:r>
            </w:del>
          </w:p>
        </w:tc>
        <w:tc>
          <w:tcPr>
            <w:tcW w:w="1330" w:type="dxa"/>
            <w:shd w:val="clear" w:color="auto" w:fill="auto"/>
          </w:tcPr>
          <w:p w14:paraId="71633F2E" w14:textId="77777777" w:rsidR="00B72500" w:rsidRPr="00E146AE" w:rsidRDefault="00B72500" w:rsidP="00D728C5">
            <w:r w:rsidRPr="00E146AE">
              <w:t>Del av instansens unikhet</w:t>
            </w:r>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r w:rsidRPr="00E146AE">
              <w:t xml:space="preserve">Logical </w:t>
            </w:r>
            <w:r w:rsidRPr="00E146AE">
              <w:lastRenderedPageBreak/>
              <w:t>address*</w:t>
            </w:r>
          </w:p>
        </w:tc>
        <w:tc>
          <w:tcPr>
            <w:tcW w:w="1579" w:type="dxa"/>
            <w:shd w:val="clear" w:color="auto" w:fill="auto"/>
          </w:tcPr>
          <w:p w14:paraId="020A92EF" w14:textId="77777777" w:rsidR="00B72500" w:rsidRPr="00E146AE" w:rsidRDefault="00B72500" w:rsidP="00D728C5">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6AB37F03" w14:textId="77777777" w:rsidR="00B72500" w:rsidRPr="00E146AE" w:rsidRDefault="00B72500" w:rsidP="00D728C5">
            <w:r w:rsidRPr="00E146AE">
              <w:lastRenderedPageBreak/>
              <w:t xml:space="preserve">Logisk adress enligt </w:t>
            </w:r>
            <w:r w:rsidRPr="00E146AE">
              <w:lastRenderedPageBreak/>
              <w:t>adresseringsmodell för den tjänstedomän som anges av fältet Service Domain.</w:t>
            </w:r>
          </w:p>
        </w:tc>
        <w:tc>
          <w:tcPr>
            <w:tcW w:w="851" w:type="dxa"/>
            <w:shd w:val="clear" w:color="auto" w:fill="auto"/>
          </w:tcPr>
          <w:p w14:paraId="031C8C09" w14:textId="77777777" w:rsidR="00B72500" w:rsidRPr="00E146AE" w:rsidRDefault="00B72500" w:rsidP="00D728C5">
            <w:r w:rsidRPr="00E146AE">
              <w:lastRenderedPageBreak/>
              <w:t>1</w:t>
            </w:r>
            <w:proofErr w:type="gramStart"/>
            <w:r w:rsidRPr="00E146AE">
              <w:t>..</w:t>
            </w:r>
            <w:proofErr w:type="gramEnd"/>
            <w:r w:rsidRPr="00E146AE">
              <w:t>1</w:t>
            </w:r>
          </w:p>
        </w:tc>
        <w:tc>
          <w:tcPr>
            <w:tcW w:w="1652" w:type="dxa"/>
            <w:shd w:val="clear" w:color="auto" w:fill="auto"/>
          </w:tcPr>
          <w:p w14:paraId="7934D5A3" w14:textId="77777777" w:rsidR="00B72500" w:rsidRPr="00E146AE" w:rsidRDefault="00B72500" w:rsidP="00D728C5">
            <w:r w:rsidRPr="00E146AE">
              <w:t xml:space="preserve">Samma värde </w:t>
            </w:r>
            <w:r w:rsidRPr="00E146AE">
              <w:lastRenderedPageBreak/>
              <w:t>som fältet Source System.</w:t>
            </w:r>
          </w:p>
        </w:tc>
        <w:tc>
          <w:tcPr>
            <w:tcW w:w="1330" w:type="dxa"/>
            <w:shd w:val="clear" w:color="auto" w:fill="auto"/>
          </w:tcPr>
          <w:p w14:paraId="7AF4BA09" w14:textId="77777777" w:rsidR="00B72500" w:rsidRPr="00E146AE" w:rsidRDefault="00B72500" w:rsidP="00D728C5">
            <w:r w:rsidRPr="00E146AE">
              <w:lastRenderedPageBreak/>
              <w:t xml:space="preserve">Del av </w:t>
            </w:r>
            <w:r w:rsidRPr="00E146AE">
              <w:lastRenderedPageBreak/>
              <w:t>instansens unikhet</w:t>
            </w:r>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Business object Instance Identifier*</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2A400A55" w14:textId="77777777" w:rsidR="00B72500" w:rsidRPr="00E146AE" w:rsidRDefault="00B72500" w:rsidP="00D728C5">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75D9187F" w14:textId="77777777" w:rsidR="00B72500" w:rsidRPr="00E146AE" w:rsidRDefault="00B72500" w:rsidP="00D728C5">
            <w:r w:rsidRPr="00E146AE">
              <w:t>Del av instansens unikhet</w:t>
            </w:r>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Clinical process interest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3692394" w14:textId="77777777" w:rsidR="00B72500" w:rsidRPr="00E146AE" w:rsidRDefault="00B72500" w:rsidP="00D728C5">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386C7F8" w14:textId="77777777" w:rsidR="00B72500" w:rsidRPr="00E146AE" w:rsidRDefault="00B72500" w:rsidP="00D728C5">
            <w:r w:rsidRPr="00E146AE">
              <w:t>Del av instansens unikhet</w:t>
            </w:r>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Most Recent Content*</w:t>
            </w:r>
          </w:p>
        </w:tc>
        <w:tc>
          <w:tcPr>
            <w:tcW w:w="1579" w:type="dxa"/>
            <w:shd w:val="clear" w:color="auto" w:fill="auto"/>
          </w:tcPr>
          <w:p w14:paraId="36BC3620" w14:textId="77777777" w:rsidR="00B72500" w:rsidRPr="00E146AE" w:rsidRDefault="00B72500" w:rsidP="00D728C5">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7617322" w14:textId="77777777" w:rsidR="00B72500" w:rsidRPr="00E146AE" w:rsidRDefault="00B72500" w:rsidP="00D728C5">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post uppdateras med tidpunkt för borttagshändelsen.</w:t>
            </w:r>
            <w:proofErr w:type="gramEnd"/>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r w:rsidRPr="00E146AE">
              <w:t>Time</w:t>
            </w:r>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r w:rsidRPr="00E146AE">
              <w:t>Update Time</w:t>
            </w:r>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w:t>
            </w:r>
            <w:proofErr w:type="gramStart"/>
            <w:r w:rsidRPr="00E146AE">
              <w:t>..</w:t>
            </w:r>
            <w:proofErr w:type="gramEnd"/>
            <w:r w:rsidRPr="00E146AE">
              <w:t>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 xml:space="preserve">Upp-datering innebär ny post som matchar samtliga </w:t>
            </w:r>
            <w:r w:rsidRPr="00E146AE">
              <w:lastRenderedPageBreak/>
              <w:t>attribut som är del av en instans 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lastRenderedPageBreak/>
              <w:t>Source system</w:t>
            </w:r>
          </w:p>
        </w:tc>
        <w:tc>
          <w:tcPr>
            <w:tcW w:w="1579" w:type="dxa"/>
            <w:shd w:val="clear" w:color="auto" w:fill="auto"/>
          </w:tcPr>
          <w:p w14:paraId="2BAA1DAF" w14:textId="1C64BE13" w:rsidR="00B72500" w:rsidRPr="00E146AE" w:rsidRDefault="00B72500" w:rsidP="00D728C5">
            <w:r w:rsidRPr="00E146AE">
              <w:t>Käll</w:t>
            </w:r>
            <w:r w:rsidR="00760A43">
              <w:t>systemet som genererade engage</w:t>
            </w:r>
            <w:r w:rsidRPr="00E146AE">
              <w:t>mangs-posten via Update-tjänsten</w:t>
            </w:r>
          </w:p>
        </w:tc>
        <w:tc>
          <w:tcPr>
            <w:tcW w:w="2410" w:type="dxa"/>
            <w:shd w:val="clear" w:color="auto" w:fill="auto"/>
          </w:tcPr>
          <w:p w14:paraId="384198D1" w14:textId="00199273" w:rsidR="00B72500" w:rsidRPr="00E146AE" w:rsidRDefault="00C47224" w:rsidP="00C47224">
            <w:r>
              <w:t>Källs</w:t>
            </w:r>
            <w:r w:rsidR="00B72500"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00B72500" w:rsidRPr="00E146AE">
              <w:t>informationen i verksamheten.</w:t>
            </w:r>
          </w:p>
        </w:tc>
        <w:tc>
          <w:tcPr>
            <w:tcW w:w="851" w:type="dxa"/>
            <w:shd w:val="clear" w:color="auto" w:fill="auto"/>
          </w:tcPr>
          <w:p w14:paraId="47906663"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9B4C35A" w14:textId="77777777" w:rsidR="00B72500" w:rsidRPr="00E146AE" w:rsidRDefault="00B72500" w:rsidP="00D728C5">
            <w:r w:rsidRPr="00E146AE">
              <w:t>Systemadressering tillämpas. Detta värde används som LogicalAddress vid tjänsteanrop.</w:t>
            </w:r>
          </w:p>
        </w:tc>
        <w:tc>
          <w:tcPr>
            <w:tcW w:w="1330" w:type="dxa"/>
            <w:shd w:val="clear" w:color="auto" w:fill="auto"/>
          </w:tcPr>
          <w:p w14:paraId="76B70FEF" w14:textId="77777777" w:rsidR="00B72500" w:rsidRPr="00E146AE" w:rsidRDefault="00B72500" w:rsidP="00D728C5">
            <w:r w:rsidRPr="00E146AE">
              <w:t>Del av instansens unikhet</w:t>
            </w:r>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proofErr w:type="gramStart"/>
            <w:r w:rsidRPr="00E146AE">
              <w:t>eller inom källsystemet unik identifierare för vårdgivaren.</w:t>
            </w:r>
            <w:proofErr w:type="gramEnd"/>
          </w:p>
        </w:tc>
        <w:tc>
          <w:tcPr>
            <w:tcW w:w="851" w:type="dxa"/>
            <w:shd w:val="clear" w:color="auto" w:fill="auto"/>
          </w:tcPr>
          <w:p w14:paraId="0A7F24F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proofErr w:type="gramStart"/>
            <w:r w:rsidRPr="00E146AE">
              <w:t>systemspecifik identitet.</w:t>
            </w:r>
            <w:proofErr w:type="gramEnd"/>
          </w:p>
        </w:tc>
        <w:tc>
          <w:tcPr>
            <w:tcW w:w="1330" w:type="dxa"/>
            <w:shd w:val="clear" w:color="auto" w:fill="auto"/>
          </w:tcPr>
          <w:p w14:paraId="7C2715B4" w14:textId="77777777" w:rsidR="00B72500" w:rsidRPr="00E146AE" w:rsidRDefault="00B72500" w:rsidP="00D728C5">
            <w:r w:rsidRPr="00E146AE">
              <w:t>Del av instansens unikhet</w:t>
            </w:r>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827A96">
      <w:pPr>
        <w:pStyle w:val="Brdtext"/>
      </w:pPr>
      <w:r w:rsidRPr="003F45DF">
        <w:t xml:space="preserve">Regler för tilldelning av värde i fältet Categorization i engagemangsposten för tjänstekontrakt i denna domän. </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Värde på Categorization</w:t>
            </w:r>
          </w:p>
        </w:tc>
      </w:tr>
      <w:tr w:rsidR="0014104B" w:rsidRPr="00F83C47" w14:paraId="55BDE041" w14:textId="77777777" w:rsidTr="003F45DF">
        <w:tc>
          <w:tcPr>
            <w:tcW w:w="5099" w:type="dxa"/>
            <w:tcBorders>
              <w:top w:val="single" w:sz="6" w:space="0" w:color="auto"/>
              <w:bottom w:val="single" w:sz="6" w:space="0" w:color="auto"/>
            </w:tcBorders>
          </w:tcPr>
          <w:p w14:paraId="309C10A4" w14:textId="4B1AC0D9" w:rsidR="0014104B" w:rsidRPr="00F83C47" w:rsidRDefault="0014104B" w:rsidP="003F45DF">
            <w:pPr>
              <w:rPr>
                <w:highlight w:val="yellow"/>
              </w:rPr>
            </w:pPr>
            <w:r>
              <w:t>GetCareDocumentation</w:t>
            </w:r>
          </w:p>
        </w:tc>
        <w:tc>
          <w:tcPr>
            <w:tcW w:w="3399" w:type="dxa"/>
            <w:tcBorders>
              <w:top w:val="single" w:sz="6" w:space="0" w:color="auto"/>
              <w:bottom w:val="single" w:sz="6" w:space="0" w:color="auto"/>
            </w:tcBorders>
          </w:tcPr>
          <w:p w14:paraId="6E372CC8" w14:textId="31A0B844" w:rsidR="0014104B" w:rsidRPr="00F83C47" w:rsidRDefault="0014104B" w:rsidP="00D728C5">
            <w:pPr>
              <w:rPr>
                <w:color w:val="000000"/>
                <w:highlight w:val="yellow"/>
              </w:rPr>
            </w:pPr>
            <w:r>
              <w:t>voo</w:t>
            </w:r>
          </w:p>
        </w:tc>
      </w:tr>
      <w:tr w:rsidR="0014104B" w:rsidRPr="00F83C47" w14:paraId="6630AA55" w14:textId="77777777" w:rsidTr="003F45DF">
        <w:tc>
          <w:tcPr>
            <w:tcW w:w="5099" w:type="dxa"/>
            <w:tcBorders>
              <w:top w:val="single" w:sz="6" w:space="0" w:color="auto"/>
              <w:bottom w:val="single" w:sz="6" w:space="0" w:color="auto"/>
            </w:tcBorders>
          </w:tcPr>
          <w:p w14:paraId="20F61AF9" w14:textId="7DC9CFE2" w:rsidR="0014104B" w:rsidRPr="00F83C47" w:rsidRDefault="0014104B" w:rsidP="003F45DF">
            <w:r>
              <w:t>GetDiagnosis</w:t>
            </w:r>
          </w:p>
        </w:tc>
        <w:tc>
          <w:tcPr>
            <w:tcW w:w="3399" w:type="dxa"/>
            <w:tcBorders>
              <w:top w:val="single" w:sz="6" w:space="0" w:color="auto"/>
              <w:bottom w:val="single" w:sz="6" w:space="0" w:color="auto"/>
            </w:tcBorders>
          </w:tcPr>
          <w:p w14:paraId="1C75970E" w14:textId="4239005F" w:rsidR="0014104B" w:rsidRDefault="0014104B" w:rsidP="00D728C5">
            <w:pPr>
              <w:rPr>
                <w:color w:val="000000"/>
              </w:rPr>
            </w:pPr>
            <w:r>
              <w:t>dia</w:t>
            </w:r>
          </w:p>
        </w:tc>
      </w:tr>
      <w:tr w:rsidR="0014104B" w:rsidRPr="00F83C47" w14:paraId="7AA954A2" w14:textId="77777777" w:rsidTr="003F45DF">
        <w:tc>
          <w:tcPr>
            <w:tcW w:w="5099" w:type="dxa"/>
            <w:tcBorders>
              <w:top w:val="single" w:sz="6" w:space="0" w:color="auto"/>
              <w:bottom w:val="single" w:sz="6" w:space="0" w:color="auto"/>
            </w:tcBorders>
          </w:tcPr>
          <w:p w14:paraId="2DC09911" w14:textId="1FD00C50" w:rsidR="0014104B" w:rsidRPr="00F83C47" w:rsidRDefault="0014104B" w:rsidP="003F45DF">
            <w:r>
              <w:t>GetAlertInformation</w:t>
            </w:r>
          </w:p>
        </w:tc>
        <w:tc>
          <w:tcPr>
            <w:tcW w:w="3399" w:type="dxa"/>
            <w:tcBorders>
              <w:top w:val="single" w:sz="6" w:space="0" w:color="auto"/>
              <w:bottom w:val="single" w:sz="6" w:space="0" w:color="auto"/>
            </w:tcBorders>
          </w:tcPr>
          <w:p w14:paraId="50BCEBA7" w14:textId="0B751DB3" w:rsidR="0014104B" w:rsidRDefault="0014104B" w:rsidP="00D728C5">
            <w:pPr>
              <w:rPr>
                <w:color w:val="000000"/>
              </w:rPr>
            </w:pPr>
            <w:r w:rsidRPr="006D0A3E">
              <w:t>upp</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Rubrik2"/>
      </w:pPr>
      <w:bookmarkStart w:id="1046" w:name="_Toc357754853"/>
      <w:bookmarkStart w:id="1047" w:name="_Ref381192713"/>
      <w:bookmarkStart w:id="1048" w:name="_Ref381192723"/>
      <w:bookmarkStart w:id="1049" w:name="_Toc382487406"/>
      <w:r>
        <w:t>Informationssäkerhet och juridik</w:t>
      </w:r>
      <w:bookmarkEnd w:id="1046"/>
      <w:bookmarkEnd w:id="1047"/>
      <w:bookmarkEnd w:id="1048"/>
      <w:bookmarkEnd w:id="1049"/>
    </w:p>
    <w:p w14:paraId="21D095A9" w14:textId="77777777" w:rsidR="003F45DF" w:rsidRDefault="003F45DF" w:rsidP="003F45DF">
      <w:pPr>
        <w:pStyle w:val="Rubrik3"/>
      </w:pPr>
      <w:bookmarkStart w:id="1050" w:name="_Toc374962630"/>
      <w:bookmarkStart w:id="1051" w:name="_Toc382487407"/>
      <w:r>
        <w:t xml:space="preserve">Medarbetarens </w:t>
      </w:r>
      <w:r w:rsidRPr="004F0149">
        <w:t>direktåtkomst</w:t>
      </w:r>
      <w:bookmarkEnd w:id="1050"/>
      <w:bookmarkEnd w:id="1051"/>
    </w:p>
    <w:p w14:paraId="5A0A2ED6" w14:textId="77777777" w:rsidR="003F45DF" w:rsidRDefault="003F45DF" w:rsidP="003F45D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6AEF287E" w:rsidR="003F45DF" w:rsidRDefault="003F45DF" w:rsidP="003F45DF">
      <w:r>
        <w:lastRenderedPageBreak/>
        <w:t>Patientdatalagen ställer också krav (via dess tolkning ”PDL-i-praktiken”</w:t>
      </w:r>
      <w:r w:rsidR="00F2687E">
        <w:t>; PDLiP</w:t>
      </w:r>
      <w:ins w:id="1052" w:author="Björn Genfors" w:date="2014-03-13T15:27:00Z">
        <w:r w:rsidR="00CE1872">
          <w:t>, se referens R10</w:t>
        </w:r>
      </w:ins>
      <w:r>
        <w:t>)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Rubrik3"/>
      </w:pPr>
      <w:bookmarkStart w:id="1053" w:name="_Toc374962631"/>
      <w:bookmarkStart w:id="1054" w:name="_Toc382487408"/>
      <w:r w:rsidRPr="003F45DF">
        <w:t>Patientens direktåtkomst</w:t>
      </w:r>
      <w:bookmarkEnd w:id="1053"/>
      <w:bookmarkEnd w:id="1054"/>
    </w:p>
    <w:p w14:paraId="4A47F56B" w14:textId="4E96B081" w:rsidR="003F45DF" w:rsidRDefault="003F45DF" w:rsidP="003F45DF">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w:t>
      </w:r>
      <w:r w:rsidR="00F2687E">
        <w:t>tjänstekontrakt</w:t>
      </w:r>
      <w:r>
        <w:t>, såsom Vård- och omsorgskontakter, kanske informati</w:t>
      </w:r>
      <w:r w:rsidR="00F2687E">
        <w:t>onsägaren policymässigt har men</w:t>
      </w:r>
      <w:r>
        <w:t>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Rubrik3"/>
      </w:pPr>
      <w:bookmarkStart w:id="1055" w:name="_Toc219337773"/>
      <w:bookmarkStart w:id="1056" w:name="_Toc227077997"/>
      <w:bookmarkStart w:id="1057" w:name="_Toc245231401"/>
      <w:bookmarkStart w:id="1058" w:name="_Toc374962632"/>
      <w:bookmarkStart w:id="1059" w:name="_Toc382487409"/>
      <w:r w:rsidRPr="00E146AE">
        <w:t>Generellt</w:t>
      </w:r>
      <w:bookmarkEnd w:id="1055"/>
      <w:bookmarkEnd w:id="1056"/>
      <w:bookmarkEnd w:id="1057"/>
      <w:bookmarkEnd w:id="1058"/>
      <w:bookmarkEnd w:id="1059"/>
    </w:p>
    <w:p w14:paraId="48567F3E" w14:textId="77777777" w:rsidR="003F45DF" w:rsidRDefault="003F45DF" w:rsidP="003F45D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Rubrik2"/>
      </w:pPr>
      <w:bookmarkStart w:id="1060" w:name="_Toc382487410"/>
      <w:r>
        <w:t>Icke funktionella krav</w:t>
      </w:r>
      <w:bookmarkEnd w:id="1060"/>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Rubrik3"/>
      </w:pPr>
      <w:bookmarkStart w:id="1061" w:name="_Toc382487411"/>
      <w:r>
        <w:t>SLA krav</w:t>
      </w:r>
      <w:bookmarkEnd w:id="1061"/>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827A96">
      <w:pPr>
        <w:pStyle w:val="Brd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pPr>
        <w:pStyle w:val="Brdtext"/>
        <w:pPrChange w:id="1062" w:author="Björn Genfors" w:date="2014-03-13T15:02:00Z">
          <w:pPr/>
        </w:pPrChange>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827A96">
      <w:pPr>
        <w:pStyle w:val="Brdtext"/>
      </w:pPr>
    </w:p>
    <w:p w14:paraId="7411275B" w14:textId="68019EDE" w:rsidR="00265F33" w:rsidRPr="003164EA" w:rsidRDefault="00265F33" w:rsidP="00C54F68">
      <w:pPr>
        <w:pStyle w:val="Rubrik3"/>
      </w:pPr>
      <w:bookmarkStart w:id="1063" w:name="_Toc382487412"/>
      <w:r w:rsidRPr="003164EA">
        <w:t>Övriga krav</w:t>
      </w:r>
      <w:r w:rsidR="00982263" w:rsidRPr="003164EA">
        <w:t xml:space="preserve"> och regler</w:t>
      </w:r>
      <w:bookmarkEnd w:id="1063"/>
    </w:p>
    <w:p w14:paraId="228B0185" w14:textId="4F7E38DE" w:rsidR="00982263" w:rsidRPr="00E146AE" w:rsidRDefault="00982263" w:rsidP="00982263">
      <w:pPr>
        <w:pStyle w:val="Rubrik4"/>
      </w:pPr>
      <w:r>
        <w:t>Gemensamma konsumentregler</w:t>
      </w:r>
    </w:p>
    <w:p w14:paraId="24D778F5" w14:textId="4654515A" w:rsidR="00982263" w:rsidRDefault="00982263" w:rsidP="00827A96">
      <w:pPr>
        <w:pStyle w:val="Brdtext"/>
      </w:pPr>
      <w:r>
        <w:t>R1: Filtrera enligt flagga ”</w:t>
      </w:r>
      <w:r w:rsidR="00DF1CBC">
        <w:t>approvedForPatient</w:t>
      </w:r>
      <w:r>
        <w:t>”</w:t>
      </w:r>
    </w:p>
    <w:p w14:paraId="7948100A" w14:textId="77777777" w:rsidR="00982263" w:rsidRDefault="00982263" w:rsidP="00827A96">
      <w:pPr>
        <w:pStyle w:val="Brdtext"/>
      </w:pPr>
      <w:r>
        <w:t>R2: Tillämpa regelverk enl. PDL</w:t>
      </w:r>
    </w:p>
    <w:p w14:paraId="5011C7D4" w14:textId="104FCCE4" w:rsidR="00982263" w:rsidRPr="00E146AE" w:rsidRDefault="00982263" w:rsidP="00982263">
      <w:pPr>
        <w:pStyle w:val="Rubrik4"/>
      </w:pPr>
      <w:r>
        <w:t>Gemensamma producentregler</w:t>
      </w:r>
    </w:p>
    <w:p w14:paraId="1ADDF494" w14:textId="371A2BB3" w:rsidR="00982263" w:rsidRDefault="00982263" w:rsidP="00827A96">
      <w:pPr>
        <w:pStyle w:val="Brdtext"/>
      </w:pPr>
      <w:r>
        <w:t>R3: Filtrera enligt RIVTA-headern LogicalAddress. Svarsmeddelandet få</w:t>
      </w:r>
      <w:r w:rsidR="003164EA">
        <w:t>r</w:t>
      </w:r>
      <w:r>
        <w:t xml:space="preserve"> endast innehålla information som skapats i det källsystem som anges av frågemeddelandets LogicalAddress.</w:t>
      </w:r>
    </w:p>
    <w:p w14:paraId="16870E36" w14:textId="1FB48154" w:rsidR="00982263" w:rsidRPr="00E146AE" w:rsidRDefault="00982263" w:rsidP="00982263">
      <w:pPr>
        <w:pStyle w:val="Rubrik4"/>
      </w:pPr>
      <w:r>
        <w:t>Format för datum och tidpunkter</w:t>
      </w:r>
    </w:p>
    <w:p w14:paraId="3C9FBD5D" w14:textId="332FE528" w:rsidR="00982263" w:rsidRPr="00BC5B0B" w:rsidRDefault="00982263" w:rsidP="00827A96">
      <w:pPr>
        <w:pStyle w:val="Brdtext"/>
      </w:pPr>
      <w:r w:rsidRPr="00BC5B0B">
        <w:t>Datum anges alltid på formatet ”ÅÅÅÅMMDD”, vilket motsvara</w:t>
      </w:r>
      <w:r>
        <w:t>r</w:t>
      </w:r>
      <w:r w:rsidRPr="00BC5B0B">
        <w:t xml:space="preserve"> ISO </w:t>
      </w:r>
      <w:del w:id="1064" w:author="Björn Genfors" w:date="2014-03-13T15:02:00Z">
        <w:r w:rsidRPr="00BC5B0B" w:rsidDel="00827A96">
          <w:delText>8824</w:delText>
        </w:r>
      </w:del>
      <w:ins w:id="1065" w:author="Björn Genfors" w:date="2014-03-13T15:02:00Z">
        <w:r w:rsidR="00827A96">
          <w:t>8601</w:t>
        </w:r>
      </w:ins>
      <w:r w:rsidRPr="00BC5B0B">
        <w:t xml:space="preserve">-kompatibla </w:t>
      </w:r>
      <w:r>
        <w:t>formatbeskrivningen ”YYYYMMDD”.</w:t>
      </w:r>
    </w:p>
    <w:p w14:paraId="7D19449D" w14:textId="48EBCE31" w:rsidR="00982263" w:rsidRDefault="00982263" w:rsidP="00827A96">
      <w:pPr>
        <w:pStyle w:val="Brdtext"/>
      </w:pPr>
      <w:r w:rsidRPr="00BC5B0B">
        <w:t>Tidpunkter anges alltid på formatet ”ÅÅÅÅMMDDttmmss”, vilket motsvara</w:t>
      </w:r>
      <w:r>
        <w:t>r</w:t>
      </w:r>
      <w:r w:rsidRPr="00BC5B0B">
        <w:t xml:space="preserve"> den ISO </w:t>
      </w:r>
      <w:del w:id="1066" w:author="Björn Genfors" w:date="2014-03-13T15:02:00Z">
        <w:r w:rsidRPr="00BC5B0B" w:rsidDel="00827A96">
          <w:delText>8824</w:delText>
        </w:r>
      </w:del>
      <w:ins w:id="1067" w:author="Björn Genfors" w:date="2014-03-13T15:02:00Z">
        <w:r w:rsidR="00827A96">
          <w:t>8601</w:t>
        </w:r>
      </w:ins>
      <w:r w:rsidRPr="00BC5B0B">
        <w:t>-kompatibla format</w:t>
      </w:r>
      <w:r>
        <w:t>beskrivningen ”YYYYMMDDhh</w:t>
      </w:r>
      <w:r w:rsidRPr="00BC5B0B">
        <w:t>mmss”.</w:t>
      </w:r>
    </w:p>
    <w:p w14:paraId="537A34F5" w14:textId="6A9149D9" w:rsidR="00982263" w:rsidRPr="00E146AE" w:rsidRDefault="00982263" w:rsidP="00982263">
      <w:pPr>
        <w:pStyle w:val="Rubrik4"/>
      </w:pPr>
      <w:r>
        <w:lastRenderedPageBreak/>
        <w:t>Tidszon för tidpunkter</w:t>
      </w:r>
    </w:p>
    <w:p w14:paraId="1CF10D9B" w14:textId="4DAB93B6" w:rsidR="00982263" w:rsidRDefault="00982263">
      <w:pPr>
        <w:pStyle w:val="Brdtext"/>
        <w:pPrChange w:id="1068" w:author="Björn Genfors" w:date="2014-03-13T15:02:00Z">
          <w:pPr/>
        </w:pPrChange>
      </w:pPr>
      <w:r w:rsidRPr="00BC5B0B">
        <w:t>Tidszon anges</w:t>
      </w:r>
      <w:r w:rsidR="00827A96">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Rubrik2"/>
      </w:pPr>
      <w:bookmarkStart w:id="1069" w:name="_Toc357754854"/>
      <w:bookmarkStart w:id="1070" w:name="_Toc382487413"/>
      <w:bookmarkStart w:id="1071" w:name="_Toc224960922"/>
      <w:bookmarkStart w:id="1072" w:name="_Toc357754855"/>
      <w:bookmarkEnd w:id="880"/>
      <w:bookmarkEnd w:id="881"/>
      <w:bookmarkEnd w:id="882"/>
      <w:r>
        <w:t>Felhantering</w:t>
      </w:r>
      <w:bookmarkEnd w:id="1069"/>
      <w:bookmarkEnd w:id="1070"/>
    </w:p>
    <w:p w14:paraId="2A097C2C" w14:textId="77777777" w:rsidR="007C5E55" w:rsidRDefault="007C5E55" w:rsidP="007C5E55">
      <w:pPr>
        <w:pStyle w:val="Rubrik3"/>
      </w:pPr>
      <w:bookmarkStart w:id="1073" w:name="_Toc382487414"/>
      <w:r>
        <w:t>Krav på en tjänsteproducent</w:t>
      </w:r>
      <w:bookmarkEnd w:id="1073"/>
    </w:p>
    <w:p w14:paraId="74AFF75E" w14:textId="77777777" w:rsidR="003F45DF" w:rsidRPr="00E146AE" w:rsidRDefault="003F45DF" w:rsidP="003F45DF">
      <w:pPr>
        <w:pStyle w:val="Rubrik4"/>
      </w:pPr>
      <w:r w:rsidRPr="00E146AE">
        <w:t xml:space="preserve">Logiska fel </w:t>
      </w:r>
    </w:p>
    <w:p w14:paraId="557E86C3" w14:textId="530B50F6" w:rsidR="00D50413" w:rsidRDefault="009E6F45" w:rsidP="00D50413">
      <w:pPr>
        <w:rPr>
          <w:ins w:id="1074" w:author="Khaled Daham" w:date="2014-03-17T17:53:00Z"/>
        </w:rPr>
      </w:pPr>
      <w:ins w:id="1075" w:author="Khaled Daham" w:date="2014-03-17T17:53:00Z">
        <w:r>
          <w:t>När</w:t>
        </w:r>
        <w:r w:rsidR="00D50413">
          <w:t xml:space="preserve"> fel-nivå</w:t>
        </w:r>
        <w:r w:rsidR="00D50413" w:rsidRPr="002B605E">
          <w:t>(result</w:t>
        </w:r>
        <w:r w:rsidR="00D50413">
          <w:t>.resultCode</w:t>
        </w:r>
        <w:r w:rsidR="00D50413" w:rsidRPr="002B605E">
          <w:t xml:space="preserve">) ERROR </w:t>
        </w:r>
        <w:proofErr w:type="gramStart"/>
        <w:r w:rsidR="00D50413" w:rsidRPr="002B605E">
          <w:t>returneras  skall</w:t>
        </w:r>
        <w:proofErr w:type="gramEnd"/>
        <w:r w:rsidR="00D50413" w:rsidRPr="002B605E">
          <w:t xml:space="preserve"> t</w:t>
        </w:r>
        <w:r w:rsidR="00D50413">
          <w:t>ypen av fel returneras i result.errorCode.</w:t>
        </w:r>
      </w:ins>
    </w:p>
    <w:p w14:paraId="7204DBCD" w14:textId="0330B4DD" w:rsidR="00D50413" w:rsidRDefault="00D50413" w:rsidP="00D50413">
      <w:pPr>
        <w:rPr>
          <w:ins w:id="1076" w:author="Khaled Daham" w:date="2014-03-17T17:53:00Z"/>
        </w:rPr>
      </w:pPr>
      <w:ins w:id="1077" w:author="Khaled Daham" w:date="2014-03-17T17:53:00Z">
        <w:r w:rsidRPr="002B605E">
          <w:t xml:space="preserve">Denna kan vara </w:t>
        </w:r>
      </w:ins>
      <w:ins w:id="1078" w:author="Khaled Daham" w:date="2014-03-17T17:54:00Z">
        <w:r>
          <w:t xml:space="preserve">en </w:t>
        </w:r>
      </w:ins>
      <w:ins w:id="1079" w:author="Khaled Daham" w:date="2014-03-17T17:53:00Z">
        <w:r w:rsidRPr="002B605E">
          <w:t xml:space="preserve">av 4 huvudtyper som skall tolkas enligt följande: </w:t>
        </w:r>
      </w:ins>
    </w:p>
    <w:p w14:paraId="3F713611" w14:textId="77777777" w:rsidR="00D50413" w:rsidRPr="002B605E" w:rsidRDefault="00D50413" w:rsidP="00D50413">
      <w:pPr>
        <w:rPr>
          <w:ins w:id="1080" w:author="Khaled Daham" w:date="2014-03-17T17:53:00Z"/>
        </w:rPr>
      </w:pPr>
    </w:p>
    <w:p w14:paraId="753407E8" w14:textId="77777777" w:rsidR="00D50413" w:rsidRDefault="00D50413" w:rsidP="00D50413">
      <w:pPr>
        <w:rPr>
          <w:ins w:id="1081" w:author="Khaled Daham" w:date="2014-03-17T17:53:00Z"/>
        </w:rPr>
      </w:pPr>
      <w:ins w:id="1082" w:author="Khaled Daham" w:date="2014-03-17T17:53:00Z">
        <w:r>
          <w:t xml:space="preserve">• INVALID_REQUEST </w:t>
        </w:r>
      </w:ins>
    </w:p>
    <w:p w14:paraId="68205866" w14:textId="77777777" w:rsidR="00D50413" w:rsidRPr="002B605E" w:rsidRDefault="00D50413" w:rsidP="00D50413">
      <w:pPr>
        <w:rPr>
          <w:ins w:id="1083" w:author="Khaled Daham" w:date="2014-03-17T17:53:00Z"/>
        </w:rPr>
      </w:pPr>
      <w:ins w:id="1084" w:author="Khaled Daham" w:date="2014-03-17T17:53:00Z">
        <w:r w:rsidRPr="002B605E">
          <w:t xml:space="preserve">Informationsmängden som skickats är </w:t>
        </w:r>
        <w:proofErr w:type="gramStart"/>
        <w:r w:rsidRPr="002B605E">
          <w:t>ej</w:t>
        </w:r>
        <w:proofErr w:type="gramEnd"/>
        <w:r w:rsidRPr="002B605E">
          <w:t xml:space="preserve"> korrekt utifrån de regler som gäller för tjänstekontraktet. En förklarande </w:t>
        </w:r>
        <w:r>
          <w:t>result.message</w:t>
        </w:r>
        <w:r w:rsidRPr="002B605E">
          <w:t xml:space="preserve"> kan närmare peka på vilken regel som </w:t>
        </w:r>
        <w:proofErr w:type="gramStart"/>
        <w:r w:rsidRPr="002B605E">
          <w:t>ej</w:t>
        </w:r>
        <w:proofErr w:type="gramEnd"/>
        <w:r w:rsidRPr="002B605E">
          <w:t xml:space="preserve"> efterföljts. </w:t>
        </w:r>
      </w:ins>
    </w:p>
    <w:p w14:paraId="3BEC2A7B" w14:textId="77777777" w:rsidR="00D50413" w:rsidRDefault="00D50413" w:rsidP="00D50413">
      <w:pPr>
        <w:rPr>
          <w:ins w:id="1085" w:author="Khaled Daham" w:date="2014-03-17T17:53:00Z"/>
        </w:rPr>
      </w:pPr>
    </w:p>
    <w:p w14:paraId="6E2679F6" w14:textId="77777777" w:rsidR="00D50413" w:rsidRPr="002B605E" w:rsidRDefault="00D50413" w:rsidP="00D50413">
      <w:pPr>
        <w:rPr>
          <w:ins w:id="1086" w:author="Khaled Daham" w:date="2014-03-17T17:53:00Z"/>
        </w:rPr>
      </w:pPr>
      <w:ins w:id="1087" w:author="Khaled Daham" w:date="2014-03-17T17:53:00Z">
        <w:r w:rsidRPr="002B605E">
          <w:t xml:space="preserve">En omsändning av information kommer att ge samma fel. </w:t>
        </w:r>
      </w:ins>
    </w:p>
    <w:p w14:paraId="5521C4EE" w14:textId="77777777" w:rsidR="00D50413" w:rsidRPr="002B605E" w:rsidRDefault="00D50413" w:rsidP="00D50413">
      <w:pPr>
        <w:rPr>
          <w:ins w:id="1088" w:author="Khaled Daham" w:date="2014-03-17T17:53:00Z"/>
        </w:rPr>
      </w:pPr>
    </w:p>
    <w:p w14:paraId="0B8CD454" w14:textId="77777777" w:rsidR="00D50413" w:rsidRPr="002B605E" w:rsidRDefault="00D50413" w:rsidP="00D50413">
      <w:pPr>
        <w:rPr>
          <w:ins w:id="1089" w:author="Khaled Daham" w:date="2014-03-17T17:53:00Z"/>
        </w:rPr>
      </w:pPr>
      <w:ins w:id="1090" w:author="Khaled Daham" w:date="2014-03-17T17:53:00Z">
        <w:r w:rsidRPr="002B605E">
          <w:t xml:space="preserve">• TRANSFORMATION_ERROR </w:t>
        </w:r>
      </w:ins>
    </w:p>
    <w:p w14:paraId="34BA4347" w14:textId="77777777" w:rsidR="00D50413" w:rsidRPr="002B605E" w:rsidRDefault="00D50413" w:rsidP="00D50413">
      <w:pPr>
        <w:rPr>
          <w:ins w:id="1091" w:author="Khaled Daham" w:date="2014-03-17T17:53:00Z"/>
        </w:rPr>
      </w:pPr>
    </w:p>
    <w:p w14:paraId="68B3CD70" w14:textId="77777777" w:rsidR="00D50413" w:rsidRPr="002B605E" w:rsidRDefault="00D50413" w:rsidP="00D50413">
      <w:pPr>
        <w:rPr>
          <w:ins w:id="1092" w:author="Khaled Daham" w:date="2014-03-17T17:53:00Z"/>
        </w:rPr>
      </w:pPr>
      <w:ins w:id="1093" w:author="Khaled Daham" w:date="2014-03-17T17:53:00Z">
        <w:r w:rsidRPr="002B605E">
          <w:t xml:space="preserve">Informationsmängden som skickats kan </w:t>
        </w:r>
        <w:proofErr w:type="gramStart"/>
        <w:r w:rsidRPr="002B605E">
          <w:t>ej</w:t>
        </w:r>
        <w:proofErr w:type="gramEnd"/>
        <w:r w:rsidRPr="002B605E">
          <w:t xml:space="preserve"> översättas till mottagande systems format. Denna felkod kan uppträda i inledande tester av tjänstekontrakten och skall </w:t>
        </w:r>
        <w:proofErr w:type="gramStart"/>
        <w:r w:rsidRPr="002B605E">
          <w:t>ej</w:t>
        </w:r>
        <w:proofErr w:type="gramEnd"/>
        <w:r w:rsidRPr="002B605E">
          <w:t xml:space="preserve"> finnas vid produktionsklara system. </w:t>
        </w:r>
      </w:ins>
    </w:p>
    <w:p w14:paraId="54DD28F0" w14:textId="77777777" w:rsidR="00D50413" w:rsidRDefault="00D50413" w:rsidP="00D50413">
      <w:pPr>
        <w:rPr>
          <w:ins w:id="1094" w:author="Khaled Daham" w:date="2014-03-17T17:53:00Z"/>
        </w:rPr>
      </w:pPr>
    </w:p>
    <w:p w14:paraId="43786491" w14:textId="77777777" w:rsidR="00D50413" w:rsidRPr="002B605E" w:rsidRDefault="00D50413" w:rsidP="00D50413">
      <w:pPr>
        <w:rPr>
          <w:ins w:id="1095" w:author="Khaled Daham" w:date="2014-03-17T17:53:00Z"/>
        </w:rPr>
      </w:pPr>
      <w:ins w:id="1096" w:author="Khaled Daham" w:date="2014-03-17T17:53:00Z">
        <w:r w:rsidRPr="002B605E">
          <w:t xml:space="preserve">En omsändning av information kommer att ge samma fel. </w:t>
        </w:r>
      </w:ins>
    </w:p>
    <w:p w14:paraId="7CB6DF4C" w14:textId="77777777" w:rsidR="00D50413" w:rsidRPr="002B605E" w:rsidRDefault="00D50413" w:rsidP="00D50413">
      <w:pPr>
        <w:rPr>
          <w:ins w:id="1097" w:author="Khaled Daham" w:date="2014-03-17T17:53:00Z"/>
        </w:rPr>
      </w:pPr>
    </w:p>
    <w:p w14:paraId="0EA15189" w14:textId="77777777" w:rsidR="00D50413" w:rsidRPr="002B605E" w:rsidRDefault="00D50413" w:rsidP="00D50413">
      <w:pPr>
        <w:rPr>
          <w:ins w:id="1098" w:author="Khaled Daham" w:date="2014-03-17T17:53:00Z"/>
        </w:rPr>
      </w:pPr>
      <w:ins w:id="1099" w:author="Khaled Daham" w:date="2014-03-17T17:53:00Z">
        <w:r w:rsidRPr="002B605E">
          <w:t>•</w:t>
        </w:r>
        <w:r>
          <w:t xml:space="preserve"> APPLICATION_ERROR</w:t>
        </w:r>
      </w:ins>
    </w:p>
    <w:p w14:paraId="5DC1B009" w14:textId="77777777" w:rsidR="00D50413" w:rsidRPr="002B605E" w:rsidRDefault="00D50413" w:rsidP="00D50413">
      <w:pPr>
        <w:rPr>
          <w:ins w:id="1100" w:author="Khaled Daham" w:date="2014-03-17T17:53:00Z"/>
        </w:rPr>
      </w:pPr>
    </w:p>
    <w:p w14:paraId="6A8B3D1B" w14:textId="77777777" w:rsidR="00D50413" w:rsidRPr="002B605E" w:rsidRDefault="00D50413" w:rsidP="00D50413">
      <w:pPr>
        <w:rPr>
          <w:ins w:id="1101" w:author="Khaled Daham" w:date="2014-03-17T17:53:00Z"/>
        </w:rPr>
      </w:pPr>
      <w:ins w:id="1102" w:author="Khaled Daham" w:date="2014-03-17T17:53:00Z">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ins>
    </w:p>
    <w:p w14:paraId="7AB42DF7" w14:textId="77777777" w:rsidR="00D50413" w:rsidRPr="002B605E" w:rsidRDefault="00D50413" w:rsidP="00D50413">
      <w:pPr>
        <w:rPr>
          <w:ins w:id="1103" w:author="Khaled Daham" w:date="2014-03-17T17:53:00Z"/>
        </w:rPr>
      </w:pPr>
    </w:p>
    <w:p w14:paraId="6D5451EA" w14:textId="09DF4C8D" w:rsidR="00D50413" w:rsidRPr="002B605E" w:rsidRDefault="00D50413" w:rsidP="00D50413">
      <w:pPr>
        <w:rPr>
          <w:ins w:id="1104" w:author="Khaled Daham" w:date="2014-03-17T17:53:00Z"/>
        </w:rPr>
      </w:pPr>
      <w:ins w:id="1105" w:author="Khaled Daham" w:date="2014-03-17T17:53:00Z">
        <w:r w:rsidRPr="002B605E">
          <w:t>En omsändning av informationen kan</w:t>
        </w:r>
        <w:r>
          <w:t xml:space="preserve"> lyckas beroende på typ av fel som anges i result.subCode.</w:t>
        </w:r>
      </w:ins>
    </w:p>
    <w:p w14:paraId="56D78182" w14:textId="77777777" w:rsidR="00D50413" w:rsidRPr="002B605E" w:rsidRDefault="00D50413" w:rsidP="00D50413">
      <w:pPr>
        <w:rPr>
          <w:ins w:id="1106" w:author="Khaled Daham" w:date="2014-03-17T17:53:00Z"/>
        </w:rPr>
      </w:pPr>
    </w:p>
    <w:p w14:paraId="249029AD" w14:textId="77777777" w:rsidR="00D50413" w:rsidRPr="002B605E" w:rsidRDefault="00D50413" w:rsidP="00D50413">
      <w:pPr>
        <w:rPr>
          <w:ins w:id="1107" w:author="Khaled Daham" w:date="2014-03-17T17:53:00Z"/>
        </w:rPr>
      </w:pPr>
      <w:ins w:id="1108" w:author="Khaled Daham" w:date="2014-03-17T17:53:00Z">
        <w:r w:rsidRPr="002B605E">
          <w:t xml:space="preserve">• TECHNICAL_ERROR </w:t>
        </w:r>
      </w:ins>
    </w:p>
    <w:p w14:paraId="499B9655" w14:textId="77777777" w:rsidR="00D50413" w:rsidRPr="002B605E" w:rsidRDefault="00D50413" w:rsidP="00D50413">
      <w:pPr>
        <w:rPr>
          <w:ins w:id="1109" w:author="Khaled Daham" w:date="2014-03-17T17:53:00Z"/>
        </w:rPr>
      </w:pPr>
    </w:p>
    <w:p w14:paraId="70E31577" w14:textId="77777777" w:rsidR="00D50413" w:rsidRPr="002B605E" w:rsidRDefault="00D50413" w:rsidP="00D50413">
      <w:pPr>
        <w:rPr>
          <w:ins w:id="1110" w:author="Khaled Daham" w:date="2014-03-17T17:53:00Z"/>
        </w:rPr>
      </w:pPr>
      <w:ins w:id="1111" w:author="Khaled Daham" w:date="2014-03-17T17:53:00Z">
        <w:r w:rsidRPr="002B605E">
          <w:t xml:space="preserve">Ett fel inträffade som inte har med skickad information att göra. Denna typ av fel kan fås om </w:t>
        </w:r>
      </w:ins>
    </w:p>
    <w:p w14:paraId="52BB6739" w14:textId="77777777" w:rsidR="00D50413" w:rsidRPr="002B605E" w:rsidRDefault="00D50413" w:rsidP="00D50413">
      <w:pPr>
        <w:rPr>
          <w:ins w:id="1112" w:author="Khaled Daham" w:date="2014-03-17T17:53:00Z"/>
        </w:rPr>
      </w:pPr>
      <w:ins w:id="1113" w:author="Khaled Daham" w:date="2014-03-17T17:53:00Z">
        <w:r w:rsidRPr="002B605E">
          <w:t xml:space="preserve">mottagande system </w:t>
        </w:r>
        <w:proofErr w:type="gramStart"/>
        <w:r w:rsidRPr="002B605E">
          <w:t>ej</w:t>
        </w:r>
        <w:proofErr w:type="gramEnd"/>
        <w:r w:rsidRPr="002B605E">
          <w:t xml:space="preserve"> svarar (time-out) eller liknande fel. </w:t>
        </w:r>
      </w:ins>
    </w:p>
    <w:p w14:paraId="7A73CC3F" w14:textId="77777777" w:rsidR="00D50413" w:rsidRPr="002B605E" w:rsidRDefault="00D50413" w:rsidP="00D50413">
      <w:pPr>
        <w:rPr>
          <w:ins w:id="1114" w:author="Khaled Daham" w:date="2014-03-17T17:53:00Z"/>
        </w:rPr>
      </w:pPr>
    </w:p>
    <w:p w14:paraId="476F8539" w14:textId="77777777" w:rsidR="00D50413" w:rsidRPr="0070160D" w:rsidRDefault="00D50413" w:rsidP="00D50413">
      <w:pPr>
        <w:rPr>
          <w:ins w:id="1115" w:author="Khaled Daham" w:date="2014-03-17T17:53:00Z"/>
        </w:rPr>
      </w:pPr>
      <w:ins w:id="1116" w:author="Khaled Daham" w:date="2014-03-17T17:53:00Z">
        <w:r w:rsidRPr="002B605E">
          <w:t xml:space="preserve">En omsändning av informationen bör göras enligt ett förutbestämt schema, dock </w:t>
        </w:r>
        <w:r>
          <w:t>med ett begränsat antal försök.</w:t>
        </w:r>
      </w:ins>
    </w:p>
    <w:p w14:paraId="1DB1D94C" w14:textId="42A8818B" w:rsidR="003F45DF" w:rsidDel="00D50413" w:rsidRDefault="002D76F9" w:rsidP="003F45DF">
      <w:pPr>
        <w:rPr>
          <w:del w:id="1117" w:author="Khaled Daham" w:date="2014-03-17T17:53:00Z"/>
        </w:rPr>
      </w:pPr>
      <w:del w:id="1118" w:author="Khaled Daham" w:date="2014-03-17T17:53:00Z">
        <w:r w:rsidDel="00D50413">
          <w:lastRenderedPageBreak/>
          <w:delText>Inga krav.</w:delText>
        </w:r>
      </w:del>
    </w:p>
    <w:p w14:paraId="4AE9EDBC" w14:textId="77777777" w:rsidR="003F45DF" w:rsidRPr="00E146AE" w:rsidRDefault="003F45DF" w:rsidP="003F45DF"/>
    <w:p w14:paraId="0B5216D3" w14:textId="77777777" w:rsidR="003F45DF" w:rsidRPr="00E146AE" w:rsidRDefault="003F45DF" w:rsidP="003F45DF">
      <w:pPr>
        <w:pStyle w:val="Rubrik4"/>
      </w:pPr>
      <w:bookmarkStart w:id="1119" w:name="_Ref379357515"/>
      <w:r w:rsidRPr="00E146AE">
        <w:t>Tekniska fel</w:t>
      </w:r>
      <w:bookmarkEnd w:id="1119"/>
    </w:p>
    <w:p w14:paraId="47096D63" w14:textId="3C03F020" w:rsidR="003F45DF" w:rsidRDefault="003F45DF" w:rsidP="003F45DF">
      <w:r w:rsidRPr="00901567">
        <w:t>Vid ett tekniskt fel levereras ett generellt undantag (SOAP-Exception).</w:t>
      </w:r>
      <w:r w:rsidR="00DF1CBC">
        <w:t xml:space="preserve"> </w:t>
      </w:r>
      <w:r w:rsidRPr="00901567">
        <w:t>Exempel på detta kan vara deadlock i databasen eller följd</w:t>
      </w:r>
      <w:r w:rsidR="00DF1CBC">
        <w:t xml:space="preserve">effekter av programmeringsfel. </w:t>
      </w:r>
      <w:r w:rsidRPr="00901567">
        <w:t xml:space="preserve">Tekniska fel får inte förmedla </w:t>
      </w:r>
      <w:del w:id="1120" w:author="Björn Genfors" w:date="2014-03-13T15:36:00Z">
        <w:r w:rsidRPr="00901567" w:rsidDel="009B46BC">
          <w:delText xml:space="preserve">känsliga </w:delText>
        </w:r>
      </w:del>
      <w:r w:rsidRPr="00901567">
        <w:t>personuppgifter. Istället rekommenderas att ett log-id förmedlas, som ger möjlighet för tjänsteproducentens förvaltning att bistå tjänstekonsumentens förvaltning med felsökning.</w:t>
      </w:r>
      <w:ins w:id="1121" w:author="Björn Genfors" w:date="2014-03-13T15:35:00Z">
        <w:r w:rsidR="009B46BC">
          <w:t xml:space="preserve"> Ett log-id bör vara en UUID.</w:t>
        </w:r>
      </w:ins>
    </w:p>
    <w:p w14:paraId="21389593" w14:textId="77777777" w:rsidR="00982263" w:rsidRDefault="00982263" w:rsidP="003F45DF"/>
    <w:p w14:paraId="03C2254E" w14:textId="77777777" w:rsidR="007C5E55" w:rsidRPr="00E131FD" w:rsidRDefault="007C5E55" w:rsidP="007C5E55">
      <w:pPr>
        <w:pStyle w:val="Rubrik3"/>
      </w:pPr>
      <w:bookmarkStart w:id="1122" w:name="_Toc382487415"/>
      <w:r>
        <w:t>Krav på en tjänstekonsument</w:t>
      </w:r>
      <w:bookmarkEnd w:id="1122"/>
    </w:p>
    <w:p w14:paraId="5837C0B9" w14:textId="77777777" w:rsidR="003F45DF" w:rsidRPr="00E146AE" w:rsidRDefault="003F45DF" w:rsidP="003F45DF">
      <w:pPr>
        <w:pStyle w:val="Rubrik4"/>
      </w:pPr>
      <w:r w:rsidRPr="00E146AE">
        <w:t xml:space="preserve">Logiska fel </w:t>
      </w:r>
    </w:p>
    <w:p w14:paraId="6DE95F8E" w14:textId="4D63BE73" w:rsidR="003F45DF" w:rsidRDefault="002D76F9" w:rsidP="003F45DF">
      <w:r>
        <w:t>Inga krav.</w:t>
      </w:r>
    </w:p>
    <w:p w14:paraId="2D03CF6F" w14:textId="77777777" w:rsidR="003F45DF" w:rsidRPr="00E146AE" w:rsidRDefault="003F45DF" w:rsidP="003F45DF"/>
    <w:p w14:paraId="0639B11D" w14:textId="77777777" w:rsidR="003F45DF" w:rsidRPr="00E146AE" w:rsidRDefault="003F45DF" w:rsidP="003F45DF">
      <w:pPr>
        <w:pStyle w:val="Rubrik4"/>
      </w:pPr>
      <w:r w:rsidRPr="00E146AE">
        <w:t>Tekniska fel</w:t>
      </w:r>
    </w:p>
    <w:p w14:paraId="6E4C6C91" w14:textId="66685AFC" w:rsidR="003F45DF" w:rsidRDefault="003F45DF" w:rsidP="003F45DF">
      <w:r w:rsidRPr="00E146AE">
        <w:t xml:space="preserve">Tekniska fel definieras med en text och en kod i ett SOAP-Exception. Koden rekommenderas vara ett log-id enligt </w:t>
      </w:r>
      <w:r w:rsidR="0037157D">
        <w:fldChar w:fldCharType="begin"/>
      </w:r>
      <w:r w:rsidR="0037157D">
        <w:instrText xml:space="preserve"> REF _Ref379357515 \r \h </w:instrText>
      </w:r>
      <w:r w:rsidR="0037157D">
        <w:fldChar w:fldCharType="separate"/>
      </w:r>
      <w:r w:rsidR="00BA5402">
        <w:t>4.4.1.2</w:t>
      </w:r>
      <w:r w:rsidR="0037157D">
        <w:fldChar w:fldCharType="end"/>
      </w:r>
      <w:r w:rsidRPr="00E146AE">
        <w:t>. 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Rubrik1"/>
      </w:pPr>
      <w:bookmarkStart w:id="1123" w:name="_Toc382487416"/>
      <w:r>
        <w:lastRenderedPageBreak/>
        <w:t>Gemensamma informationskomponenter</w:t>
      </w:r>
      <w:bookmarkEnd w:id="1123"/>
    </w:p>
    <w:p w14:paraId="2CACAE19" w14:textId="677F70F3" w:rsidR="00760A43" w:rsidRDefault="00760A43" w:rsidP="00DF1FAC">
      <w:pPr>
        <w:pStyle w:val="Brdtext"/>
      </w:pPr>
      <w:r w:rsidRPr="00BC5B0B">
        <w:t>I tjänstekontraktsbeskrivningarna används ett antal komponenter som är gemensamma för vissa meddelande</w:t>
      </w:r>
      <w:r>
        <w:t>n i flera domäner eller inom denna domän</w:t>
      </w:r>
      <w:r w:rsidR="001D07CD">
        <w:t xml:space="preserve">. </w:t>
      </w:r>
      <w:r>
        <w:t>Observera att med anledning av att tjänstekontrakten även kan stödjas av producentsystem som saknar (fullständig) HSA</w:t>
      </w:r>
      <w:r w:rsidR="00D4670E">
        <w:t>-</w:t>
      </w:r>
      <w:r>
        <w:t>id-information så är HSA</w:t>
      </w:r>
      <w:r w:rsidR="00D4670E">
        <w:t>-</w:t>
      </w:r>
      <w:r>
        <w:t>id-attribut i beskrivningarna nedan valfria. Se även avsnittet ”</w:t>
      </w:r>
      <w:r w:rsidR="00DF1CBC" w:rsidRPr="00DF1CBC">
        <w:t xml:space="preserve"> </w:t>
      </w:r>
      <w:r w:rsidR="00DF1CBC">
        <w:fldChar w:fldCharType="begin"/>
      </w:r>
      <w:r w:rsidR="00DF1CBC">
        <w:instrText xml:space="preserve"> REF _Ref381192723 \r \h </w:instrText>
      </w:r>
      <w:r w:rsidR="00DF1CBC">
        <w:fldChar w:fldCharType="separate"/>
      </w:r>
      <w:r w:rsidR="00DF1CBC">
        <w:t>4.2</w:t>
      </w:r>
      <w:r w:rsidR="00DF1CBC">
        <w:fldChar w:fldCharType="end"/>
      </w:r>
      <w:r w:rsidR="00DF1CBC">
        <w:t xml:space="preserve"> </w:t>
      </w:r>
      <w:r w:rsidR="00DF1CBC">
        <w:fldChar w:fldCharType="begin"/>
      </w:r>
      <w:r w:rsidR="00DF1CBC">
        <w:instrText xml:space="preserve"> REF _Ref381192713 \h </w:instrText>
      </w:r>
      <w:r w:rsidR="00DF1CBC">
        <w:fldChar w:fldCharType="separate"/>
      </w:r>
      <w:r w:rsidR="00DF1CBC">
        <w:t>Informationssäkerhet och juridik</w:t>
      </w:r>
      <w:r w:rsidR="00DF1CBC">
        <w:fldChar w:fldCharType="end"/>
      </w:r>
      <w:r>
        <w:t>” ovan.</w:t>
      </w:r>
    </w:p>
    <w:p w14:paraId="779FAEEC" w14:textId="77777777" w:rsidR="00760A43" w:rsidRDefault="00760A43" w:rsidP="00760A43">
      <w:pPr>
        <w:widowControl w:val="0"/>
      </w:pPr>
    </w:p>
    <w:p w14:paraId="43BC1E33" w14:textId="2C125497"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00DF1CBC">
        <w:t xml:space="preserve"> ”Bilaga </w:t>
      </w:r>
      <w:r w:rsidRPr="001D07CD">
        <w:t>Gemensamma_typer_&lt;version&gt;.pdf”</w:t>
      </w:r>
      <w:r w:rsidR="00DF1CBC">
        <w:t xml:space="preserve">. Hänvisad &lt;version&gt; anges vid respektive tjänstekontrakt i kapitel </w:t>
      </w:r>
      <w:r w:rsidR="00DF1CBC">
        <w:fldChar w:fldCharType="begin"/>
      </w:r>
      <w:r w:rsidR="00DF1CBC">
        <w:instrText xml:space="preserve"> REF _Ref381192930 \r \h </w:instrText>
      </w:r>
      <w:r w:rsidR="00DF1CBC">
        <w:fldChar w:fldCharType="separate"/>
      </w:r>
      <w:r w:rsidR="00DF1CBC">
        <w:t>7</w:t>
      </w:r>
      <w:r w:rsidR="00DF1CBC">
        <w:fldChar w:fldCharType="end"/>
      </w:r>
      <w:r w:rsidR="00DF1CBC">
        <w:t xml:space="preserve">. </w:t>
      </w:r>
      <w:r w:rsidR="00DF1CBC">
        <w:fldChar w:fldCharType="begin"/>
      </w:r>
      <w:r w:rsidR="00DF1CBC">
        <w:instrText xml:space="preserve"> REF _Ref381192944 \h </w:instrText>
      </w:r>
      <w:r w:rsidR="00DF1CBC">
        <w:fldChar w:fldCharType="separate"/>
      </w:r>
      <w:r w:rsidR="00DF1CBC">
        <w:t>Tjänstekontrakt</w:t>
      </w:r>
      <w:r w:rsidR="00DF1CBC">
        <w:fldChar w:fldCharType="end"/>
      </w:r>
      <w:r w:rsidR="00DF1CBC">
        <w:t>.</w:t>
      </w:r>
      <w:r w:rsidR="00072FA1">
        <w:br w:type="page"/>
      </w:r>
    </w:p>
    <w:p w14:paraId="511FB216" w14:textId="305EE677" w:rsidR="007E47C0" w:rsidRDefault="007E47C0" w:rsidP="007E47C0">
      <w:pPr>
        <w:pStyle w:val="Rubrik1"/>
      </w:pPr>
      <w:bookmarkStart w:id="1124" w:name="_Toc382487417"/>
      <w:r>
        <w:lastRenderedPageBreak/>
        <w:t xml:space="preserve">Tjänstedomänens </w:t>
      </w:r>
      <w:bookmarkEnd w:id="1071"/>
      <w:r>
        <w:t>meddelandemodeller</w:t>
      </w:r>
      <w:bookmarkEnd w:id="1072"/>
      <w:bookmarkEnd w:id="1124"/>
    </w:p>
    <w:p w14:paraId="47FFE2B7" w14:textId="77777777" w:rsidR="007E47C0" w:rsidRDefault="007E47C0" w:rsidP="007E47C0">
      <w:bookmarkStart w:id="1125"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663C8A30" w:rsidR="007E47C0" w:rsidRDefault="007E47C0" w:rsidP="007E47C0">
      <w:pPr>
        <w:pStyle w:val="Rubrik2"/>
      </w:pPr>
      <w:bookmarkStart w:id="1126" w:name="_Toc357754856"/>
      <w:bookmarkStart w:id="1127" w:name="_Toc382487418"/>
      <w:r>
        <w:t>V-MIM</w:t>
      </w:r>
      <w:bookmarkEnd w:id="1126"/>
      <w:r>
        <w:t xml:space="preserve"> </w:t>
      </w:r>
      <w:r w:rsidR="00D4670E">
        <w:t>Vård- och omsorgsdokument</w:t>
      </w:r>
      <w:bookmarkEnd w:id="1127"/>
    </w:p>
    <w:p w14:paraId="6CE97223" w14:textId="7BE2A466" w:rsidR="007E47C0" w:rsidRDefault="003C7474" w:rsidP="007E47C0">
      <w:r>
        <w:rPr>
          <w:noProof/>
          <w:lang w:eastAsia="sv-SE"/>
        </w:rPr>
        <w:drawing>
          <wp:inline distT="0" distB="0" distL="0" distR="0" wp14:anchorId="40C9E653" wp14:editId="3A330C77">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0426679B" w14:textId="77777777" w:rsidR="00920165" w:rsidRPr="002F2D14" w:rsidRDefault="00920165" w:rsidP="007E47C0"/>
    <w:tbl>
      <w:tblPr>
        <w:tblStyle w:val="Tabellrutnt"/>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r w:rsidRPr="00C469F0">
              <w:rPr>
                <w:b/>
                <w:szCs w:val="20"/>
              </w:rPr>
              <w:t>Klass.attribut</w:t>
            </w:r>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220AAB0A" w:rsidR="00B31DB9" w:rsidRPr="00C469F0" w:rsidRDefault="0096258A" w:rsidP="001542CF">
            <w:pPr>
              <w:rPr>
                <w:szCs w:val="20"/>
              </w:rPr>
            </w:pPr>
            <w:r>
              <w:rPr>
                <w:szCs w:val="20"/>
              </w:rPr>
              <w:t>careDocumentation</w:t>
            </w:r>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07D4C3C8" w:rsidR="00B31DB9" w:rsidRPr="00E34474" w:rsidRDefault="0096258A" w:rsidP="001542CF">
            <w:pPr>
              <w:rPr>
                <w:szCs w:val="20"/>
              </w:rPr>
            </w:pPr>
            <w:r w:rsidRPr="00E34474">
              <w:rPr>
                <w:szCs w:val="20"/>
              </w:rPr>
              <w:t>careDocumentation</w:t>
            </w:r>
            <w:r w:rsidR="00B31DB9" w:rsidRPr="00E34474">
              <w:rPr>
                <w:szCs w:val="20"/>
              </w:rPr>
              <w:t>Header.documentId</w:t>
            </w:r>
          </w:p>
        </w:tc>
        <w:tc>
          <w:tcPr>
            <w:tcW w:w="2977" w:type="dxa"/>
            <w:vAlign w:val="center"/>
          </w:tcPr>
          <w:p w14:paraId="78BBBE38" w14:textId="2AF89578" w:rsidR="00C33942" w:rsidRPr="00E34474" w:rsidRDefault="00C33942" w:rsidP="00C33942">
            <w:pPr>
              <w:rPr>
                <w:szCs w:val="20"/>
              </w:rPr>
            </w:pPr>
            <w:r w:rsidRPr="00E34474">
              <w:rPr>
                <w:szCs w:val="20"/>
              </w:rPr>
              <w:t>Aktivitet</w:t>
            </w:r>
            <w:r w:rsidR="00E34474" w:rsidRPr="00E34474">
              <w:rPr>
                <w:szCs w:val="20"/>
              </w:rPr>
              <w:t>.aktivitet_id</w:t>
            </w:r>
          </w:p>
          <w:p w14:paraId="557D67C6" w14:textId="77777777" w:rsidR="00C33942" w:rsidRPr="00E34474" w:rsidRDefault="00C33942" w:rsidP="00C33942">
            <w:pPr>
              <w:rPr>
                <w:i/>
                <w:szCs w:val="20"/>
              </w:rPr>
            </w:pPr>
            <w:r w:rsidRPr="00E34474">
              <w:rPr>
                <w:i/>
                <w:szCs w:val="20"/>
              </w:rPr>
              <w:t>eller</w:t>
            </w:r>
          </w:p>
          <w:p w14:paraId="4702F377" w14:textId="15A6618A" w:rsidR="00C33942" w:rsidRPr="00E34474" w:rsidRDefault="00C33942" w:rsidP="00C33942">
            <w:pPr>
              <w:rPr>
                <w:szCs w:val="20"/>
              </w:rPr>
            </w:pPr>
            <w:r w:rsidRPr="00E34474">
              <w:rPr>
                <w:szCs w:val="20"/>
              </w:rPr>
              <w:t>Aktivitetsplan</w:t>
            </w:r>
            <w:r w:rsidR="00E34474" w:rsidRPr="00E34474">
              <w:rPr>
                <w:szCs w:val="20"/>
              </w:rPr>
              <w:t>.aktivitetsplan_id</w:t>
            </w:r>
          </w:p>
          <w:p w14:paraId="57430295" w14:textId="77777777" w:rsidR="00C33942" w:rsidRPr="00E34474" w:rsidRDefault="00C33942" w:rsidP="00C33942">
            <w:pPr>
              <w:rPr>
                <w:szCs w:val="20"/>
              </w:rPr>
            </w:pPr>
            <w:r w:rsidRPr="00E34474">
              <w:rPr>
                <w:i/>
                <w:szCs w:val="20"/>
              </w:rPr>
              <w:t>eller</w:t>
            </w:r>
          </w:p>
          <w:p w14:paraId="40C6EC9D" w14:textId="0E1A46A8" w:rsidR="00C33942" w:rsidRPr="00E34474" w:rsidRDefault="00C33942" w:rsidP="00C33942">
            <w:pPr>
              <w:rPr>
                <w:szCs w:val="20"/>
              </w:rPr>
            </w:pPr>
            <w:r w:rsidRPr="00E34474">
              <w:rPr>
                <w:szCs w:val="20"/>
              </w:rPr>
              <w:t>Annan hälsoangelägenhet</w:t>
            </w:r>
            <w:r w:rsidR="00E34474" w:rsidRPr="00E34474">
              <w:rPr>
                <w:szCs w:val="20"/>
              </w:rPr>
              <w:t>.annan hälsoangelägenhet_id</w:t>
            </w:r>
          </w:p>
          <w:p w14:paraId="2A701EC0" w14:textId="77777777" w:rsidR="00C33942" w:rsidRPr="00E34474" w:rsidRDefault="00C33942" w:rsidP="00C33942">
            <w:pPr>
              <w:rPr>
                <w:szCs w:val="20"/>
              </w:rPr>
            </w:pPr>
            <w:r w:rsidRPr="00E34474">
              <w:rPr>
                <w:i/>
                <w:szCs w:val="20"/>
              </w:rPr>
              <w:t>eller</w:t>
            </w:r>
          </w:p>
          <w:p w14:paraId="2A586BD1" w14:textId="1D8AE820" w:rsidR="00C33942" w:rsidRPr="00E34474" w:rsidRDefault="00C33942" w:rsidP="00C33942">
            <w:pPr>
              <w:rPr>
                <w:szCs w:val="20"/>
              </w:rPr>
            </w:pPr>
            <w:r w:rsidRPr="00E34474">
              <w:rPr>
                <w:szCs w:val="20"/>
              </w:rPr>
              <w:t>Hälsoärende</w:t>
            </w:r>
            <w:r w:rsidR="00E34474" w:rsidRPr="00E34474">
              <w:rPr>
                <w:szCs w:val="20"/>
              </w:rPr>
              <w:t>.hälsoärende_id</w:t>
            </w:r>
          </w:p>
          <w:p w14:paraId="1D2CF005" w14:textId="77777777" w:rsidR="00C33942" w:rsidRPr="00E34474" w:rsidRDefault="00C33942" w:rsidP="00C33942">
            <w:pPr>
              <w:rPr>
                <w:szCs w:val="20"/>
              </w:rPr>
            </w:pPr>
            <w:r w:rsidRPr="00E34474">
              <w:rPr>
                <w:i/>
                <w:szCs w:val="20"/>
              </w:rPr>
              <w:t>eller</w:t>
            </w:r>
          </w:p>
          <w:p w14:paraId="6000A10B" w14:textId="0F644B38" w:rsidR="00C33942" w:rsidRPr="00E34474" w:rsidRDefault="00C33942" w:rsidP="00C33942">
            <w:pPr>
              <w:rPr>
                <w:szCs w:val="20"/>
              </w:rPr>
            </w:pPr>
            <w:r w:rsidRPr="00E34474">
              <w:rPr>
                <w:szCs w:val="20"/>
              </w:rPr>
              <w:t>Patientens hälsoöversikt</w:t>
            </w:r>
            <w:r w:rsidR="00E34474" w:rsidRPr="00E34474">
              <w:rPr>
                <w:szCs w:val="20"/>
              </w:rPr>
              <w:t>.hälsoöversikt_id</w:t>
            </w:r>
          </w:p>
          <w:p w14:paraId="132F09CD" w14:textId="77777777" w:rsidR="00C33942" w:rsidRPr="00E34474" w:rsidRDefault="00C33942" w:rsidP="00C33942">
            <w:pPr>
              <w:rPr>
                <w:szCs w:val="20"/>
              </w:rPr>
            </w:pPr>
            <w:r w:rsidRPr="00E34474">
              <w:rPr>
                <w:i/>
                <w:szCs w:val="20"/>
              </w:rPr>
              <w:t>eller</w:t>
            </w:r>
          </w:p>
          <w:p w14:paraId="40BF742E" w14:textId="2D35A872" w:rsidR="00C33942" w:rsidRPr="00E34474" w:rsidRDefault="00C33942" w:rsidP="001542CF">
            <w:pPr>
              <w:rPr>
                <w:szCs w:val="20"/>
              </w:rPr>
            </w:pPr>
            <w:r w:rsidRPr="00E34474">
              <w:rPr>
                <w:szCs w:val="20"/>
              </w:rPr>
              <w:lastRenderedPageBreak/>
              <w:t>Vårdbehovsbedömning</w:t>
            </w:r>
            <w:r w:rsidR="00E34474" w:rsidRPr="00E34474">
              <w:rPr>
                <w:szCs w:val="20"/>
              </w:rPr>
              <w:t>.vårdbehovsbedömning_id</w:t>
            </w:r>
          </w:p>
        </w:tc>
        <w:tc>
          <w:tcPr>
            <w:tcW w:w="4111" w:type="dxa"/>
            <w:vAlign w:val="center"/>
          </w:tcPr>
          <w:p w14:paraId="0BD8E6AD" w14:textId="44EC4B3A" w:rsidR="00B31DB9" w:rsidRPr="00E34474" w:rsidRDefault="0096258A" w:rsidP="001542CF">
            <w:pPr>
              <w:rPr>
                <w:szCs w:val="20"/>
              </w:rPr>
            </w:pPr>
            <w:r w:rsidRPr="00E34474">
              <w:rPr>
                <w:szCs w:val="20"/>
              </w:rPr>
              <w:lastRenderedPageBreak/>
              <w:t>careDocumentation</w:t>
            </w:r>
            <w:r w:rsidR="00B31DB9" w:rsidRPr="00E34474">
              <w:rPr>
                <w:szCs w:val="20"/>
              </w:rPr>
              <w:t>/</w:t>
            </w:r>
            <w:r w:rsidR="00154059">
              <w:rPr>
                <w:szCs w:val="20"/>
              </w:rPr>
              <w:t>c</w:t>
            </w:r>
            <w:r w:rsidRPr="00E34474">
              <w:rPr>
                <w:szCs w:val="20"/>
              </w:rPr>
              <w:t>areDocumentation</w:t>
            </w:r>
            <w:r w:rsidR="00B31DB9" w:rsidRPr="00E34474">
              <w:rPr>
                <w:szCs w:val="20"/>
              </w:rPr>
              <w:t>Header/documentId</w:t>
            </w:r>
          </w:p>
        </w:tc>
      </w:tr>
      <w:tr w:rsidR="00B31DB9" w:rsidRPr="00C469F0" w14:paraId="72539D64" w14:textId="77777777" w:rsidTr="001542CF">
        <w:trPr>
          <w:trHeight w:val="397"/>
        </w:trPr>
        <w:tc>
          <w:tcPr>
            <w:tcW w:w="1809" w:type="dxa"/>
            <w:vAlign w:val="center"/>
          </w:tcPr>
          <w:p w14:paraId="3BB44691" w14:textId="05388B60" w:rsidR="00B31DB9" w:rsidRPr="00C469F0" w:rsidRDefault="0096258A" w:rsidP="001542CF">
            <w:pPr>
              <w:rPr>
                <w:szCs w:val="20"/>
              </w:rPr>
            </w:pPr>
            <w:r>
              <w:rPr>
                <w:szCs w:val="20"/>
              </w:rPr>
              <w:lastRenderedPageBreak/>
              <w:t>careDocumentation</w:t>
            </w:r>
            <w:r w:rsidR="00B31DB9">
              <w:rPr>
                <w:szCs w:val="20"/>
              </w:rPr>
              <w:t>Header</w:t>
            </w:r>
            <w:r w:rsidR="00B31DB9" w:rsidRPr="00C469F0">
              <w:rPr>
                <w:szCs w:val="20"/>
              </w:rPr>
              <w:t>.sourceSystemHSAId</w:t>
            </w:r>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45571C66"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03D24B0C" w:rsidR="00B31DB9" w:rsidRPr="00C469F0" w:rsidRDefault="0096258A" w:rsidP="001542CF">
            <w:pPr>
              <w:rPr>
                <w:szCs w:val="20"/>
              </w:rPr>
            </w:pPr>
            <w:r>
              <w:rPr>
                <w:szCs w:val="20"/>
              </w:rPr>
              <w:t>careDocumentation</w:t>
            </w:r>
            <w:r w:rsidR="00B31DB9">
              <w:rPr>
                <w:szCs w:val="20"/>
              </w:rPr>
              <w:t>Header</w:t>
            </w:r>
            <w:r w:rsidR="00B31DB9" w:rsidRPr="00C469F0">
              <w:rPr>
                <w:szCs w:val="20"/>
              </w:rPr>
              <w:t>.patientId</w:t>
            </w:r>
          </w:p>
        </w:tc>
        <w:tc>
          <w:tcPr>
            <w:tcW w:w="2977" w:type="dxa"/>
            <w:vAlign w:val="center"/>
          </w:tcPr>
          <w:p w14:paraId="3C826CBE" w14:textId="77777777" w:rsidR="00B31DB9" w:rsidRPr="00C469F0" w:rsidRDefault="00B31DB9" w:rsidP="001542CF">
            <w:pPr>
              <w:rPr>
                <w:rFonts w:cs="Arial"/>
                <w:spacing w:val="-1"/>
                <w:szCs w:val="20"/>
              </w:rPr>
            </w:pPr>
            <w:r>
              <w:rPr>
                <w:rFonts w:cs="Arial"/>
                <w:spacing w:val="-1"/>
                <w:szCs w:val="20"/>
              </w:rPr>
              <w:t>Patient.person-id</w:t>
            </w:r>
          </w:p>
        </w:tc>
        <w:tc>
          <w:tcPr>
            <w:tcW w:w="4111" w:type="dxa"/>
            <w:vAlign w:val="center"/>
          </w:tcPr>
          <w:p w14:paraId="729295FA" w14:textId="0BAF8D5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/patientId</w:t>
            </w:r>
          </w:p>
        </w:tc>
      </w:tr>
      <w:tr w:rsidR="00B31DB9" w:rsidRPr="00C469F0" w14:paraId="16B011CF" w14:textId="77777777" w:rsidTr="001542CF">
        <w:trPr>
          <w:trHeight w:val="397"/>
        </w:trPr>
        <w:tc>
          <w:tcPr>
            <w:tcW w:w="1809" w:type="dxa"/>
            <w:vAlign w:val="center"/>
          </w:tcPr>
          <w:p w14:paraId="52642D15" w14:textId="3B7FFF9B" w:rsidR="00B31DB9" w:rsidRPr="00C469F0" w:rsidRDefault="0096258A" w:rsidP="001542CF">
            <w:pPr>
              <w:rPr>
                <w:szCs w:val="20"/>
              </w:rPr>
            </w:pPr>
            <w:r>
              <w:rPr>
                <w:szCs w:val="20"/>
              </w:rPr>
              <w:t>careDocumentation</w:t>
            </w:r>
            <w:r w:rsidR="00B31DB9">
              <w:rPr>
                <w:szCs w:val="20"/>
              </w:rPr>
              <w:t>Header.accountableHealthcareProfessional</w:t>
            </w:r>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35EA3C1E"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B31DB9">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40BB3288" w:rsidR="00B31DB9" w:rsidRPr="00C469F0" w:rsidRDefault="00154059" w:rsidP="001542CF">
            <w:pPr>
              <w:rPr>
                <w:szCs w:val="20"/>
              </w:rPr>
            </w:pPr>
            <w:r>
              <w:rPr>
                <w:szCs w:val="20"/>
              </w:rPr>
              <w:t>a</w:t>
            </w:r>
            <w:r w:rsidR="00B31DB9">
              <w:rPr>
                <w:szCs w:val="20"/>
              </w:rPr>
              <w:t>ccountableHealthcareProfessional</w:t>
            </w:r>
            <w:r w:rsidR="00B31DB9" w:rsidRPr="00C469F0">
              <w:rPr>
                <w:szCs w:val="20"/>
              </w:rPr>
              <w:t>.authorTime</w:t>
            </w:r>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6CAE0022"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w:t>
            </w:r>
            <w:r w:rsidR="00B31DB9">
              <w:rPr>
                <w:szCs w:val="20"/>
              </w:rPr>
              <w:t xml:space="preserve"> </w:t>
            </w:r>
            <w:proofErr w:type="gramStart"/>
            <w:r w:rsidR="00B31DB9">
              <w:rPr>
                <w:szCs w:val="20"/>
              </w:rPr>
              <w:t>accountableHealthcareProfessional</w:t>
            </w:r>
            <w:r w:rsidR="00B31DB9" w:rsidRPr="00C469F0">
              <w:rPr>
                <w:szCs w:val="20"/>
              </w:rPr>
              <w:t xml:space="preserve"> </w:t>
            </w:r>
            <w:r w:rsidR="00B31DB9">
              <w:rPr>
                <w:szCs w:val="20"/>
              </w:rPr>
              <w:t>/authorTime</w:t>
            </w:r>
            <w:proofErr w:type="gramEnd"/>
          </w:p>
        </w:tc>
      </w:tr>
      <w:tr w:rsidR="00B31DB9" w:rsidRPr="00336280" w14:paraId="495283BB" w14:textId="77777777" w:rsidTr="001542CF">
        <w:trPr>
          <w:trHeight w:val="397"/>
        </w:trPr>
        <w:tc>
          <w:tcPr>
            <w:tcW w:w="1809" w:type="dxa"/>
            <w:vAlign w:val="center"/>
          </w:tcPr>
          <w:p w14:paraId="24578E8C" w14:textId="395638FE"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.healthcareProfessionalHSAId</w:t>
            </w:r>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Vård- och omsorgsutövare.personal id</w:t>
            </w:r>
          </w:p>
        </w:tc>
        <w:tc>
          <w:tcPr>
            <w:tcW w:w="4111" w:type="dxa"/>
            <w:vAlign w:val="center"/>
          </w:tcPr>
          <w:p w14:paraId="1A5BA841" w14:textId="681CD133" w:rsidR="00B31DB9" w:rsidRPr="00336280" w:rsidRDefault="0096258A" w:rsidP="001542CF">
            <w:pPr>
              <w:rPr>
                <w:szCs w:val="20"/>
                <w:lang w:val="en-US"/>
              </w:rPr>
            </w:pPr>
            <w:r>
              <w:rPr>
                <w:szCs w:val="20"/>
                <w:lang w:val="en-US"/>
              </w:rPr>
              <w:t>careDocumentation</w:t>
            </w:r>
            <w:r w:rsidR="00B31DB9" w:rsidRPr="00336280">
              <w:rPr>
                <w:szCs w:val="20"/>
                <w:lang w:val="en-US"/>
              </w:rPr>
              <w:t>/</w:t>
            </w:r>
            <w:r>
              <w:rPr>
                <w:szCs w:val="20"/>
                <w:lang w:val="en-US"/>
              </w:rPr>
              <w:t>careDocumentation</w:t>
            </w:r>
            <w:r w:rsidR="00B31DB9" w:rsidRPr="00336280">
              <w:rPr>
                <w:szCs w:val="20"/>
                <w:lang w:val="en-US"/>
              </w:rPr>
              <w:t>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C764550" w:rsidR="00B31DB9" w:rsidRPr="00C469F0" w:rsidRDefault="00154059" w:rsidP="001542CF">
            <w:pPr>
              <w:rPr>
                <w:szCs w:val="20"/>
              </w:rPr>
            </w:pPr>
            <w:r>
              <w:rPr>
                <w:szCs w:val="20"/>
                <w:lang w:val="en-US"/>
              </w:rPr>
              <w:t>a</w:t>
            </w:r>
            <w:r w:rsidR="00B31DB9" w:rsidRPr="00336280">
              <w:rPr>
                <w:szCs w:val="20"/>
                <w:lang w:val="en-US"/>
              </w:rPr>
              <w:t>ccountable</w:t>
            </w:r>
            <w:r w:rsidR="00B31DB9">
              <w:rPr>
                <w:szCs w:val="20"/>
              </w:rPr>
              <w:t>HealthcareProfessional</w:t>
            </w:r>
            <w:r w:rsidR="00B31DB9" w:rsidRPr="00C469F0">
              <w:rPr>
                <w:szCs w:val="20"/>
              </w:rPr>
              <w:t>.healthcareProfessionalName</w:t>
            </w:r>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9AD0DEA" w14:textId="2BC9314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2A94FA56"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6C370E4B"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/healthcareProfessionalRoleCode</w:t>
            </w:r>
          </w:p>
        </w:tc>
      </w:tr>
      <w:tr w:rsidR="00B31DB9" w:rsidRPr="00B33025" w14:paraId="02C7113C" w14:textId="77777777" w:rsidTr="001542CF">
        <w:trPr>
          <w:trHeight w:val="397"/>
        </w:trPr>
        <w:tc>
          <w:tcPr>
            <w:tcW w:w="1809" w:type="dxa"/>
            <w:vAlign w:val="center"/>
          </w:tcPr>
          <w:p w14:paraId="76864891" w14:textId="3310F7B2"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.orgUnitHSAId</w:t>
            </w:r>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07131987" w14:textId="12D3D0E1" w:rsidR="00B31DB9" w:rsidRPr="003F7B8B" w:rsidRDefault="0096258A" w:rsidP="001542CF">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/orgUnitHSAId</w:t>
            </w:r>
          </w:p>
        </w:tc>
      </w:tr>
      <w:tr w:rsidR="00B31DB9" w:rsidRPr="00B33025" w14:paraId="62C51E40" w14:textId="77777777" w:rsidTr="001542CF">
        <w:trPr>
          <w:trHeight w:val="397"/>
        </w:trPr>
        <w:tc>
          <w:tcPr>
            <w:tcW w:w="1809" w:type="dxa"/>
            <w:vAlign w:val="center"/>
          </w:tcPr>
          <w:p w14:paraId="29ECDF53" w14:textId="3C4977D7"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.orgUnitname</w:t>
            </w:r>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5CFCA14E" w14:textId="7664E085"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/orgUnitname</w:t>
            </w:r>
          </w:p>
        </w:tc>
      </w:tr>
      <w:tr w:rsidR="00B31DB9" w:rsidRPr="00B33025" w14:paraId="36B56316" w14:textId="77777777" w:rsidTr="001542CF">
        <w:trPr>
          <w:trHeight w:val="397"/>
        </w:trPr>
        <w:tc>
          <w:tcPr>
            <w:tcW w:w="1809" w:type="dxa"/>
            <w:vAlign w:val="center"/>
          </w:tcPr>
          <w:p w14:paraId="3F267330" w14:textId="05C81B4A"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.orgUnitTelecom</w:t>
            </w:r>
          </w:p>
        </w:tc>
        <w:tc>
          <w:tcPr>
            <w:tcW w:w="2977" w:type="dxa"/>
            <w:vAlign w:val="center"/>
          </w:tcPr>
          <w:p w14:paraId="411DCE88" w14:textId="77777777" w:rsidR="00B31DB9" w:rsidRPr="001A2000" w:rsidRDefault="00B31DB9" w:rsidP="001542CF">
            <w:pPr>
              <w:rPr>
                <w:rFonts w:cs="Arial"/>
                <w:szCs w:val="20"/>
              </w:rPr>
            </w:pPr>
            <w:r>
              <w:rPr>
                <w:rFonts w:cs="Arial"/>
                <w:szCs w:val="20"/>
              </w:rPr>
              <w:t>Tele och eKommunikation.tele ekom adress</w:t>
            </w:r>
          </w:p>
        </w:tc>
        <w:tc>
          <w:tcPr>
            <w:tcW w:w="4111" w:type="dxa"/>
            <w:vAlign w:val="center"/>
          </w:tcPr>
          <w:p w14:paraId="2F8905EF" w14:textId="10AC9B26"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/orgUnitTelecom</w:t>
            </w:r>
          </w:p>
        </w:tc>
      </w:tr>
      <w:tr w:rsidR="00B31DB9" w:rsidRPr="00B33025" w14:paraId="0B6BB976" w14:textId="77777777" w:rsidTr="001542CF">
        <w:trPr>
          <w:trHeight w:val="397"/>
        </w:trPr>
        <w:tc>
          <w:tcPr>
            <w:tcW w:w="1809" w:type="dxa"/>
            <w:vAlign w:val="center"/>
          </w:tcPr>
          <w:p w14:paraId="67A724D9" w14:textId="66094D1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.orgUnitEmail</w:t>
            </w:r>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Tele och eKommunikation.tele ekom adress</w:t>
            </w:r>
          </w:p>
        </w:tc>
        <w:tc>
          <w:tcPr>
            <w:tcW w:w="4111" w:type="dxa"/>
            <w:vAlign w:val="center"/>
          </w:tcPr>
          <w:p w14:paraId="5BACB369" w14:textId="74348ED9"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/orgUnitEmail</w:t>
            </w:r>
          </w:p>
        </w:tc>
      </w:tr>
      <w:tr w:rsidR="00B31DB9" w:rsidRPr="00B33025" w14:paraId="4A9B578C" w14:textId="77777777" w:rsidTr="001542CF">
        <w:trPr>
          <w:trHeight w:val="397"/>
        </w:trPr>
        <w:tc>
          <w:tcPr>
            <w:tcW w:w="1809" w:type="dxa"/>
            <w:vAlign w:val="center"/>
          </w:tcPr>
          <w:p w14:paraId="3EB69013" w14:textId="74A64F0F" w:rsidR="00B31DB9" w:rsidRPr="00C469F0" w:rsidRDefault="00154059" w:rsidP="001542CF">
            <w:pPr>
              <w:rPr>
                <w:szCs w:val="20"/>
                <w:u w:val="single"/>
              </w:rPr>
            </w:pPr>
            <w:r>
              <w:rPr>
                <w:szCs w:val="20"/>
              </w:rPr>
              <w:lastRenderedPageBreak/>
              <w:t>h</w:t>
            </w:r>
            <w:r w:rsidR="00581B58">
              <w:rPr>
                <w:szCs w:val="20"/>
              </w:rPr>
              <w:t>ealthcareProfessionalOrgUnit</w:t>
            </w:r>
            <w:r w:rsidR="00B31DB9" w:rsidRPr="00C469F0">
              <w:rPr>
                <w:szCs w:val="20"/>
              </w:rPr>
              <w:t>.orgUnitAddress</w:t>
            </w:r>
          </w:p>
        </w:tc>
        <w:tc>
          <w:tcPr>
            <w:tcW w:w="2977" w:type="dxa"/>
            <w:vAlign w:val="center"/>
          </w:tcPr>
          <w:p w14:paraId="7CC2092F" w14:textId="77777777" w:rsidR="00B31DB9" w:rsidRDefault="00B31DB9" w:rsidP="001542CF">
            <w:pPr>
              <w:rPr>
                <w:rFonts w:cs="Arial"/>
                <w:spacing w:val="-1"/>
                <w:szCs w:val="20"/>
              </w:rPr>
            </w:pPr>
            <w:r>
              <w:rPr>
                <w:rFonts w:cs="Arial"/>
                <w:spacing w:val="-1"/>
                <w:szCs w:val="20"/>
              </w:rPr>
              <w:t>Adress.adress 1,</w:t>
            </w:r>
          </w:p>
          <w:p w14:paraId="3AE73993" w14:textId="77777777" w:rsidR="00B31DB9" w:rsidRDefault="00B31DB9" w:rsidP="001542CF">
            <w:pPr>
              <w:rPr>
                <w:rFonts w:cs="Arial"/>
                <w:spacing w:val="-1"/>
                <w:szCs w:val="20"/>
              </w:rPr>
            </w:pPr>
            <w:r>
              <w:rPr>
                <w:rFonts w:cs="Arial"/>
                <w:spacing w:val="-1"/>
                <w:szCs w:val="20"/>
              </w:rPr>
              <w:t>Adress.postnummer &amp;</w:t>
            </w:r>
          </w:p>
          <w:p w14:paraId="53988CA6" w14:textId="77777777" w:rsidR="00B31DB9" w:rsidRPr="001A2000" w:rsidRDefault="00B31DB9" w:rsidP="001542CF">
            <w:pPr>
              <w:rPr>
                <w:rFonts w:cs="Arial"/>
                <w:spacing w:val="-1"/>
                <w:szCs w:val="20"/>
              </w:rPr>
            </w:pPr>
            <w:r>
              <w:rPr>
                <w:rFonts w:cs="Arial"/>
                <w:spacing w:val="-1"/>
                <w:szCs w:val="20"/>
              </w:rPr>
              <w:t>Adress.postort</w:t>
            </w:r>
          </w:p>
        </w:tc>
        <w:tc>
          <w:tcPr>
            <w:tcW w:w="4111" w:type="dxa"/>
            <w:vAlign w:val="center"/>
          </w:tcPr>
          <w:p w14:paraId="1E58AAC0" w14:textId="4D48EEF4"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/orgUnitAddress</w:t>
            </w:r>
          </w:p>
        </w:tc>
      </w:tr>
      <w:tr w:rsidR="00B31DB9" w:rsidRPr="00B33025" w14:paraId="3BA20088" w14:textId="77777777" w:rsidTr="001542CF">
        <w:trPr>
          <w:trHeight w:val="397"/>
        </w:trPr>
        <w:tc>
          <w:tcPr>
            <w:tcW w:w="1809" w:type="dxa"/>
            <w:vAlign w:val="center"/>
          </w:tcPr>
          <w:p w14:paraId="447A80DB" w14:textId="0030822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.orgUnitLocation</w:t>
            </w:r>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78F72060" w14:textId="5614AFCE"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4BEC82F7"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r>
              <w:rPr>
                <w:rFonts w:cs="Arial"/>
                <w:spacing w:val="-1"/>
                <w:szCs w:val="20"/>
              </w:rPr>
              <w:t>Informationsresurs.vårdenhet id</w:t>
            </w:r>
          </w:p>
        </w:tc>
        <w:tc>
          <w:tcPr>
            <w:tcW w:w="4111" w:type="dxa"/>
            <w:vAlign w:val="center"/>
          </w:tcPr>
          <w:p w14:paraId="0A5EADFE" w14:textId="675274C8"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1CB3CB71"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r>
              <w:rPr>
                <w:rFonts w:cs="Arial"/>
                <w:spacing w:val="-1"/>
                <w:szCs w:val="20"/>
              </w:rPr>
              <w:t>Informationsresurs.vårdgivare id</w:t>
            </w:r>
          </w:p>
        </w:tc>
        <w:tc>
          <w:tcPr>
            <w:tcW w:w="4111" w:type="dxa"/>
            <w:vAlign w:val="center"/>
          </w:tcPr>
          <w:p w14:paraId="7E3042AF" w14:textId="611B6DB8"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18F9C730" w:rsidR="00B31DB9" w:rsidRPr="00C469F0" w:rsidRDefault="00154059" w:rsidP="001542CF">
            <w:pPr>
              <w:rPr>
                <w:szCs w:val="20"/>
              </w:rPr>
            </w:pPr>
            <w:r>
              <w:rPr>
                <w:szCs w:val="20"/>
              </w:rPr>
              <w:t>l</w:t>
            </w:r>
            <w:r w:rsidR="00B31DB9" w:rsidRPr="00C469F0">
              <w:rPr>
                <w:szCs w:val="20"/>
              </w:rPr>
              <w:t>egalAuthenticator.legalAuthenticatorTime</w:t>
            </w:r>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11E24451"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154059">
              <w:rPr>
                <w:szCs w:val="20"/>
              </w:rPr>
              <w:t>/l</w:t>
            </w:r>
            <w:r w:rsidR="00B31DB9" w:rsidRPr="00C469F0">
              <w:rPr>
                <w:szCs w:val="20"/>
              </w:rPr>
              <w:t>egalAuthenticator/legalAuthenticatorTime</w:t>
            </w:r>
          </w:p>
        </w:tc>
      </w:tr>
      <w:tr w:rsidR="00B31DB9" w:rsidRPr="00C470D0" w14:paraId="4B3C2795" w14:textId="77777777" w:rsidTr="001542CF">
        <w:trPr>
          <w:trHeight w:val="397"/>
        </w:trPr>
        <w:tc>
          <w:tcPr>
            <w:tcW w:w="1809" w:type="dxa"/>
            <w:vAlign w:val="center"/>
          </w:tcPr>
          <w:p w14:paraId="493ABD31" w14:textId="640D4160" w:rsidR="00B31DB9" w:rsidRPr="00C469F0" w:rsidRDefault="00154059" w:rsidP="001542CF">
            <w:pPr>
              <w:rPr>
                <w:szCs w:val="20"/>
              </w:rPr>
            </w:pPr>
            <w:r>
              <w:rPr>
                <w:szCs w:val="20"/>
              </w:rPr>
              <w:t>l</w:t>
            </w:r>
            <w:r w:rsidR="00B31DB9" w:rsidRPr="00C469F0">
              <w:rPr>
                <w:szCs w:val="20"/>
              </w:rPr>
              <w:t>egalAuthenticator.legalAuthenticatorHSAId</w:t>
            </w:r>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Vård- och omsorgsutövare.personal id</w:t>
            </w:r>
          </w:p>
        </w:tc>
        <w:tc>
          <w:tcPr>
            <w:tcW w:w="4111" w:type="dxa"/>
            <w:vAlign w:val="center"/>
          </w:tcPr>
          <w:p w14:paraId="53179857" w14:textId="7672AA79"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l</w:t>
            </w:r>
            <w:r w:rsidR="00B31DB9" w:rsidRPr="00C469F0">
              <w:rPr>
                <w:szCs w:val="20"/>
              </w:rPr>
              <w:t>egalAuthenticator/legalAuthenticatorHSAId</w:t>
            </w:r>
          </w:p>
        </w:tc>
      </w:tr>
      <w:tr w:rsidR="00B31DB9" w:rsidRPr="00C470D0" w14:paraId="4479DE8C" w14:textId="77777777" w:rsidTr="001542CF">
        <w:trPr>
          <w:trHeight w:val="397"/>
        </w:trPr>
        <w:tc>
          <w:tcPr>
            <w:tcW w:w="1809" w:type="dxa"/>
            <w:vAlign w:val="center"/>
          </w:tcPr>
          <w:p w14:paraId="5DC76122" w14:textId="560F2B01" w:rsidR="00B31DB9" w:rsidRPr="00C469F0" w:rsidRDefault="00154059" w:rsidP="00154059">
            <w:pPr>
              <w:rPr>
                <w:szCs w:val="20"/>
              </w:rPr>
            </w:pPr>
            <w:r>
              <w:rPr>
                <w:szCs w:val="20"/>
              </w:rPr>
              <w:t>l</w:t>
            </w:r>
            <w:r w:rsidR="00B31DB9" w:rsidRPr="00C469F0">
              <w:rPr>
                <w:szCs w:val="20"/>
              </w:rPr>
              <w:t>egalAuthenticator.legalAuthenticatorName</w:t>
            </w:r>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10B95AD" w14:textId="0C9B3CD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F9234E" w:rsidRPr="00C469F0">
              <w:rPr>
                <w:szCs w:val="20"/>
              </w:rPr>
              <w:t>/</w:t>
            </w:r>
            <w:r w:rsidR="00F9234E">
              <w:rPr>
                <w:szCs w:val="20"/>
              </w:rPr>
              <w:t>legalAuthenticator/legalAuthenticatorName</w:t>
            </w:r>
          </w:p>
        </w:tc>
      </w:tr>
      <w:tr w:rsidR="00B31DB9" w:rsidRPr="00C470D0" w14:paraId="396BA25E" w14:textId="77777777" w:rsidTr="001542CF">
        <w:trPr>
          <w:trHeight w:val="397"/>
        </w:trPr>
        <w:tc>
          <w:tcPr>
            <w:tcW w:w="1809" w:type="dxa"/>
            <w:vAlign w:val="center"/>
          </w:tcPr>
          <w:p w14:paraId="125B6C64" w14:textId="37BD10D2"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.approvedForPatient</w:t>
            </w:r>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1ADE133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551DAEBB"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.careContactId</w:t>
            </w:r>
          </w:p>
        </w:tc>
        <w:tc>
          <w:tcPr>
            <w:tcW w:w="2977" w:type="dxa"/>
            <w:vAlign w:val="center"/>
          </w:tcPr>
          <w:p w14:paraId="5E861596" w14:textId="77777777" w:rsidR="00B31DB9" w:rsidRPr="00C469F0" w:rsidRDefault="00B31DB9" w:rsidP="001542CF">
            <w:pPr>
              <w:rPr>
                <w:rFonts w:cs="Arial"/>
                <w:i/>
                <w:szCs w:val="20"/>
              </w:rPr>
            </w:pPr>
            <w:r>
              <w:rPr>
                <w:rFonts w:cs="Arial"/>
                <w:spacing w:val="-1"/>
                <w:szCs w:val="20"/>
              </w:rPr>
              <w:t>Informationsresurs.kontakt id</w:t>
            </w:r>
          </w:p>
        </w:tc>
        <w:tc>
          <w:tcPr>
            <w:tcW w:w="4111" w:type="dxa"/>
            <w:vAlign w:val="center"/>
          </w:tcPr>
          <w:p w14:paraId="58F7164C" w14:textId="1E5758D3"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/careContactId</w:t>
            </w:r>
          </w:p>
        </w:tc>
      </w:tr>
      <w:tr w:rsidR="00B31DB9" w:rsidRPr="00C469F0" w14:paraId="5AB07F87" w14:textId="77777777" w:rsidTr="0096258A">
        <w:trPr>
          <w:trHeight w:val="397"/>
        </w:trPr>
        <w:tc>
          <w:tcPr>
            <w:tcW w:w="1809" w:type="dxa"/>
            <w:shd w:val="clear" w:color="auto" w:fill="D9D9D9" w:themeFill="background1" w:themeFillShade="D9"/>
            <w:vAlign w:val="center"/>
          </w:tcPr>
          <w:p w14:paraId="3F4BED81" w14:textId="3D2028DE" w:rsidR="00B31DB9" w:rsidRPr="00C469F0" w:rsidRDefault="0096258A" w:rsidP="001542CF">
            <w:pPr>
              <w:rPr>
                <w:szCs w:val="20"/>
              </w:rPr>
            </w:pPr>
            <w:r>
              <w:rPr>
                <w:szCs w:val="20"/>
              </w:rPr>
              <w:t>careDocumentation</w:t>
            </w:r>
            <w:r w:rsidR="00B31DB9" w:rsidRPr="00C469F0">
              <w:rPr>
                <w:szCs w:val="20"/>
              </w:rPr>
              <w:t>Body</w:t>
            </w:r>
          </w:p>
        </w:tc>
        <w:tc>
          <w:tcPr>
            <w:tcW w:w="2977" w:type="dxa"/>
            <w:shd w:val="clear" w:color="auto" w:fill="D9D9D9" w:themeFill="background1" w:themeFillShade="D9"/>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63E95FC8" w:rsidR="00B31DB9" w:rsidRPr="00C469F0" w:rsidRDefault="0096258A" w:rsidP="001542CF">
            <w:pPr>
              <w:rPr>
                <w:szCs w:val="20"/>
              </w:rPr>
            </w:pPr>
            <w:r>
              <w:rPr>
                <w:szCs w:val="20"/>
              </w:rPr>
              <w:t>clinicalDocumentNote.clinicalDocumentNoteCode</w:t>
            </w:r>
          </w:p>
        </w:tc>
        <w:tc>
          <w:tcPr>
            <w:tcW w:w="2977" w:type="dxa"/>
            <w:vAlign w:val="center"/>
          </w:tcPr>
          <w:p w14:paraId="1C5F8096" w14:textId="77777777" w:rsidR="00B31DB9" w:rsidRDefault="00700F10" w:rsidP="001542CF">
            <w:pPr>
              <w:rPr>
                <w:rFonts w:cs="Arial"/>
                <w:spacing w:val="-1"/>
                <w:szCs w:val="20"/>
              </w:rPr>
            </w:pPr>
            <w:r>
              <w:rPr>
                <w:rFonts w:cs="Arial"/>
                <w:spacing w:val="-1"/>
                <w:szCs w:val="20"/>
              </w:rPr>
              <w:t>Aktivitet.aktivitet typ</w:t>
            </w:r>
          </w:p>
          <w:p w14:paraId="7CBD5FBD" w14:textId="6D1DB0B5" w:rsidR="00700F10" w:rsidRPr="00700F10" w:rsidRDefault="00700F10" w:rsidP="001542CF">
            <w:pPr>
              <w:rPr>
                <w:i/>
                <w:szCs w:val="20"/>
              </w:rPr>
            </w:pPr>
            <w:r w:rsidRPr="00904F29">
              <w:rPr>
                <w:i/>
                <w:szCs w:val="20"/>
              </w:rPr>
              <w:t>eller</w:t>
            </w:r>
          </w:p>
          <w:p w14:paraId="21661825" w14:textId="77777777" w:rsidR="00700F10" w:rsidRDefault="00700F10" w:rsidP="001542CF">
            <w:pPr>
              <w:rPr>
                <w:rFonts w:cs="Arial"/>
                <w:spacing w:val="-1"/>
                <w:szCs w:val="20"/>
              </w:rPr>
            </w:pPr>
            <w:r>
              <w:rPr>
                <w:rFonts w:cs="Arial"/>
                <w:spacing w:val="-1"/>
                <w:szCs w:val="20"/>
              </w:rPr>
              <w:t>Aktivitetsplan.aktivitetsplan kategori</w:t>
            </w:r>
          </w:p>
          <w:p w14:paraId="64B90587" w14:textId="7F7CAD9F" w:rsidR="00700F10" w:rsidRPr="00700F10" w:rsidRDefault="00700F10" w:rsidP="001542CF">
            <w:pPr>
              <w:rPr>
                <w:i/>
                <w:szCs w:val="20"/>
              </w:rPr>
            </w:pPr>
            <w:r w:rsidRPr="00904F29">
              <w:rPr>
                <w:i/>
                <w:szCs w:val="20"/>
              </w:rPr>
              <w:t>eller</w:t>
            </w:r>
          </w:p>
          <w:p w14:paraId="17677351" w14:textId="1ED02E47" w:rsidR="00700F10" w:rsidRDefault="00700F10" w:rsidP="001542CF">
            <w:pPr>
              <w:rPr>
                <w:rFonts w:cs="Arial"/>
                <w:spacing w:val="-1"/>
                <w:szCs w:val="20"/>
              </w:rPr>
            </w:pPr>
            <w:r w:rsidRPr="00C11300">
              <w:rPr>
                <w:rFonts w:cs="Arial"/>
                <w:i/>
                <w:color w:val="FF0000"/>
                <w:szCs w:val="20"/>
              </w:rPr>
              <w:t>Saknar motsvarighet i V-TIM 2.2</w:t>
            </w:r>
          </w:p>
          <w:p w14:paraId="338C2E2A" w14:textId="4E8FD8CA" w:rsidR="00700F10" w:rsidRPr="00700F10" w:rsidRDefault="00700F10" w:rsidP="001542CF">
            <w:pPr>
              <w:rPr>
                <w:i/>
                <w:szCs w:val="20"/>
              </w:rPr>
            </w:pPr>
            <w:r w:rsidRPr="00904F29">
              <w:rPr>
                <w:i/>
                <w:szCs w:val="20"/>
              </w:rPr>
              <w:t>eller</w:t>
            </w:r>
          </w:p>
          <w:p w14:paraId="333A418E" w14:textId="2582AFE5" w:rsidR="00700F10" w:rsidRPr="00700F10" w:rsidRDefault="00700F10" w:rsidP="001542CF">
            <w:pPr>
              <w:rPr>
                <w:rFonts w:cs="Arial"/>
                <w:spacing w:val="-1"/>
                <w:szCs w:val="20"/>
              </w:rPr>
            </w:pPr>
            <w:r>
              <w:rPr>
                <w:rFonts w:cs="Arial"/>
                <w:szCs w:val="20"/>
              </w:rPr>
              <w:t>Hälsoärende.hälsoärendekateg</w:t>
            </w:r>
            <w:r>
              <w:rPr>
                <w:rFonts w:cs="Arial"/>
                <w:szCs w:val="20"/>
              </w:rPr>
              <w:lastRenderedPageBreak/>
              <w:t>ori</w:t>
            </w:r>
          </w:p>
          <w:p w14:paraId="402358C8" w14:textId="02F60BFB" w:rsidR="00700F10" w:rsidRDefault="006E57B7" w:rsidP="001542CF">
            <w:pPr>
              <w:rPr>
                <w:i/>
                <w:szCs w:val="20"/>
              </w:rPr>
            </w:pPr>
            <w:r>
              <w:rPr>
                <w:i/>
                <w:szCs w:val="20"/>
              </w:rPr>
              <w:t>e</w:t>
            </w:r>
            <w:r w:rsidR="00700F10" w:rsidRPr="00904F29">
              <w:rPr>
                <w:i/>
                <w:szCs w:val="20"/>
              </w:rPr>
              <w:t>ller</w:t>
            </w:r>
          </w:p>
          <w:p w14:paraId="34365FCF" w14:textId="67F3CDE4" w:rsidR="006E57B7" w:rsidRPr="006E57B7" w:rsidRDefault="006E57B7" w:rsidP="001542CF">
            <w:pPr>
              <w:rPr>
                <w:rFonts w:cs="Arial"/>
                <w:spacing w:val="-1"/>
                <w:szCs w:val="20"/>
              </w:rPr>
            </w:pPr>
            <w:r w:rsidRPr="00C11300">
              <w:rPr>
                <w:rFonts w:cs="Arial"/>
                <w:i/>
                <w:color w:val="FF0000"/>
                <w:szCs w:val="20"/>
              </w:rPr>
              <w:t>Saknar motsvarighet i V-TIM 2.2</w:t>
            </w:r>
          </w:p>
          <w:p w14:paraId="46397B5B" w14:textId="0107F484" w:rsidR="006E57B7" w:rsidRPr="00700F10" w:rsidRDefault="006E57B7" w:rsidP="001542CF">
            <w:pPr>
              <w:rPr>
                <w:i/>
                <w:szCs w:val="20"/>
              </w:rPr>
            </w:pPr>
            <w:r w:rsidRPr="00904F29">
              <w:rPr>
                <w:i/>
                <w:szCs w:val="20"/>
              </w:rPr>
              <w:t>eller</w:t>
            </w:r>
          </w:p>
          <w:p w14:paraId="6DFA39AE" w14:textId="77777777" w:rsidR="00700F10" w:rsidRDefault="00700F10" w:rsidP="001542CF">
            <w:pPr>
              <w:rPr>
                <w:rFonts w:cs="Arial"/>
                <w:spacing w:val="-1"/>
                <w:szCs w:val="20"/>
              </w:rPr>
            </w:pPr>
            <w:r>
              <w:rPr>
                <w:rFonts w:cs="Arial"/>
                <w:spacing w:val="-1"/>
                <w:szCs w:val="20"/>
              </w:rPr>
              <w:t>Vårdebehovsbedömning.sammanhang identifierare.klinisk process typ</w:t>
            </w:r>
          </w:p>
          <w:p w14:paraId="3383C0D9" w14:textId="20812E21" w:rsidR="00700F10" w:rsidRPr="00700F10" w:rsidRDefault="00700F10" w:rsidP="001542CF">
            <w:pPr>
              <w:rPr>
                <w:i/>
                <w:szCs w:val="20"/>
              </w:rPr>
            </w:pPr>
            <w:r w:rsidRPr="00904F29">
              <w:rPr>
                <w:i/>
                <w:szCs w:val="20"/>
              </w:rPr>
              <w:t>eller</w:t>
            </w:r>
          </w:p>
          <w:p w14:paraId="2658BE8C" w14:textId="608A0964" w:rsidR="00700F10" w:rsidRPr="00C469F0" w:rsidRDefault="00700F10" w:rsidP="001542CF">
            <w:pPr>
              <w:rPr>
                <w:rFonts w:cs="Arial"/>
                <w:spacing w:val="-1"/>
                <w:szCs w:val="20"/>
              </w:rPr>
            </w:pPr>
            <w:r w:rsidRPr="00C11300">
              <w:rPr>
                <w:rFonts w:cs="Arial"/>
                <w:i/>
                <w:color w:val="FF0000"/>
                <w:szCs w:val="20"/>
              </w:rPr>
              <w:t>Saknar motsvarighet i V-TIM 2.2</w:t>
            </w:r>
          </w:p>
        </w:tc>
        <w:tc>
          <w:tcPr>
            <w:tcW w:w="4111" w:type="dxa"/>
            <w:vAlign w:val="center"/>
          </w:tcPr>
          <w:p w14:paraId="3592BDED" w14:textId="3CD13F6C" w:rsidR="00B31DB9" w:rsidRPr="00C469F0" w:rsidRDefault="0096258A" w:rsidP="001542CF">
            <w:pPr>
              <w:rPr>
                <w:szCs w:val="20"/>
              </w:rPr>
            </w:pPr>
            <w:r>
              <w:rPr>
                <w:szCs w:val="20"/>
              </w:rPr>
              <w:lastRenderedPageBreak/>
              <w:t>careDocumentation/careDocumentationBody/clinicalDocument/clinicalDocumentNoteCode</w:t>
            </w:r>
          </w:p>
        </w:tc>
      </w:tr>
      <w:tr w:rsidR="00B31DB9" w:rsidRPr="00C469F0" w14:paraId="4E3184A5" w14:textId="77777777" w:rsidTr="001542CF">
        <w:trPr>
          <w:trHeight w:val="397"/>
        </w:trPr>
        <w:tc>
          <w:tcPr>
            <w:tcW w:w="1809" w:type="dxa"/>
            <w:vAlign w:val="center"/>
          </w:tcPr>
          <w:p w14:paraId="12869468" w14:textId="16D4CCB1" w:rsidR="00B31DB9" w:rsidRPr="00C469F0" w:rsidRDefault="0096258A" w:rsidP="0096258A">
            <w:pPr>
              <w:rPr>
                <w:szCs w:val="20"/>
              </w:rPr>
            </w:pPr>
            <w:r>
              <w:rPr>
                <w:szCs w:val="20"/>
              </w:rPr>
              <w:lastRenderedPageBreak/>
              <w:t>clinicalDocumentNote.clinicalDocumentTypeCode</w:t>
            </w:r>
          </w:p>
        </w:tc>
        <w:tc>
          <w:tcPr>
            <w:tcW w:w="2977" w:type="dxa"/>
            <w:vAlign w:val="center"/>
          </w:tcPr>
          <w:p w14:paraId="4FF80B3C" w14:textId="2BF1C9BB" w:rsidR="00B31DB9" w:rsidRPr="006E57B7"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79D3D223" w14:textId="0912414E" w:rsidR="00B31DB9" w:rsidRPr="00C469F0" w:rsidRDefault="0096258A" w:rsidP="0096258A">
            <w:pPr>
              <w:rPr>
                <w:szCs w:val="20"/>
              </w:rPr>
            </w:pPr>
            <w:r>
              <w:rPr>
                <w:szCs w:val="20"/>
              </w:rPr>
              <w:t>careDocumentation/careDocumentationBody/clinicalDocument/clinicalDocumentTypeCode</w:t>
            </w:r>
          </w:p>
        </w:tc>
      </w:tr>
      <w:tr w:rsidR="00B31DB9" w:rsidRPr="00C469F0" w14:paraId="0C845001" w14:textId="77777777" w:rsidTr="001542CF">
        <w:trPr>
          <w:trHeight w:val="397"/>
        </w:trPr>
        <w:tc>
          <w:tcPr>
            <w:tcW w:w="1809" w:type="dxa"/>
            <w:vAlign w:val="center"/>
          </w:tcPr>
          <w:p w14:paraId="5CBA9890" w14:textId="3A08CA6E" w:rsidR="00B31DB9" w:rsidRPr="00C469F0" w:rsidRDefault="0096258A" w:rsidP="0096258A">
            <w:pPr>
              <w:rPr>
                <w:szCs w:val="20"/>
              </w:rPr>
            </w:pPr>
            <w:r>
              <w:rPr>
                <w:szCs w:val="20"/>
              </w:rPr>
              <w:t>clinicalDocumentNote.clinicalDocumentNoteTitle</w:t>
            </w:r>
          </w:p>
        </w:tc>
        <w:tc>
          <w:tcPr>
            <w:tcW w:w="2977" w:type="dxa"/>
            <w:vAlign w:val="center"/>
          </w:tcPr>
          <w:p w14:paraId="7D7BB85B" w14:textId="7F8DBD4F" w:rsidR="00B31DB9" w:rsidRPr="00C469F0"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0E5C786B" w14:textId="2C25850D" w:rsidR="00B31DB9" w:rsidRPr="00C469F0" w:rsidRDefault="0096258A" w:rsidP="0096258A">
            <w:pPr>
              <w:rPr>
                <w:szCs w:val="20"/>
              </w:rPr>
            </w:pPr>
            <w:r>
              <w:rPr>
                <w:szCs w:val="20"/>
              </w:rPr>
              <w:t>careDocumentation/careDocumentationBody/clinicalDocument/clinicalDocumentNoteTitle</w:t>
            </w:r>
          </w:p>
        </w:tc>
      </w:tr>
      <w:tr w:rsidR="00B31DB9" w:rsidRPr="00C469F0" w14:paraId="257C2EF5" w14:textId="77777777" w:rsidTr="001542CF">
        <w:trPr>
          <w:trHeight w:val="397"/>
        </w:trPr>
        <w:tc>
          <w:tcPr>
            <w:tcW w:w="1809" w:type="dxa"/>
            <w:vAlign w:val="center"/>
          </w:tcPr>
          <w:p w14:paraId="4AFDF381" w14:textId="3EB79ADE" w:rsidR="00B31DB9" w:rsidRPr="00C469F0" w:rsidRDefault="0096258A" w:rsidP="001542CF">
            <w:pPr>
              <w:rPr>
                <w:szCs w:val="20"/>
              </w:rPr>
            </w:pPr>
            <w:r>
              <w:rPr>
                <w:szCs w:val="20"/>
              </w:rPr>
              <w:t>clinicalDocumentNote.clinicalDocumentNoteText</w:t>
            </w:r>
          </w:p>
        </w:tc>
        <w:tc>
          <w:tcPr>
            <w:tcW w:w="2977" w:type="dxa"/>
            <w:vAlign w:val="center"/>
          </w:tcPr>
          <w:p w14:paraId="5806ADA7" w14:textId="379D64EE" w:rsidR="008A1270" w:rsidRDefault="00805E4F" w:rsidP="001542CF">
            <w:pPr>
              <w:rPr>
                <w:szCs w:val="20"/>
              </w:rPr>
            </w:pPr>
            <w:r>
              <w:rPr>
                <w:szCs w:val="20"/>
              </w:rPr>
              <w:t>A</w:t>
            </w:r>
            <w:r w:rsidR="008A1270">
              <w:rPr>
                <w:szCs w:val="20"/>
              </w:rPr>
              <w:t>ktivitet</w:t>
            </w:r>
          </w:p>
          <w:p w14:paraId="2C35D574" w14:textId="3F5899C7" w:rsidR="00805E4F" w:rsidRPr="00904F29" w:rsidRDefault="00904F29" w:rsidP="001542CF">
            <w:pPr>
              <w:rPr>
                <w:i/>
                <w:szCs w:val="20"/>
              </w:rPr>
            </w:pPr>
            <w:r w:rsidRPr="00904F29">
              <w:rPr>
                <w:i/>
                <w:szCs w:val="20"/>
              </w:rPr>
              <w:t>eller</w:t>
            </w:r>
          </w:p>
          <w:p w14:paraId="284A9890" w14:textId="77777777" w:rsidR="00805E4F" w:rsidRDefault="00805E4F" w:rsidP="001542CF">
            <w:pPr>
              <w:rPr>
                <w:szCs w:val="20"/>
              </w:rPr>
            </w:pPr>
            <w:r>
              <w:rPr>
                <w:szCs w:val="20"/>
              </w:rPr>
              <w:t>Aktivitetsplan</w:t>
            </w:r>
          </w:p>
          <w:p w14:paraId="2A59B567" w14:textId="186F2BC1" w:rsidR="00805E4F" w:rsidRDefault="00904F29" w:rsidP="001542CF">
            <w:pPr>
              <w:rPr>
                <w:szCs w:val="20"/>
              </w:rPr>
            </w:pPr>
            <w:r w:rsidRPr="00904F29">
              <w:rPr>
                <w:i/>
                <w:szCs w:val="20"/>
              </w:rPr>
              <w:t>eller</w:t>
            </w:r>
          </w:p>
          <w:p w14:paraId="4E90E88A" w14:textId="77777777" w:rsidR="00805E4F" w:rsidRDefault="00805E4F" w:rsidP="001542CF">
            <w:pPr>
              <w:rPr>
                <w:szCs w:val="20"/>
              </w:rPr>
            </w:pPr>
            <w:r>
              <w:rPr>
                <w:szCs w:val="20"/>
              </w:rPr>
              <w:t>Annan hälsoangelägenhet</w:t>
            </w:r>
          </w:p>
          <w:p w14:paraId="33C031E6" w14:textId="7BEE519E" w:rsidR="00805E4F" w:rsidRDefault="00904F29" w:rsidP="001542CF">
            <w:pPr>
              <w:rPr>
                <w:szCs w:val="20"/>
              </w:rPr>
            </w:pPr>
            <w:r w:rsidRPr="00904F29">
              <w:rPr>
                <w:i/>
                <w:szCs w:val="20"/>
              </w:rPr>
              <w:t>eller</w:t>
            </w:r>
          </w:p>
          <w:p w14:paraId="21B8CF75" w14:textId="77777777" w:rsidR="00805E4F" w:rsidRDefault="00805E4F" w:rsidP="001542CF">
            <w:pPr>
              <w:rPr>
                <w:szCs w:val="20"/>
              </w:rPr>
            </w:pPr>
            <w:r>
              <w:rPr>
                <w:szCs w:val="20"/>
              </w:rPr>
              <w:t>Hälsoärende</w:t>
            </w:r>
          </w:p>
          <w:p w14:paraId="49FB89E1" w14:textId="00BE17AF" w:rsidR="00904F29" w:rsidRDefault="00904F29" w:rsidP="001542CF">
            <w:pPr>
              <w:rPr>
                <w:szCs w:val="20"/>
              </w:rPr>
            </w:pPr>
            <w:r w:rsidRPr="00904F29">
              <w:rPr>
                <w:i/>
                <w:szCs w:val="20"/>
              </w:rPr>
              <w:t>eller</w:t>
            </w:r>
          </w:p>
          <w:p w14:paraId="13AFF74C" w14:textId="77777777" w:rsidR="00904F29" w:rsidRDefault="00904F29" w:rsidP="001542CF">
            <w:pPr>
              <w:rPr>
                <w:szCs w:val="20"/>
              </w:rPr>
            </w:pPr>
            <w:r>
              <w:rPr>
                <w:szCs w:val="20"/>
              </w:rPr>
              <w:t>Patientens hälsoöversikt</w:t>
            </w:r>
          </w:p>
          <w:p w14:paraId="60AEEC15" w14:textId="179F3CAA" w:rsidR="00904F29" w:rsidRDefault="00904F29" w:rsidP="001542CF">
            <w:pPr>
              <w:rPr>
                <w:szCs w:val="20"/>
              </w:rPr>
            </w:pPr>
            <w:r w:rsidRPr="00904F29">
              <w:rPr>
                <w:i/>
                <w:szCs w:val="20"/>
              </w:rPr>
              <w:t>eller</w:t>
            </w:r>
          </w:p>
          <w:p w14:paraId="2915EDD3" w14:textId="77777777" w:rsidR="00904F29" w:rsidRDefault="00904F29" w:rsidP="001542CF">
            <w:pPr>
              <w:rPr>
                <w:szCs w:val="20"/>
              </w:rPr>
            </w:pPr>
            <w:r>
              <w:rPr>
                <w:szCs w:val="20"/>
              </w:rPr>
              <w:t>Vårdbehovsbedömning</w:t>
            </w:r>
          </w:p>
          <w:p w14:paraId="49519311" w14:textId="5983BDBA" w:rsidR="00700F10" w:rsidRPr="00700F10" w:rsidRDefault="00700F10" w:rsidP="001542CF">
            <w:pPr>
              <w:rPr>
                <w:i/>
                <w:szCs w:val="20"/>
              </w:rPr>
            </w:pPr>
            <w:r w:rsidRPr="00700F10">
              <w:rPr>
                <w:i/>
                <w:szCs w:val="20"/>
              </w:rPr>
              <w:t>eller</w:t>
            </w:r>
          </w:p>
          <w:p w14:paraId="0B737E19" w14:textId="168C1752" w:rsidR="00700F10" w:rsidRPr="00C469F0" w:rsidRDefault="00700F10" w:rsidP="001542CF">
            <w:pPr>
              <w:rPr>
                <w:szCs w:val="20"/>
              </w:rPr>
            </w:pPr>
            <w:r w:rsidRPr="00C11300">
              <w:rPr>
                <w:rFonts w:cs="Arial"/>
                <w:i/>
                <w:color w:val="FF0000"/>
                <w:szCs w:val="20"/>
              </w:rPr>
              <w:t>Saknar motsvarighet i V-TIM 2.2</w:t>
            </w:r>
          </w:p>
        </w:tc>
        <w:tc>
          <w:tcPr>
            <w:tcW w:w="4111" w:type="dxa"/>
            <w:vAlign w:val="center"/>
          </w:tcPr>
          <w:p w14:paraId="68B93D93" w14:textId="38DE5595" w:rsidR="00B31DB9" w:rsidRPr="00C469F0" w:rsidRDefault="0096258A" w:rsidP="0096258A">
            <w:pPr>
              <w:rPr>
                <w:szCs w:val="20"/>
              </w:rPr>
            </w:pPr>
            <w:r>
              <w:rPr>
                <w:szCs w:val="20"/>
              </w:rPr>
              <w:t>careDocumentation/careDocumentationBody/clinicalDocument/clinicalDocumentNoteText</w:t>
            </w:r>
          </w:p>
        </w:tc>
      </w:tr>
      <w:tr w:rsidR="00B31DB9" w:rsidRPr="00B33025" w14:paraId="0953D820" w14:textId="77777777" w:rsidTr="001542CF">
        <w:trPr>
          <w:trHeight w:val="397"/>
        </w:trPr>
        <w:tc>
          <w:tcPr>
            <w:tcW w:w="1809" w:type="dxa"/>
            <w:vAlign w:val="center"/>
          </w:tcPr>
          <w:p w14:paraId="28223ED4" w14:textId="2835D1D9" w:rsidR="00B31DB9" w:rsidRPr="0060585B" w:rsidRDefault="0096258A" w:rsidP="001542CF">
            <w:pPr>
              <w:rPr>
                <w:szCs w:val="20"/>
              </w:rPr>
            </w:pPr>
            <w:r>
              <w:rPr>
                <w:szCs w:val="20"/>
              </w:rPr>
              <w:t>multimediaEntry.mediaType</w:t>
            </w:r>
          </w:p>
        </w:tc>
        <w:tc>
          <w:tcPr>
            <w:tcW w:w="2977" w:type="dxa"/>
            <w:vAlign w:val="center"/>
          </w:tcPr>
          <w:p w14:paraId="44D10BFA" w14:textId="3D00AE00" w:rsidR="00B31DB9" w:rsidRPr="0060585B" w:rsidRDefault="00904F29" w:rsidP="001542CF">
            <w:pPr>
              <w:rPr>
                <w:rFonts w:cs="Arial"/>
                <w:szCs w:val="20"/>
              </w:rPr>
            </w:pPr>
            <w:r w:rsidRPr="00C11300">
              <w:rPr>
                <w:rFonts w:cs="Arial"/>
                <w:i/>
                <w:color w:val="FF0000"/>
                <w:szCs w:val="20"/>
              </w:rPr>
              <w:t>Saknar motsvarighet i V-TIM 2.2</w:t>
            </w:r>
          </w:p>
        </w:tc>
        <w:tc>
          <w:tcPr>
            <w:tcW w:w="4111" w:type="dxa"/>
            <w:vAlign w:val="center"/>
          </w:tcPr>
          <w:p w14:paraId="22C5622B" w14:textId="0603CBC8" w:rsidR="00B31DB9" w:rsidRPr="00E31E52" w:rsidRDefault="00E31E52" w:rsidP="00E31E52">
            <w:pPr>
              <w:rPr>
                <w:szCs w:val="20"/>
                <w:lang w:val="en-US"/>
              </w:rPr>
            </w:pPr>
            <w:r w:rsidRPr="00E31E52">
              <w:rPr>
                <w:szCs w:val="20"/>
                <w:lang w:val="en-US"/>
              </w:rPr>
              <w:t>careDocumentation/careDocumentationBody/clinicalDocument/multimediaEntry/mediaType</w:t>
            </w:r>
          </w:p>
        </w:tc>
      </w:tr>
      <w:tr w:rsidR="00B31DB9" w:rsidRPr="00B33025" w14:paraId="1FECCFBD" w14:textId="77777777" w:rsidTr="001542CF">
        <w:trPr>
          <w:trHeight w:val="397"/>
        </w:trPr>
        <w:tc>
          <w:tcPr>
            <w:tcW w:w="1809" w:type="dxa"/>
            <w:vAlign w:val="center"/>
          </w:tcPr>
          <w:p w14:paraId="7097088E" w14:textId="6598C1BC" w:rsidR="00B31DB9" w:rsidRPr="00A24E20" w:rsidRDefault="0096258A" w:rsidP="0096258A">
            <w:pPr>
              <w:rPr>
                <w:szCs w:val="20"/>
              </w:rPr>
            </w:pPr>
            <w:r>
              <w:rPr>
                <w:szCs w:val="20"/>
              </w:rPr>
              <w:t>multimediaEntry.value</w:t>
            </w:r>
          </w:p>
        </w:tc>
        <w:tc>
          <w:tcPr>
            <w:tcW w:w="2977" w:type="dxa"/>
            <w:vAlign w:val="center"/>
          </w:tcPr>
          <w:p w14:paraId="6D4722E3" w14:textId="370B0662" w:rsidR="00B31DB9" w:rsidRPr="00A24E20" w:rsidRDefault="00904F29"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5D123E4C" w14:textId="027C3E5D"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value</w:t>
            </w:r>
          </w:p>
        </w:tc>
      </w:tr>
      <w:tr w:rsidR="00B31DB9" w:rsidRPr="00B33025" w14:paraId="222D1D1A" w14:textId="77777777" w:rsidTr="001542CF">
        <w:trPr>
          <w:trHeight w:val="397"/>
        </w:trPr>
        <w:tc>
          <w:tcPr>
            <w:tcW w:w="1809" w:type="dxa"/>
            <w:vAlign w:val="center"/>
          </w:tcPr>
          <w:p w14:paraId="5AEA4F3D" w14:textId="1C88AD86" w:rsidR="00B31DB9" w:rsidRPr="007C0979" w:rsidRDefault="0096258A" w:rsidP="0096258A">
            <w:pPr>
              <w:rPr>
                <w:szCs w:val="20"/>
              </w:rPr>
            </w:pPr>
            <w:r>
              <w:rPr>
                <w:szCs w:val="20"/>
              </w:rPr>
              <w:t>multimediaEntry.reference</w:t>
            </w:r>
          </w:p>
        </w:tc>
        <w:tc>
          <w:tcPr>
            <w:tcW w:w="2977" w:type="dxa"/>
            <w:vAlign w:val="center"/>
          </w:tcPr>
          <w:p w14:paraId="69EEBF3C" w14:textId="74ECAF39" w:rsidR="00B31DB9" w:rsidRPr="007C0979"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072B461B" w14:textId="55F59046"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reerence</w:t>
            </w:r>
          </w:p>
        </w:tc>
      </w:tr>
      <w:tr w:rsidR="00B31DB9" w:rsidRPr="00B33025" w14:paraId="4258EE98" w14:textId="77777777" w:rsidTr="001542CF">
        <w:trPr>
          <w:trHeight w:val="397"/>
        </w:trPr>
        <w:tc>
          <w:tcPr>
            <w:tcW w:w="1809" w:type="dxa"/>
            <w:vAlign w:val="center"/>
          </w:tcPr>
          <w:p w14:paraId="37C23720" w14:textId="4275B47D" w:rsidR="00B31DB9" w:rsidRPr="00C469F0" w:rsidRDefault="0096258A" w:rsidP="001542CF">
            <w:pPr>
              <w:rPr>
                <w:szCs w:val="20"/>
              </w:rPr>
            </w:pPr>
            <w:r>
              <w:rPr>
                <w:szCs w:val="20"/>
              </w:rPr>
              <w:t>dissentingOpinion.opinionId</w:t>
            </w:r>
          </w:p>
        </w:tc>
        <w:tc>
          <w:tcPr>
            <w:tcW w:w="2977" w:type="dxa"/>
            <w:vAlign w:val="center"/>
          </w:tcPr>
          <w:p w14:paraId="30C9A7CF" w14:textId="5E200C04" w:rsidR="00B31DB9" w:rsidRPr="00C469F0" w:rsidRDefault="00904F29" w:rsidP="001542CF">
            <w:pPr>
              <w:rPr>
                <w:szCs w:val="20"/>
              </w:rPr>
            </w:pPr>
            <w:r w:rsidRPr="00C11300">
              <w:rPr>
                <w:rFonts w:cs="Arial"/>
                <w:i/>
                <w:color w:val="FF0000"/>
                <w:szCs w:val="20"/>
              </w:rPr>
              <w:t>Saknar motsvarighet i V-TIM 2.2</w:t>
            </w:r>
          </w:p>
        </w:tc>
        <w:tc>
          <w:tcPr>
            <w:tcW w:w="4111" w:type="dxa"/>
            <w:vAlign w:val="center"/>
          </w:tcPr>
          <w:p w14:paraId="43377A3A" w14:textId="17C5142F" w:rsidR="00B31DB9" w:rsidRPr="00C469F0" w:rsidRDefault="00E31E52" w:rsidP="00E31E52">
            <w:pPr>
              <w:rPr>
                <w:szCs w:val="20"/>
                <w:lang w:val="en-US"/>
              </w:rPr>
            </w:pPr>
            <w:r w:rsidRPr="00E31E52">
              <w:rPr>
                <w:szCs w:val="20"/>
                <w:lang w:val="en-US"/>
              </w:rPr>
              <w:t>careDocumentation/careDocumentationBody/clinicalDocument/</w:t>
            </w:r>
            <w:r>
              <w:rPr>
                <w:szCs w:val="20"/>
                <w:lang w:val="en-US"/>
              </w:rPr>
              <w:t>dissentingOpinion/opinionId</w:t>
            </w:r>
          </w:p>
        </w:tc>
      </w:tr>
      <w:tr w:rsidR="00B31DB9" w:rsidRPr="00B33025" w14:paraId="422C0F74" w14:textId="77777777" w:rsidTr="001542CF">
        <w:trPr>
          <w:trHeight w:val="397"/>
        </w:trPr>
        <w:tc>
          <w:tcPr>
            <w:tcW w:w="1809" w:type="dxa"/>
            <w:vAlign w:val="center"/>
          </w:tcPr>
          <w:p w14:paraId="68C609CB" w14:textId="6689564A" w:rsidR="00B31DB9" w:rsidRPr="001542CF" w:rsidRDefault="0096258A" w:rsidP="0096258A">
            <w:pPr>
              <w:rPr>
                <w:szCs w:val="20"/>
              </w:rPr>
            </w:pPr>
            <w:r>
              <w:rPr>
                <w:szCs w:val="20"/>
              </w:rPr>
              <w:lastRenderedPageBreak/>
              <w:t>dissentingOpinion.authorTime</w:t>
            </w:r>
          </w:p>
        </w:tc>
        <w:tc>
          <w:tcPr>
            <w:tcW w:w="2977" w:type="dxa"/>
            <w:vAlign w:val="center"/>
          </w:tcPr>
          <w:p w14:paraId="11A8F302" w14:textId="0E79E360" w:rsidR="00B31DB9" w:rsidRPr="001542CF"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197F42A2" w14:textId="20BCCC00"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dissentingOpinion/authorTime</w:t>
            </w:r>
          </w:p>
        </w:tc>
      </w:tr>
      <w:tr w:rsidR="00B31DB9" w:rsidRPr="00B33025" w14:paraId="43A0BC3C" w14:textId="77777777" w:rsidTr="001542CF">
        <w:trPr>
          <w:trHeight w:val="397"/>
        </w:trPr>
        <w:tc>
          <w:tcPr>
            <w:tcW w:w="1809" w:type="dxa"/>
            <w:vAlign w:val="center"/>
          </w:tcPr>
          <w:p w14:paraId="2F599D5F" w14:textId="23A140B8" w:rsidR="00B31DB9" w:rsidRPr="001542CF" w:rsidRDefault="0096258A" w:rsidP="001542CF">
            <w:pPr>
              <w:rPr>
                <w:szCs w:val="20"/>
              </w:rPr>
            </w:pPr>
            <w:r>
              <w:rPr>
                <w:szCs w:val="20"/>
              </w:rPr>
              <w:t>dissentingOpinion.opinion</w:t>
            </w:r>
          </w:p>
        </w:tc>
        <w:tc>
          <w:tcPr>
            <w:tcW w:w="2977" w:type="dxa"/>
            <w:vAlign w:val="center"/>
          </w:tcPr>
          <w:p w14:paraId="49751EDA" w14:textId="75149F41" w:rsidR="00B31DB9" w:rsidRPr="00904F29" w:rsidRDefault="00904F29" w:rsidP="001542CF">
            <w:pPr>
              <w:rPr>
                <w:rFonts w:cs="Arial"/>
                <w:szCs w:val="20"/>
              </w:rPr>
            </w:pPr>
            <w:r w:rsidRPr="00904F29">
              <w:rPr>
                <w:rFonts w:cs="Arial"/>
                <w:szCs w:val="20"/>
              </w:rPr>
              <w:t>Patientens ställningstagande.patientens ställningstagande</w:t>
            </w:r>
          </w:p>
        </w:tc>
        <w:tc>
          <w:tcPr>
            <w:tcW w:w="4111" w:type="dxa"/>
            <w:vAlign w:val="center"/>
          </w:tcPr>
          <w:p w14:paraId="2D2D72FA" w14:textId="68D41AC7" w:rsidR="00B31DB9" w:rsidRPr="00E31E52" w:rsidRDefault="00E31E52" w:rsidP="001542CF">
            <w:pPr>
              <w:rPr>
                <w:szCs w:val="20"/>
                <w:lang w:val="en-US"/>
              </w:rPr>
            </w:pPr>
            <w:r w:rsidRPr="00E31E52">
              <w:rPr>
                <w:szCs w:val="20"/>
                <w:lang w:val="en-US"/>
              </w:rPr>
              <w:t>careDocumentation/careDocumentationBody/clinicalDocument/</w:t>
            </w:r>
            <w:r>
              <w:rPr>
                <w:szCs w:val="20"/>
                <w:lang w:val="en-US"/>
              </w:rPr>
              <w:t>dissentingOpinion/opinion</w:t>
            </w:r>
          </w:p>
        </w:tc>
      </w:tr>
      <w:tr w:rsidR="00B31DB9" w:rsidRPr="00B33025" w14:paraId="0E785C6C" w14:textId="77777777" w:rsidTr="001542CF">
        <w:trPr>
          <w:trHeight w:val="397"/>
        </w:trPr>
        <w:tc>
          <w:tcPr>
            <w:tcW w:w="1809" w:type="dxa"/>
            <w:vAlign w:val="center"/>
          </w:tcPr>
          <w:p w14:paraId="0862145B" w14:textId="3ACB7483" w:rsidR="00B31DB9" w:rsidRPr="001542CF" w:rsidRDefault="0096258A" w:rsidP="0096258A">
            <w:pPr>
              <w:rPr>
                <w:szCs w:val="20"/>
              </w:rPr>
            </w:pPr>
            <w:r>
              <w:rPr>
                <w:szCs w:val="20"/>
              </w:rPr>
              <w:t>dissentingOpinion.personId</w:t>
            </w:r>
          </w:p>
        </w:tc>
        <w:tc>
          <w:tcPr>
            <w:tcW w:w="2977" w:type="dxa"/>
            <w:vAlign w:val="center"/>
          </w:tcPr>
          <w:p w14:paraId="35B39045" w14:textId="332E8876" w:rsidR="00B31DB9" w:rsidRPr="001542CF" w:rsidRDefault="00904F29" w:rsidP="001542CF">
            <w:r w:rsidRPr="00C11300">
              <w:rPr>
                <w:rFonts w:cs="Arial"/>
                <w:i/>
                <w:color w:val="FF0000"/>
                <w:szCs w:val="20"/>
              </w:rPr>
              <w:t>Saknar motsvarighet i V-TIM 2.2</w:t>
            </w:r>
          </w:p>
        </w:tc>
        <w:tc>
          <w:tcPr>
            <w:tcW w:w="4111" w:type="dxa"/>
            <w:vAlign w:val="center"/>
          </w:tcPr>
          <w:p w14:paraId="44B27D29" w14:textId="76926ACF"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dissentingOpinion/personId</w:t>
            </w:r>
          </w:p>
        </w:tc>
      </w:tr>
      <w:tr w:rsidR="00B31DB9" w:rsidRPr="00B33025" w14:paraId="6EFE9A76" w14:textId="77777777" w:rsidTr="001542CF">
        <w:trPr>
          <w:trHeight w:val="397"/>
        </w:trPr>
        <w:tc>
          <w:tcPr>
            <w:tcW w:w="1809" w:type="dxa"/>
            <w:vAlign w:val="center"/>
          </w:tcPr>
          <w:p w14:paraId="3A7E5C7F" w14:textId="302CAC0D" w:rsidR="00B31DB9" w:rsidRPr="00A24E20" w:rsidRDefault="0096258A" w:rsidP="0096258A">
            <w:pPr>
              <w:rPr>
                <w:szCs w:val="20"/>
              </w:rPr>
            </w:pPr>
            <w:r>
              <w:rPr>
                <w:szCs w:val="20"/>
              </w:rPr>
              <w:t>dissentingOpinion.personName</w:t>
            </w:r>
          </w:p>
        </w:tc>
        <w:tc>
          <w:tcPr>
            <w:tcW w:w="2977" w:type="dxa"/>
            <w:vAlign w:val="center"/>
          </w:tcPr>
          <w:p w14:paraId="1CAF55FF" w14:textId="1B35D67C" w:rsidR="00B31DB9" w:rsidRPr="00A24E20" w:rsidRDefault="00904F29" w:rsidP="001542CF">
            <w:pPr>
              <w:rPr>
                <w:szCs w:val="20"/>
              </w:rPr>
            </w:pPr>
            <w:r>
              <w:rPr>
                <w:szCs w:val="20"/>
              </w:rPr>
              <w:t>Patientens ställningstagande.ställningstagare namn</w:t>
            </w:r>
          </w:p>
        </w:tc>
        <w:tc>
          <w:tcPr>
            <w:tcW w:w="4111" w:type="dxa"/>
            <w:vAlign w:val="center"/>
          </w:tcPr>
          <w:p w14:paraId="0D82D3A8" w14:textId="46D0919D"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dissentingOpinion/personName</w:t>
            </w:r>
          </w:p>
        </w:tc>
      </w:tr>
    </w:tbl>
    <w:p w14:paraId="696EFD80" w14:textId="77777777" w:rsidR="00B31DB9" w:rsidRPr="00E31E52" w:rsidRDefault="00B31DB9" w:rsidP="00B31DB9">
      <w:pPr>
        <w:rPr>
          <w:szCs w:val="20"/>
          <w:lang w:val="en-US"/>
        </w:rPr>
      </w:pPr>
    </w:p>
    <w:p w14:paraId="61826C16" w14:textId="77777777" w:rsidR="00B767DA" w:rsidRPr="00E31E52" w:rsidRDefault="00B767DA" w:rsidP="007E47C0">
      <w:pPr>
        <w:rPr>
          <w:lang w:val="en-US"/>
        </w:rPr>
      </w:pPr>
    </w:p>
    <w:p w14:paraId="189D54AB" w14:textId="7F537CF7" w:rsidR="00435636" w:rsidRDefault="00435636" w:rsidP="00435636">
      <w:pPr>
        <w:pStyle w:val="Rubrik2"/>
      </w:pPr>
      <w:bookmarkStart w:id="1128" w:name="_Toc382487419"/>
      <w:r>
        <w:t>V-MIM Diagnos</w:t>
      </w:r>
      <w:bookmarkEnd w:id="1128"/>
    </w:p>
    <w:p w14:paraId="66C5E84E" w14:textId="5EB0CF10" w:rsidR="00435636" w:rsidRDefault="00F41A15" w:rsidP="00435636">
      <w:r>
        <w:rPr>
          <w:noProof/>
          <w:lang w:eastAsia="sv-SE"/>
        </w:rPr>
        <w:drawing>
          <wp:inline distT="0" distB="0" distL="0" distR="0" wp14:anchorId="40048C6E" wp14:editId="1077B30D">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6379796F" w14:textId="77777777" w:rsidR="00B767DA" w:rsidRPr="00E31E52" w:rsidRDefault="00B767DA" w:rsidP="007E47C0">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C33942" w:rsidRPr="00C469F0" w14:paraId="05E333E2" w14:textId="77777777" w:rsidTr="00C56F34">
        <w:trPr>
          <w:trHeight w:val="397"/>
        </w:trPr>
        <w:tc>
          <w:tcPr>
            <w:tcW w:w="1809" w:type="dxa"/>
            <w:shd w:val="clear" w:color="auto" w:fill="D9D9D9" w:themeFill="background1" w:themeFillShade="D9"/>
            <w:vAlign w:val="center"/>
          </w:tcPr>
          <w:p w14:paraId="664FE4CE" w14:textId="77777777" w:rsidR="00C33942" w:rsidRPr="00C469F0" w:rsidRDefault="00C33942" w:rsidP="00C56F34">
            <w:pPr>
              <w:rPr>
                <w:b/>
                <w:szCs w:val="20"/>
              </w:rPr>
            </w:pPr>
            <w:r w:rsidRPr="00C469F0">
              <w:rPr>
                <w:b/>
                <w:szCs w:val="20"/>
              </w:rPr>
              <w:t>Klass.attribut</w:t>
            </w:r>
          </w:p>
        </w:tc>
        <w:tc>
          <w:tcPr>
            <w:tcW w:w="2977" w:type="dxa"/>
            <w:shd w:val="clear" w:color="auto" w:fill="D9D9D9" w:themeFill="background1" w:themeFillShade="D9"/>
            <w:vAlign w:val="center"/>
          </w:tcPr>
          <w:p w14:paraId="22098F4D" w14:textId="77777777" w:rsidR="00C33942" w:rsidRPr="00C469F0" w:rsidRDefault="00C33942"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CB35FE" w14:textId="77777777" w:rsidR="00C33942" w:rsidRPr="00C469F0" w:rsidRDefault="00C33942" w:rsidP="00C56F34">
            <w:pPr>
              <w:rPr>
                <w:b/>
                <w:szCs w:val="20"/>
              </w:rPr>
            </w:pPr>
            <w:r w:rsidRPr="00C469F0">
              <w:rPr>
                <w:b/>
                <w:szCs w:val="20"/>
              </w:rPr>
              <w:t>Mappning mot XSD schema</w:t>
            </w:r>
          </w:p>
        </w:tc>
      </w:tr>
      <w:tr w:rsidR="00FB799A" w:rsidRPr="00C469F0" w14:paraId="411CAF9A" w14:textId="77777777" w:rsidTr="00C56F34">
        <w:trPr>
          <w:trHeight w:val="397"/>
        </w:trPr>
        <w:tc>
          <w:tcPr>
            <w:tcW w:w="1809" w:type="dxa"/>
            <w:vAlign w:val="center"/>
          </w:tcPr>
          <w:p w14:paraId="5E78B279" w14:textId="5B1CAF38" w:rsidR="00FB799A" w:rsidRDefault="00F41A15" w:rsidP="00C56F34">
            <w:pPr>
              <w:rPr>
                <w:szCs w:val="20"/>
              </w:rPr>
            </w:pPr>
            <w:r>
              <w:rPr>
                <w:szCs w:val="20"/>
              </w:rPr>
              <w:lastRenderedPageBreak/>
              <w:t>diagnosis</w:t>
            </w:r>
          </w:p>
        </w:tc>
        <w:tc>
          <w:tcPr>
            <w:tcW w:w="2977" w:type="dxa"/>
            <w:vAlign w:val="center"/>
          </w:tcPr>
          <w:p w14:paraId="5763B3CE" w14:textId="77777777" w:rsidR="00FB799A" w:rsidRPr="00C11300" w:rsidRDefault="00FB799A" w:rsidP="00C56F34">
            <w:pPr>
              <w:rPr>
                <w:rFonts w:cs="Arial"/>
                <w:i/>
                <w:color w:val="FF0000"/>
                <w:szCs w:val="20"/>
              </w:rPr>
            </w:pPr>
          </w:p>
        </w:tc>
        <w:tc>
          <w:tcPr>
            <w:tcW w:w="4111" w:type="dxa"/>
            <w:vAlign w:val="center"/>
          </w:tcPr>
          <w:p w14:paraId="26F5DC99" w14:textId="77777777" w:rsidR="00FB799A" w:rsidRPr="00C469F0" w:rsidRDefault="00FB799A" w:rsidP="00C56F34">
            <w:pPr>
              <w:rPr>
                <w:szCs w:val="20"/>
              </w:rPr>
            </w:pPr>
          </w:p>
        </w:tc>
      </w:tr>
      <w:tr w:rsidR="00F41A15" w:rsidRPr="00C469F0" w14:paraId="06CB5A4B" w14:textId="77777777" w:rsidTr="00C56F34">
        <w:trPr>
          <w:trHeight w:val="397"/>
        </w:trPr>
        <w:tc>
          <w:tcPr>
            <w:tcW w:w="1809" w:type="dxa"/>
            <w:vAlign w:val="center"/>
          </w:tcPr>
          <w:p w14:paraId="784A1A13" w14:textId="4FF86AD9" w:rsidR="00F41A15" w:rsidRPr="00C469F0" w:rsidRDefault="00BB4DCA" w:rsidP="00C56F34">
            <w:pPr>
              <w:rPr>
                <w:szCs w:val="20"/>
              </w:rPr>
            </w:pPr>
            <w:r>
              <w:rPr>
                <w:szCs w:val="20"/>
              </w:rPr>
              <w:t>diagnosis</w:t>
            </w:r>
            <w:r w:rsidR="00F41A15" w:rsidRPr="00E34474">
              <w:rPr>
                <w:szCs w:val="20"/>
              </w:rPr>
              <w:t>Header.documentId</w:t>
            </w:r>
          </w:p>
        </w:tc>
        <w:tc>
          <w:tcPr>
            <w:tcW w:w="2977" w:type="dxa"/>
            <w:vAlign w:val="center"/>
          </w:tcPr>
          <w:p w14:paraId="4DD734DA" w14:textId="106DBA3A" w:rsidR="00F41A15" w:rsidRPr="00C469F0" w:rsidRDefault="00BB4DCA" w:rsidP="00C56F34">
            <w:pPr>
              <w:rPr>
                <w:rFonts w:cs="Arial"/>
                <w:spacing w:val="-1"/>
                <w:szCs w:val="20"/>
              </w:rPr>
            </w:pPr>
            <w:r w:rsidRPr="00C11300">
              <w:rPr>
                <w:rFonts w:cs="Arial"/>
                <w:i/>
                <w:color w:val="FF0000"/>
                <w:szCs w:val="20"/>
              </w:rPr>
              <w:t>Saknar motsvarighet i V-TIM 2.2</w:t>
            </w:r>
          </w:p>
        </w:tc>
        <w:tc>
          <w:tcPr>
            <w:tcW w:w="4111" w:type="dxa"/>
            <w:vAlign w:val="center"/>
          </w:tcPr>
          <w:p w14:paraId="5413630A" w14:textId="6FA733C8" w:rsidR="00F41A15" w:rsidRPr="00C469F0" w:rsidRDefault="00392F1D" w:rsidP="00C56F34">
            <w:pPr>
              <w:rPr>
                <w:szCs w:val="20"/>
              </w:rPr>
            </w:pPr>
            <w:r>
              <w:rPr>
                <w:szCs w:val="20"/>
              </w:rPr>
              <w:t>diagnosis</w:t>
            </w:r>
            <w:r w:rsidR="00F41A15" w:rsidRPr="00E34474">
              <w:rPr>
                <w:szCs w:val="20"/>
              </w:rPr>
              <w:t>/</w:t>
            </w:r>
            <w:r>
              <w:rPr>
                <w:szCs w:val="20"/>
              </w:rPr>
              <w:t>diagnosis</w:t>
            </w:r>
            <w:r w:rsidR="00F41A15" w:rsidRPr="00E34474">
              <w:rPr>
                <w:szCs w:val="20"/>
              </w:rPr>
              <w:t>Header/documentId</w:t>
            </w:r>
          </w:p>
        </w:tc>
      </w:tr>
      <w:tr w:rsidR="00F41A15" w:rsidRPr="00C469F0" w14:paraId="5951789F" w14:textId="77777777" w:rsidTr="00C56F34">
        <w:trPr>
          <w:trHeight w:val="397"/>
        </w:trPr>
        <w:tc>
          <w:tcPr>
            <w:tcW w:w="1809" w:type="dxa"/>
            <w:vAlign w:val="center"/>
          </w:tcPr>
          <w:p w14:paraId="79BEA6A7" w14:textId="7AFD2E02" w:rsidR="00F41A15" w:rsidRPr="00E34474" w:rsidRDefault="00BB4DCA" w:rsidP="00C56F34">
            <w:pPr>
              <w:rPr>
                <w:szCs w:val="20"/>
              </w:rPr>
            </w:pPr>
            <w:r>
              <w:rPr>
                <w:szCs w:val="20"/>
              </w:rPr>
              <w:t>diagnosis</w:t>
            </w:r>
            <w:r w:rsidR="00F41A15">
              <w:rPr>
                <w:szCs w:val="20"/>
              </w:rPr>
              <w:t>Header</w:t>
            </w:r>
            <w:r w:rsidR="00F41A15" w:rsidRPr="00C469F0">
              <w:rPr>
                <w:szCs w:val="20"/>
              </w:rPr>
              <w:t>.sourceSystemHSAId</w:t>
            </w:r>
          </w:p>
        </w:tc>
        <w:tc>
          <w:tcPr>
            <w:tcW w:w="2977" w:type="dxa"/>
            <w:vAlign w:val="center"/>
          </w:tcPr>
          <w:p w14:paraId="220C5E9D" w14:textId="36E4FFEE" w:rsidR="00F41A15" w:rsidRPr="00E34474" w:rsidRDefault="00F41A15" w:rsidP="00C56F34">
            <w:pPr>
              <w:rPr>
                <w:szCs w:val="20"/>
              </w:rPr>
            </w:pPr>
            <w:r w:rsidRPr="00C11300">
              <w:rPr>
                <w:rFonts w:cs="Arial"/>
                <w:i/>
                <w:color w:val="FF0000"/>
                <w:szCs w:val="20"/>
              </w:rPr>
              <w:t>Saknar motsvarighet i V-TIM 2.2</w:t>
            </w:r>
          </w:p>
        </w:tc>
        <w:tc>
          <w:tcPr>
            <w:tcW w:w="4111" w:type="dxa"/>
            <w:vAlign w:val="center"/>
          </w:tcPr>
          <w:p w14:paraId="4F966FF2" w14:textId="3BB64BBA" w:rsidR="00F41A15" w:rsidRPr="00E34474"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/sourceSystemHSAId</w:t>
            </w:r>
          </w:p>
        </w:tc>
      </w:tr>
      <w:tr w:rsidR="00F41A15" w:rsidRPr="00C469F0" w14:paraId="38FFA888" w14:textId="77777777" w:rsidTr="00C56F34">
        <w:trPr>
          <w:trHeight w:val="397"/>
        </w:trPr>
        <w:tc>
          <w:tcPr>
            <w:tcW w:w="1809" w:type="dxa"/>
            <w:vAlign w:val="center"/>
          </w:tcPr>
          <w:p w14:paraId="6257E929" w14:textId="36DE0CB1" w:rsidR="00F41A15" w:rsidRDefault="00BB4DCA" w:rsidP="00C56F34">
            <w:pPr>
              <w:rPr>
                <w:szCs w:val="20"/>
              </w:rPr>
            </w:pPr>
            <w:r>
              <w:rPr>
                <w:szCs w:val="20"/>
              </w:rPr>
              <w:t>diagnosis</w:t>
            </w:r>
            <w:r w:rsidR="00F41A15">
              <w:rPr>
                <w:szCs w:val="20"/>
              </w:rPr>
              <w:t>Header</w:t>
            </w:r>
            <w:r w:rsidR="00F41A15" w:rsidRPr="00C469F0">
              <w:rPr>
                <w:szCs w:val="20"/>
              </w:rPr>
              <w:t>.patientId</w:t>
            </w:r>
          </w:p>
        </w:tc>
        <w:tc>
          <w:tcPr>
            <w:tcW w:w="2977" w:type="dxa"/>
            <w:vAlign w:val="center"/>
          </w:tcPr>
          <w:p w14:paraId="6198C6A6" w14:textId="3E1AA922" w:rsidR="00F41A15" w:rsidRPr="00C11300" w:rsidRDefault="00F41A15" w:rsidP="00C56F34">
            <w:pPr>
              <w:rPr>
                <w:rFonts w:cs="Arial"/>
                <w:i/>
                <w:color w:val="FF0000"/>
                <w:szCs w:val="20"/>
              </w:rPr>
            </w:pPr>
            <w:r>
              <w:rPr>
                <w:rFonts w:cs="Arial"/>
                <w:spacing w:val="-1"/>
                <w:szCs w:val="20"/>
              </w:rPr>
              <w:t>Patient.person-id</w:t>
            </w:r>
          </w:p>
        </w:tc>
        <w:tc>
          <w:tcPr>
            <w:tcW w:w="4111" w:type="dxa"/>
            <w:vAlign w:val="center"/>
          </w:tcPr>
          <w:p w14:paraId="3D09B8B4" w14:textId="160F25C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/patientId</w:t>
            </w:r>
          </w:p>
        </w:tc>
      </w:tr>
      <w:tr w:rsidR="00F41A15" w:rsidRPr="00C469F0" w14:paraId="41DBE2AF" w14:textId="77777777" w:rsidTr="00C56F34">
        <w:trPr>
          <w:trHeight w:val="397"/>
        </w:trPr>
        <w:tc>
          <w:tcPr>
            <w:tcW w:w="1809" w:type="dxa"/>
            <w:vAlign w:val="center"/>
          </w:tcPr>
          <w:p w14:paraId="6F0C1D03" w14:textId="48AB190D" w:rsidR="00F41A15" w:rsidRDefault="00BB4DCA" w:rsidP="00C56F34">
            <w:pPr>
              <w:rPr>
                <w:szCs w:val="20"/>
              </w:rPr>
            </w:pPr>
            <w:r>
              <w:rPr>
                <w:szCs w:val="20"/>
              </w:rPr>
              <w:t>diagnosis</w:t>
            </w:r>
            <w:r w:rsidR="00F41A15">
              <w:rPr>
                <w:szCs w:val="20"/>
              </w:rPr>
              <w:t>Header.accountableHealthcareProfessional</w:t>
            </w:r>
          </w:p>
        </w:tc>
        <w:tc>
          <w:tcPr>
            <w:tcW w:w="2977" w:type="dxa"/>
            <w:vAlign w:val="center"/>
          </w:tcPr>
          <w:p w14:paraId="3EC1EBCF" w14:textId="7128AFF3"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0803772" w14:textId="5F8CA50C"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accountableHealthcareProfessional</w:t>
            </w:r>
          </w:p>
        </w:tc>
      </w:tr>
      <w:tr w:rsidR="00154059" w:rsidRPr="00C469F0" w14:paraId="37322526" w14:textId="77777777" w:rsidTr="00C56F34">
        <w:trPr>
          <w:trHeight w:val="397"/>
        </w:trPr>
        <w:tc>
          <w:tcPr>
            <w:tcW w:w="1809" w:type="dxa"/>
            <w:vAlign w:val="center"/>
          </w:tcPr>
          <w:p w14:paraId="229703FC" w14:textId="2EB768CF" w:rsidR="00154059" w:rsidRDefault="00154059" w:rsidP="00C56F34">
            <w:pPr>
              <w:rPr>
                <w:szCs w:val="20"/>
              </w:rPr>
            </w:pPr>
            <w:r>
              <w:rPr>
                <w:szCs w:val="20"/>
              </w:rPr>
              <w:t>accountableHealthcareProfessional</w:t>
            </w:r>
          </w:p>
        </w:tc>
        <w:tc>
          <w:tcPr>
            <w:tcW w:w="2977" w:type="dxa"/>
            <w:vAlign w:val="center"/>
          </w:tcPr>
          <w:p w14:paraId="16808E53" w14:textId="588AA152" w:rsidR="00154059" w:rsidRPr="00C11300" w:rsidRDefault="00154059" w:rsidP="00C56F34">
            <w:pPr>
              <w:rPr>
                <w:rFonts w:cs="Arial"/>
                <w:i/>
                <w:color w:val="FF0000"/>
                <w:szCs w:val="20"/>
              </w:rPr>
            </w:pPr>
            <w:r>
              <w:rPr>
                <w:rFonts w:cs="Arial"/>
                <w:spacing w:val="-1"/>
                <w:szCs w:val="20"/>
              </w:rPr>
              <w:t>Bedömd tillstånd.bedömare</w:t>
            </w:r>
          </w:p>
        </w:tc>
        <w:tc>
          <w:tcPr>
            <w:tcW w:w="4111" w:type="dxa"/>
            <w:vAlign w:val="center"/>
          </w:tcPr>
          <w:p w14:paraId="5CE0CD55" w14:textId="40DC1644" w:rsidR="00154059" w:rsidRDefault="00154059" w:rsidP="00C56F34">
            <w:pPr>
              <w:rPr>
                <w:szCs w:val="20"/>
              </w:rPr>
            </w:pPr>
            <w:r>
              <w:rPr>
                <w:szCs w:val="20"/>
              </w:rPr>
              <w:t>diagnosis/diagnosisHeader/accountableHealthcareProfessional</w:t>
            </w:r>
          </w:p>
        </w:tc>
      </w:tr>
      <w:tr w:rsidR="00F41A15" w:rsidRPr="00C469F0" w14:paraId="33E9053C" w14:textId="77777777" w:rsidTr="00C56F34">
        <w:trPr>
          <w:trHeight w:val="397"/>
        </w:trPr>
        <w:tc>
          <w:tcPr>
            <w:tcW w:w="1809" w:type="dxa"/>
            <w:vAlign w:val="center"/>
          </w:tcPr>
          <w:p w14:paraId="0DE18AC9" w14:textId="2B8D748C" w:rsidR="00F41A15" w:rsidRDefault="00154059" w:rsidP="00C56F34">
            <w:pPr>
              <w:rPr>
                <w:szCs w:val="20"/>
              </w:rPr>
            </w:pPr>
            <w:r>
              <w:rPr>
                <w:szCs w:val="20"/>
              </w:rPr>
              <w:t>a</w:t>
            </w:r>
            <w:r w:rsidR="00F41A15">
              <w:rPr>
                <w:szCs w:val="20"/>
              </w:rPr>
              <w:t>ccountableHealthcareProfessional</w:t>
            </w:r>
            <w:r w:rsidR="00F41A15" w:rsidRPr="00C469F0">
              <w:rPr>
                <w:szCs w:val="20"/>
              </w:rPr>
              <w:t>.authorTime</w:t>
            </w:r>
          </w:p>
        </w:tc>
        <w:tc>
          <w:tcPr>
            <w:tcW w:w="2977" w:type="dxa"/>
            <w:vAlign w:val="center"/>
          </w:tcPr>
          <w:p w14:paraId="2095FCF7" w14:textId="347F1414" w:rsidR="00F41A15" w:rsidRPr="00C11300" w:rsidRDefault="00F41A15"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35164F32" w14:textId="3FBB946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 xml:space="preserve"> </w:t>
            </w:r>
            <w:proofErr w:type="gramStart"/>
            <w:r w:rsidR="00F41A15">
              <w:rPr>
                <w:szCs w:val="20"/>
              </w:rPr>
              <w:t>accountableHealthcareProfessional</w:t>
            </w:r>
            <w:r w:rsidR="00F41A15" w:rsidRPr="00C469F0">
              <w:rPr>
                <w:szCs w:val="20"/>
              </w:rPr>
              <w:t xml:space="preserve"> </w:t>
            </w:r>
            <w:r w:rsidR="00F41A15">
              <w:rPr>
                <w:szCs w:val="20"/>
              </w:rPr>
              <w:t>/authorTime</w:t>
            </w:r>
            <w:proofErr w:type="gramEnd"/>
          </w:p>
        </w:tc>
      </w:tr>
      <w:tr w:rsidR="00F41A15" w:rsidRPr="00C469F0" w14:paraId="51D0FBC6" w14:textId="77777777" w:rsidTr="00C56F34">
        <w:trPr>
          <w:trHeight w:val="397"/>
        </w:trPr>
        <w:tc>
          <w:tcPr>
            <w:tcW w:w="1809" w:type="dxa"/>
            <w:vAlign w:val="center"/>
          </w:tcPr>
          <w:p w14:paraId="1C3C6069" w14:textId="25FD1AF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.healthcareProfessionalHSAId</w:t>
            </w:r>
          </w:p>
        </w:tc>
        <w:tc>
          <w:tcPr>
            <w:tcW w:w="2977" w:type="dxa"/>
            <w:vAlign w:val="center"/>
          </w:tcPr>
          <w:p w14:paraId="534B699F" w14:textId="153D358D"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0F1FCB90" w14:textId="10B4DCEF" w:rsidR="00F41A15" w:rsidRDefault="00392F1D" w:rsidP="00C56F34">
            <w:pPr>
              <w:rPr>
                <w:szCs w:val="20"/>
              </w:rPr>
            </w:pPr>
            <w:r>
              <w:rPr>
                <w:szCs w:val="20"/>
                <w:lang w:val="en-US"/>
              </w:rPr>
              <w:t>diagnosis</w:t>
            </w:r>
            <w:r w:rsidR="00F41A15" w:rsidRPr="00336280">
              <w:rPr>
                <w:szCs w:val="20"/>
                <w:lang w:val="en-US"/>
              </w:rPr>
              <w:t>/</w:t>
            </w:r>
            <w:r>
              <w:rPr>
                <w:szCs w:val="20"/>
                <w:lang w:val="en-US"/>
              </w:rPr>
              <w:t>diagnosis</w:t>
            </w:r>
            <w:r w:rsidR="00F41A15" w:rsidRPr="00336280">
              <w:rPr>
                <w:szCs w:val="20"/>
                <w:lang w:val="en-US"/>
              </w:rPr>
              <w:t>Header/accountableHealthcareProfessional/healthcareProfessionalHSAId</w:t>
            </w:r>
          </w:p>
        </w:tc>
      </w:tr>
      <w:tr w:rsidR="00F41A15" w:rsidRPr="00C469F0" w14:paraId="46DD5631" w14:textId="77777777" w:rsidTr="00C56F34">
        <w:trPr>
          <w:trHeight w:val="397"/>
        </w:trPr>
        <w:tc>
          <w:tcPr>
            <w:tcW w:w="1809" w:type="dxa"/>
            <w:vAlign w:val="center"/>
          </w:tcPr>
          <w:p w14:paraId="362DC66E" w14:textId="73F19FA5" w:rsidR="00F41A15" w:rsidRDefault="00154059" w:rsidP="00C56F34">
            <w:pPr>
              <w:rPr>
                <w:szCs w:val="20"/>
              </w:rPr>
            </w:pPr>
            <w:r>
              <w:rPr>
                <w:szCs w:val="20"/>
                <w:lang w:val="en-US"/>
              </w:rPr>
              <w:t>a</w:t>
            </w:r>
            <w:r w:rsidR="00F41A15" w:rsidRPr="00336280">
              <w:rPr>
                <w:szCs w:val="20"/>
                <w:lang w:val="en-US"/>
              </w:rPr>
              <w:t>ccountable</w:t>
            </w:r>
            <w:r w:rsidR="00F41A15">
              <w:rPr>
                <w:szCs w:val="20"/>
              </w:rPr>
              <w:t>HealthcareProfessional</w:t>
            </w:r>
            <w:r w:rsidR="00F41A15" w:rsidRPr="00C469F0">
              <w:rPr>
                <w:szCs w:val="20"/>
              </w:rPr>
              <w:t>.healthcareProfessionalName</w:t>
            </w:r>
          </w:p>
        </w:tc>
        <w:tc>
          <w:tcPr>
            <w:tcW w:w="2977" w:type="dxa"/>
            <w:vAlign w:val="center"/>
          </w:tcPr>
          <w:p w14:paraId="152244ED" w14:textId="2621C299"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EBAFF34" w14:textId="68393B13" w:rsidR="00F41A15" w:rsidRDefault="00392F1D" w:rsidP="00C56F34">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/healthcareProfessionalName</w:t>
            </w:r>
          </w:p>
        </w:tc>
      </w:tr>
      <w:tr w:rsidR="00F41A15" w:rsidRPr="00C469F0" w14:paraId="3880BB9D" w14:textId="77777777" w:rsidTr="00C56F34">
        <w:trPr>
          <w:trHeight w:val="397"/>
        </w:trPr>
        <w:tc>
          <w:tcPr>
            <w:tcW w:w="1809" w:type="dxa"/>
            <w:vAlign w:val="center"/>
          </w:tcPr>
          <w:p w14:paraId="5A8B22E7" w14:textId="1E283E6E" w:rsidR="00F41A15" w:rsidRPr="00336280" w:rsidRDefault="00154059" w:rsidP="00C56F34">
            <w:pPr>
              <w:rPr>
                <w:szCs w:val="20"/>
                <w:lang w:val="en-US"/>
              </w:rPr>
            </w:pPr>
            <w:r>
              <w:rPr>
                <w:szCs w:val="20"/>
              </w:rPr>
              <w:t>a</w:t>
            </w:r>
            <w:r w:rsidR="00F41A15">
              <w:rPr>
                <w:szCs w:val="20"/>
              </w:rPr>
              <w:t>ccountableHealthcareProfessional</w:t>
            </w:r>
            <w:r w:rsidR="00F41A15" w:rsidRPr="00C469F0">
              <w:rPr>
                <w:szCs w:val="20"/>
              </w:rPr>
              <w:t>.healthcareProfessionalRoleCode</w:t>
            </w:r>
          </w:p>
        </w:tc>
        <w:tc>
          <w:tcPr>
            <w:tcW w:w="2977" w:type="dxa"/>
            <w:vAlign w:val="center"/>
          </w:tcPr>
          <w:p w14:paraId="26C6E816" w14:textId="4785500B"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7C26A9C" w14:textId="5F120455"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/healthcareProfessionalRoleCode</w:t>
            </w:r>
          </w:p>
        </w:tc>
      </w:tr>
      <w:tr w:rsidR="00F41A15" w:rsidRPr="00B33025" w14:paraId="78C3A95C" w14:textId="77777777" w:rsidTr="00C56F34">
        <w:trPr>
          <w:trHeight w:val="397"/>
        </w:trPr>
        <w:tc>
          <w:tcPr>
            <w:tcW w:w="1809" w:type="dxa"/>
            <w:vAlign w:val="center"/>
          </w:tcPr>
          <w:p w14:paraId="6E6FF612" w14:textId="733ACB60" w:rsidR="00F41A15" w:rsidRDefault="00154059" w:rsidP="00C56F34">
            <w:pPr>
              <w:rPr>
                <w:szCs w:val="20"/>
              </w:rPr>
            </w:pPr>
            <w:r>
              <w:rPr>
                <w:szCs w:val="20"/>
              </w:rPr>
              <w:t>h</w:t>
            </w:r>
            <w:r w:rsidR="00F41A15">
              <w:rPr>
                <w:szCs w:val="20"/>
              </w:rPr>
              <w:t>ealthcareProfessionalOrgUnit</w:t>
            </w:r>
            <w:r w:rsidR="00F41A15" w:rsidRPr="00C469F0">
              <w:rPr>
                <w:szCs w:val="20"/>
              </w:rPr>
              <w:t>.orgUnitHSAId</w:t>
            </w:r>
          </w:p>
        </w:tc>
        <w:tc>
          <w:tcPr>
            <w:tcW w:w="2977" w:type="dxa"/>
            <w:vAlign w:val="center"/>
          </w:tcPr>
          <w:p w14:paraId="5840153C" w14:textId="4B1D363B" w:rsidR="00F41A15" w:rsidRPr="00C11300" w:rsidRDefault="00F41A15"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2D7B9303" w14:textId="5C358578" w:rsidR="00F41A15" w:rsidRP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/orgUnitHSAId</w:t>
            </w:r>
          </w:p>
        </w:tc>
      </w:tr>
      <w:tr w:rsidR="00F41A15" w:rsidRPr="00B33025" w14:paraId="159C0FB6" w14:textId="77777777" w:rsidTr="00C56F34">
        <w:trPr>
          <w:trHeight w:val="397"/>
        </w:trPr>
        <w:tc>
          <w:tcPr>
            <w:tcW w:w="1809" w:type="dxa"/>
            <w:vAlign w:val="center"/>
          </w:tcPr>
          <w:p w14:paraId="2C487DAF" w14:textId="5B838203" w:rsidR="00F41A15" w:rsidRDefault="00154059" w:rsidP="00C56F34">
            <w:pPr>
              <w:rPr>
                <w:szCs w:val="20"/>
              </w:rPr>
            </w:pPr>
            <w:r>
              <w:rPr>
                <w:szCs w:val="20"/>
              </w:rPr>
              <w:t>h</w:t>
            </w:r>
            <w:r w:rsidR="00F41A15">
              <w:rPr>
                <w:szCs w:val="20"/>
              </w:rPr>
              <w:t>ealthcareProfessionalOrgUnit</w:t>
            </w:r>
            <w:r w:rsidR="00F41A15" w:rsidRPr="00C469F0">
              <w:rPr>
                <w:szCs w:val="20"/>
              </w:rPr>
              <w:t>.orgUnitname</w:t>
            </w:r>
          </w:p>
        </w:tc>
        <w:tc>
          <w:tcPr>
            <w:tcW w:w="2977" w:type="dxa"/>
            <w:vAlign w:val="center"/>
          </w:tcPr>
          <w:p w14:paraId="740A640F" w14:textId="4B478634"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4DAD8A36" w14:textId="006062D0"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/orgUnitname</w:t>
            </w:r>
          </w:p>
        </w:tc>
      </w:tr>
      <w:tr w:rsidR="00F41A15" w:rsidRPr="00B33025" w14:paraId="688FF284" w14:textId="77777777" w:rsidTr="00C56F34">
        <w:trPr>
          <w:trHeight w:val="397"/>
        </w:trPr>
        <w:tc>
          <w:tcPr>
            <w:tcW w:w="1809" w:type="dxa"/>
            <w:vAlign w:val="center"/>
          </w:tcPr>
          <w:p w14:paraId="182F1ADA" w14:textId="5AD823FB" w:rsidR="00F41A15" w:rsidRDefault="00154059" w:rsidP="00C56F34">
            <w:pPr>
              <w:rPr>
                <w:szCs w:val="20"/>
              </w:rPr>
            </w:pPr>
            <w:r>
              <w:rPr>
                <w:szCs w:val="20"/>
              </w:rPr>
              <w:t>h</w:t>
            </w:r>
            <w:r w:rsidR="00F41A15">
              <w:rPr>
                <w:szCs w:val="20"/>
              </w:rPr>
              <w:t>ealthcareProfessionalOrgUnit</w:t>
            </w:r>
            <w:r w:rsidR="00F41A15" w:rsidRPr="00C469F0">
              <w:rPr>
                <w:szCs w:val="20"/>
              </w:rPr>
              <w:t>.orgUnitTelecom</w:t>
            </w:r>
          </w:p>
        </w:tc>
        <w:tc>
          <w:tcPr>
            <w:tcW w:w="2977" w:type="dxa"/>
            <w:vAlign w:val="center"/>
          </w:tcPr>
          <w:p w14:paraId="6225D71D" w14:textId="3DB138DB" w:rsidR="00F41A15" w:rsidRPr="00336280" w:rsidRDefault="00F41A15" w:rsidP="00C56F34">
            <w:pPr>
              <w:rPr>
                <w:rFonts w:cs="Arial"/>
                <w:spacing w:val="-1"/>
                <w:szCs w:val="20"/>
              </w:rPr>
            </w:pPr>
            <w:r>
              <w:rPr>
                <w:rFonts w:cs="Arial"/>
                <w:szCs w:val="20"/>
              </w:rPr>
              <w:t>Tele och eKommunikation.tele ekom adress</w:t>
            </w:r>
          </w:p>
        </w:tc>
        <w:tc>
          <w:tcPr>
            <w:tcW w:w="4111" w:type="dxa"/>
            <w:vAlign w:val="center"/>
          </w:tcPr>
          <w:p w14:paraId="60BA5D08" w14:textId="0111D6DF"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/orgUnitTelecom</w:t>
            </w:r>
          </w:p>
        </w:tc>
      </w:tr>
      <w:tr w:rsidR="00F41A15" w:rsidRPr="00B33025" w14:paraId="52037275" w14:textId="77777777" w:rsidTr="00C56F34">
        <w:trPr>
          <w:trHeight w:val="397"/>
        </w:trPr>
        <w:tc>
          <w:tcPr>
            <w:tcW w:w="1809" w:type="dxa"/>
            <w:vAlign w:val="center"/>
          </w:tcPr>
          <w:p w14:paraId="6556E0EA" w14:textId="7E4F3A10" w:rsidR="00F41A15" w:rsidRDefault="00154059" w:rsidP="00C56F34">
            <w:pPr>
              <w:rPr>
                <w:szCs w:val="20"/>
              </w:rPr>
            </w:pPr>
            <w:r>
              <w:rPr>
                <w:szCs w:val="20"/>
              </w:rPr>
              <w:t>h</w:t>
            </w:r>
            <w:r w:rsidR="00F41A15">
              <w:rPr>
                <w:szCs w:val="20"/>
              </w:rPr>
              <w:t>ealthcareProfessionalOrgUnit</w:t>
            </w:r>
            <w:r w:rsidR="00F41A15" w:rsidRPr="00C469F0">
              <w:rPr>
                <w:szCs w:val="20"/>
              </w:rPr>
              <w:t>.orgUnitEmail</w:t>
            </w:r>
          </w:p>
        </w:tc>
        <w:tc>
          <w:tcPr>
            <w:tcW w:w="2977" w:type="dxa"/>
            <w:vAlign w:val="center"/>
          </w:tcPr>
          <w:p w14:paraId="50FF4ED1" w14:textId="76D00F27" w:rsidR="00F41A15" w:rsidRDefault="00F41A15" w:rsidP="00C56F34">
            <w:pPr>
              <w:rPr>
                <w:rFonts w:cs="Arial"/>
                <w:szCs w:val="20"/>
              </w:rPr>
            </w:pPr>
            <w:r>
              <w:rPr>
                <w:rFonts w:cs="Arial"/>
                <w:szCs w:val="20"/>
              </w:rPr>
              <w:t>Tele och eKommunikation.tele ekom adress</w:t>
            </w:r>
          </w:p>
        </w:tc>
        <w:tc>
          <w:tcPr>
            <w:tcW w:w="4111" w:type="dxa"/>
            <w:vAlign w:val="center"/>
          </w:tcPr>
          <w:p w14:paraId="6D7F91A6" w14:textId="150C44E2"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/orgUnitEmail</w:t>
            </w:r>
          </w:p>
        </w:tc>
      </w:tr>
      <w:tr w:rsidR="00F41A15" w:rsidRPr="00B33025" w14:paraId="4DFE910B" w14:textId="77777777" w:rsidTr="00C56F34">
        <w:trPr>
          <w:trHeight w:val="397"/>
        </w:trPr>
        <w:tc>
          <w:tcPr>
            <w:tcW w:w="1809" w:type="dxa"/>
            <w:vAlign w:val="center"/>
          </w:tcPr>
          <w:p w14:paraId="6040DE57" w14:textId="263DC0E4" w:rsidR="00F41A15" w:rsidRDefault="00154059" w:rsidP="00C56F34">
            <w:pPr>
              <w:rPr>
                <w:szCs w:val="20"/>
              </w:rPr>
            </w:pPr>
            <w:r>
              <w:rPr>
                <w:szCs w:val="20"/>
              </w:rPr>
              <w:t>h</w:t>
            </w:r>
            <w:r w:rsidR="00F41A15">
              <w:rPr>
                <w:szCs w:val="20"/>
              </w:rPr>
              <w:t>ealthcareProfessionalOrgUnit</w:t>
            </w:r>
            <w:r w:rsidR="00F41A15" w:rsidRPr="00C469F0">
              <w:rPr>
                <w:szCs w:val="20"/>
              </w:rPr>
              <w:t>.orgUnitAddress</w:t>
            </w:r>
          </w:p>
        </w:tc>
        <w:tc>
          <w:tcPr>
            <w:tcW w:w="2977" w:type="dxa"/>
            <w:vAlign w:val="center"/>
          </w:tcPr>
          <w:p w14:paraId="762BDD66" w14:textId="77777777" w:rsidR="00F41A15" w:rsidRDefault="00F41A15" w:rsidP="00C56F34">
            <w:pPr>
              <w:rPr>
                <w:rFonts w:cs="Arial"/>
                <w:spacing w:val="-1"/>
                <w:szCs w:val="20"/>
              </w:rPr>
            </w:pPr>
            <w:r>
              <w:rPr>
                <w:rFonts w:cs="Arial"/>
                <w:spacing w:val="-1"/>
                <w:szCs w:val="20"/>
              </w:rPr>
              <w:t>Adress.adress 1,</w:t>
            </w:r>
          </w:p>
          <w:p w14:paraId="0BD98825" w14:textId="77777777" w:rsidR="00F41A15" w:rsidRDefault="00F41A15" w:rsidP="00C56F34">
            <w:pPr>
              <w:rPr>
                <w:rFonts w:cs="Arial"/>
                <w:spacing w:val="-1"/>
                <w:szCs w:val="20"/>
              </w:rPr>
            </w:pPr>
            <w:r>
              <w:rPr>
                <w:rFonts w:cs="Arial"/>
                <w:spacing w:val="-1"/>
                <w:szCs w:val="20"/>
              </w:rPr>
              <w:t>Adress.postnummer &amp;</w:t>
            </w:r>
          </w:p>
          <w:p w14:paraId="339E9762" w14:textId="3348B11C" w:rsidR="00F41A15" w:rsidRDefault="00F41A15" w:rsidP="00C56F34">
            <w:pPr>
              <w:rPr>
                <w:rFonts w:cs="Arial"/>
                <w:szCs w:val="20"/>
              </w:rPr>
            </w:pPr>
            <w:r>
              <w:rPr>
                <w:rFonts w:cs="Arial"/>
                <w:spacing w:val="-1"/>
                <w:szCs w:val="20"/>
              </w:rPr>
              <w:t>Adress.postort</w:t>
            </w:r>
          </w:p>
        </w:tc>
        <w:tc>
          <w:tcPr>
            <w:tcW w:w="4111" w:type="dxa"/>
            <w:vAlign w:val="center"/>
          </w:tcPr>
          <w:p w14:paraId="66225407" w14:textId="7862F118"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/orgUnitAddress</w:t>
            </w:r>
          </w:p>
        </w:tc>
      </w:tr>
      <w:tr w:rsidR="00F41A15" w:rsidRPr="00B33025" w14:paraId="6CEB6AEC" w14:textId="77777777" w:rsidTr="00C56F34">
        <w:trPr>
          <w:trHeight w:val="397"/>
        </w:trPr>
        <w:tc>
          <w:tcPr>
            <w:tcW w:w="1809" w:type="dxa"/>
            <w:vAlign w:val="center"/>
          </w:tcPr>
          <w:p w14:paraId="47409BEA" w14:textId="52C6C906" w:rsidR="00F41A15" w:rsidRDefault="00154059" w:rsidP="00C56F34">
            <w:pPr>
              <w:rPr>
                <w:szCs w:val="20"/>
              </w:rPr>
            </w:pPr>
            <w:r>
              <w:rPr>
                <w:szCs w:val="20"/>
              </w:rPr>
              <w:lastRenderedPageBreak/>
              <w:t>h</w:t>
            </w:r>
            <w:r w:rsidR="00F41A15">
              <w:rPr>
                <w:szCs w:val="20"/>
              </w:rPr>
              <w:t>ealthcareProfessionalOrgUnit</w:t>
            </w:r>
            <w:r w:rsidR="00F41A15" w:rsidRPr="00C469F0">
              <w:rPr>
                <w:szCs w:val="20"/>
              </w:rPr>
              <w:t>.orgUnitLocation</w:t>
            </w:r>
          </w:p>
        </w:tc>
        <w:tc>
          <w:tcPr>
            <w:tcW w:w="2977" w:type="dxa"/>
            <w:vAlign w:val="center"/>
          </w:tcPr>
          <w:p w14:paraId="14AA3A13" w14:textId="10165E0B"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182AB1D" w14:textId="0C927BBB"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/orgUnitLocation</w:t>
            </w:r>
          </w:p>
        </w:tc>
      </w:tr>
      <w:tr w:rsidR="00F41A15" w:rsidRPr="00C469F0" w14:paraId="2828401B" w14:textId="77777777" w:rsidTr="00C56F34">
        <w:trPr>
          <w:trHeight w:val="397"/>
        </w:trPr>
        <w:tc>
          <w:tcPr>
            <w:tcW w:w="1809" w:type="dxa"/>
            <w:vAlign w:val="center"/>
          </w:tcPr>
          <w:p w14:paraId="3BA213F7" w14:textId="34E4D5DF"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.healthcareProfessionalCareUnitHSAId</w:t>
            </w:r>
          </w:p>
        </w:tc>
        <w:tc>
          <w:tcPr>
            <w:tcW w:w="2977" w:type="dxa"/>
            <w:vAlign w:val="center"/>
          </w:tcPr>
          <w:p w14:paraId="53E4CB03" w14:textId="6E77E1A0" w:rsidR="00F41A15" w:rsidRPr="00C11300" w:rsidRDefault="00F41A15" w:rsidP="00C56F34">
            <w:pPr>
              <w:rPr>
                <w:rFonts w:cs="Arial"/>
                <w:i/>
                <w:color w:val="FF0000"/>
                <w:szCs w:val="20"/>
              </w:rPr>
            </w:pPr>
            <w:r>
              <w:rPr>
                <w:rFonts w:cs="Arial"/>
                <w:spacing w:val="-1"/>
                <w:szCs w:val="20"/>
              </w:rPr>
              <w:t>Informationsresurs.vårdenhet id</w:t>
            </w:r>
          </w:p>
        </w:tc>
        <w:tc>
          <w:tcPr>
            <w:tcW w:w="4111" w:type="dxa"/>
            <w:vAlign w:val="center"/>
          </w:tcPr>
          <w:p w14:paraId="0B4D1B98" w14:textId="4CED38CA" w:rsidR="00F41A15" w:rsidRDefault="00392F1D" w:rsidP="00F9234E">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/healthcareProfessionalCareUnitHSAId</w:t>
            </w:r>
          </w:p>
        </w:tc>
      </w:tr>
      <w:tr w:rsidR="00F41A15" w:rsidRPr="00C469F0" w14:paraId="7920FA0E" w14:textId="77777777" w:rsidTr="00C56F34">
        <w:trPr>
          <w:trHeight w:val="397"/>
        </w:trPr>
        <w:tc>
          <w:tcPr>
            <w:tcW w:w="1809" w:type="dxa"/>
            <w:vAlign w:val="center"/>
          </w:tcPr>
          <w:p w14:paraId="6725B0D9" w14:textId="3C9612A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.healthcareProfessionalCareGiverHSAId</w:t>
            </w:r>
          </w:p>
        </w:tc>
        <w:tc>
          <w:tcPr>
            <w:tcW w:w="2977" w:type="dxa"/>
            <w:vAlign w:val="center"/>
          </w:tcPr>
          <w:p w14:paraId="2BFE6740" w14:textId="262DAE27" w:rsidR="00F41A15" w:rsidRDefault="00F41A15" w:rsidP="00C56F34">
            <w:pPr>
              <w:rPr>
                <w:rFonts w:cs="Arial"/>
                <w:spacing w:val="-1"/>
                <w:szCs w:val="20"/>
              </w:rPr>
            </w:pPr>
            <w:r>
              <w:rPr>
                <w:rFonts w:cs="Arial"/>
                <w:spacing w:val="-1"/>
                <w:szCs w:val="20"/>
              </w:rPr>
              <w:t>Informationsresurs.vårdgivare id</w:t>
            </w:r>
          </w:p>
        </w:tc>
        <w:tc>
          <w:tcPr>
            <w:tcW w:w="4111" w:type="dxa"/>
            <w:vAlign w:val="center"/>
          </w:tcPr>
          <w:p w14:paraId="59CBC3BC" w14:textId="339618F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/healthcareProfessionalCareGiverHSAId</w:t>
            </w:r>
          </w:p>
        </w:tc>
      </w:tr>
      <w:tr w:rsidR="00F41A15" w:rsidRPr="00C469F0" w14:paraId="1EAB1501" w14:textId="77777777" w:rsidTr="00C56F34">
        <w:trPr>
          <w:trHeight w:val="397"/>
        </w:trPr>
        <w:tc>
          <w:tcPr>
            <w:tcW w:w="1809" w:type="dxa"/>
            <w:vAlign w:val="center"/>
          </w:tcPr>
          <w:p w14:paraId="396826BE" w14:textId="620A315B" w:rsidR="00F41A15" w:rsidRDefault="00154059" w:rsidP="00C56F34">
            <w:pPr>
              <w:rPr>
                <w:szCs w:val="20"/>
              </w:rPr>
            </w:pPr>
            <w:r>
              <w:rPr>
                <w:szCs w:val="20"/>
              </w:rPr>
              <w:t>l</w:t>
            </w:r>
            <w:r w:rsidR="00F41A15" w:rsidRPr="00C469F0">
              <w:rPr>
                <w:szCs w:val="20"/>
              </w:rPr>
              <w:t>egalAuthenticator.legalAuthenticatorTime</w:t>
            </w:r>
          </w:p>
        </w:tc>
        <w:tc>
          <w:tcPr>
            <w:tcW w:w="2977" w:type="dxa"/>
            <w:vAlign w:val="center"/>
          </w:tcPr>
          <w:p w14:paraId="6BA30882" w14:textId="68F00D17"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88A59FC" w14:textId="161B46F3"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9234E">
              <w:rPr>
                <w:szCs w:val="20"/>
              </w:rPr>
              <w:t>/l</w:t>
            </w:r>
            <w:r w:rsidR="00F41A15" w:rsidRPr="00C469F0">
              <w:rPr>
                <w:szCs w:val="20"/>
              </w:rPr>
              <w:t>egalAuthenticator/legalAuthenticatorTime</w:t>
            </w:r>
          </w:p>
        </w:tc>
      </w:tr>
      <w:tr w:rsidR="00F41A15" w:rsidRPr="00C469F0" w14:paraId="256F3673" w14:textId="77777777" w:rsidTr="00C56F34">
        <w:trPr>
          <w:trHeight w:val="397"/>
        </w:trPr>
        <w:tc>
          <w:tcPr>
            <w:tcW w:w="1809" w:type="dxa"/>
            <w:vAlign w:val="center"/>
          </w:tcPr>
          <w:p w14:paraId="218CAF01" w14:textId="718EEC49" w:rsidR="00F41A15" w:rsidRPr="00C469F0" w:rsidRDefault="00154059" w:rsidP="00C56F34">
            <w:pPr>
              <w:rPr>
                <w:szCs w:val="20"/>
              </w:rPr>
            </w:pPr>
            <w:r>
              <w:rPr>
                <w:szCs w:val="20"/>
              </w:rPr>
              <w:t>l</w:t>
            </w:r>
            <w:r w:rsidR="00F41A15" w:rsidRPr="00C469F0">
              <w:rPr>
                <w:szCs w:val="20"/>
              </w:rPr>
              <w:t>egalAuthenticator.legalAuthenticatorHSAId</w:t>
            </w:r>
          </w:p>
        </w:tc>
        <w:tc>
          <w:tcPr>
            <w:tcW w:w="2977" w:type="dxa"/>
            <w:vAlign w:val="center"/>
          </w:tcPr>
          <w:p w14:paraId="2D227349" w14:textId="34DE2BE4"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1DAD890B" w14:textId="00CE611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w:t>
            </w:r>
            <w:r w:rsidR="00F41A15" w:rsidRPr="00C469F0">
              <w:rPr>
                <w:szCs w:val="20"/>
              </w:rPr>
              <w:t>egalAuthenticator/legalAuthenticatorHSAId</w:t>
            </w:r>
          </w:p>
        </w:tc>
      </w:tr>
      <w:tr w:rsidR="00F41A15" w:rsidRPr="00C469F0" w14:paraId="482AE795" w14:textId="77777777" w:rsidTr="00C56F34">
        <w:trPr>
          <w:trHeight w:val="397"/>
        </w:trPr>
        <w:tc>
          <w:tcPr>
            <w:tcW w:w="1809" w:type="dxa"/>
            <w:vAlign w:val="center"/>
          </w:tcPr>
          <w:p w14:paraId="278D2BBA" w14:textId="3E591022" w:rsidR="00F41A15" w:rsidRPr="00C469F0" w:rsidRDefault="00154059" w:rsidP="00C56F34">
            <w:pPr>
              <w:rPr>
                <w:szCs w:val="20"/>
              </w:rPr>
            </w:pPr>
            <w:r>
              <w:rPr>
                <w:szCs w:val="20"/>
              </w:rPr>
              <w:t>l</w:t>
            </w:r>
            <w:r w:rsidR="00F41A15" w:rsidRPr="00C469F0">
              <w:rPr>
                <w:szCs w:val="20"/>
              </w:rPr>
              <w:t>egalAuthenticator.legalAuthenticatorName</w:t>
            </w:r>
          </w:p>
        </w:tc>
        <w:tc>
          <w:tcPr>
            <w:tcW w:w="2977" w:type="dxa"/>
            <w:vAlign w:val="center"/>
          </w:tcPr>
          <w:p w14:paraId="6DD345D3" w14:textId="5CCDEBB0"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D2AA5E3" w14:textId="0870490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legalAuthenticator/legalAuthenticatorName</w:t>
            </w:r>
          </w:p>
        </w:tc>
      </w:tr>
      <w:tr w:rsidR="00F41A15" w:rsidRPr="00C469F0" w14:paraId="11925206" w14:textId="77777777" w:rsidTr="00C56F34">
        <w:trPr>
          <w:trHeight w:val="397"/>
        </w:trPr>
        <w:tc>
          <w:tcPr>
            <w:tcW w:w="1809" w:type="dxa"/>
            <w:vAlign w:val="center"/>
          </w:tcPr>
          <w:p w14:paraId="20431BF8" w14:textId="5793723D" w:rsidR="00F41A15" w:rsidRPr="00C469F0" w:rsidRDefault="00392F1D" w:rsidP="00C56F34">
            <w:pPr>
              <w:rPr>
                <w:szCs w:val="20"/>
              </w:rPr>
            </w:pPr>
            <w:r>
              <w:rPr>
                <w:szCs w:val="20"/>
              </w:rPr>
              <w:t>d</w:t>
            </w:r>
            <w:r w:rsidR="00BB4DCA">
              <w:rPr>
                <w:szCs w:val="20"/>
              </w:rPr>
              <w:t>iagnosis</w:t>
            </w:r>
            <w:r w:rsidR="00F41A15">
              <w:rPr>
                <w:szCs w:val="20"/>
              </w:rPr>
              <w:t>Header</w:t>
            </w:r>
            <w:r w:rsidR="00F41A15" w:rsidRPr="00C469F0">
              <w:rPr>
                <w:szCs w:val="20"/>
              </w:rPr>
              <w:t>.approvedForPatient</w:t>
            </w:r>
          </w:p>
        </w:tc>
        <w:tc>
          <w:tcPr>
            <w:tcW w:w="2977" w:type="dxa"/>
            <w:vAlign w:val="center"/>
          </w:tcPr>
          <w:p w14:paraId="4994AAD9" w14:textId="76F09667"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76B11AF" w14:textId="2816FE7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/approvedForPatient</w:t>
            </w:r>
          </w:p>
        </w:tc>
      </w:tr>
      <w:tr w:rsidR="00F41A15" w:rsidRPr="00C469F0" w14:paraId="60EBC8E9" w14:textId="77777777" w:rsidTr="00C56F34">
        <w:trPr>
          <w:trHeight w:val="397"/>
        </w:trPr>
        <w:tc>
          <w:tcPr>
            <w:tcW w:w="1809" w:type="dxa"/>
            <w:vAlign w:val="center"/>
          </w:tcPr>
          <w:p w14:paraId="0680393D" w14:textId="61257FC0" w:rsidR="00F41A15" w:rsidRDefault="00392F1D" w:rsidP="00C56F34">
            <w:pPr>
              <w:rPr>
                <w:szCs w:val="20"/>
              </w:rPr>
            </w:pPr>
            <w:r>
              <w:rPr>
                <w:szCs w:val="20"/>
              </w:rPr>
              <w:t>d</w:t>
            </w:r>
            <w:r w:rsidR="00BB4DCA">
              <w:rPr>
                <w:szCs w:val="20"/>
              </w:rPr>
              <w:t>iagnosis</w:t>
            </w:r>
            <w:r w:rsidR="00F41A15">
              <w:rPr>
                <w:szCs w:val="20"/>
              </w:rPr>
              <w:t>Header</w:t>
            </w:r>
            <w:r w:rsidR="00F41A15" w:rsidRPr="00C469F0">
              <w:rPr>
                <w:szCs w:val="20"/>
              </w:rPr>
              <w:t>.careContactId</w:t>
            </w:r>
          </w:p>
        </w:tc>
        <w:tc>
          <w:tcPr>
            <w:tcW w:w="2977" w:type="dxa"/>
            <w:vAlign w:val="center"/>
          </w:tcPr>
          <w:p w14:paraId="002080F4" w14:textId="79843E3F" w:rsidR="00F41A15" w:rsidRPr="00C11300" w:rsidRDefault="00F41A15" w:rsidP="00C56F34">
            <w:pPr>
              <w:rPr>
                <w:rFonts w:cs="Arial"/>
                <w:i/>
                <w:color w:val="FF0000"/>
                <w:szCs w:val="20"/>
              </w:rPr>
            </w:pPr>
            <w:r>
              <w:rPr>
                <w:rFonts w:cs="Arial"/>
                <w:spacing w:val="-1"/>
                <w:szCs w:val="20"/>
              </w:rPr>
              <w:t>Informationsresurs.kontakt id</w:t>
            </w:r>
          </w:p>
        </w:tc>
        <w:tc>
          <w:tcPr>
            <w:tcW w:w="4111" w:type="dxa"/>
            <w:vAlign w:val="center"/>
          </w:tcPr>
          <w:p w14:paraId="79FFAF0F" w14:textId="5073157D"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/careContactId</w:t>
            </w:r>
          </w:p>
        </w:tc>
      </w:tr>
      <w:tr w:rsidR="00154059" w:rsidRPr="00C469F0" w14:paraId="6006B1E6" w14:textId="77777777" w:rsidTr="00154059">
        <w:trPr>
          <w:trHeight w:val="397"/>
        </w:trPr>
        <w:tc>
          <w:tcPr>
            <w:tcW w:w="1809" w:type="dxa"/>
            <w:shd w:val="clear" w:color="auto" w:fill="D9D9D9" w:themeFill="background1" w:themeFillShade="D9"/>
            <w:vAlign w:val="center"/>
          </w:tcPr>
          <w:p w14:paraId="7D5D56B1" w14:textId="5DF9688D" w:rsidR="00154059" w:rsidRDefault="00154059" w:rsidP="00C56F34">
            <w:pPr>
              <w:rPr>
                <w:szCs w:val="20"/>
              </w:rPr>
            </w:pPr>
            <w:r>
              <w:rPr>
                <w:szCs w:val="20"/>
              </w:rPr>
              <w:t>diagnosisBody</w:t>
            </w:r>
          </w:p>
        </w:tc>
        <w:tc>
          <w:tcPr>
            <w:tcW w:w="2977" w:type="dxa"/>
            <w:shd w:val="clear" w:color="auto" w:fill="D9D9D9" w:themeFill="background1" w:themeFillShade="D9"/>
            <w:vAlign w:val="center"/>
          </w:tcPr>
          <w:p w14:paraId="00D3BA51" w14:textId="77777777" w:rsidR="00154059" w:rsidRDefault="00154059" w:rsidP="00C56F34">
            <w:pPr>
              <w:rPr>
                <w:rFonts w:cs="Arial"/>
                <w:spacing w:val="-1"/>
                <w:szCs w:val="20"/>
              </w:rPr>
            </w:pPr>
          </w:p>
        </w:tc>
        <w:tc>
          <w:tcPr>
            <w:tcW w:w="4111" w:type="dxa"/>
            <w:shd w:val="clear" w:color="auto" w:fill="D9D9D9" w:themeFill="background1" w:themeFillShade="D9"/>
            <w:vAlign w:val="center"/>
          </w:tcPr>
          <w:p w14:paraId="559F6C33" w14:textId="77777777" w:rsidR="00154059" w:rsidRDefault="00154059" w:rsidP="00C56F34">
            <w:pPr>
              <w:rPr>
                <w:szCs w:val="20"/>
              </w:rPr>
            </w:pPr>
          </w:p>
        </w:tc>
      </w:tr>
      <w:tr w:rsidR="00154059" w:rsidRPr="00C469F0" w14:paraId="7F1CD3CE" w14:textId="77777777" w:rsidTr="00C56F34">
        <w:trPr>
          <w:trHeight w:val="397"/>
        </w:trPr>
        <w:tc>
          <w:tcPr>
            <w:tcW w:w="1809" w:type="dxa"/>
            <w:vAlign w:val="center"/>
          </w:tcPr>
          <w:p w14:paraId="112E05A4" w14:textId="6B104E99" w:rsidR="00154059" w:rsidRDefault="00154059" w:rsidP="00C56F34">
            <w:pPr>
              <w:rPr>
                <w:szCs w:val="20"/>
              </w:rPr>
            </w:pPr>
            <w:r>
              <w:rPr>
                <w:szCs w:val="20"/>
              </w:rPr>
              <w:t>diagnosisBody.typeOfDiagnosis</w:t>
            </w:r>
          </w:p>
        </w:tc>
        <w:tc>
          <w:tcPr>
            <w:tcW w:w="2977" w:type="dxa"/>
            <w:vAlign w:val="center"/>
          </w:tcPr>
          <w:p w14:paraId="2D9B1EF3" w14:textId="75DF914C"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2FF16DC" w14:textId="2685FDB3" w:rsidR="00154059" w:rsidRDefault="00154059" w:rsidP="00154059">
            <w:pPr>
              <w:rPr>
                <w:szCs w:val="20"/>
              </w:rPr>
            </w:pPr>
            <w:r>
              <w:rPr>
                <w:szCs w:val="20"/>
              </w:rPr>
              <w:t>diagnosis</w:t>
            </w:r>
            <w:r w:rsidRPr="00C469F0">
              <w:rPr>
                <w:szCs w:val="20"/>
              </w:rPr>
              <w:t>/</w:t>
            </w:r>
            <w:r>
              <w:rPr>
                <w:szCs w:val="20"/>
              </w:rPr>
              <w:t>diagnosisBody/typeOfDiagnosis</w:t>
            </w:r>
          </w:p>
        </w:tc>
      </w:tr>
      <w:tr w:rsidR="00154059" w:rsidRPr="00C469F0" w14:paraId="063ECFFA" w14:textId="77777777" w:rsidTr="00C56F34">
        <w:trPr>
          <w:trHeight w:val="397"/>
        </w:trPr>
        <w:tc>
          <w:tcPr>
            <w:tcW w:w="1809" w:type="dxa"/>
            <w:vAlign w:val="center"/>
          </w:tcPr>
          <w:p w14:paraId="0FF67688" w14:textId="3065FA4B" w:rsidR="00154059" w:rsidRDefault="00154059" w:rsidP="00154059">
            <w:pPr>
              <w:rPr>
                <w:szCs w:val="20"/>
              </w:rPr>
            </w:pPr>
            <w:r>
              <w:rPr>
                <w:szCs w:val="20"/>
              </w:rPr>
              <w:t>diagnosisBody.chronicDiagnosis</w:t>
            </w:r>
          </w:p>
        </w:tc>
        <w:tc>
          <w:tcPr>
            <w:tcW w:w="2977" w:type="dxa"/>
            <w:vAlign w:val="center"/>
          </w:tcPr>
          <w:p w14:paraId="7D2DFA12" w14:textId="617F90B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67DF8D5B" w14:textId="5BE31691" w:rsidR="00154059" w:rsidRDefault="00154059" w:rsidP="00154059">
            <w:pPr>
              <w:rPr>
                <w:szCs w:val="20"/>
              </w:rPr>
            </w:pPr>
            <w:r>
              <w:rPr>
                <w:szCs w:val="20"/>
              </w:rPr>
              <w:t>diagnosis</w:t>
            </w:r>
            <w:r w:rsidRPr="00C469F0">
              <w:rPr>
                <w:szCs w:val="20"/>
              </w:rPr>
              <w:t>/</w:t>
            </w:r>
            <w:r>
              <w:rPr>
                <w:szCs w:val="20"/>
              </w:rPr>
              <w:t>diagnosisBody/chronicDiagnosis</w:t>
            </w:r>
          </w:p>
        </w:tc>
      </w:tr>
      <w:tr w:rsidR="00154059" w:rsidRPr="00C469F0" w14:paraId="371B1DE2" w14:textId="77777777" w:rsidTr="00C56F34">
        <w:trPr>
          <w:trHeight w:val="397"/>
        </w:trPr>
        <w:tc>
          <w:tcPr>
            <w:tcW w:w="1809" w:type="dxa"/>
            <w:vAlign w:val="center"/>
          </w:tcPr>
          <w:p w14:paraId="32BD5D39" w14:textId="51DE70B4" w:rsidR="00154059" w:rsidRDefault="00154059" w:rsidP="00154059">
            <w:pPr>
              <w:rPr>
                <w:szCs w:val="20"/>
              </w:rPr>
            </w:pPr>
            <w:r>
              <w:rPr>
                <w:szCs w:val="20"/>
              </w:rPr>
              <w:t>diagnosisBody.diagnosisTime</w:t>
            </w:r>
          </w:p>
        </w:tc>
        <w:tc>
          <w:tcPr>
            <w:tcW w:w="2977" w:type="dxa"/>
            <w:vAlign w:val="center"/>
          </w:tcPr>
          <w:p w14:paraId="25AE1E6A" w14:textId="2A22B28B" w:rsidR="00154059" w:rsidRDefault="00154059" w:rsidP="00C56F34">
            <w:pPr>
              <w:rPr>
                <w:rFonts w:cs="Arial"/>
                <w:spacing w:val="-1"/>
                <w:szCs w:val="20"/>
              </w:rPr>
            </w:pPr>
            <w:r>
              <w:rPr>
                <w:rFonts w:cs="Arial"/>
                <w:spacing w:val="-1"/>
                <w:szCs w:val="20"/>
              </w:rPr>
              <w:t>Bedömt tillstånd.bedömningstidpunkt</w:t>
            </w:r>
          </w:p>
        </w:tc>
        <w:tc>
          <w:tcPr>
            <w:tcW w:w="4111" w:type="dxa"/>
            <w:vAlign w:val="center"/>
          </w:tcPr>
          <w:p w14:paraId="23D17FA8" w14:textId="517469A1" w:rsidR="00154059" w:rsidRDefault="00154059" w:rsidP="00154059">
            <w:pPr>
              <w:rPr>
                <w:szCs w:val="20"/>
              </w:rPr>
            </w:pPr>
            <w:r>
              <w:rPr>
                <w:szCs w:val="20"/>
              </w:rPr>
              <w:t>diagnosis</w:t>
            </w:r>
            <w:r w:rsidRPr="00C469F0">
              <w:rPr>
                <w:szCs w:val="20"/>
              </w:rPr>
              <w:t>/</w:t>
            </w:r>
            <w:r>
              <w:rPr>
                <w:szCs w:val="20"/>
              </w:rPr>
              <w:t>diagnosisBody/diagnosisTime</w:t>
            </w:r>
          </w:p>
        </w:tc>
      </w:tr>
      <w:tr w:rsidR="00154059" w:rsidRPr="00C469F0" w14:paraId="7A339BB7" w14:textId="77777777" w:rsidTr="00C56F34">
        <w:trPr>
          <w:trHeight w:val="397"/>
        </w:trPr>
        <w:tc>
          <w:tcPr>
            <w:tcW w:w="1809" w:type="dxa"/>
            <w:vAlign w:val="center"/>
          </w:tcPr>
          <w:p w14:paraId="26563661" w14:textId="738870D8" w:rsidR="00154059" w:rsidRDefault="00154059" w:rsidP="00154059">
            <w:pPr>
              <w:rPr>
                <w:szCs w:val="20"/>
              </w:rPr>
            </w:pPr>
            <w:r>
              <w:rPr>
                <w:szCs w:val="20"/>
              </w:rPr>
              <w:t>diagnosisBody.diagnosisCode</w:t>
            </w:r>
          </w:p>
        </w:tc>
        <w:tc>
          <w:tcPr>
            <w:tcW w:w="2977" w:type="dxa"/>
            <w:vAlign w:val="center"/>
          </w:tcPr>
          <w:p w14:paraId="5470E175" w14:textId="1369EB9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09862484" w14:textId="33D730EF" w:rsidR="00154059" w:rsidRDefault="00154059" w:rsidP="00154059">
            <w:pPr>
              <w:rPr>
                <w:szCs w:val="20"/>
              </w:rPr>
            </w:pPr>
            <w:r>
              <w:rPr>
                <w:szCs w:val="20"/>
              </w:rPr>
              <w:t>diagnosis</w:t>
            </w:r>
            <w:r w:rsidRPr="00C469F0">
              <w:rPr>
                <w:szCs w:val="20"/>
              </w:rPr>
              <w:t>/</w:t>
            </w:r>
            <w:r>
              <w:rPr>
                <w:szCs w:val="20"/>
              </w:rPr>
              <w:t>diagnosisBody/diagnosisCode</w:t>
            </w:r>
          </w:p>
        </w:tc>
      </w:tr>
      <w:tr w:rsidR="00154059" w:rsidRPr="00C469F0" w14:paraId="0DB3CFF7" w14:textId="77777777" w:rsidTr="00C56F34">
        <w:trPr>
          <w:trHeight w:val="397"/>
        </w:trPr>
        <w:tc>
          <w:tcPr>
            <w:tcW w:w="1809" w:type="dxa"/>
            <w:vAlign w:val="center"/>
          </w:tcPr>
          <w:p w14:paraId="2F4C02FB" w14:textId="3371DBC1" w:rsidR="00154059" w:rsidRDefault="00154059" w:rsidP="00C56F34">
            <w:pPr>
              <w:rPr>
                <w:szCs w:val="20"/>
              </w:rPr>
            </w:pPr>
            <w:r>
              <w:rPr>
                <w:szCs w:val="20"/>
              </w:rPr>
              <w:t>relatedDiagnosis.documentId</w:t>
            </w:r>
          </w:p>
        </w:tc>
        <w:tc>
          <w:tcPr>
            <w:tcW w:w="2977" w:type="dxa"/>
            <w:vAlign w:val="center"/>
          </w:tcPr>
          <w:p w14:paraId="121B11EE" w14:textId="0AA9AB71"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38B9A86" w14:textId="4138F915" w:rsidR="00154059" w:rsidRDefault="00154059" w:rsidP="00154059">
            <w:pPr>
              <w:rPr>
                <w:szCs w:val="20"/>
              </w:rPr>
            </w:pPr>
            <w:r>
              <w:rPr>
                <w:szCs w:val="20"/>
              </w:rPr>
              <w:t>diagnosis</w:t>
            </w:r>
            <w:r w:rsidRPr="00C469F0">
              <w:rPr>
                <w:szCs w:val="20"/>
              </w:rPr>
              <w:t>/</w:t>
            </w:r>
            <w:r>
              <w:rPr>
                <w:szCs w:val="20"/>
              </w:rPr>
              <w:t>diagnosisBody/relatedDiagnosis/documentId</w:t>
            </w:r>
          </w:p>
        </w:tc>
      </w:tr>
    </w:tbl>
    <w:p w14:paraId="46347150" w14:textId="77777777" w:rsidR="00B767DA" w:rsidRPr="00C33942" w:rsidRDefault="00B767DA" w:rsidP="007E47C0"/>
    <w:p w14:paraId="082832AD" w14:textId="15AB4BB7" w:rsidR="00435636" w:rsidRDefault="00435636" w:rsidP="00435636">
      <w:pPr>
        <w:pStyle w:val="Rubrik2"/>
      </w:pPr>
      <w:bookmarkStart w:id="1129" w:name="_Toc382487420"/>
      <w:bookmarkStart w:id="1130" w:name="_Toc357754858"/>
      <w:r>
        <w:t>V-MIM Uppmärksamhetsinformation</w:t>
      </w:r>
      <w:bookmarkEnd w:id="1129"/>
    </w:p>
    <w:p w14:paraId="1BA93FC1" w14:textId="33CAB4EE" w:rsidR="00F9234E" w:rsidRDefault="00F9234E">
      <w:pPr>
        <w:spacing w:line="240" w:lineRule="auto"/>
        <w:rPr>
          <w:lang w:val="en-US"/>
        </w:rPr>
      </w:pPr>
    </w:p>
    <w:p w14:paraId="65EFFEDF" w14:textId="177DCB87" w:rsidR="00346224" w:rsidRDefault="00346224">
      <w:pPr>
        <w:spacing w:line="240" w:lineRule="auto"/>
        <w:rPr>
          <w:lang w:val="en-US"/>
        </w:rPr>
      </w:pPr>
      <w:r>
        <w:rPr>
          <w:noProof/>
          <w:lang w:eastAsia="sv-SE"/>
        </w:rPr>
        <w:lastRenderedPageBreak/>
        <w:drawing>
          <wp:inline distT="0" distB="0" distL="0" distR="0" wp14:anchorId="4FF5BAA1" wp14:editId="57535AAE">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16">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266FDA" w14:textId="77777777" w:rsidR="00F9234E" w:rsidRPr="00E31E52" w:rsidRDefault="00F9234E" w:rsidP="00F9234E">
      <w:pPr>
        <w:rPr>
          <w:szCs w:val="20"/>
          <w:lang w:val="en-US"/>
        </w:rPr>
      </w:pPr>
    </w:p>
    <w:p w14:paraId="299DC681" w14:textId="77777777" w:rsidR="00F9234E" w:rsidRPr="00E31E52" w:rsidRDefault="00F9234E" w:rsidP="00F9234E">
      <w:pPr>
        <w:rPr>
          <w:lang w:val="en-US"/>
        </w:rPr>
      </w:pPr>
    </w:p>
    <w:p w14:paraId="1A9C0687" w14:textId="16BE5EB4" w:rsidR="00F9234E" w:rsidRDefault="00F9234E" w:rsidP="00F9234E"/>
    <w:p w14:paraId="6EB32C53" w14:textId="77777777" w:rsidR="00F9234E" w:rsidRPr="00E31E52" w:rsidRDefault="00F9234E" w:rsidP="00F9234E">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F9234E" w:rsidRPr="00C469F0" w14:paraId="41000707" w14:textId="77777777" w:rsidTr="00C56F34">
        <w:trPr>
          <w:trHeight w:val="397"/>
        </w:trPr>
        <w:tc>
          <w:tcPr>
            <w:tcW w:w="1809" w:type="dxa"/>
            <w:shd w:val="clear" w:color="auto" w:fill="D9D9D9" w:themeFill="background1" w:themeFillShade="D9"/>
            <w:vAlign w:val="center"/>
          </w:tcPr>
          <w:p w14:paraId="6AB870B3" w14:textId="77777777" w:rsidR="00F9234E" w:rsidRPr="00C469F0" w:rsidRDefault="00F9234E" w:rsidP="00C56F34">
            <w:pPr>
              <w:rPr>
                <w:b/>
                <w:szCs w:val="20"/>
              </w:rPr>
            </w:pPr>
            <w:r w:rsidRPr="00C469F0">
              <w:rPr>
                <w:b/>
                <w:szCs w:val="20"/>
              </w:rPr>
              <w:t>Klass.attribut</w:t>
            </w:r>
          </w:p>
        </w:tc>
        <w:tc>
          <w:tcPr>
            <w:tcW w:w="2977" w:type="dxa"/>
            <w:shd w:val="clear" w:color="auto" w:fill="D9D9D9" w:themeFill="background1" w:themeFillShade="D9"/>
            <w:vAlign w:val="center"/>
          </w:tcPr>
          <w:p w14:paraId="40C8694E" w14:textId="77777777" w:rsidR="00F9234E" w:rsidRPr="00C469F0" w:rsidRDefault="00F9234E"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7CACDA" w14:textId="77777777" w:rsidR="00F9234E" w:rsidRPr="00C469F0" w:rsidRDefault="00F9234E" w:rsidP="00C56F34">
            <w:pPr>
              <w:rPr>
                <w:b/>
                <w:szCs w:val="20"/>
              </w:rPr>
            </w:pPr>
            <w:r w:rsidRPr="00C469F0">
              <w:rPr>
                <w:b/>
                <w:szCs w:val="20"/>
              </w:rPr>
              <w:t>Mappning mot XSD schema</w:t>
            </w:r>
          </w:p>
        </w:tc>
      </w:tr>
      <w:tr w:rsidR="00F9234E" w:rsidRPr="00C469F0" w14:paraId="41A31391" w14:textId="77777777" w:rsidTr="00C56F34">
        <w:trPr>
          <w:trHeight w:val="397"/>
        </w:trPr>
        <w:tc>
          <w:tcPr>
            <w:tcW w:w="1809" w:type="dxa"/>
            <w:vAlign w:val="center"/>
          </w:tcPr>
          <w:p w14:paraId="391A7D99" w14:textId="745DA4E7" w:rsidR="00F9234E" w:rsidRDefault="00F9234E" w:rsidP="00C56F34">
            <w:pPr>
              <w:rPr>
                <w:szCs w:val="20"/>
              </w:rPr>
            </w:pPr>
            <w:r>
              <w:rPr>
                <w:szCs w:val="20"/>
              </w:rPr>
              <w:t>alertInformation</w:t>
            </w:r>
          </w:p>
        </w:tc>
        <w:tc>
          <w:tcPr>
            <w:tcW w:w="2977" w:type="dxa"/>
            <w:vAlign w:val="center"/>
          </w:tcPr>
          <w:p w14:paraId="28DE60A4" w14:textId="77777777" w:rsidR="005E1A70" w:rsidRDefault="00311146" w:rsidP="00C56F34">
            <w:pPr>
              <w:rPr>
                <w:rFonts w:cs="Arial"/>
                <w:spacing w:val="-1"/>
                <w:szCs w:val="20"/>
              </w:rPr>
            </w:pPr>
            <w:r>
              <w:rPr>
                <w:rFonts w:cs="Arial"/>
                <w:spacing w:val="-1"/>
                <w:szCs w:val="20"/>
              </w:rPr>
              <w:t>Hälsorelaterad risk</w:t>
            </w:r>
          </w:p>
          <w:p w14:paraId="499ADA68" w14:textId="77777777" w:rsidR="00311146" w:rsidRDefault="00311146" w:rsidP="00C56F34">
            <w:pPr>
              <w:rPr>
                <w:rFonts w:cs="Arial"/>
                <w:i/>
                <w:spacing w:val="-1"/>
                <w:szCs w:val="20"/>
              </w:rPr>
            </w:pPr>
            <w:r w:rsidRPr="00311146">
              <w:rPr>
                <w:rFonts w:cs="Arial"/>
                <w:i/>
                <w:spacing w:val="-1"/>
                <w:szCs w:val="20"/>
              </w:rPr>
              <w:t>eller</w:t>
            </w:r>
          </w:p>
          <w:p w14:paraId="63D6A171" w14:textId="3BFC5986" w:rsidR="00FB6EB6" w:rsidRPr="00FB6EB6" w:rsidRDefault="00FB6EB6" w:rsidP="00C56F34">
            <w:pPr>
              <w:rPr>
                <w:rFonts w:cs="Arial"/>
                <w:spacing w:val="-1"/>
                <w:szCs w:val="20"/>
              </w:rPr>
            </w:pPr>
            <w:r>
              <w:rPr>
                <w:rFonts w:cs="Arial"/>
                <w:spacing w:val="-1"/>
                <w:szCs w:val="20"/>
              </w:rPr>
              <w:t>Potentiellt tillstånd</w:t>
            </w:r>
            <w:proofErr w:type="gramStart"/>
            <w:r>
              <w:rPr>
                <w:rFonts w:cs="Arial"/>
                <w:spacing w:val="-1"/>
                <w:szCs w:val="20"/>
              </w:rPr>
              <w:t>.Risktillstånd</w:t>
            </w:r>
            <w:proofErr w:type="gramEnd"/>
          </w:p>
          <w:p w14:paraId="536A4327" w14:textId="2C8E22B7" w:rsidR="00FB6EB6" w:rsidRPr="00311146" w:rsidRDefault="00FB6EB6" w:rsidP="00C56F34">
            <w:pPr>
              <w:rPr>
                <w:rFonts w:cs="Arial"/>
                <w:i/>
                <w:spacing w:val="-1"/>
                <w:szCs w:val="20"/>
              </w:rPr>
            </w:pPr>
            <w:r>
              <w:rPr>
                <w:rFonts w:cs="Arial"/>
                <w:i/>
                <w:spacing w:val="-1"/>
                <w:szCs w:val="20"/>
              </w:rPr>
              <w:t>eller</w:t>
            </w:r>
          </w:p>
          <w:p w14:paraId="48511931" w14:textId="554A06BD" w:rsidR="00311146" w:rsidRPr="005E1A70" w:rsidRDefault="00311146" w:rsidP="00C56F34">
            <w:pPr>
              <w:rPr>
                <w:rFonts w:cs="Arial"/>
                <w:spacing w:val="-1"/>
                <w:szCs w:val="20"/>
              </w:rPr>
            </w:pPr>
            <w:r w:rsidRPr="00C11300">
              <w:rPr>
                <w:rFonts w:cs="Arial"/>
                <w:i/>
                <w:color w:val="FF0000"/>
                <w:szCs w:val="20"/>
              </w:rPr>
              <w:t>Saknar motsvarighet i V-TIM 2.2</w:t>
            </w:r>
          </w:p>
        </w:tc>
        <w:tc>
          <w:tcPr>
            <w:tcW w:w="4111" w:type="dxa"/>
            <w:vAlign w:val="center"/>
          </w:tcPr>
          <w:p w14:paraId="6A4058FF" w14:textId="77777777" w:rsidR="00F9234E" w:rsidRPr="00C469F0" w:rsidRDefault="00F9234E" w:rsidP="00C56F34">
            <w:pPr>
              <w:rPr>
                <w:szCs w:val="20"/>
              </w:rPr>
            </w:pPr>
          </w:p>
        </w:tc>
      </w:tr>
      <w:tr w:rsidR="00F9234E" w:rsidRPr="00C469F0" w14:paraId="6013D2E9" w14:textId="77777777" w:rsidTr="00C56F34">
        <w:trPr>
          <w:trHeight w:val="397"/>
        </w:trPr>
        <w:tc>
          <w:tcPr>
            <w:tcW w:w="1809" w:type="dxa"/>
            <w:vAlign w:val="center"/>
          </w:tcPr>
          <w:p w14:paraId="28326EDB" w14:textId="54B9B540" w:rsidR="00F9234E" w:rsidRPr="00C469F0" w:rsidRDefault="00F9234E" w:rsidP="00C56F34">
            <w:pPr>
              <w:rPr>
                <w:szCs w:val="20"/>
              </w:rPr>
            </w:pPr>
            <w:r>
              <w:rPr>
                <w:szCs w:val="20"/>
              </w:rPr>
              <w:t>alertInformation</w:t>
            </w:r>
            <w:r w:rsidRPr="00E34474">
              <w:rPr>
                <w:szCs w:val="20"/>
              </w:rPr>
              <w:t>Header.documentId</w:t>
            </w:r>
          </w:p>
        </w:tc>
        <w:tc>
          <w:tcPr>
            <w:tcW w:w="2977" w:type="dxa"/>
            <w:vAlign w:val="center"/>
          </w:tcPr>
          <w:p w14:paraId="248E3711" w14:textId="7EE3492F" w:rsidR="00A41322" w:rsidRPr="00A41322" w:rsidRDefault="00A41322" w:rsidP="00C56F34">
            <w:pPr>
              <w:rPr>
                <w:rFonts w:cs="Arial"/>
                <w:szCs w:val="20"/>
              </w:rPr>
            </w:pPr>
            <w:r w:rsidRPr="00A41322">
              <w:rPr>
                <w:rFonts w:cs="Arial"/>
                <w:szCs w:val="20"/>
              </w:rPr>
              <w:t>Hälsorelaterad risk.hälsorelaterad risk_id</w:t>
            </w:r>
          </w:p>
          <w:p w14:paraId="373D8AE0" w14:textId="4F059767" w:rsidR="00A41322" w:rsidRPr="00A41322" w:rsidRDefault="00A41322" w:rsidP="00C56F34">
            <w:pPr>
              <w:rPr>
                <w:rFonts w:cs="Arial"/>
                <w:i/>
                <w:szCs w:val="20"/>
              </w:rPr>
            </w:pPr>
            <w:r w:rsidRPr="00A41322">
              <w:rPr>
                <w:rFonts w:cs="Arial"/>
                <w:i/>
                <w:szCs w:val="20"/>
              </w:rPr>
              <w:t>eller</w:t>
            </w:r>
          </w:p>
          <w:p w14:paraId="31D37E7B" w14:textId="77777777" w:rsidR="00F9234E" w:rsidRPr="00C469F0" w:rsidRDefault="00F9234E"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19A813FF" w14:textId="2591C622" w:rsidR="00F9234E" w:rsidRPr="00C469F0" w:rsidRDefault="00F9234E" w:rsidP="00C56F34">
            <w:pPr>
              <w:rPr>
                <w:szCs w:val="20"/>
              </w:rPr>
            </w:pPr>
            <w:r>
              <w:rPr>
                <w:szCs w:val="20"/>
              </w:rPr>
              <w:lastRenderedPageBreak/>
              <w:t>alertInformation</w:t>
            </w:r>
            <w:r w:rsidRPr="00E34474">
              <w:rPr>
                <w:szCs w:val="20"/>
              </w:rPr>
              <w:t>/</w:t>
            </w:r>
            <w:r>
              <w:rPr>
                <w:szCs w:val="20"/>
              </w:rPr>
              <w:t>alertInformation</w:t>
            </w:r>
            <w:r w:rsidRPr="00E34474">
              <w:rPr>
                <w:szCs w:val="20"/>
              </w:rPr>
              <w:t>Header/documentId</w:t>
            </w:r>
          </w:p>
        </w:tc>
      </w:tr>
      <w:tr w:rsidR="00F9234E" w:rsidRPr="00C469F0" w14:paraId="12DBC31A" w14:textId="77777777" w:rsidTr="00C56F34">
        <w:trPr>
          <w:trHeight w:val="397"/>
        </w:trPr>
        <w:tc>
          <w:tcPr>
            <w:tcW w:w="1809" w:type="dxa"/>
            <w:vAlign w:val="center"/>
          </w:tcPr>
          <w:p w14:paraId="738F141A" w14:textId="6FF44E54" w:rsidR="00F9234E" w:rsidRPr="00E34474" w:rsidRDefault="00F9234E" w:rsidP="00C56F34">
            <w:pPr>
              <w:rPr>
                <w:szCs w:val="20"/>
              </w:rPr>
            </w:pPr>
            <w:r>
              <w:rPr>
                <w:szCs w:val="20"/>
              </w:rPr>
              <w:lastRenderedPageBreak/>
              <w:t>alertInformationHeader</w:t>
            </w:r>
            <w:r w:rsidRPr="00C469F0">
              <w:rPr>
                <w:szCs w:val="20"/>
              </w:rPr>
              <w:t>.sourceSystemHSAId</w:t>
            </w:r>
          </w:p>
        </w:tc>
        <w:tc>
          <w:tcPr>
            <w:tcW w:w="2977" w:type="dxa"/>
            <w:vAlign w:val="center"/>
          </w:tcPr>
          <w:p w14:paraId="53031305" w14:textId="77777777" w:rsidR="00F9234E" w:rsidRPr="00E34474" w:rsidRDefault="00F9234E" w:rsidP="00C56F34">
            <w:pPr>
              <w:rPr>
                <w:szCs w:val="20"/>
              </w:rPr>
            </w:pPr>
            <w:r w:rsidRPr="00C11300">
              <w:rPr>
                <w:rFonts w:cs="Arial"/>
                <w:i/>
                <w:color w:val="FF0000"/>
                <w:szCs w:val="20"/>
              </w:rPr>
              <w:t>Saknar motsvarighet i V-TIM 2.2</w:t>
            </w:r>
          </w:p>
        </w:tc>
        <w:tc>
          <w:tcPr>
            <w:tcW w:w="4111" w:type="dxa"/>
            <w:vAlign w:val="center"/>
          </w:tcPr>
          <w:p w14:paraId="37FD7E1C" w14:textId="09670209" w:rsidR="00F9234E" w:rsidRPr="00E34474" w:rsidRDefault="00F9234E" w:rsidP="00C56F34">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F9234E" w:rsidRPr="00C469F0" w14:paraId="5A228DCA" w14:textId="77777777" w:rsidTr="00C56F34">
        <w:trPr>
          <w:trHeight w:val="397"/>
        </w:trPr>
        <w:tc>
          <w:tcPr>
            <w:tcW w:w="1809" w:type="dxa"/>
            <w:vAlign w:val="center"/>
          </w:tcPr>
          <w:p w14:paraId="13D88880" w14:textId="72F30D35" w:rsidR="00F9234E" w:rsidRDefault="00F9234E" w:rsidP="00C56F34">
            <w:pPr>
              <w:rPr>
                <w:szCs w:val="20"/>
              </w:rPr>
            </w:pPr>
            <w:r>
              <w:rPr>
                <w:szCs w:val="20"/>
              </w:rPr>
              <w:t>alertInformationHeader</w:t>
            </w:r>
            <w:r w:rsidRPr="00C469F0">
              <w:rPr>
                <w:szCs w:val="20"/>
              </w:rPr>
              <w:t>.patientId</w:t>
            </w:r>
          </w:p>
        </w:tc>
        <w:tc>
          <w:tcPr>
            <w:tcW w:w="2977" w:type="dxa"/>
            <w:vAlign w:val="center"/>
          </w:tcPr>
          <w:p w14:paraId="74F957FC" w14:textId="77777777" w:rsidR="00F9234E" w:rsidRPr="00C11300" w:rsidRDefault="00F9234E" w:rsidP="00C56F34">
            <w:pPr>
              <w:rPr>
                <w:rFonts w:cs="Arial"/>
                <w:i/>
                <w:color w:val="FF0000"/>
                <w:szCs w:val="20"/>
              </w:rPr>
            </w:pPr>
            <w:r>
              <w:rPr>
                <w:rFonts w:cs="Arial"/>
                <w:spacing w:val="-1"/>
                <w:szCs w:val="20"/>
              </w:rPr>
              <w:t>Patient.person-id</w:t>
            </w:r>
          </w:p>
        </w:tc>
        <w:tc>
          <w:tcPr>
            <w:tcW w:w="4111" w:type="dxa"/>
            <w:vAlign w:val="center"/>
          </w:tcPr>
          <w:p w14:paraId="1CB15550" w14:textId="7FA492C0"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/patientId</w:t>
            </w:r>
          </w:p>
        </w:tc>
      </w:tr>
      <w:tr w:rsidR="00F9234E" w:rsidRPr="00C469F0" w14:paraId="39F475C9" w14:textId="77777777" w:rsidTr="00C56F34">
        <w:trPr>
          <w:trHeight w:val="397"/>
        </w:trPr>
        <w:tc>
          <w:tcPr>
            <w:tcW w:w="1809" w:type="dxa"/>
            <w:vAlign w:val="center"/>
          </w:tcPr>
          <w:p w14:paraId="7AA67345" w14:textId="52A53513" w:rsidR="00F9234E" w:rsidRDefault="00F9234E" w:rsidP="00C56F34">
            <w:pPr>
              <w:rPr>
                <w:szCs w:val="20"/>
              </w:rPr>
            </w:pPr>
            <w:r>
              <w:rPr>
                <w:szCs w:val="20"/>
              </w:rPr>
              <w:t>alertInformationHeader.accountableHealthcareProfessional</w:t>
            </w:r>
          </w:p>
        </w:tc>
        <w:tc>
          <w:tcPr>
            <w:tcW w:w="2977" w:type="dxa"/>
            <w:vAlign w:val="center"/>
          </w:tcPr>
          <w:p w14:paraId="5EA105B1"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264393B" w14:textId="1E66215B"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F9234E" w:rsidRPr="00C469F0" w14:paraId="527DF699" w14:textId="77777777" w:rsidTr="00C56F34">
        <w:trPr>
          <w:trHeight w:val="397"/>
        </w:trPr>
        <w:tc>
          <w:tcPr>
            <w:tcW w:w="1809" w:type="dxa"/>
            <w:vAlign w:val="center"/>
          </w:tcPr>
          <w:p w14:paraId="53FE2571" w14:textId="77777777" w:rsidR="00F9234E" w:rsidRDefault="00F9234E" w:rsidP="00C56F34">
            <w:pPr>
              <w:rPr>
                <w:szCs w:val="20"/>
              </w:rPr>
            </w:pPr>
            <w:r>
              <w:rPr>
                <w:szCs w:val="20"/>
              </w:rPr>
              <w:t>accountableHealthcareProfessional</w:t>
            </w:r>
            <w:r w:rsidRPr="00C469F0">
              <w:rPr>
                <w:szCs w:val="20"/>
              </w:rPr>
              <w:t>.authorTime</w:t>
            </w:r>
          </w:p>
        </w:tc>
        <w:tc>
          <w:tcPr>
            <w:tcW w:w="2977" w:type="dxa"/>
            <w:vAlign w:val="center"/>
          </w:tcPr>
          <w:p w14:paraId="57EF450E" w14:textId="77777777" w:rsidR="00F9234E" w:rsidRPr="00C11300" w:rsidRDefault="00F9234E"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1138FE3C" w14:textId="1565CB93"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w:t>
            </w:r>
            <w:proofErr w:type="gramStart"/>
            <w:r>
              <w:rPr>
                <w:szCs w:val="20"/>
              </w:rPr>
              <w:t>accountableHealthcareProfessional</w:t>
            </w:r>
            <w:r w:rsidRPr="00C469F0">
              <w:rPr>
                <w:szCs w:val="20"/>
              </w:rPr>
              <w:t xml:space="preserve"> </w:t>
            </w:r>
            <w:r>
              <w:rPr>
                <w:szCs w:val="20"/>
              </w:rPr>
              <w:t>/authorTime</w:t>
            </w:r>
            <w:proofErr w:type="gramEnd"/>
          </w:p>
        </w:tc>
      </w:tr>
      <w:tr w:rsidR="00F9234E" w:rsidRPr="00C469F0" w14:paraId="07C0C687" w14:textId="77777777" w:rsidTr="00C56F34">
        <w:trPr>
          <w:trHeight w:val="397"/>
        </w:trPr>
        <w:tc>
          <w:tcPr>
            <w:tcW w:w="1809" w:type="dxa"/>
            <w:vAlign w:val="center"/>
          </w:tcPr>
          <w:p w14:paraId="456A2B44" w14:textId="77777777" w:rsidR="00F9234E" w:rsidRDefault="00F9234E" w:rsidP="00C56F34">
            <w:pPr>
              <w:rPr>
                <w:szCs w:val="20"/>
              </w:rPr>
            </w:pPr>
            <w:r>
              <w:rPr>
                <w:szCs w:val="20"/>
              </w:rPr>
              <w:t>accountableHealthcareProfessional</w:t>
            </w:r>
            <w:r w:rsidRPr="00C469F0">
              <w:rPr>
                <w:szCs w:val="20"/>
              </w:rPr>
              <w:t>.healthcareProfessionalHSAId</w:t>
            </w:r>
          </w:p>
        </w:tc>
        <w:tc>
          <w:tcPr>
            <w:tcW w:w="2977" w:type="dxa"/>
            <w:vAlign w:val="center"/>
          </w:tcPr>
          <w:p w14:paraId="150AA7D2"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54D4EE24" w14:textId="6DE9BD95" w:rsidR="00F9234E" w:rsidRDefault="00F9234E" w:rsidP="00C56F34">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F9234E" w:rsidRPr="00C469F0" w14:paraId="2DF84358" w14:textId="77777777" w:rsidTr="00C56F34">
        <w:trPr>
          <w:trHeight w:val="397"/>
        </w:trPr>
        <w:tc>
          <w:tcPr>
            <w:tcW w:w="1809" w:type="dxa"/>
            <w:vAlign w:val="center"/>
          </w:tcPr>
          <w:p w14:paraId="098CEEA8" w14:textId="77777777" w:rsidR="00F9234E" w:rsidRDefault="00F9234E" w:rsidP="00C56F34">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7EAC4CB0"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3306FBD7" w14:textId="5576E92D"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F9234E" w:rsidRPr="00C469F0" w14:paraId="257D9E14" w14:textId="77777777" w:rsidTr="00C56F34">
        <w:trPr>
          <w:trHeight w:val="397"/>
        </w:trPr>
        <w:tc>
          <w:tcPr>
            <w:tcW w:w="1809" w:type="dxa"/>
            <w:vAlign w:val="center"/>
          </w:tcPr>
          <w:p w14:paraId="283C5173" w14:textId="77777777" w:rsidR="00F9234E" w:rsidRPr="00336280" w:rsidRDefault="00F9234E" w:rsidP="00C56F34">
            <w:pPr>
              <w:rPr>
                <w:szCs w:val="20"/>
                <w:lang w:val="en-US"/>
              </w:rPr>
            </w:pPr>
            <w:r>
              <w:rPr>
                <w:szCs w:val="20"/>
              </w:rPr>
              <w:t>accountableHealthcareProfessional</w:t>
            </w:r>
            <w:r w:rsidRPr="00C469F0">
              <w:rPr>
                <w:szCs w:val="20"/>
              </w:rPr>
              <w:t>.healthcareProfessionalRoleCode</w:t>
            </w:r>
          </w:p>
        </w:tc>
        <w:tc>
          <w:tcPr>
            <w:tcW w:w="2977" w:type="dxa"/>
            <w:vAlign w:val="center"/>
          </w:tcPr>
          <w:p w14:paraId="2D0D716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77C396D0" w14:textId="15384B35"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F9234E" w:rsidRPr="00B33025" w14:paraId="3F02D65A" w14:textId="77777777" w:rsidTr="00C56F34">
        <w:trPr>
          <w:trHeight w:val="397"/>
        </w:trPr>
        <w:tc>
          <w:tcPr>
            <w:tcW w:w="1809" w:type="dxa"/>
            <w:vAlign w:val="center"/>
          </w:tcPr>
          <w:p w14:paraId="5F262A20" w14:textId="77777777" w:rsidR="00F9234E" w:rsidRDefault="00F9234E" w:rsidP="00C56F34">
            <w:pPr>
              <w:rPr>
                <w:szCs w:val="20"/>
              </w:rPr>
            </w:pPr>
            <w:r>
              <w:rPr>
                <w:szCs w:val="20"/>
              </w:rPr>
              <w:t>healthcareProfessionalOrgUnit</w:t>
            </w:r>
            <w:r w:rsidRPr="00C469F0">
              <w:rPr>
                <w:szCs w:val="20"/>
              </w:rPr>
              <w:t>.orgUnitHSAId</w:t>
            </w:r>
          </w:p>
        </w:tc>
        <w:tc>
          <w:tcPr>
            <w:tcW w:w="2977" w:type="dxa"/>
            <w:vAlign w:val="center"/>
          </w:tcPr>
          <w:p w14:paraId="562AE4B1" w14:textId="77777777" w:rsidR="00F9234E" w:rsidRPr="00C11300" w:rsidRDefault="00F9234E"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69436B0" w14:textId="709BAEC9" w:rsidR="00F9234E" w:rsidRPr="00F41A15"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F9234E" w:rsidRPr="00B33025" w14:paraId="3CED4CE5" w14:textId="77777777" w:rsidTr="00C56F34">
        <w:trPr>
          <w:trHeight w:val="397"/>
        </w:trPr>
        <w:tc>
          <w:tcPr>
            <w:tcW w:w="1809" w:type="dxa"/>
            <w:vAlign w:val="center"/>
          </w:tcPr>
          <w:p w14:paraId="6AE6216B" w14:textId="77777777" w:rsidR="00F9234E" w:rsidRDefault="00F9234E" w:rsidP="00C56F34">
            <w:pPr>
              <w:rPr>
                <w:szCs w:val="20"/>
              </w:rPr>
            </w:pPr>
            <w:r>
              <w:rPr>
                <w:szCs w:val="20"/>
              </w:rPr>
              <w:t>healthcareProfessionalOrgUnit</w:t>
            </w:r>
            <w:r w:rsidRPr="00C469F0">
              <w:rPr>
                <w:szCs w:val="20"/>
              </w:rPr>
              <w:t>.orgUnitname</w:t>
            </w:r>
          </w:p>
        </w:tc>
        <w:tc>
          <w:tcPr>
            <w:tcW w:w="2977" w:type="dxa"/>
            <w:vAlign w:val="center"/>
          </w:tcPr>
          <w:p w14:paraId="199D0733"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3829F6C9" w14:textId="270F4C71"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F9234E" w:rsidRPr="00B33025" w14:paraId="53FAD83B" w14:textId="77777777" w:rsidTr="00C56F34">
        <w:trPr>
          <w:trHeight w:val="397"/>
        </w:trPr>
        <w:tc>
          <w:tcPr>
            <w:tcW w:w="1809" w:type="dxa"/>
            <w:vAlign w:val="center"/>
          </w:tcPr>
          <w:p w14:paraId="76ABB8CB" w14:textId="77777777" w:rsidR="00F9234E" w:rsidRDefault="00F9234E" w:rsidP="00C56F34">
            <w:pPr>
              <w:rPr>
                <w:szCs w:val="20"/>
              </w:rPr>
            </w:pPr>
            <w:r>
              <w:rPr>
                <w:szCs w:val="20"/>
              </w:rPr>
              <w:t>healthcareProfessionalOrgUnit</w:t>
            </w:r>
            <w:r w:rsidRPr="00C469F0">
              <w:rPr>
                <w:szCs w:val="20"/>
              </w:rPr>
              <w:t>.orgUnitTelecom</w:t>
            </w:r>
          </w:p>
        </w:tc>
        <w:tc>
          <w:tcPr>
            <w:tcW w:w="2977" w:type="dxa"/>
            <w:vAlign w:val="center"/>
          </w:tcPr>
          <w:p w14:paraId="34DD2827" w14:textId="77777777" w:rsidR="00F9234E" w:rsidRPr="00336280" w:rsidRDefault="00F9234E" w:rsidP="00C56F34">
            <w:pPr>
              <w:rPr>
                <w:rFonts w:cs="Arial"/>
                <w:spacing w:val="-1"/>
                <w:szCs w:val="20"/>
              </w:rPr>
            </w:pPr>
            <w:r>
              <w:rPr>
                <w:rFonts w:cs="Arial"/>
                <w:szCs w:val="20"/>
              </w:rPr>
              <w:t>Tele och eKommunikation.tele ekom adress</w:t>
            </w:r>
          </w:p>
        </w:tc>
        <w:tc>
          <w:tcPr>
            <w:tcW w:w="4111" w:type="dxa"/>
            <w:vAlign w:val="center"/>
          </w:tcPr>
          <w:p w14:paraId="235A22EE" w14:textId="0EBFEDF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F9234E" w:rsidRPr="00B33025" w14:paraId="2ED0A1C0" w14:textId="77777777" w:rsidTr="00C56F34">
        <w:trPr>
          <w:trHeight w:val="397"/>
        </w:trPr>
        <w:tc>
          <w:tcPr>
            <w:tcW w:w="1809" w:type="dxa"/>
            <w:vAlign w:val="center"/>
          </w:tcPr>
          <w:p w14:paraId="59462C1E" w14:textId="77777777" w:rsidR="00F9234E" w:rsidRDefault="00F9234E" w:rsidP="00C56F34">
            <w:pPr>
              <w:rPr>
                <w:szCs w:val="20"/>
              </w:rPr>
            </w:pPr>
            <w:r>
              <w:rPr>
                <w:szCs w:val="20"/>
              </w:rPr>
              <w:t>healthcareProfessionalOrgUnit</w:t>
            </w:r>
            <w:r w:rsidRPr="00C469F0">
              <w:rPr>
                <w:szCs w:val="20"/>
              </w:rPr>
              <w:t>.orgUnitEmail</w:t>
            </w:r>
          </w:p>
        </w:tc>
        <w:tc>
          <w:tcPr>
            <w:tcW w:w="2977" w:type="dxa"/>
            <w:vAlign w:val="center"/>
          </w:tcPr>
          <w:p w14:paraId="74176F2F" w14:textId="77777777" w:rsidR="00F9234E" w:rsidRDefault="00F9234E" w:rsidP="00C56F34">
            <w:pPr>
              <w:rPr>
                <w:rFonts w:cs="Arial"/>
                <w:szCs w:val="20"/>
              </w:rPr>
            </w:pPr>
            <w:r>
              <w:rPr>
                <w:rFonts w:cs="Arial"/>
                <w:szCs w:val="20"/>
              </w:rPr>
              <w:t>Tele och eKommunikation.tele ekom adress</w:t>
            </w:r>
          </w:p>
        </w:tc>
        <w:tc>
          <w:tcPr>
            <w:tcW w:w="4111" w:type="dxa"/>
            <w:vAlign w:val="center"/>
          </w:tcPr>
          <w:p w14:paraId="42115AAE" w14:textId="53488C6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F9234E" w:rsidRPr="00B33025" w14:paraId="0C192614" w14:textId="77777777" w:rsidTr="00C56F34">
        <w:trPr>
          <w:trHeight w:val="397"/>
        </w:trPr>
        <w:tc>
          <w:tcPr>
            <w:tcW w:w="1809" w:type="dxa"/>
            <w:vAlign w:val="center"/>
          </w:tcPr>
          <w:p w14:paraId="14DA02BE" w14:textId="77777777" w:rsidR="00F9234E" w:rsidRDefault="00F9234E" w:rsidP="00C56F34">
            <w:pPr>
              <w:rPr>
                <w:szCs w:val="20"/>
              </w:rPr>
            </w:pPr>
            <w:r>
              <w:rPr>
                <w:szCs w:val="20"/>
              </w:rPr>
              <w:t>healthcareProfessionalOrgUnit</w:t>
            </w:r>
            <w:r w:rsidRPr="00C469F0">
              <w:rPr>
                <w:szCs w:val="20"/>
              </w:rPr>
              <w:t>.orgUnitAddress</w:t>
            </w:r>
          </w:p>
        </w:tc>
        <w:tc>
          <w:tcPr>
            <w:tcW w:w="2977" w:type="dxa"/>
            <w:vAlign w:val="center"/>
          </w:tcPr>
          <w:p w14:paraId="0AA7EB26" w14:textId="77777777" w:rsidR="00F9234E" w:rsidRDefault="00F9234E" w:rsidP="00C56F34">
            <w:pPr>
              <w:rPr>
                <w:rFonts w:cs="Arial"/>
                <w:spacing w:val="-1"/>
                <w:szCs w:val="20"/>
              </w:rPr>
            </w:pPr>
            <w:r>
              <w:rPr>
                <w:rFonts w:cs="Arial"/>
                <w:spacing w:val="-1"/>
                <w:szCs w:val="20"/>
              </w:rPr>
              <w:t>Adress.adress 1,</w:t>
            </w:r>
          </w:p>
          <w:p w14:paraId="66F4C627" w14:textId="77777777" w:rsidR="00F9234E" w:rsidRDefault="00F9234E" w:rsidP="00C56F34">
            <w:pPr>
              <w:rPr>
                <w:rFonts w:cs="Arial"/>
                <w:spacing w:val="-1"/>
                <w:szCs w:val="20"/>
              </w:rPr>
            </w:pPr>
            <w:r>
              <w:rPr>
                <w:rFonts w:cs="Arial"/>
                <w:spacing w:val="-1"/>
                <w:szCs w:val="20"/>
              </w:rPr>
              <w:t>Adress.postnummer &amp;</w:t>
            </w:r>
          </w:p>
          <w:p w14:paraId="5762AC98" w14:textId="77777777" w:rsidR="00F9234E" w:rsidRDefault="00F9234E" w:rsidP="00C56F34">
            <w:pPr>
              <w:rPr>
                <w:rFonts w:cs="Arial"/>
                <w:szCs w:val="20"/>
              </w:rPr>
            </w:pPr>
            <w:r>
              <w:rPr>
                <w:rFonts w:cs="Arial"/>
                <w:spacing w:val="-1"/>
                <w:szCs w:val="20"/>
              </w:rPr>
              <w:t>Adress.postort</w:t>
            </w:r>
          </w:p>
        </w:tc>
        <w:tc>
          <w:tcPr>
            <w:tcW w:w="4111" w:type="dxa"/>
            <w:vAlign w:val="center"/>
          </w:tcPr>
          <w:p w14:paraId="7F8428AB" w14:textId="6C8D0CC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F9234E" w:rsidRPr="00B33025" w14:paraId="586AB297" w14:textId="77777777" w:rsidTr="00C56F34">
        <w:trPr>
          <w:trHeight w:val="397"/>
        </w:trPr>
        <w:tc>
          <w:tcPr>
            <w:tcW w:w="1809" w:type="dxa"/>
            <w:vAlign w:val="center"/>
          </w:tcPr>
          <w:p w14:paraId="3BD68DC8" w14:textId="77777777" w:rsidR="00F9234E" w:rsidRDefault="00F9234E" w:rsidP="00C56F34">
            <w:pPr>
              <w:rPr>
                <w:szCs w:val="20"/>
              </w:rPr>
            </w:pPr>
            <w:r>
              <w:rPr>
                <w:szCs w:val="20"/>
              </w:rPr>
              <w:t>healthcareProfessionalOrgUnit</w:t>
            </w:r>
            <w:r w:rsidRPr="00C469F0">
              <w:rPr>
                <w:szCs w:val="20"/>
              </w:rPr>
              <w:t>.orgUnitLocation</w:t>
            </w:r>
          </w:p>
        </w:tc>
        <w:tc>
          <w:tcPr>
            <w:tcW w:w="2977" w:type="dxa"/>
            <w:vAlign w:val="center"/>
          </w:tcPr>
          <w:p w14:paraId="3109F432"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5E9E107" w14:textId="2C487D7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F9234E" w:rsidRPr="00C469F0" w14:paraId="45EAE79D" w14:textId="77777777" w:rsidTr="00C56F34">
        <w:trPr>
          <w:trHeight w:val="397"/>
        </w:trPr>
        <w:tc>
          <w:tcPr>
            <w:tcW w:w="1809" w:type="dxa"/>
            <w:vAlign w:val="center"/>
          </w:tcPr>
          <w:p w14:paraId="10523E06" w14:textId="77777777" w:rsidR="00F9234E" w:rsidRDefault="00F9234E" w:rsidP="00C56F34">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3E2226A0" w14:textId="77777777" w:rsidR="00F9234E" w:rsidRPr="00C11300" w:rsidRDefault="00F9234E" w:rsidP="00C56F34">
            <w:pPr>
              <w:rPr>
                <w:rFonts w:cs="Arial"/>
                <w:i/>
                <w:color w:val="FF0000"/>
                <w:szCs w:val="20"/>
              </w:rPr>
            </w:pPr>
            <w:r>
              <w:rPr>
                <w:rFonts w:cs="Arial"/>
                <w:spacing w:val="-1"/>
                <w:szCs w:val="20"/>
              </w:rPr>
              <w:t>Informationsresurs.vårdenhet id</w:t>
            </w:r>
          </w:p>
        </w:tc>
        <w:tc>
          <w:tcPr>
            <w:tcW w:w="4111" w:type="dxa"/>
            <w:vAlign w:val="center"/>
          </w:tcPr>
          <w:p w14:paraId="3F3095AD" w14:textId="1D099EF4"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F9234E" w:rsidRPr="00C469F0" w14:paraId="7FB26E03" w14:textId="77777777" w:rsidTr="00C56F34">
        <w:trPr>
          <w:trHeight w:val="397"/>
        </w:trPr>
        <w:tc>
          <w:tcPr>
            <w:tcW w:w="1809" w:type="dxa"/>
            <w:vAlign w:val="center"/>
          </w:tcPr>
          <w:p w14:paraId="5FC43CBD" w14:textId="77777777" w:rsidR="00F9234E" w:rsidRDefault="00F9234E" w:rsidP="00C56F34">
            <w:pPr>
              <w:rPr>
                <w:szCs w:val="20"/>
              </w:rPr>
            </w:pPr>
            <w:r>
              <w:rPr>
                <w:szCs w:val="20"/>
              </w:rPr>
              <w:t>accountableHealthcareProfessional</w:t>
            </w:r>
            <w:r w:rsidRPr="00C469F0">
              <w:rPr>
                <w:szCs w:val="20"/>
              </w:rPr>
              <w:t>.healthcareProfessionalCareGiverHSAId</w:t>
            </w:r>
          </w:p>
        </w:tc>
        <w:tc>
          <w:tcPr>
            <w:tcW w:w="2977" w:type="dxa"/>
            <w:vAlign w:val="center"/>
          </w:tcPr>
          <w:p w14:paraId="065AFC2D" w14:textId="77777777" w:rsidR="00F9234E" w:rsidRDefault="00F9234E" w:rsidP="00C56F34">
            <w:pPr>
              <w:rPr>
                <w:rFonts w:cs="Arial"/>
                <w:spacing w:val="-1"/>
                <w:szCs w:val="20"/>
              </w:rPr>
            </w:pPr>
            <w:r>
              <w:rPr>
                <w:rFonts w:cs="Arial"/>
                <w:spacing w:val="-1"/>
                <w:szCs w:val="20"/>
              </w:rPr>
              <w:t>Informationsresurs.vårdgivare id</w:t>
            </w:r>
          </w:p>
        </w:tc>
        <w:tc>
          <w:tcPr>
            <w:tcW w:w="4111" w:type="dxa"/>
            <w:vAlign w:val="center"/>
          </w:tcPr>
          <w:p w14:paraId="6B88F1D5" w14:textId="165E7A43"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F9234E" w:rsidRPr="00C469F0" w14:paraId="52F7FE8E" w14:textId="77777777" w:rsidTr="00C56F34">
        <w:trPr>
          <w:trHeight w:val="397"/>
        </w:trPr>
        <w:tc>
          <w:tcPr>
            <w:tcW w:w="1809" w:type="dxa"/>
            <w:vAlign w:val="center"/>
          </w:tcPr>
          <w:p w14:paraId="7B33702F" w14:textId="77777777" w:rsidR="00F9234E" w:rsidRDefault="00F9234E" w:rsidP="00C56F34">
            <w:pPr>
              <w:rPr>
                <w:szCs w:val="20"/>
              </w:rPr>
            </w:pPr>
            <w:r>
              <w:rPr>
                <w:szCs w:val="20"/>
              </w:rPr>
              <w:t>l</w:t>
            </w:r>
            <w:r w:rsidRPr="00C469F0">
              <w:rPr>
                <w:szCs w:val="20"/>
              </w:rPr>
              <w:t>egalAuthenticator.legalAuthenticatorTime</w:t>
            </w:r>
          </w:p>
        </w:tc>
        <w:tc>
          <w:tcPr>
            <w:tcW w:w="2977" w:type="dxa"/>
            <w:vAlign w:val="center"/>
          </w:tcPr>
          <w:p w14:paraId="7F63A817"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2D3485A6" w14:textId="3CC26C90" w:rsidR="00F9234E" w:rsidRDefault="00F9234E" w:rsidP="00C56F34">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F9234E" w:rsidRPr="00C469F0" w14:paraId="3EE3F4EA" w14:textId="77777777" w:rsidTr="00C56F34">
        <w:trPr>
          <w:trHeight w:val="397"/>
        </w:trPr>
        <w:tc>
          <w:tcPr>
            <w:tcW w:w="1809" w:type="dxa"/>
            <w:vAlign w:val="center"/>
          </w:tcPr>
          <w:p w14:paraId="0EED71D8" w14:textId="77777777" w:rsidR="00F9234E" w:rsidRPr="00C469F0" w:rsidRDefault="00F9234E" w:rsidP="00C56F34">
            <w:pPr>
              <w:rPr>
                <w:szCs w:val="20"/>
              </w:rPr>
            </w:pPr>
            <w:r>
              <w:rPr>
                <w:szCs w:val="20"/>
              </w:rPr>
              <w:t>l</w:t>
            </w:r>
            <w:r w:rsidRPr="00C469F0">
              <w:rPr>
                <w:szCs w:val="20"/>
              </w:rPr>
              <w:t>egalAuthenticator.legalAuthenticatorHSAId</w:t>
            </w:r>
          </w:p>
        </w:tc>
        <w:tc>
          <w:tcPr>
            <w:tcW w:w="2977" w:type="dxa"/>
            <w:vAlign w:val="center"/>
          </w:tcPr>
          <w:p w14:paraId="4635204B"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7F24B941" w14:textId="635A2236"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F9234E" w:rsidRPr="00C469F0" w14:paraId="46A380DC" w14:textId="77777777" w:rsidTr="00C56F34">
        <w:trPr>
          <w:trHeight w:val="397"/>
        </w:trPr>
        <w:tc>
          <w:tcPr>
            <w:tcW w:w="1809" w:type="dxa"/>
            <w:vAlign w:val="center"/>
          </w:tcPr>
          <w:p w14:paraId="4A378A0D" w14:textId="77777777" w:rsidR="00F9234E" w:rsidRPr="00C469F0" w:rsidRDefault="00F9234E" w:rsidP="00C56F34">
            <w:pPr>
              <w:rPr>
                <w:szCs w:val="20"/>
              </w:rPr>
            </w:pPr>
            <w:r>
              <w:rPr>
                <w:szCs w:val="20"/>
              </w:rPr>
              <w:t>l</w:t>
            </w:r>
            <w:r w:rsidRPr="00C469F0">
              <w:rPr>
                <w:szCs w:val="20"/>
              </w:rPr>
              <w:t>egalAuthenticator.legalAuthenticatorName</w:t>
            </w:r>
          </w:p>
        </w:tc>
        <w:tc>
          <w:tcPr>
            <w:tcW w:w="2977" w:type="dxa"/>
            <w:vAlign w:val="center"/>
          </w:tcPr>
          <w:p w14:paraId="4FB7F4C8"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F367140" w14:textId="775D0CD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F9234E" w:rsidRPr="00C469F0" w14:paraId="7F28A133" w14:textId="77777777" w:rsidTr="00C56F34">
        <w:trPr>
          <w:trHeight w:val="397"/>
        </w:trPr>
        <w:tc>
          <w:tcPr>
            <w:tcW w:w="1809" w:type="dxa"/>
            <w:vAlign w:val="center"/>
          </w:tcPr>
          <w:p w14:paraId="0993653F" w14:textId="3A50BF97" w:rsidR="00F9234E" w:rsidRPr="00C469F0" w:rsidRDefault="00F9234E" w:rsidP="00C56F34">
            <w:pPr>
              <w:rPr>
                <w:szCs w:val="20"/>
              </w:rPr>
            </w:pPr>
            <w:r>
              <w:rPr>
                <w:szCs w:val="20"/>
              </w:rPr>
              <w:t>alertInformationHeader</w:t>
            </w:r>
            <w:r w:rsidRPr="00C469F0">
              <w:rPr>
                <w:szCs w:val="20"/>
              </w:rPr>
              <w:t>.approvedForPatient</w:t>
            </w:r>
          </w:p>
        </w:tc>
        <w:tc>
          <w:tcPr>
            <w:tcW w:w="2977" w:type="dxa"/>
            <w:vAlign w:val="center"/>
          </w:tcPr>
          <w:p w14:paraId="769FD5E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CDD418D" w14:textId="5CF4C55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F9234E" w:rsidRPr="00C469F0" w14:paraId="69E040DE" w14:textId="77777777" w:rsidTr="00C56F34">
        <w:trPr>
          <w:trHeight w:val="397"/>
        </w:trPr>
        <w:tc>
          <w:tcPr>
            <w:tcW w:w="1809" w:type="dxa"/>
            <w:vAlign w:val="center"/>
          </w:tcPr>
          <w:p w14:paraId="54BD1FC8" w14:textId="04C0B65D" w:rsidR="00F9234E" w:rsidRDefault="00F9234E" w:rsidP="00C56F34">
            <w:pPr>
              <w:rPr>
                <w:szCs w:val="20"/>
              </w:rPr>
            </w:pPr>
            <w:r>
              <w:rPr>
                <w:szCs w:val="20"/>
              </w:rPr>
              <w:t>alertInformationHeader</w:t>
            </w:r>
            <w:r w:rsidRPr="00C469F0">
              <w:rPr>
                <w:szCs w:val="20"/>
              </w:rPr>
              <w:t>.careContactId</w:t>
            </w:r>
          </w:p>
        </w:tc>
        <w:tc>
          <w:tcPr>
            <w:tcW w:w="2977" w:type="dxa"/>
            <w:vAlign w:val="center"/>
          </w:tcPr>
          <w:p w14:paraId="7679180A" w14:textId="77777777" w:rsidR="00F9234E" w:rsidRPr="00C11300" w:rsidRDefault="00F9234E" w:rsidP="00C56F34">
            <w:pPr>
              <w:rPr>
                <w:rFonts w:cs="Arial"/>
                <w:i/>
                <w:color w:val="FF0000"/>
                <w:szCs w:val="20"/>
              </w:rPr>
            </w:pPr>
            <w:r>
              <w:rPr>
                <w:rFonts w:cs="Arial"/>
                <w:spacing w:val="-1"/>
                <w:szCs w:val="20"/>
              </w:rPr>
              <w:t>Informationsresurs.kontakt id</w:t>
            </w:r>
          </w:p>
        </w:tc>
        <w:tc>
          <w:tcPr>
            <w:tcW w:w="4111" w:type="dxa"/>
            <w:vAlign w:val="center"/>
          </w:tcPr>
          <w:p w14:paraId="1E9C366A" w14:textId="0934C8B2"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/careContactId</w:t>
            </w:r>
          </w:p>
        </w:tc>
      </w:tr>
      <w:tr w:rsidR="00F9234E" w:rsidRPr="00C469F0" w14:paraId="56D9D6E6" w14:textId="77777777" w:rsidTr="00C56F34">
        <w:trPr>
          <w:trHeight w:val="397"/>
        </w:trPr>
        <w:tc>
          <w:tcPr>
            <w:tcW w:w="1809" w:type="dxa"/>
            <w:shd w:val="clear" w:color="auto" w:fill="D9D9D9" w:themeFill="background1" w:themeFillShade="D9"/>
            <w:vAlign w:val="center"/>
          </w:tcPr>
          <w:p w14:paraId="5B2585F9" w14:textId="3B711679" w:rsidR="00F9234E" w:rsidRDefault="00F9234E" w:rsidP="00C56F34">
            <w:pPr>
              <w:rPr>
                <w:szCs w:val="20"/>
              </w:rPr>
            </w:pPr>
            <w:r>
              <w:rPr>
                <w:szCs w:val="20"/>
              </w:rPr>
              <w:t>alertInformationBody</w:t>
            </w:r>
          </w:p>
        </w:tc>
        <w:tc>
          <w:tcPr>
            <w:tcW w:w="2977" w:type="dxa"/>
            <w:shd w:val="clear" w:color="auto" w:fill="D9D9D9" w:themeFill="background1" w:themeFillShade="D9"/>
            <w:vAlign w:val="center"/>
          </w:tcPr>
          <w:p w14:paraId="49918EED" w14:textId="77777777" w:rsidR="00F9234E" w:rsidRDefault="00F9234E" w:rsidP="00C56F34">
            <w:pPr>
              <w:rPr>
                <w:rFonts w:cs="Arial"/>
                <w:spacing w:val="-1"/>
                <w:szCs w:val="20"/>
              </w:rPr>
            </w:pPr>
          </w:p>
        </w:tc>
        <w:tc>
          <w:tcPr>
            <w:tcW w:w="4111" w:type="dxa"/>
            <w:shd w:val="clear" w:color="auto" w:fill="D9D9D9" w:themeFill="background1" w:themeFillShade="D9"/>
            <w:vAlign w:val="center"/>
          </w:tcPr>
          <w:p w14:paraId="70250265" w14:textId="77777777" w:rsidR="00F9234E" w:rsidRDefault="00F9234E" w:rsidP="00C56F34">
            <w:pPr>
              <w:rPr>
                <w:szCs w:val="20"/>
              </w:rPr>
            </w:pPr>
          </w:p>
        </w:tc>
      </w:tr>
      <w:tr w:rsidR="00F9234E" w:rsidRPr="00C469F0" w14:paraId="28408B15" w14:textId="77777777" w:rsidTr="00C56F34">
        <w:trPr>
          <w:trHeight w:val="397"/>
        </w:trPr>
        <w:tc>
          <w:tcPr>
            <w:tcW w:w="1809" w:type="dxa"/>
            <w:vAlign w:val="center"/>
          </w:tcPr>
          <w:p w14:paraId="7E161948" w14:textId="321AA859" w:rsidR="00F9234E" w:rsidRDefault="00F9234E" w:rsidP="00C56F34">
            <w:pPr>
              <w:rPr>
                <w:szCs w:val="20"/>
              </w:rPr>
            </w:pPr>
            <w:r>
              <w:rPr>
                <w:szCs w:val="20"/>
              </w:rPr>
              <w:t>alertInformationBody.typeOfAlertInformation</w:t>
            </w:r>
          </w:p>
        </w:tc>
        <w:tc>
          <w:tcPr>
            <w:tcW w:w="2977" w:type="dxa"/>
            <w:vAlign w:val="center"/>
          </w:tcPr>
          <w:p w14:paraId="30D4D64B" w14:textId="2BF03841"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02DCDE4" w14:textId="626146AC" w:rsidR="00F9234E" w:rsidRDefault="00F9234E" w:rsidP="00C56F34">
            <w:pPr>
              <w:rPr>
                <w:szCs w:val="20"/>
              </w:rPr>
            </w:pPr>
            <w:r>
              <w:rPr>
                <w:szCs w:val="20"/>
              </w:rPr>
              <w:t>alertInformation</w:t>
            </w:r>
            <w:r w:rsidRPr="00C469F0">
              <w:rPr>
                <w:szCs w:val="20"/>
              </w:rPr>
              <w:t>/</w:t>
            </w:r>
            <w:r>
              <w:rPr>
                <w:szCs w:val="20"/>
              </w:rPr>
              <w:t>alertInformationBody/typeOfAlertInformation</w:t>
            </w:r>
          </w:p>
        </w:tc>
      </w:tr>
      <w:tr w:rsidR="00F9234E" w:rsidRPr="00C469F0" w14:paraId="2B79EBC3" w14:textId="77777777" w:rsidTr="00C56F34">
        <w:trPr>
          <w:trHeight w:val="397"/>
        </w:trPr>
        <w:tc>
          <w:tcPr>
            <w:tcW w:w="1809" w:type="dxa"/>
            <w:vAlign w:val="center"/>
          </w:tcPr>
          <w:p w14:paraId="4F2463CB" w14:textId="67489103" w:rsidR="00F9234E" w:rsidRDefault="00F9234E" w:rsidP="00346224">
            <w:pPr>
              <w:rPr>
                <w:szCs w:val="20"/>
              </w:rPr>
            </w:pPr>
            <w:r>
              <w:rPr>
                <w:szCs w:val="20"/>
              </w:rPr>
              <w:t>alertInformationBody.</w:t>
            </w:r>
            <w:r w:rsidR="00346224">
              <w:rPr>
                <w:szCs w:val="20"/>
              </w:rPr>
              <w:t>ascertainedDate</w:t>
            </w:r>
          </w:p>
        </w:tc>
        <w:tc>
          <w:tcPr>
            <w:tcW w:w="2977" w:type="dxa"/>
            <w:vAlign w:val="center"/>
          </w:tcPr>
          <w:p w14:paraId="4215414E" w14:textId="22E3E3F7" w:rsidR="00F9234E" w:rsidRPr="00CF3C42" w:rsidRDefault="00CF3C42" w:rsidP="00C56F34">
            <w:pPr>
              <w:rPr>
                <w:rFonts w:cs="Arial"/>
                <w:spacing w:val="-1"/>
                <w:szCs w:val="20"/>
              </w:rPr>
            </w:pPr>
            <w:r w:rsidRPr="00CF3C42">
              <w:rPr>
                <w:rFonts w:cs="Arial"/>
                <w:szCs w:val="20"/>
              </w:rPr>
              <w:t>Observerat uppfattat tillstånd.observerande uppfattande tidpunkt</w:t>
            </w:r>
          </w:p>
        </w:tc>
        <w:tc>
          <w:tcPr>
            <w:tcW w:w="4111" w:type="dxa"/>
            <w:vAlign w:val="center"/>
          </w:tcPr>
          <w:p w14:paraId="44773004" w14:textId="4E89A844"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ascertainedDate</w:t>
            </w:r>
          </w:p>
        </w:tc>
      </w:tr>
      <w:tr w:rsidR="00F9234E" w:rsidRPr="00C469F0" w14:paraId="2D2EDC5E" w14:textId="77777777" w:rsidTr="00C56F34">
        <w:trPr>
          <w:trHeight w:val="397"/>
        </w:trPr>
        <w:tc>
          <w:tcPr>
            <w:tcW w:w="1809" w:type="dxa"/>
            <w:vAlign w:val="center"/>
          </w:tcPr>
          <w:p w14:paraId="7F56574D" w14:textId="176BDEDB" w:rsidR="00F9234E" w:rsidRDefault="00F9234E" w:rsidP="00346224">
            <w:pPr>
              <w:rPr>
                <w:szCs w:val="20"/>
              </w:rPr>
            </w:pPr>
            <w:r>
              <w:rPr>
                <w:szCs w:val="20"/>
              </w:rPr>
              <w:t>alertInformationBody.</w:t>
            </w:r>
            <w:r w:rsidR="00346224">
              <w:rPr>
                <w:szCs w:val="20"/>
              </w:rPr>
              <w:t>verifiedTime</w:t>
            </w:r>
          </w:p>
        </w:tc>
        <w:tc>
          <w:tcPr>
            <w:tcW w:w="2977" w:type="dxa"/>
            <w:vAlign w:val="center"/>
          </w:tcPr>
          <w:p w14:paraId="2E601F68" w14:textId="6B04E597"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A1AB21" w14:textId="04270CF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verifiedTime</w:t>
            </w:r>
          </w:p>
        </w:tc>
      </w:tr>
      <w:tr w:rsidR="00F9234E" w:rsidRPr="00C469F0" w14:paraId="095AF390" w14:textId="77777777" w:rsidTr="00C56F34">
        <w:trPr>
          <w:trHeight w:val="397"/>
        </w:trPr>
        <w:tc>
          <w:tcPr>
            <w:tcW w:w="1809" w:type="dxa"/>
            <w:vAlign w:val="center"/>
          </w:tcPr>
          <w:p w14:paraId="79C8D1A5" w14:textId="650C6884" w:rsidR="00F9234E" w:rsidRDefault="00F9234E" w:rsidP="00346224">
            <w:pPr>
              <w:rPr>
                <w:szCs w:val="20"/>
              </w:rPr>
            </w:pPr>
            <w:r>
              <w:rPr>
                <w:szCs w:val="20"/>
              </w:rPr>
              <w:t>alertInformationBody.</w:t>
            </w:r>
            <w:r w:rsidR="00346224">
              <w:rPr>
                <w:szCs w:val="20"/>
              </w:rPr>
              <w:t>validityTimePeriod</w:t>
            </w:r>
          </w:p>
        </w:tc>
        <w:tc>
          <w:tcPr>
            <w:tcW w:w="2977" w:type="dxa"/>
            <w:vAlign w:val="center"/>
          </w:tcPr>
          <w:p w14:paraId="281F9C6E" w14:textId="38C75DE7" w:rsidR="00F9234E" w:rsidRPr="00FB6EB6" w:rsidRDefault="00FB6EB6" w:rsidP="00C56F34">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5FC0FA9B" w14:textId="135F26AB"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validityTimePeriod</w:t>
            </w:r>
          </w:p>
        </w:tc>
      </w:tr>
      <w:tr w:rsidR="00F9234E" w:rsidRPr="00C469F0" w14:paraId="605A203C" w14:textId="77777777" w:rsidTr="00C56F34">
        <w:trPr>
          <w:trHeight w:val="397"/>
        </w:trPr>
        <w:tc>
          <w:tcPr>
            <w:tcW w:w="1809" w:type="dxa"/>
            <w:vAlign w:val="center"/>
          </w:tcPr>
          <w:p w14:paraId="013E9A55" w14:textId="3C06F515" w:rsidR="00F9234E" w:rsidRDefault="00346224" w:rsidP="00346224">
            <w:pPr>
              <w:rPr>
                <w:szCs w:val="20"/>
              </w:rPr>
            </w:pPr>
            <w:r>
              <w:rPr>
                <w:szCs w:val="20"/>
              </w:rPr>
              <w:t>alertInformationBody.alertInformationComment</w:t>
            </w:r>
          </w:p>
        </w:tc>
        <w:tc>
          <w:tcPr>
            <w:tcW w:w="2977" w:type="dxa"/>
            <w:vAlign w:val="center"/>
          </w:tcPr>
          <w:p w14:paraId="59B35923" w14:textId="707B913F"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506F7EA3" w14:textId="76EA5F0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alertInformationComment</w:t>
            </w:r>
          </w:p>
        </w:tc>
      </w:tr>
      <w:tr w:rsidR="00346224" w:rsidRPr="00C469F0" w14:paraId="52E2794D" w14:textId="77777777" w:rsidTr="00C56F34">
        <w:trPr>
          <w:trHeight w:val="397"/>
        </w:trPr>
        <w:tc>
          <w:tcPr>
            <w:tcW w:w="1809" w:type="dxa"/>
            <w:vAlign w:val="center"/>
          </w:tcPr>
          <w:p w14:paraId="1848CDD4" w14:textId="60C09A83" w:rsidR="00346224" w:rsidRDefault="00346224" w:rsidP="00346224">
            <w:pPr>
              <w:rPr>
                <w:szCs w:val="20"/>
              </w:rPr>
            </w:pPr>
            <w:r>
              <w:rPr>
                <w:szCs w:val="20"/>
              </w:rPr>
              <w:t>alertInformationBody.obsoleteTi</w:t>
            </w:r>
            <w:r>
              <w:rPr>
                <w:szCs w:val="20"/>
              </w:rPr>
              <w:lastRenderedPageBreak/>
              <w:t>me</w:t>
            </w:r>
          </w:p>
        </w:tc>
        <w:tc>
          <w:tcPr>
            <w:tcW w:w="2977" w:type="dxa"/>
            <w:vAlign w:val="center"/>
          </w:tcPr>
          <w:p w14:paraId="3C0CEA4C" w14:textId="4F8023C8" w:rsidR="00346224" w:rsidRDefault="00A41322"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56854CDC" w14:textId="7CC30CDD" w:rsidR="00346224" w:rsidRDefault="00346224" w:rsidP="00346224">
            <w:pPr>
              <w:rPr>
                <w:szCs w:val="20"/>
              </w:rPr>
            </w:pPr>
            <w:r>
              <w:rPr>
                <w:szCs w:val="20"/>
              </w:rPr>
              <w:t>alertInformation</w:t>
            </w:r>
            <w:r w:rsidRPr="00C469F0">
              <w:rPr>
                <w:szCs w:val="20"/>
              </w:rPr>
              <w:t>/</w:t>
            </w:r>
            <w:r>
              <w:rPr>
                <w:szCs w:val="20"/>
              </w:rPr>
              <w:t>alertInformationBody/obsoleteTime</w:t>
            </w:r>
          </w:p>
        </w:tc>
      </w:tr>
      <w:tr w:rsidR="00346224" w:rsidRPr="00C469F0" w14:paraId="43FAEEB9" w14:textId="77777777" w:rsidTr="00C56F34">
        <w:trPr>
          <w:trHeight w:val="397"/>
        </w:trPr>
        <w:tc>
          <w:tcPr>
            <w:tcW w:w="1809" w:type="dxa"/>
            <w:vAlign w:val="center"/>
          </w:tcPr>
          <w:p w14:paraId="55544F98" w14:textId="59784B37" w:rsidR="00346224" w:rsidRDefault="00346224" w:rsidP="00346224">
            <w:pPr>
              <w:rPr>
                <w:szCs w:val="20"/>
              </w:rPr>
            </w:pPr>
            <w:r>
              <w:rPr>
                <w:szCs w:val="20"/>
              </w:rPr>
              <w:lastRenderedPageBreak/>
              <w:t>alertInformationBody.obsoleteComment</w:t>
            </w:r>
          </w:p>
        </w:tc>
        <w:tc>
          <w:tcPr>
            <w:tcW w:w="2977" w:type="dxa"/>
            <w:vAlign w:val="center"/>
          </w:tcPr>
          <w:p w14:paraId="1E7E6525" w14:textId="01E9A047"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1FAF7A2" w14:textId="0F604C29" w:rsidR="00346224" w:rsidRDefault="00346224" w:rsidP="00346224">
            <w:pPr>
              <w:rPr>
                <w:szCs w:val="20"/>
              </w:rPr>
            </w:pPr>
            <w:r>
              <w:rPr>
                <w:szCs w:val="20"/>
              </w:rPr>
              <w:t>alertInformation</w:t>
            </w:r>
            <w:r w:rsidRPr="00C469F0">
              <w:rPr>
                <w:szCs w:val="20"/>
              </w:rPr>
              <w:t>/</w:t>
            </w:r>
            <w:r>
              <w:rPr>
                <w:szCs w:val="20"/>
              </w:rPr>
              <w:t>alertInformationBody/obsoleteComment</w:t>
            </w:r>
          </w:p>
        </w:tc>
      </w:tr>
      <w:tr w:rsidR="00346224" w:rsidRPr="00C469F0" w14:paraId="0C07E122" w14:textId="77777777" w:rsidTr="00C56F34">
        <w:trPr>
          <w:trHeight w:val="397"/>
        </w:trPr>
        <w:tc>
          <w:tcPr>
            <w:tcW w:w="1809" w:type="dxa"/>
            <w:vAlign w:val="center"/>
          </w:tcPr>
          <w:p w14:paraId="0CA50634" w14:textId="44CB22C8" w:rsidR="00346224" w:rsidRDefault="00346224" w:rsidP="00C56F34">
            <w:pPr>
              <w:rPr>
                <w:szCs w:val="20"/>
              </w:rPr>
            </w:pPr>
            <w:r>
              <w:rPr>
                <w:szCs w:val="20"/>
              </w:rPr>
              <w:t>Hypersensitivity.typeOfSensitivity</w:t>
            </w:r>
          </w:p>
        </w:tc>
        <w:tc>
          <w:tcPr>
            <w:tcW w:w="2977" w:type="dxa"/>
            <w:vAlign w:val="center"/>
          </w:tcPr>
          <w:p w14:paraId="31EBA7F2" w14:textId="7AB6777E"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96CB74" w14:textId="311A51B5" w:rsidR="00346224" w:rsidRDefault="00346224" w:rsidP="00346224">
            <w:pPr>
              <w:rPr>
                <w:szCs w:val="20"/>
              </w:rPr>
            </w:pPr>
            <w:r>
              <w:rPr>
                <w:szCs w:val="20"/>
              </w:rPr>
              <w:t>alertInformation</w:t>
            </w:r>
            <w:r w:rsidRPr="00C469F0">
              <w:rPr>
                <w:szCs w:val="20"/>
              </w:rPr>
              <w:t>/</w:t>
            </w:r>
            <w:r>
              <w:rPr>
                <w:szCs w:val="20"/>
              </w:rPr>
              <w:t>alertInformationBody/hyperSensitivity/typeOfSensitvity</w:t>
            </w:r>
          </w:p>
        </w:tc>
      </w:tr>
      <w:tr w:rsidR="00346224" w:rsidRPr="00C469F0" w14:paraId="1EF0F451" w14:textId="77777777" w:rsidTr="00C56F34">
        <w:trPr>
          <w:trHeight w:val="397"/>
        </w:trPr>
        <w:tc>
          <w:tcPr>
            <w:tcW w:w="1809" w:type="dxa"/>
            <w:vAlign w:val="center"/>
          </w:tcPr>
          <w:p w14:paraId="25548D7A" w14:textId="19414CEF" w:rsidR="00346224" w:rsidRDefault="00346224" w:rsidP="00346224">
            <w:pPr>
              <w:rPr>
                <w:szCs w:val="20"/>
              </w:rPr>
            </w:pPr>
            <w:r>
              <w:rPr>
                <w:szCs w:val="20"/>
              </w:rPr>
              <w:t>Hypersensitivity.degreeOfSeverity</w:t>
            </w:r>
          </w:p>
        </w:tc>
        <w:tc>
          <w:tcPr>
            <w:tcW w:w="2977" w:type="dxa"/>
            <w:vAlign w:val="center"/>
          </w:tcPr>
          <w:p w14:paraId="37C436AC" w14:textId="3ED0F87A" w:rsidR="00346224" w:rsidRDefault="00A035EF" w:rsidP="00C56F34">
            <w:pPr>
              <w:rPr>
                <w:rFonts w:cs="Arial"/>
                <w:spacing w:val="-1"/>
                <w:szCs w:val="20"/>
              </w:rPr>
            </w:pPr>
            <w:r w:rsidRPr="001542CF">
              <w:t>Bedömt tillstånd Svårighetsgrad.svårighetsgrad</w:t>
            </w:r>
          </w:p>
        </w:tc>
        <w:tc>
          <w:tcPr>
            <w:tcW w:w="4111" w:type="dxa"/>
            <w:vAlign w:val="center"/>
          </w:tcPr>
          <w:p w14:paraId="7D72248B" w14:textId="1F75A283" w:rsidR="00346224" w:rsidRDefault="00346224" w:rsidP="00346224">
            <w:pPr>
              <w:rPr>
                <w:szCs w:val="20"/>
              </w:rPr>
            </w:pPr>
            <w:r>
              <w:rPr>
                <w:szCs w:val="20"/>
              </w:rPr>
              <w:t>alertInformation</w:t>
            </w:r>
            <w:r w:rsidRPr="00C469F0">
              <w:rPr>
                <w:szCs w:val="20"/>
              </w:rPr>
              <w:t>/</w:t>
            </w:r>
            <w:r>
              <w:rPr>
                <w:szCs w:val="20"/>
              </w:rPr>
              <w:t>alertInformationBody/hyperSensitivity/degreeOfSeverity</w:t>
            </w:r>
          </w:p>
        </w:tc>
      </w:tr>
      <w:tr w:rsidR="00346224" w:rsidRPr="00C469F0" w14:paraId="127D5470" w14:textId="77777777" w:rsidTr="00C56F34">
        <w:trPr>
          <w:trHeight w:val="397"/>
        </w:trPr>
        <w:tc>
          <w:tcPr>
            <w:tcW w:w="1809" w:type="dxa"/>
            <w:vAlign w:val="center"/>
          </w:tcPr>
          <w:p w14:paraId="1CD978CE" w14:textId="6F34DEAC" w:rsidR="00346224" w:rsidRDefault="00346224" w:rsidP="00346224">
            <w:pPr>
              <w:rPr>
                <w:szCs w:val="20"/>
              </w:rPr>
            </w:pPr>
            <w:r>
              <w:rPr>
                <w:szCs w:val="20"/>
              </w:rPr>
              <w:t>Hypersensitivity.degreeOfCertainty</w:t>
            </w:r>
          </w:p>
        </w:tc>
        <w:tc>
          <w:tcPr>
            <w:tcW w:w="2977" w:type="dxa"/>
            <w:vAlign w:val="center"/>
          </w:tcPr>
          <w:p w14:paraId="5DFC4536" w14:textId="4513035A"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1F8024F" w14:textId="61A9A5EB" w:rsidR="00346224" w:rsidRDefault="00346224" w:rsidP="00346224">
            <w:pPr>
              <w:rPr>
                <w:szCs w:val="20"/>
              </w:rPr>
            </w:pPr>
            <w:r>
              <w:rPr>
                <w:szCs w:val="20"/>
              </w:rPr>
              <w:t>alertInformation</w:t>
            </w:r>
            <w:r w:rsidRPr="00C469F0">
              <w:rPr>
                <w:szCs w:val="20"/>
              </w:rPr>
              <w:t>/</w:t>
            </w:r>
            <w:r>
              <w:rPr>
                <w:szCs w:val="20"/>
              </w:rPr>
              <w:t>alertInformationBody/hyperSensitivity/degreeOfCertainty</w:t>
            </w:r>
          </w:p>
        </w:tc>
      </w:tr>
      <w:tr w:rsidR="00346224" w:rsidRPr="00B33025" w14:paraId="11836141" w14:textId="77777777" w:rsidTr="00C56F34">
        <w:trPr>
          <w:trHeight w:val="397"/>
        </w:trPr>
        <w:tc>
          <w:tcPr>
            <w:tcW w:w="1809" w:type="dxa"/>
            <w:vAlign w:val="center"/>
          </w:tcPr>
          <w:p w14:paraId="6D1D07F4" w14:textId="089EFD3A" w:rsidR="00346224" w:rsidRDefault="00904130" w:rsidP="00C56F34">
            <w:pPr>
              <w:rPr>
                <w:szCs w:val="20"/>
              </w:rPr>
            </w:pPr>
            <w:r>
              <w:rPr>
                <w:szCs w:val="20"/>
              </w:rPr>
              <w:t>pharmaceuticalHypersensitivity.atcSubstance</w:t>
            </w:r>
          </w:p>
        </w:tc>
        <w:tc>
          <w:tcPr>
            <w:tcW w:w="2977" w:type="dxa"/>
            <w:vAlign w:val="center"/>
          </w:tcPr>
          <w:p w14:paraId="1D01016F" w14:textId="38472829" w:rsidR="00C20847" w:rsidRDefault="00C20847" w:rsidP="00C56F34">
            <w:pPr>
              <w:rPr>
                <w:rFonts w:cs="Arial"/>
                <w:spacing w:val="-1"/>
                <w:szCs w:val="20"/>
              </w:rPr>
            </w:pPr>
            <w:r>
              <w:rPr>
                <w:rFonts w:cs="Arial"/>
                <w:spacing w:val="-1"/>
                <w:szCs w:val="20"/>
              </w:rPr>
              <w:t xml:space="preserve">Aktiv substans.aktiv substans </w:t>
            </w:r>
          </w:p>
          <w:p w14:paraId="4AA0CEAC" w14:textId="1CDC6D09" w:rsidR="00C20847" w:rsidRPr="00C20847" w:rsidRDefault="00C20847" w:rsidP="00C56F34">
            <w:pPr>
              <w:rPr>
                <w:rFonts w:cs="Arial"/>
                <w:i/>
                <w:spacing w:val="-1"/>
                <w:szCs w:val="20"/>
              </w:rPr>
            </w:pPr>
            <w:r w:rsidRPr="00C20847">
              <w:rPr>
                <w:rFonts w:cs="Arial"/>
                <w:i/>
                <w:spacing w:val="-1"/>
                <w:szCs w:val="20"/>
              </w:rPr>
              <w:t>och</w:t>
            </w:r>
          </w:p>
          <w:p w14:paraId="0DC70F7C" w14:textId="740ED8ED"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28A9B4A2" w14:textId="1B0CF0A1" w:rsidR="00346224" w:rsidRPr="00904130" w:rsidRDefault="00904130" w:rsidP="00904130">
            <w:pPr>
              <w:rPr>
                <w:szCs w:val="20"/>
                <w:lang w:val="en-US"/>
              </w:rPr>
            </w:pPr>
            <w:r w:rsidRPr="00904130">
              <w:rPr>
                <w:szCs w:val="20"/>
                <w:lang w:val="en-US"/>
              </w:rPr>
              <w:t>alertInformation/alertInformationBody/hyperSensitivity/pharmaceuticalHypersensitivity/atcSubstance</w:t>
            </w:r>
          </w:p>
        </w:tc>
      </w:tr>
      <w:tr w:rsidR="00346224" w:rsidRPr="00B33025" w14:paraId="1E88ECAB" w14:textId="77777777" w:rsidTr="00C56F34">
        <w:trPr>
          <w:trHeight w:val="397"/>
        </w:trPr>
        <w:tc>
          <w:tcPr>
            <w:tcW w:w="1809" w:type="dxa"/>
            <w:vAlign w:val="center"/>
          </w:tcPr>
          <w:p w14:paraId="7836A924" w14:textId="624B6609" w:rsidR="00346224" w:rsidRDefault="00904130" w:rsidP="00904130">
            <w:pPr>
              <w:rPr>
                <w:szCs w:val="20"/>
              </w:rPr>
            </w:pPr>
            <w:r>
              <w:rPr>
                <w:szCs w:val="20"/>
              </w:rPr>
              <w:t>pharmaceuticalHypersensitivity.nonATCSubstance</w:t>
            </w:r>
          </w:p>
        </w:tc>
        <w:tc>
          <w:tcPr>
            <w:tcW w:w="2977" w:type="dxa"/>
            <w:vAlign w:val="center"/>
          </w:tcPr>
          <w:p w14:paraId="6403C290" w14:textId="775BEF87" w:rsidR="00346224" w:rsidRDefault="00C20847" w:rsidP="00C56F34">
            <w:pPr>
              <w:rPr>
                <w:rFonts w:cs="Arial"/>
                <w:spacing w:val="-1"/>
                <w:szCs w:val="20"/>
              </w:rPr>
            </w:pPr>
            <w:r>
              <w:rPr>
                <w:rFonts w:cs="Arial"/>
                <w:spacing w:val="-1"/>
                <w:szCs w:val="20"/>
              </w:rPr>
              <w:t>Aktiv substans.aktiv substans</w:t>
            </w:r>
          </w:p>
        </w:tc>
        <w:tc>
          <w:tcPr>
            <w:tcW w:w="4111" w:type="dxa"/>
            <w:vAlign w:val="center"/>
          </w:tcPr>
          <w:p w14:paraId="7F4BEB25" w14:textId="734CFAE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346224" w:rsidRPr="00B33025" w14:paraId="7D3399C5" w14:textId="77777777" w:rsidTr="00C56F34">
        <w:trPr>
          <w:trHeight w:val="397"/>
        </w:trPr>
        <w:tc>
          <w:tcPr>
            <w:tcW w:w="1809" w:type="dxa"/>
            <w:vAlign w:val="center"/>
          </w:tcPr>
          <w:p w14:paraId="05EC2A46" w14:textId="7F69B09C" w:rsidR="00346224" w:rsidRDefault="00904130" w:rsidP="00C56F34">
            <w:pPr>
              <w:rPr>
                <w:szCs w:val="20"/>
              </w:rPr>
            </w:pPr>
            <w:r>
              <w:rPr>
                <w:szCs w:val="20"/>
              </w:rPr>
              <w:t>pharmaceuticalHypersensitivity.nonATCSubstanceComment</w:t>
            </w:r>
          </w:p>
        </w:tc>
        <w:tc>
          <w:tcPr>
            <w:tcW w:w="2977" w:type="dxa"/>
            <w:vAlign w:val="center"/>
          </w:tcPr>
          <w:p w14:paraId="501E8437" w14:textId="3854537B" w:rsidR="00346224" w:rsidRDefault="00C20847" w:rsidP="00C56F34">
            <w:pPr>
              <w:rPr>
                <w:rFonts w:cs="Arial"/>
                <w:spacing w:val="-1"/>
                <w:szCs w:val="20"/>
              </w:rPr>
            </w:pPr>
            <w:r w:rsidRPr="00C11300">
              <w:rPr>
                <w:rFonts w:cs="Arial"/>
                <w:i/>
                <w:color w:val="FF0000"/>
                <w:szCs w:val="20"/>
              </w:rPr>
              <w:t>Saknar motsvarighet i V-TIM 2.2</w:t>
            </w:r>
          </w:p>
        </w:tc>
        <w:tc>
          <w:tcPr>
            <w:tcW w:w="4111" w:type="dxa"/>
            <w:vAlign w:val="center"/>
          </w:tcPr>
          <w:p w14:paraId="3DC30214" w14:textId="3481A94C"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346224" w:rsidRPr="00904130" w14:paraId="4CB08E79" w14:textId="77777777" w:rsidTr="00C56F34">
        <w:trPr>
          <w:trHeight w:val="397"/>
        </w:trPr>
        <w:tc>
          <w:tcPr>
            <w:tcW w:w="1809" w:type="dxa"/>
            <w:vAlign w:val="center"/>
          </w:tcPr>
          <w:p w14:paraId="3F9F18F9" w14:textId="3BB37407" w:rsidR="00346224" w:rsidRDefault="00904130" w:rsidP="00904130">
            <w:pPr>
              <w:rPr>
                <w:szCs w:val="20"/>
              </w:rPr>
            </w:pPr>
            <w:r>
              <w:rPr>
                <w:szCs w:val="20"/>
              </w:rPr>
              <w:t>pharmaceuticalHypersensitivity.pharmaceuticalProductId</w:t>
            </w:r>
          </w:p>
        </w:tc>
        <w:tc>
          <w:tcPr>
            <w:tcW w:w="2977" w:type="dxa"/>
            <w:vAlign w:val="center"/>
          </w:tcPr>
          <w:p w14:paraId="558DCC6A" w14:textId="4F4FB854"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3BE7F50C" w14:textId="16114D0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346224" w:rsidRPr="00904130" w14:paraId="0C5CB492" w14:textId="77777777" w:rsidTr="00C56F34">
        <w:trPr>
          <w:trHeight w:val="397"/>
        </w:trPr>
        <w:tc>
          <w:tcPr>
            <w:tcW w:w="1809" w:type="dxa"/>
            <w:vAlign w:val="center"/>
          </w:tcPr>
          <w:p w14:paraId="2C568BE1" w14:textId="30C436F2" w:rsidR="00346224" w:rsidRPr="00904130" w:rsidRDefault="00904130" w:rsidP="00C56F34">
            <w:pPr>
              <w:rPr>
                <w:szCs w:val="20"/>
                <w:lang w:val="en-US"/>
              </w:rPr>
            </w:pPr>
            <w:r>
              <w:rPr>
                <w:szCs w:val="20"/>
                <w:lang w:val="en-US"/>
              </w:rPr>
              <w:t>otherHypersensitivity.hypersensitivityAgent</w:t>
            </w:r>
          </w:p>
        </w:tc>
        <w:tc>
          <w:tcPr>
            <w:tcW w:w="2977" w:type="dxa"/>
            <w:vAlign w:val="center"/>
          </w:tcPr>
          <w:p w14:paraId="0F40FB00" w14:textId="405F41FC"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4AE9F4AF" w14:textId="74C32113" w:rsidR="00346224" w:rsidRPr="00904130" w:rsidRDefault="00904130" w:rsidP="00904130">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346224" w:rsidRPr="00904130" w14:paraId="1C31BA38" w14:textId="77777777" w:rsidTr="00C56F34">
        <w:trPr>
          <w:trHeight w:val="397"/>
        </w:trPr>
        <w:tc>
          <w:tcPr>
            <w:tcW w:w="1809" w:type="dxa"/>
            <w:vAlign w:val="center"/>
          </w:tcPr>
          <w:p w14:paraId="5B87F418" w14:textId="5834612B" w:rsidR="00346224" w:rsidRPr="00904130" w:rsidRDefault="00904130" w:rsidP="00904130">
            <w:pPr>
              <w:rPr>
                <w:szCs w:val="20"/>
                <w:lang w:val="en-US"/>
              </w:rPr>
            </w:pPr>
            <w:r>
              <w:rPr>
                <w:szCs w:val="20"/>
                <w:lang w:val="en-US"/>
              </w:rPr>
              <w:t>otherHypersensitivity.hypersensitivityAgentCode</w:t>
            </w:r>
          </w:p>
        </w:tc>
        <w:tc>
          <w:tcPr>
            <w:tcW w:w="2977" w:type="dxa"/>
            <w:vAlign w:val="center"/>
          </w:tcPr>
          <w:p w14:paraId="09AC1942" w14:textId="217347BA"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2A51B8F8" w14:textId="6C808E27" w:rsidR="00346224" w:rsidRPr="00904130" w:rsidRDefault="00904130" w:rsidP="00C56F34">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346224" w:rsidRPr="00904130" w14:paraId="6B2B71C5" w14:textId="77777777" w:rsidTr="00C56F34">
        <w:trPr>
          <w:trHeight w:val="397"/>
        </w:trPr>
        <w:tc>
          <w:tcPr>
            <w:tcW w:w="1809" w:type="dxa"/>
            <w:vAlign w:val="center"/>
          </w:tcPr>
          <w:p w14:paraId="3AC1ABB1" w14:textId="7145978E" w:rsidR="00346224" w:rsidRPr="00904130" w:rsidRDefault="00C56F34" w:rsidP="00C56F34">
            <w:pPr>
              <w:rPr>
                <w:szCs w:val="20"/>
                <w:lang w:val="en-US"/>
              </w:rPr>
            </w:pPr>
            <w:r>
              <w:rPr>
                <w:szCs w:val="20"/>
                <w:lang w:val="en-US"/>
              </w:rPr>
              <w:t>seriousDisease.disease</w:t>
            </w:r>
          </w:p>
        </w:tc>
        <w:tc>
          <w:tcPr>
            <w:tcW w:w="2977" w:type="dxa"/>
            <w:vAlign w:val="center"/>
          </w:tcPr>
          <w:p w14:paraId="32E48BBB" w14:textId="71724171" w:rsidR="00346224" w:rsidRPr="00B73498" w:rsidRDefault="00B73498"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04D14407" w14:textId="001943A2" w:rsidR="00346224" w:rsidRPr="00904130" w:rsidRDefault="00C56F34" w:rsidP="00E0371F">
            <w:pPr>
              <w:rPr>
                <w:szCs w:val="20"/>
                <w:lang w:val="en-US"/>
              </w:rPr>
            </w:pPr>
            <w:r w:rsidRPr="00904130">
              <w:rPr>
                <w:szCs w:val="20"/>
                <w:lang w:val="en-US"/>
              </w:rPr>
              <w:t>alertInformation/alertInformationBody/</w:t>
            </w:r>
            <w:r>
              <w:rPr>
                <w:szCs w:val="20"/>
                <w:lang w:val="en-US"/>
              </w:rPr>
              <w:t>seriousDisease/disease</w:t>
            </w:r>
          </w:p>
        </w:tc>
      </w:tr>
      <w:tr w:rsidR="00346224" w:rsidRPr="00904130" w14:paraId="4EC5AC94" w14:textId="77777777" w:rsidTr="00C56F34">
        <w:trPr>
          <w:trHeight w:val="397"/>
        </w:trPr>
        <w:tc>
          <w:tcPr>
            <w:tcW w:w="1809" w:type="dxa"/>
            <w:vAlign w:val="center"/>
          </w:tcPr>
          <w:p w14:paraId="7CB8795D" w14:textId="1BF59520" w:rsidR="00346224" w:rsidRPr="00904130" w:rsidRDefault="00A72A7E" w:rsidP="00C56F34">
            <w:pPr>
              <w:rPr>
                <w:szCs w:val="20"/>
                <w:lang w:val="en-US"/>
              </w:rPr>
            </w:pPr>
            <w:r>
              <w:rPr>
                <w:szCs w:val="20"/>
                <w:lang w:val="en-US"/>
              </w:rPr>
              <w:t>treatment.treatmentDescription</w:t>
            </w:r>
          </w:p>
        </w:tc>
        <w:tc>
          <w:tcPr>
            <w:tcW w:w="2977" w:type="dxa"/>
            <w:vAlign w:val="center"/>
          </w:tcPr>
          <w:p w14:paraId="4C14ED14" w14:textId="71C1C6FC" w:rsidR="00346224" w:rsidRPr="00904130" w:rsidRDefault="00B151EC" w:rsidP="00C56F34">
            <w:pPr>
              <w:rPr>
                <w:rFonts w:cs="Arial"/>
                <w:spacing w:val="-1"/>
                <w:szCs w:val="20"/>
                <w:lang w:val="en-US"/>
              </w:rPr>
            </w:pPr>
            <w:r>
              <w:rPr>
                <w:rFonts w:cs="Arial"/>
                <w:spacing w:val="-1"/>
                <w:szCs w:val="20"/>
                <w:lang w:val="en-US"/>
              </w:rPr>
              <w:t>Aktivitet.aktivitetsbeskrivning</w:t>
            </w:r>
          </w:p>
        </w:tc>
        <w:tc>
          <w:tcPr>
            <w:tcW w:w="4111" w:type="dxa"/>
            <w:vAlign w:val="center"/>
          </w:tcPr>
          <w:p w14:paraId="59D801B0" w14:textId="5F0C90BB"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treatment/treatmentDescription</w:t>
            </w:r>
          </w:p>
        </w:tc>
      </w:tr>
      <w:tr w:rsidR="00346224" w:rsidRPr="00904130" w14:paraId="5C83488A" w14:textId="77777777" w:rsidTr="00C56F34">
        <w:trPr>
          <w:trHeight w:val="397"/>
        </w:trPr>
        <w:tc>
          <w:tcPr>
            <w:tcW w:w="1809" w:type="dxa"/>
            <w:vAlign w:val="center"/>
          </w:tcPr>
          <w:p w14:paraId="107A9C56" w14:textId="250F97E2" w:rsidR="00346224" w:rsidRPr="00904130" w:rsidRDefault="00A72A7E" w:rsidP="00A72A7E">
            <w:pPr>
              <w:rPr>
                <w:szCs w:val="20"/>
                <w:lang w:val="en-US"/>
              </w:rPr>
            </w:pPr>
            <w:r>
              <w:rPr>
                <w:szCs w:val="20"/>
                <w:lang w:val="en-US"/>
              </w:rPr>
              <w:t>treatment.treatmentCode</w:t>
            </w:r>
          </w:p>
        </w:tc>
        <w:tc>
          <w:tcPr>
            <w:tcW w:w="2977" w:type="dxa"/>
            <w:vAlign w:val="center"/>
          </w:tcPr>
          <w:p w14:paraId="4ACC384D" w14:textId="2F8E6847" w:rsidR="00346224" w:rsidRPr="00904130" w:rsidRDefault="00B151EC" w:rsidP="00C56F34">
            <w:pPr>
              <w:rPr>
                <w:rFonts w:cs="Arial"/>
                <w:spacing w:val="-1"/>
                <w:szCs w:val="20"/>
                <w:lang w:val="en-US"/>
              </w:rPr>
            </w:pPr>
            <w:r>
              <w:rPr>
                <w:rFonts w:cs="Arial"/>
                <w:spacing w:val="-1"/>
                <w:szCs w:val="20"/>
                <w:lang w:val="en-US"/>
              </w:rPr>
              <w:t>Aktivitet.aktivitetskod</w:t>
            </w:r>
          </w:p>
        </w:tc>
        <w:tc>
          <w:tcPr>
            <w:tcW w:w="4111" w:type="dxa"/>
            <w:vAlign w:val="center"/>
          </w:tcPr>
          <w:p w14:paraId="1798D07F" w14:textId="5E46D956"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treatment/treatmentCode</w:t>
            </w:r>
          </w:p>
        </w:tc>
      </w:tr>
      <w:tr w:rsidR="00346224" w:rsidRPr="00904130" w14:paraId="654EB6BE" w14:textId="77777777" w:rsidTr="00C56F34">
        <w:trPr>
          <w:trHeight w:val="397"/>
        </w:trPr>
        <w:tc>
          <w:tcPr>
            <w:tcW w:w="1809" w:type="dxa"/>
            <w:vAlign w:val="center"/>
          </w:tcPr>
          <w:p w14:paraId="3382BD03" w14:textId="6BD6626F" w:rsidR="00346224" w:rsidRPr="00904130" w:rsidRDefault="00A72A7E" w:rsidP="00A72A7E">
            <w:pPr>
              <w:rPr>
                <w:szCs w:val="20"/>
                <w:lang w:val="en-US"/>
              </w:rPr>
            </w:pPr>
            <w:r>
              <w:rPr>
                <w:szCs w:val="20"/>
                <w:lang w:val="en-US"/>
              </w:rPr>
              <w:t>treatment.pharmaceuticalTreatment</w:t>
            </w:r>
          </w:p>
        </w:tc>
        <w:tc>
          <w:tcPr>
            <w:tcW w:w="2977" w:type="dxa"/>
            <w:vAlign w:val="center"/>
          </w:tcPr>
          <w:p w14:paraId="3999DEA0" w14:textId="7487EFBC"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5EFE855A" w14:textId="689CB133" w:rsidR="00346224" w:rsidRPr="00904130" w:rsidRDefault="00E0371F" w:rsidP="00E0371F">
            <w:pPr>
              <w:rPr>
                <w:szCs w:val="20"/>
                <w:lang w:val="en-US"/>
              </w:rPr>
            </w:pPr>
            <w:r w:rsidRPr="00904130">
              <w:rPr>
                <w:szCs w:val="20"/>
                <w:lang w:val="en-US"/>
              </w:rPr>
              <w:t>alertInformation/alertInformationBody/</w:t>
            </w:r>
            <w:r>
              <w:rPr>
                <w:szCs w:val="20"/>
                <w:lang w:val="en-US"/>
              </w:rPr>
              <w:t>treatment/pharmaceuticalTreatment</w:t>
            </w:r>
          </w:p>
        </w:tc>
      </w:tr>
      <w:tr w:rsidR="00346224" w:rsidRPr="00904130" w14:paraId="4A1DFC74" w14:textId="77777777" w:rsidTr="00C56F34">
        <w:trPr>
          <w:trHeight w:val="397"/>
        </w:trPr>
        <w:tc>
          <w:tcPr>
            <w:tcW w:w="1809" w:type="dxa"/>
            <w:vAlign w:val="center"/>
          </w:tcPr>
          <w:p w14:paraId="17C58A31" w14:textId="1A8B2993" w:rsidR="00346224" w:rsidRPr="00904130" w:rsidRDefault="00A72A7E" w:rsidP="00C56F34">
            <w:pPr>
              <w:rPr>
                <w:szCs w:val="20"/>
                <w:lang w:val="en-US"/>
              </w:rPr>
            </w:pPr>
            <w:r>
              <w:rPr>
                <w:szCs w:val="20"/>
                <w:lang w:val="en-US"/>
              </w:rPr>
              <w:t>restrictionOfCare</w:t>
            </w:r>
            <w:r>
              <w:rPr>
                <w:szCs w:val="20"/>
                <w:lang w:val="en-US"/>
              </w:rPr>
              <w:lastRenderedPageBreak/>
              <w:t>.restrictionOfCareComment</w:t>
            </w:r>
          </w:p>
        </w:tc>
        <w:tc>
          <w:tcPr>
            <w:tcW w:w="2977" w:type="dxa"/>
            <w:vAlign w:val="center"/>
          </w:tcPr>
          <w:p w14:paraId="10533440" w14:textId="1E04FA8E" w:rsidR="00346224" w:rsidRPr="00B151EC" w:rsidRDefault="00B151EC" w:rsidP="00C56F34">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63082270" w14:textId="04B32B9C" w:rsidR="00346224" w:rsidRPr="00904130" w:rsidRDefault="00E0371F" w:rsidP="00E0371F">
            <w:pPr>
              <w:rPr>
                <w:szCs w:val="20"/>
                <w:lang w:val="en-US"/>
              </w:rPr>
            </w:pPr>
            <w:r w:rsidRPr="00904130">
              <w:rPr>
                <w:szCs w:val="20"/>
                <w:lang w:val="en-US"/>
              </w:rPr>
              <w:lastRenderedPageBreak/>
              <w:t>alertInformation/alertInformationBody/</w:t>
            </w:r>
            <w:r>
              <w:rPr>
                <w:szCs w:val="20"/>
                <w:lang w:val="en-US"/>
              </w:rPr>
              <w:t>res</w:t>
            </w:r>
            <w:r>
              <w:rPr>
                <w:szCs w:val="20"/>
                <w:lang w:val="en-US"/>
              </w:rPr>
              <w:lastRenderedPageBreak/>
              <w:t>trictionOfCare/restrictionOfCareComment</w:t>
            </w:r>
          </w:p>
        </w:tc>
      </w:tr>
      <w:tr w:rsidR="00346224" w:rsidRPr="00904130" w14:paraId="2928F28C" w14:textId="77777777" w:rsidTr="00C56F34">
        <w:trPr>
          <w:trHeight w:val="397"/>
        </w:trPr>
        <w:tc>
          <w:tcPr>
            <w:tcW w:w="1809" w:type="dxa"/>
            <w:vAlign w:val="center"/>
          </w:tcPr>
          <w:p w14:paraId="7B6AB8D7" w14:textId="67C69995" w:rsidR="00346224" w:rsidRPr="00904130" w:rsidRDefault="00A72A7E" w:rsidP="00C56F34">
            <w:pPr>
              <w:rPr>
                <w:szCs w:val="20"/>
                <w:lang w:val="en-US"/>
              </w:rPr>
            </w:pPr>
            <w:r>
              <w:rPr>
                <w:szCs w:val="20"/>
                <w:lang w:val="en-US"/>
              </w:rPr>
              <w:lastRenderedPageBreak/>
              <w:t>communicableDisease.communicableDiseaseCode</w:t>
            </w:r>
          </w:p>
        </w:tc>
        <w:tc>
          <w:tcPr>
            <w:tcW w:w="2977" w:type="dxa"/>
            <w:vAlign w:val="center"/>
          </w:tcPr>
          <w:p w14:paraId="484213FB" w14:textId="7EFBF59B" w:rsidR="00346224" w:rsidRPr="00B151EC" w:rsidRDefault="00B151EC"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2A055209" w14:textId="64444E54"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communicableDisease/communicableDiseaseCode</w:t>
            </w:r>
          </w:p>
        </w:tc>
      </w:tr>
      <w:tr w:rsidR="00346224" w:rsidRPr="00904130" w14:paraId="638A9787" w14:textId="77777777" w:rsidTr="00C56F34">
        <w:trPr>
          <w:trHeight w:val="397"/>
        </w:trPr>
        <w:tc>
          <w:tcPr>
            <w:tcW w:w="1809" w:type="dxa"/>
            <w:vAlign w:val="center"/>
          </w:tcPr>
          <w:p w14:paraId="22ED9F15" w14:textId="5807402A" w:rsidR="00346224" w:rsidRPr="00904130" w:rsidRDefault="00A72A7E" w:rsidP="00A72A7E">
            <w:pPr>
              <w:rPr>
                <w:szCs w:val="20"/>
                <w:lang w:val="en-US"/>
              </w:rPr>
            </w:pPr>
            <w:r>
              <w:rPr>
                <w:szCs w:val="20"/>
                <w:lang w:val="en-US"/>
              </w:rPr>
              <w:t>communicableDisease.routeOfTransmission</w:t>
            </w:r>
          </w:p>
        </w:tc>
        <w:tc>
          <w:tcPr>
            <w:tcW w:w="2977" w:type="dxa"/>
            <w:vAlign w:val="center"/>
          </w:tcPr>
          <w:p w14:paraId="10FCA147" w14:textId="747A7432"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6C3E08F" w14:textId="7FB3806A"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communicableDisease/routeOfTransmission</w:t>
            </w:r>
          </w:p>
        </w:tc>
      </w:tr>
      <w:tr w:rsidR="00346224" w:rsidRPr="00904130" w14:paraId="5DF3018A" w14:textId="77777777" w:rsidTr="00C56F34">
        <w:trPr>
          <w:trHeight w:val="397"/>
        </w:trPr>
        <w:tc>
          <w:tcPr>
            <w:tcW w:w="1809" w:type="dxa"/>
            <w:vAlign w:val="center"/>
          </w:tcPr>
          <w:p w14:paraId="56E3FE1E" w14:textId="2935683F" w:rsidR="00346224" w:rsidRPr="00904130" w:rsidRDefault="00A72A7E" w:rsidP="00C56F34">
            <w:pPr>
              <w:rPr>
                <w:szCs w:val="20"/>
                <w:lang w:val="en-US"/>
              </w:rPr>
            </w:pPr>
            <w:r>
              <w:rPr>
                <w:szCs w:val="20"/>
                <w:lang w:val="en-US"/>
              </w:rPr>
              <w:t>unstructuredAlertInformation.unstructuredAlertInformationHeading</w:t>
            </w:r>
          </w:p>
        </w:tc>
        <w:tc>
          <w:tcPr>
            <w:tcW w:w="2977" w:type="dxa"/>
            <w:vAlign w:val="center"/>
          </w:tcPr>
          <w:p w14:paraId="0398AA35" w14:textId="18C8A1E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12C6568C" w14:textId="46145E52"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346224" w:rsidRPr="00904130" w14:paraId="2A4BF056" w14:textId="77777777" w:rsidTr="00C56F34">
        <w:trPr>
          <w:trHeight w:val="397"/>
        </w:trPr>
        <w:tc>
          <w:tcPr>
            <w:tcW w:w="1809" w:type="dxa"/>
            <w:vAlign w:val="center"/>
          </w:tcPr>
          <w:p w14:paraId="4E8EEC50" w14:textId="2C871F68" w:rsidR="00346224" w:rsidRPr="00904130" w:rsidRDefault="00A72A7E" w:rsidP="00A72A7E">
            <w:pPr>
              <w:rPr>
                <w:szCs w:val="20"/>
                <w:lang w:val="en-US"/>
              </w:rPr>
            </w:pPr>
            <w:r>
              <w:rPr>
                <w:szCs w:val="20"/>
                <w:lang w:val="en-US"/>
              </w:rPr>
              <w:t>unstructuredAlertInformation.unstructuredAlertInformationContent</w:t>
            </w:r>
          </w:p>
        </w:tc>
        <w:tc>
          <w:tcPr>
            <w:tcW w:w="2977" w:type="dxa"/>
            <w:vAlign w:val="center"/>
          </w:tcPr>
          <w:p w14:paraId="5C0CA974" w14:textId="63F882A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6CCDB2A9" w14:textId="324C5F41"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346224" w:rsidRPr="00904130" w14:paraId="046A9FB5" w14:textId="77777777" w:rsidTr="00C56F34">
        <w:trPr>
          <w:trHeight w:val="397"/>
        </w:trPr>
        <w:tc>
          <w:tcPr>
            <w:tcW w:w="1809" w:type="dxa"/>
            <w:vAlign w:val="center"/>
          </w:tcPr>
          <w:p w14:paraId="3E4FDF4B" w14:textId="56CCAC53" w:rsidR="00346224" w:rsidRPr="00904130" w:rsidRDefault="00A72A7E" w:rsidP="00C56F34">
            <w:pPr>
              <w:rPr>
                <w:szCs w:val="20"/>
                <w:lang w:val="en-US"/>
              </w:rPr>
            </w:pPr>
            <w:r>
              <w:rPr>
                <w:szCs w:val="20"/>
                <w:lang w:val="en-US"/>
              </w:rPr>
              <w:t>alertInformationRelationship.typeOfAlertInformationRelationship</w:t>
            </w:r>
          </w:p>
        </w:tc>
        <w:tc>
          <w:tcPr>
            <w:tcW w:w="2977" w:type="dxa"/>
            <w:vAlign w:val="center"/>
          </w:tcPr>
          <w:p w14:paraId="19362819" w14:textId="3BBBF36E"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DAD177B" w14:textId="0468617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346224" w:rsidRPr="00904130" w14:paraId="14E3D148" w14:textId="77777777" w:rsidTr="00C56F34">
        <w:trPr>
          <w:trHeight w:val="397"/>
        </w:trPr>
        <w:tc>
          <w:tcPr>
            <w:tcW w:w="1809" w:type="dxa"/>
            <w:vAlign w:val="center"/>
          </w:tcPr>
          <w:p w14:paraId="097D83F3" w14:textId="118E2211" w:rsidR="00346224" w:rsidRPr="00904130" w:rsidRDefault="00A72A7E" w:rsidP="00A72A7E">
            <w:pPr>
              <w:rPr>
                <w:szCs w:val="20"/>
                <w:lang w:val="en-US"/>
              </w:rPr>
            </w:pPr>
            <w:r>
              <w:rPr>
                <w:szCs w:val="20"/>
                <w:lang w:val="en-US"/>
              </w:rPr>
              <w:t>alertInformationRelationship.relationComment</w:t>
            </w:r>
          </w:p>
        </w:tc>
        <w:tc>
          <w:tcPr>
            <w:tcW w:w="2977" w:type="dxa"/>
            <w:vAlign w:val="center"/>
          </w:tcPr>
          <w:p w14:paraId="2F3BC6AA" w14:textId="347693F6"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234122E1" w14:textId="43C5501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alertInformationRelationship/relationComment</w:t>
            </w:r>
          </w:p>
        </w:tc>
      </w:tr>
      <w:tr w:rsidR="00346224" w:rsidRPr="00904130" w14:paraId="6828FB02" w14:textId="77777777" w:rsidTr="00C56F34">
        <w:trPr>
          <w:trHeight w:val="397"/>
        </w:trPr>
        <w:tc>
          <w:tcPr>
            <w:tcW w:w="1809" w:type="dxa"/>
            <w:vAlign w:val="center"/>
          </w:tcPr>
          <w:p w14:paraId="02E06BD6" w14:textId="1EB4468A" w:rsidR="00346224" w:rsidRPr="00904130" w:rsidRDefault="00A72A7E" w:rsidP="00C56F34">
            <w:pPr>
              <w:rPr>
                <w:szCs w:val="20"/>
                <w:lang w:val="en-US"/>
              </w:rPr>
            </w:pPr>
            <w:r>
              <w:rPr>
                <w:szCs w:val="20"/>
                <w:lang w:val="en-US"/>
              </w:rPr>
              <w:t>relatedAlertInformation.documentId</w:t>
            </w:r>
          </w:p>
        </w:tc>
        <w:tc>
          <w:tcPr>
            <w:tcW w:w="2977" w:type="dxa"/>
            <w:vAlign w:val="center"/>
          </w:tcPr>
          <w:p w14:paraId="4B84D3D4" w14:textId="77777777" w:rsidR="00B151EC" w:rsidRPr="00A41322" w:rsidRDefault="00B151EC" w:rsidP="00B151EC">
            <w:pPr>
              <w:rPr>
                <w:rFonts w:cs="Arial"/>
                <w:szCs w:val="20"/>
              </w:rPr>
            </w:pPr>
            <w:r w:rsidRPr="00A41322">
              <w:rPr>
                <w:rFonts w:cs="Arial"/>
                <w:szCs w:val="20"/>
              </w:rPr>
              <w:t>Hälsorelaterad risk.hälsorelaterad risk_id</w:t>
            </w:r>
          </w:p>
          <w:p w14:paraId="41BF560A" w14:textId="77777777" w:rsidR="00B151EC" w:rsidRPr="00A41322" w:rsidRDefault="00B151EC" w:rsidP="00B151EC">
            <w:pPr>
              <w:rPr>
                <w:rFonts w:cs="Arial"/>
                <w:i/>
                <w:szCs w:val="20"/>
              </w:rPr>
            </w:pPr>
            <w:r w:rsidRPr="00A41322">
              <w:rPr>
                <w:rFonts w:cs="Arial"/>
                <w:i/>
                <w:szCs w:val="20"/>
              </w:rPr>
              <w:t>eller</w:t>
            </w:r>
          </w:p>
          <w:p w14:paraId="76959874" w14:textId="6454984B" w:rsidR="00346224" w:rsidRPr="00B151EC" w:rsidRDefault="00B151EC" w:rsidP="00B151EC">
            <w:pPr>
              <w:rPr>
                <w:rFonts w:cs="Arial"/>
                <w:spacing w:val="-1"/>
                <w:szCs w:val="20"/>
              </w:rPr>
            </w:pPr>
            <w:r w:rsidRPr="00C11300">
              <w:rPr>
                <w:rFonts w:cs="Arial"/>
                <w:i/>
                <w:color w:val="FF0000"/>
                <w:szCs w:val="20"/>
              </w:rPr>
              <w:t>Saknar motsvarighet i V-TIM 2.2</w:t>
            </w:r>
          </w:p>
        </w:tc>
        <w:tc>
          <w:tcPr>
            <w:tcW w:w="4111" w:type="dxa"/>
            <w:vAlign w:val="center"/>
          </w:tcPr>
          <w:p w14:paraId="64067E52" w14:textId="2DBE4459"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7C9382A6" w14:textId="77777777" w:rsidR="00F9234E" w:rsidRPr="00904130" w:rsidRDefault="00F9234E" w:rsidP="00F9234E">
      <w:pPr>
        <w:rPr>
          <w:lang w:val="en-US"/>
        </w:rPr>
      </w:pPr>
    </w:p>
    <w:p w14:paraId="1CF7F0CA" w14:textId="46FF8B48" w:rsidR="00B31DB9" w:rsidRPr="00E31E52" w:rsidRDefault="00B31DB9">
      <w:pPr>
        <w:spacing w:line="240" w:lineRule="auto"/>
        <w:rPr>
          <w:rFonts w:eastAsia="Times New Roman"/>
          <w:bCs/>
          <w:sz w:val="30"/>
          <w:szCs w:val="28"/>
          <w:lang w:val="en-US"/>
        </w:rPr>
      </w:pPr>
      <w:r w:rsidRPr="00E31E52">
        <w:rPr>
          <w:lang w:val="en-US"/>
        </w:rPr>
        <w:br w:type="page"/>
      </w:r>
    </w:p>
    <w:p w14:paraId="5BE29586" w14:textId="48AC81AF" w:rsidR="007E47C0" w:rsidRDefault="007E47C0" w:rsidP="007E47C0">
      <w:pPr>
        <w:pStyle w:val="Rubrik1"/>
      </w:pPr>
      <w:bookmarkStart w:id="1131" w:name="_Ref381192930"/>
      <w:bookmarkStart w:id="1132" w:name="_Ref381192935"/>
      <w:bookmarkStart w:id="1133" w:name="_Ref381192944"/>
      <w:bookmarkStart w:id="1134" w:name="_Toc382487421"/>
      <w:r>
        <w:lastRenderedPageBreak/>
        <w:t>Tjänstekontrakt</w:t>
      </w:r>
      <w:bookmarkEnd w:id="1125"/>
      <w:bookmarkEnd w:id="1130"/>
      <w:bookmarkEnd w:id="1131"/>
      <w:bookmarkEnd w:id="1132"/>
      <w:bookmarkEnd w:id="1133"/>
      <w:bookmarkEnd w:id="1134"/>
    </w:p>
    <w:p w14:paraId="1E8F2F97" w14:textId="450E9180" w:rsidR="007E47C0" w:rsidRPr="00D728C5" w:rsidRDefault="00A510EA" w:rsidP="007E47C0">
      <w:pPr>
        <w:pStyle w:val="Rubrik2"/>
      </w:pPr>
      <w:bookmarkStart w:id="1135" w:name="_Toc382487422"/>
      <w:r w:rsidRPr="00D728C5">
        <w:t>Get</w:t>
      </w:r>
      <w:r w:rsidR="0096258A">
        <w:t>CareDocumentation</w:t>
      </w:r>
      <w:bookmarkEnd w:id="1135"/>
    </w:p>
    <w:p w14:paraId="724D11D7" w14:textId="5BAD7EF7" w:rsidR="00AA5D17" w:rsidRDefault="00896CEF" w:rsidP="00827A96">
      <w:pPr>
        <w:pStyle w:val="Brdtext"/>
      </w:pPr>
      <w:r>
        <w:t>GetCareDocumentation</w:t>
      </w:r>
      <w:r w:rsidRPr="006B34DA">
        <w:t xml:space="preserve"> returnerar en patients vårddokument, så som anteckningar av typerna utredning, åtgärd/behandling, sammanfattning, samordning, inskrivning, slutanteckning </w:t>
      </w:r>
      <w:del w:id="1136" w:author="Björn Genfors" w:date="2014-03-13T15:38:00Z">
        <w:r w:rsidRPr="006B34DA" w:rsidDel="00C63355">
          <w:delText xml:space="preserve">(vilket </w:delText>
        </w:r>
      </w:del>
      <w:ins w:id="1137" w:author="Björn Genfors" w:date="2014-03-13T15:38:00Z">
        <w:r w:rsidR="00C63355">
          <w:t xml:space="preserve">som </w:t>
        </w:r>
      </w:ins>
      <w:r w:rsidRPr="006B34DA">
        <w:t>även inkluderar epikris</w:t>
      </w:r>
      <w:del w:id="1138" w:author="Björn Genfors" w:date="2014-03-13T15:38:00Z">
        <w:r w:rsidRPr="006B34DA" w:rsidDel="00C63355">
          <w:delText>)</w:delText>
        </w:r>
      </w:del>
      <w:r w:rsidRPr="006B34DA">
        <w:t>, anteckning utan fysiskt m</w:t>
      </w:r>
      <w:r w:rsidR="00AA5D17">
        <w:t xml:space="preserve">öte, slutenvårdsanteckning samt </w:t>
      </w:r>
      <w:r w:rsidRPr="006B34DA">
        <w:t>besöksanteckning.</w:t>
      </w:r>
    </w:p>
    <w:p w14:paraId="398A2D9C" w14:textId="11B2477D" w:rsidR="00EC74B2" w:rsidRPr="00541F96" w:rsidRDefault="00EC74B2" w:rsidP="00DF1FAC">
      <w:pPr>
        <w:pStyle w:val="Brdtext"/>
      </w:pPr>
      <w:r w:rsidRPr="00EC74B2">
        <w:t xml:space="preserve">Meddelandeformatet baseras på NPÖ RIV 2.2.0 och är kompatibelt med HL7 v. 3 CDA v. 2. Mappning mot dessa hittas i bilaga </w:t>
      </w:r>
      <w:r w:rsidR="001A5897">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rsidR="001A5897">
        <w:t>]</w:t>
      </w:r>
      <w:r w:rsidRPr="00EC74B2">
        <w:t>.</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Rubrik3"/>
      </w:pPr>
      <w:bookmarkStart w:id="1139" w:name="_Toc382487423"/>
      <w:r>
        <w:t>Version</w:t>
      </w:r>
      <w:bookmarkEnd w:id="1139"/>
    </w:p>
    <w:p w14:paraId="62696F27" w14:textId="03C7C478" w:rsidR="007E47C0" w:rsidRDefault="00896CEF" w:rsidP="007E47C0">
      <w:r>
        <w:t>2</w:t>
      </w:r>
      <w:r w:rsidR="00224DDD" w:rsidRPr="00224DDD">
        <w:t>.</w:t>
      </w:r>
      <w:ins w:id="1140" w:author="Khaled Daham" w:date="2014-03-17T18:03:00Z">
        <w:r w:rsidR="00D04B3F">
          <w:t>1</w:t>
        </w:r>
      </w:ins>
      <w:del w:id="1141" w:author="Khaled Daham" w:date="2014-03-17T18:03:00Z">
        <w:r w:rsidR="00224DDD" w:rsidRPr="00224DDD" w:rsidDel="00D04B3F">
          <w:delText>0</w:delText>
        </w:r>
      </w:del>
    </w:p>
    <w:p w14:paraId="1E9ED3BB" w14:textId="77777777" w:rsidR="00E5427A" w:rsidRDefault="00E5427A" w:rsidP="007E47C0"/>
    <w:p w14:paraId="7684AD06" w14:textId="53B4F06C" w:rsidR="00541F96" w:rsidRPr="00541F96" w:rsidRDefault="00E5427A" w:rsidP="00541F96">
      <w:pPr>
        <w:pStyle w:val="Rubrik3"/>
      </w:pPr>
      <w:bookmarkStart w:id="1142" w:name="_Toc382487424"/>
      <w:r>
        <w:t>Gemensamma informationskomponenter</w:t>
      </w:r>
      <w:bookmarkEnd w:id="1142"/>
    </w:p>
    <w:p w14:paraId="0A4594CE" w14:textId="0D9CD466" w:rsidR="00541F96" w:rsidRDefault="00B0691B" w:rsidP="00AA5D17">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10879AFF" w14:textId="77777777" w:rsidR="00BE54CC" w:rsidRDefault="00BE54CC" w:rsidP="007E47C0"/>
    <w:p w14:paraId="020FF19E" w14:textId="7E2F8F31" w:rsidR="00541F96" w:rsidRDefault="00541F96" w:rsidP="00541F96">
      <w:pPr>
        <w:pStyle w:val="Rubrik3"/>
      </w:pPr>
      <w:bookmarkStart w:id="1143" w:name="_Toc378172871"/>
      <w:bookmarkStart w:id="1144" w:name="_Toc382487425"/>
      <w:r>
        <w:t>DocBook-format för clinicalDocumentNoteText-fältet</w:t>
      </w:r>
      <w:bookmarkEnd w:id="1143"/>
      <w:bookmarkEnd w:id="1144"/>
    </w:p>
    <w:p w14:paraId="38B4F585" w14:textId="77777777" w:rsidR="00541F96" w:rsidRDefault="00541F96" w:rsidP="00827A96">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7" w:history="1">
        <w:r w:rsidRPr="007768EB">
          <w:rPr>
            <w:rStyle w:val="Hyperlnk"/>
          </w:rPr>
          <w:t>http://docbook.org/tdg5/en/html/</w:t>
        </w:r>
      </w:hyperlink>
    </w:p>
    <w:p w14:paraId="113BAEDC" w14:textId="77777777" w:rsidR="00541F96" w:rsidRDefault="00541F96" w:rsidP="00DF1FAC">
      <w:pPr>
        <w:pStyle w:val="Brdtext"/>
      </w:pPr>
      <w:r>
        <w:t>Användningen av DocBook för clinicalDocumentNoteText är begränsad till de element som används i följande exempel:</w:t>
      </w:r>
    </w:p>
    <w:p w14:paraId="39AFF99A" w14:textId="77777777" w:rsidR="00541F96" w:rsidRPr="0014272B" w:rsidRDefault="00541F96" w:rsidP="00541F96">
      <w:pPr>
        <w:pStyle w:val="Liststycke"/>
        <w:tabs>
          <w:tab w:val="left" w:pos="1134"/>
          <w:tab w:val="left" w:pos="1560"/>
          <w:tab w:val="left" w:pos="1985"/>
        </w:tabs>
        <w:rPr>
          <w:lang w:val="en-US"/>
        </w:rPr>
      </w:pPr>
      <w:proofErr w:type="gramStart"/>
      <w:r w:rsidRPr="0014272B">
        <w:rPr>
          <w:lang w:val="en-US"/>
        </w:rPr>
        <w:t>&lt;?xml</w:t>
      </w:r>
      <w:proofErr w:type="gramEnd"/>
      <w:r w:rsidRPr="0014272B">
        <w:rPr>
          <w:lang w:val="en-US"/>
        </w:rPr>
        <w:t xml:space="preserve"> version=”1.0”?&gt;</w:t>
      </w:r>
    </w:p>
    <w:p w14:paraId="2F074DF5" w14:textId="77777777" w:rsidR="00541F96" w:rsidRPr="0014272B" w:rsidRDefault="00541F96" w:rsidP="00541F96">
      <w:pPr>
        <w:pStyle w:val="Liststycke"/>
        <w:tabs>
          <w:tab w:val="left" w:pos="1134"/>
          <w:tab w:val="left" w:pos="1560"/>
          <w:tab w:val="left" w:pos="1985"/>
        </w:tabs>
        <w:rPr>
          <w:lang w:val="en-US"/>
        </w:rPr>
      </w:pPr>
      <w:r w:rsidRPr="0014272B">
        <w:rPr>
          <w:lang w:val="en-US"/>
        </w:rPr>
        <w:t>&lt;</w:t>
      </w:r>
      <w:proofErr w:type="gramStart"/>
      <w:r w:rsidRPr="0014272B">
        <w:rPr>
          <w:lang w:val="en-US"/>
        </w:rPr>
        <w:t>article</w:t>
      </w:r>
      <w:proofErr w:type="gramEnd"/>
      <w:r w:rsidRPr="0014272B">
        <w:rPr>
          <w:lang w:val="en-US"/>
        </w:rPr>
        <w:t>&gt;</w:t>
      </w:r>
    </w:p>
    <w:p w14:paraId="46466EA5" w14:textId="77777777" w:rsidR="00541F96" w:rsidRPr="0014272B" w:rsidRDefault="00541F96" w:rsidP="00541F96">
      <w:pPr>
        <w:pStyle w:val="Liststycke"/>
        <w:tabs>
          <w:tab w:val="left" w:pos="1134"/>
          <w:tab w:val="left" w:pos="1560"/>
          <w:tab w:val="left" w:pos="1985"/>
        </w:tabs>
        <w:rPr>
          <w:lang w:val="en-US"/>
        </w:rPr>
      </w:pPr>
      <w:r w:rsidRPr="0014272B">
        <w:rPr>
          <w:lang w:val="en-US"/>
        </w:rPr>
        <w:tab/>
        <w:t>&lt;</w:t>
      </w:r>
      <w:proofErr w:type="gramStart"/>
      <w:r w:rsidRPr="0014272B">
        <w:rPr>
          <w:lang w:val="en-US"/>
        </w:rPr>
        <w:t>info</w:t>
      </w:r>
      <w:proofErr w:type="gramEnd"/>
      <w:r w:rsidRPr="0014272B">
        <w:rPr>
          <w:lang w:val="en-US"/>
        </w:rPr>
        <w:t>&gt;</w:t>
      </w:r>
    </w:p>
    <w:p w14:paraId="170F8417" w14:textId="77777777"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494B1928" w14:textId="77777777" w:rsidR="00541F96" w:rsidRPr="005C5700" w:rsidRDefault="00541F96" w:rsidP="00541F96">
      <w:pPr>
        <w:pStyle w:val="Liststycke"/>
        <w:tabs>
          <w:tab w:val="left" w:pos="1134"/>
          <w:tab w:val="left" w:pos="1560"/>
          <w:tab w:val="left" w:pos="1985"/>
        </w:tabs>
      </w:pPr>
      <w:r w:rsidRPr="0014272B">
        <w:rPr>
          <w:lang w:val="en-US"/>
        </w:rPr>
        <w:tab/>
      </w:r>
      <w:r w:rsidRPr="005C5700">
        <w:t>&lt;/info&gt;</w:t>
      </w:r>
    </w:p>
    <w:p w14:paraId="6110F337" w14:textId="77777777" w:rsidR="00541F96" w:rsidRPr="005C5700" w:rsidRDefault="00541F96" w:rsidP="00541F96">
      <w:pPr>
        <w:pStyle w:val="Liststycke"/>
        <w:tabs>
          <w:tab w:val="left" w:pos="1134"/>
          <w:tab w:val="left" w:pos="1560"/>
          <w:tab w:val="left" w:pos="1985"/>
        </w:tabs>
      </w:pPr>
      <w:r w:rsidRPr="005C5700">
        <w:tab/>
        <w:t xml:space="preserve">&lt;para&gt; </w:t>
      </w:r>
      <w:r>
        <w:t>…</w:t>
      </w:r>
      <w:r w:rsidRPr="005C5700">
        <w:t xml:space="preserve"> &lt;/para&gt;</w:t>
      </w:r>
    </w:p>
    <w:p w14:paraId="624F5D18" w14:textId="77777777" w:rsidR="00541F96" w:rsidRPr="005C5700" w:rsidRDefault="00541F96" w:rsidP="00541F96">
      <w:pPr>
        <w:pStyle w:val="Liststycke"/>
        <w:tabs>
          <w:tab w:val="left" w:pos="1134"/>
          <w:tab w:val="left" w:pos="1560"/>
          <w:tab w:val="left" w:pos="1985"/>
        </w:tabs>
      </w:pPr>
      <w:r w:rsidRPr="005C5700">
        <w:tab/>
        <w:t xml:space="preserve">&lt;para&gt; </w:t>
      </w:r>
      <w:r>
        <w:t>…</w:t>
      </w:r>
      <w:r w:rsidRPr="005C5700">
        <w:t xml:space="preserve"> &lt;/para&gt;</w:t>
      </w:r>
      <w:r w:rsidRPr="005C5700">
        <w:tab/>
      </w:r>
    </w:p>
    <w:p w14:paraId="19B352F0" w14:textId="77777777" w:rsidR="00541F96" w:rsidRPr="00D47D0C" w:rsidRDefault="00541F96" w:rsidP="00541F96">
      <w:pPr>
        <w:pStyle w:val="Liststycke"/>
        <w:tabs>
          <w:tab w:val="left" w:pos="1134"/>
          <w:tab w:val="left" w:pos="1560"/>
          <w:tab w:val="left" w:pos="1985"/>
        </w:tabs>
        <w:rPr>
          <w:lang w:val="en-US"/>
        </w:rPr>
      </w:pPr>
      <w:r w:rsidRPr="005C5700">
        <w:tab/>
      </w:r>
      <w:r w:rsidRPr="00D47D0C">
        <w:rPr>
          <w:lang w:val="en-US"/>
        </w:rPr>
        <w:t>&lt;</w:t>
      </w:r>
      <w:proofErr w:type="gramStart"/>
      <w:r w:rsidRPr="00D47D0C">
        <w:rPr>
          <w:lang w:val="en-US"/>
        </w:rPr>
        <w:t>section</w:t>
      </w:r>
      <w:proofErr w:type="gramEnd"/>
      <w:r w:rsidRPr="00D47D0C">
        <w:rPr>
          <w:lang w:val="en-US"/>
        </w:rPr>
        <w:t>&gt;</w:t>
      </w:r>
    </w:p>
    <w:p w14:paraId="0F818646"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title</w:t>
      </w:r>
      <w:proofErr w:type="gramEnd"/>
      <w:r w:rsidRPr="00D47D0C">
        <w:rPr>
          <w:lang w:val="en-US"/>
        </w:rPr>
        <w:t>&gt;…&lt;/title&gt;</w:t>
      </w:r>
    </w:p>
    <w:p w14:paraId="7708F109"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p>
    <w:p w14:paraId="2D13DCA8"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r w:rsidRPr="00D47D0C">
        <w:rPr>
          <w:lang w:val="en-US"/>
        </w:rPr>
        <w:tab/>
      </w:r>
      <w:r w:rsidRPr="00D47D0C">
        <w:rPr>
          <w:lang w:val="en-US"/>
        </w:rPr>
        <w:tab/>
      </w:r>
    </w:p>
    <w:p w14:paraId="6E04F291" w14:textId="77777777" w:rsidR="00541F96" w:rsidRPr="0014272B" w:rsidRDefault="00541F96" w:rsidP="00541F96">
      <w:pPr>
        <w:pStyle w:val="Liststycke"/>
        <w:tabs>
          <w:tab w:val="left" w:pos="1134"/>
          <w:tab w:val="left" w:pos="1560"/>
          <w:tab w:val="left" w:pos="1985"/>
        </w:tabs>
        <w:rPr>
          <w:lang w:val="en-US"/>
        </w:rPr>
      </w:pPr>
      <w:r w:rsidRPr="00D47D0C">
        <w:rPr>
          <w:lang w:val="en-US"/>
        </w:rPr>
        <w:tab/>
      </w:r>
      <w:r w:rsidRPr="0014272B">
        <w:rPr>
          <w:lang w:val="en-US"/>
        </w:rPr>
        <w:t>&lt;/section&gt;</w:t>
      </w:r>
    </w:p>
    <w:p w14:paraId="4EDAA733" w14:textId="77777777" w:rsidR="00541F96" w:rsidRPr="0014272B" w:rsidRDefault="00541F96" w:rsidP="00541F96">
      <w:pPr>
        <w:pStyle w:val="Liststycke"/>
        <w:tabs>
          <w:tab w:val="left" w:pos="1134"/>
          <w:tab w:val="left" w:pos="1560"/>
          <w:tab w:val="left" w:pos="1985"/>
        </w:tabs>
        <w:rPr>
          <w:lang w:val="en-US"/>
        </w:rPr>
      </w:pPr>
      <w:r w:rsidRPr="0014272B">
        <w:rPr>
          <w:lang w:val="en-US"/>
        </w:rPr>
        <w:tab/>
        <w:t>&lt;</w:t>
      </w:r>
      <w:proofErr w:type="gramStart"/>
      <w:r w:rsidRPr="0014272B">
        <w:rPr>
          <w:lang w:val="en-US"/>
        </w:rPr>
        <w:t>section</w:t>
      </w:r>
      <w:proofErr w:type="gramEnd"/>
      <w:r w:rsidRPr="0014272B">
        <w:rPr>
          <w:lang w:val="en-US"/>
        </w:rPr>
        <w:t>&gt;</w:t>
      </w:r>
    </w:p>
    <w:p w14:paraId="354D398D" w14:textId="77777777"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6EA5B0E2" w14:textId="77777777" w:rsidR="00541F96" w:rsidRPr="00B33025" w:rsidRDefault="00541F96" w:rsidP="00541F96">
      <w:pPr>
        <w:pStyle w:val="Liststycke"/>
        <w:tabs>
          <w:tab w:val="left" w:pos="1134"/>
          <w:tab w:val="left" w:pos="1560"/>
          <w:tab w:val="left" w:pos="1985"/>
        </w:tabs>
        <w:rPr>
          <w:lang w:val="en-US"/>
          <w:rPrChange w:id="1145" w:author="Björn Genfors" w:date="2014-04-16T14:37:00Z">
            <w:rPr>
              <w:lang w:val="en-US"/>
            </w:rPr>
          </w:rPrChange>
        </w:rPr>
      </w:pPr>
      <w:r w:rsidRPr="0014272B">
        <w:rPr>
          <w:lang w:val="en-US"/>
        </w:rPr>
        <w:tab/>
      </w:r>
      <w:r w:rsidRPr="0014272B">
        <w:rPr>
          <w:lang w:val="en-US"/>
        </w:rPr>
        <w:tab/>
      </w:r>
      <w:r w:rsidRPr="0054379D">
        <w:rPr>
          <w:lang w:val="en-US"/>
        </w:rPr>
        <w:t>&lt;</w:t>
      </w:r>
      <w:proofErr w:type="gramStart"/>
      <w:r w:rsidRPr="0054379D">
        <w:rPr>
          <w:lang w:val="en-US"/>
        </w:rPr>
        <w:t>para</w:t>
      </w:r>
      <w:proofErr w:type="gramEnd"/>
      <w:r w:rsidRPr="0054379D">
        <w:rPr>
          <w:lang w:val="en-US"/>
        </w:rPr>
        <w:t xml:space="preserve">&gt; … </w:t>
      </w:r>
      <w:r w:rsidRPr="00B33025">
        <w:rPr>
          <w:lang w:val="en-US"/>
          <w:rPrChange w:id="1146" w:author="Björn Genfors" w:date="2014-04-16T14:37:00Z">
            <w:rPr>
              <w:lang w:val="en-US"/>
            </w:rPr>
          </w:rPrChange>
        </w:rPr>
        <w:t>&lt;/para&gt;</w:t>
      </w:r>
    </w:p>
    <w:p w14:paraId="657FC60F" w14:textId="77777777" w:rsidR="00541F96" w:rsidRPr="00B33025" w:rsidRDefault="00541F96" w:rsidP="00541F96">
      <w:pPr>
        <w:pStyle w:val="Liststycke"/>
        <w:tabs>
          <w:tab w:val="left" w:pos="1134"/>
          <w:tab w:val="left" w:pos="1560"/>
          <w:tab w:val="left" w:pos="1985"/>
        </w:tabs>
        <w:rPr>
          <w:lang w:val="en-US"/>
          <w:rPrChange w:id="1147" w:author="Björn Genfors" w:date="2014-04-16T14:37:00Z">
            <w:rPr>
              <w:lang w:val="en-US"/>
            </w:rPr>
          </w:rPrChange>
        </w:rPr>
      </w:pPr>
      <w:r w:rsidRPr="00B33025">
        <w:rPr>
          <w:lang w:val="en-US"/>
          <w:rPrChange w:id="1148" w:author="Björn Genfors" w:date="2014-04-16T14:37:00Z">
            <w:rPr>
              <w:lang w:val="en-US"/>
            </w:rPr>
          </w:rPrChange>
        </w:rPr>
        <w:tab/>
      </w:r>
      <w:r w:rsidRPr="00B33025">
        <w:rPr>
          <w:lang w:val="en-US"/>
          <w:rPrChange w:id="1149" w:author="Björn Genfors" w:date="2014-04-16T14:37:00Z">
            <w:rPr>
              <w:lang w:val="en-US"/>
            </w:rPr>
          </w:rPrChange>
        </w:rPr>
        <w:tab/>
        <w:t>&lt;</w:t>
      </w:r>
      <w:proofErr w:type="gramStart"/>
      <w:r w:rsidRPr="00B33025">
        <w:rPr>
          <w:lang w:val="en-US"/>
          <w:rPrChange w:id="1150" w:author="Björn Genfors" w:date="2014-04-16T14:37:00Z">
            <w:rPr>
              <w:lang w:val="en-US"/>
            </w:rPr>
          </w:rPrChange>
        </w:rPr>
        <w:t>para</w:t>
      </w:r>
      <w:proofErr w:type="gramEnd"/>
      <w:r w:rsidRPr="00B33025">
        <w:rPr>
          <w:lang w:val="en-US"/>
          <w:rPrChange w:id="1151" w:author="Björn Genfors" w:date="2014-04-16T14:37:00Z">
            <w:rPr>
              <w:lang w:val="en-US"/>
            </w:rPr>
          </w:rPrChange>
        </w:rPr>
        <w:t>&gt; … &lt;/para&gt;</w:t>
      </w:r>
    </w:p>
    <w:p w14:paraId="71DE264E" w14:textId="77777777" w:rsidR="00541F96" w:rsidRPr="00B33025" w:rsidRDefault="00541F96" w:rsidP="00541F96">
      <w:pPr>
        <w:pStyle w:val="Liststycke"/>
        <w:tabs>
          <w:tab w:val="left" w:pos="1134"/>
          <w:tab w:val="left" w:pos="1560"/>
          <w:tab w:val="left" w:pos="1985"/>
        </w:tabs>
        <w:rPr>
          <w:lang w:val="en-US"/>
          <w:rPrChange w:id="1152" w:author="Björn Genfors" w:date="2014-04-16T14:37:00Z">
            <w:rPr>
              <w:lang w:val="en-US"/>
            </w:rPr>
          </w:rPrChange>
        </w:rPr>
      </w:pPr>
      <w:r w:rsidRPr="00B33025">
        <w:rPr>
          <w:lang w:val="en-US"/>
          <w:rPrChange w:id="1153" w:author="Björn Genfors" w:date="2014-04-16T14:37:00Z">
            <w:rPr>
              <w:lang w:val="en-US"/>
            </w:rPr>
          </w:rPrChange>
        </w:rPr>
        <w:tab/>
      </w:r>
      <w:r w:rsidRPr="00B33025">
        <w:rPr>
          <w:lang w:val="en-US"/>
          <w:rPrChange w:id="1154" w:author="Björn Genfors" w:date="2014-04-16T14:37:00Z">
            <w:rPr>
              <w:lang w:val="en-US"/>
            </w:rPr>
          </w:rPrChange>
        </w:rPr>
        <w:tab/>
        <w:t>&lt;</w:t>
      </w:r>
      <w:proofErr w:type="gramStart"/>
      <w:r w:rsidRPr="00B33025">
        <w:rPr>
          <w:lang w:val="en-US"/>
          <w:rPrChange w:id="1155" w:author="Björn Genfors" w:date="2014-04-16T14:37:00Z">
            <w:rPr>
              <w:lang w:val="en-US"/>
            </w:rPr>
          </w:rPrChange>
        </w:rPr>
        <w:t>section</w:t>
      </w:r>
      <w:proofErr w:type="gramEnd"/>
      <w:r w:rsidRPr="00B33025">
        <w:rPr>
          <w:lang w:val="en-US"/>
          <w:rPrChange w:id="1156" w:author="Björn Genfors" w:date="2014-04-16T14:37:00Z">
            <w:rPr>
              <w:lang w:val="en-US"/>
            </w:rPr>
          </w:rPrChange>
        </w:rPr>
        <w:t>&gt;</w:t>
      </w:r>
    </w:p>
    <w:p w14:paraId="72707E03" w14:textId="77777777" w:rsidR="00541F96" w:rsidRPr="00B33025" w:rsidRDefault="00541F96" w:rsidP="00541F96">
      <w:pPr>
        <w:pStyle w:val="Liststycke"/>
        <w:tabs>
          <w:tab w:val="left" w:pos="1134"/>
          <w:tab w:val="left" w:pos="1560"/>
          <w:tab w:val="left" w:pos="1985"/>
        </w:tabs>
        <w:rPr>
          <w:lang w:val="en-US"/>
          <w:rPrChange w:id="1157" w:author="Björn Genfors" w:date="2014-04-16T14:37:00Z">
            <w:rPr>
              <w:lang w:val="en-US"/>
            </w:rPr>
          </w:rPrChange>
        </w:rPr>
      </w:pPr>
      <w:r w:rsidRPr="00B33025">
        <w:rPr>
          <w:lang w:val="en-US"/>
          <w:rPrChange w:id="1158" w:author="Björn Genfors" w:date="2014-04-16T14:37:00Z">
            <w:rPr>
              <w:lang w:val="en-US"/>
            </w:rPr>
          </w:rPrChange>
        </w:rPr>
        <w:tab/>
      </w:r>
      <w:r w:rsidRPr="00B33025">
        <w:rPr>
          <w:lang w:val="en-US"/>
          <w:rPrChange w:id="1159" w:author="Björn Genfors" w:date="2014-04-16T14:37:00Z">
            <w:rPr>
              <w:lang w:val="en-US"/>
            </w:rPr>
          </w:rPrChange>
        </w:rPr>
        <w:tab/>
      </w:r>
      <w:r w:rsidRPr="00B33025">
        <w:rPr>
          <w:lang w:val="en-US"/>
          <w:rPrChange w:id="1160" w:author="Björn Genfors" w:date="2014-04-16T14:37:00Z">
            <w:rPr>
              <w:lang w:val="en-US"/>
            </w:rPr>
          </w:rPrChange>
        </w:rPr>
        <w:tab/>
        <w:t>&lt;</w:t>
      </w:r>
      <w:proofErr w:type="gramStart"/>
      <w:r w:rsidRPr="00B33025">
        <w:rPr>
          <w:lang w:val="en-US"/>
          <w:rPrChange w:id="1161" w:author="Björn Genfors" w:date="2014-04-16T14:37:00Z">
            <w:rPr>
              <w:lang w:val="en-US"/>
            </w:rPr>
          </w:rPrChange>
        </w:rPr>
        <w:t>title</w:t>
      </w:r>
      <w:proofErr w:type="gramEnd"/>
      <w:r w:rsidRPr="00B33025">
        <w:rPr>
          <w:lang w:val="en-US"/>
          <w:rPrChange w:id="1162" w:author="Björn Genfors" w:date="2014-04-16T14:37:00Z">
            <w:rPr>
              <w:lang w:val="en-US"/>
            </w:rPr>
          </w:rPrChange>
        </w:rPr>
        <w:t>&gt;…&lt;/title&gt;</w:t>
      </w:r>
    </w:p>
    <w:p w14:paraId="609F26B5" w14:textId="77777777" w:rsidR="00541F96" w:rsidRPr="00D47D0C" w:rsidRDefault="00541F96" w:rsidP="00541F96">
      <w:pPr>
        <w:pStyle w:val="Liststycke"/>
        <w:tabs>
          <w:tab w:val="left" w:pos="1134"/>
          <w:tab w:val="left" w:pos="1560"/>
          <w:tab w:val="left" w:pos="1985"/>
        </w:tabs>
      </w:pPr>
      <w:r w:rsidRPr="00B33025">
        <w:rPr>
          <w:lang w:val="en-US"/>
          <w:rPrChange w:id="1163" w:author="Björn Genfors" w:date="2014-04-16T14:37:00Z">
            <w:rPr>
              <w:lang w:val="en-US"/>
            </w:rPr>
          </w:rPrChange>
        </w:rPr>
        <w:lastRenderedPageBreak/>
        <w:tab/>
      </w:r>
      <w:r w:rsidRPr="00B33025">
        <w:rPr>
          <w:lang w:val="en-US"/>
          <w:rPrChange w:id="1164" w:author="Björn Genfors" w:date="2014-04-16T14:37:00Z">
            <w:rPr>
              <w:lang w:val="en-US"/>
            </w:rPr>
          </w:rPrChange>
        </w:rPr>
        <w:tab/>
      </w:r>
      <w:r w:rsidRPr="00B33025">
        <w:rPr>
          <w:lang w:val="en-US"/>
          <w:rPrChange w:id="1165" w:author="Björn Genfors" w:date="2014-04-16T14:37:00Z">
            <w:rPr>
              <w:lang w:val="en-US"/>
            </w:rPr>
          </w:rPrChange>
        </w:rPr>
        <w:tab/>
      </w:r>
      <w:r w:rsidRPr="00541F96">
        <w:t xml:space="preserve">&lt;para&gt; … </w:t>
      </w:r>
      <w:r w:rsidRPr="00D47D0C">
        <w:t>&lt;/para&gt;</w:t>
      </w:r>
    </w:p>
    <w:p w14:paraId="549CE411" w14:textId="77777777" w:rsidR="00541F96" w:rsidRDefault="00541F96" w:rsidP="00541F96">
      <w:pPr>
        <w:pStyle w:val="Liststycke"/>
        <w:tabs>
          <w:tab w:val="left" w:pos="1134"/>
          <w:tab w:val="left" w:pos="1560"/>
          <w:tab w:val="left" w:pos="1985"/>
        </w:tabs>
      </w:pPr>
      <w:r>
        <w:tab/>
      </w:r>
      <w:r>
        <w:tab/>
      </w:r>
      <w:r>
        <w:tab/>
        <w:t>&lt;para&gt; … &lt;/para&gt;</w:t>
      </w:r>
      <w:r>
        <w:tab/>
      </w:r>
    </w:p>
    <w:p w14:paraId="21E632C0" w14:textId="77777777" w:rsidR="00541F96" w:rsidRPr="00B33025" w:rsidRDefault="00541F96" w:rsidP="00541F96">
      <w:pPr>
        <w:pStyle w:val="Liststycke"/>
        <w:tabs>
          <w:tab w:val="left" w:pos="1134"/>
          <w:tab w:val="left" w:pos="1560"/>
          <w:tab w:val="left" w:pos="1985"/>
        </w:tabs>
        <w:rPr>
          <w:rPrChange w:id="1166" w:author="Björn Genfors" w:date="2014-04-16T14:37:00Z">
            <w:rPr/>
          </w:rPrChange>
        </w:rPr>
      </w:pPr>
      <w:r>
        <w:tab/>
      </w:r>
      <w:r>
        <w:tab/>
      </w:r>
      <w:r>
        <w:tab/>
      </w:r>
      <w:r w:rsidRPr="00B33025">
        <w:rPr>
          <w:rPrChange w:id="1167" w:author="Björn Genfors" w:date="2014-04-16T14:37:00Z">
            <w:rPr/>
          </w:rPrChange>
        </w:rPr>
        <w:t>&lt;para&gt; … &lt;/para&gt;</w:t>
      </w:r>
      <w:r w:rsidRPr="00B33025">
        <w:rPr>
          <w:rPrChange w:id="1168" w:author="Björn Genfors" w:date="2014-04-16T14:37:00Z">
            <w:rPr/>
          </w:rPrChange>
        </w:rPr>
        <w:tab/>
      </w:r>
    </w:p>
    <w:p w14:paraId="1735A9AC" w14:textId="00544A99" w:rsidR="00541F96" w:rsidRPr="00CF16C1" w:rsidRDefault="00541F96" w:rsidP="00541F96">
      <w:pPr>
        <w:pStyle w:val="Liststycke"/>
        <w:tabs>
          <w:tab w:val="left" w:pos="1134"/>
          <w:tab w:val="left" w:pos="1560"/>
          <w:tab w:val="left" w:pos="1985"/>
        </w:tabs>
        <w:rPr>
          <w:lang w:val="en-US"/>
        </w:rPr>
      </w:pPr>
      <w:r w:rsidRPr="00B33025">
        <w:rPr>
          <w:rPrChange w:id="1169" w:author="Björn Genfors" w:date="2014-04-16T14:37:00Z">
            <w:rPr/>
          </w:rPrChange>
        </w:rPr>
        <w:tab/>
      </w:r>
      <w:r w:rsidRPr="00B33025">
        <w:rPr>
          <w:rPrChange w:id="1170" w:author="Björn Genfors" w:date="2014-04-16T14:37:00Z">
            <w:rPr/>
          </w:rPrChange>
        </w:rPr>
        <w:tab/>
      </w:r>
      <w:r w:rsidRPr="00CF16C1">
        <w:rPr>
          <w:lang w:val="en-US"/>
        </w:rPr>
        <w:t>&lt;/section&gt;</w:t>
      </w:r>
      <w:r w:rsidRPr="00CF16C1">
        <w:rPr>
          <w:lang w:val="en-US"/>
        </w:rPr>
        <w:tab/>
      </w:r>
    </w:p>
    <w:p w14:paraId="00BAEEA0" w14:textId="77777777" w:rsidR="00541F96" w:rsidRPr="00CF16C1" w:rsidRDefault="00541F96" w:rsidP="00541F96">
      <w:pPr>
        <w:pStyle w:val="Liststycke"/>
        <w:tabs>
          <w:tab w:val="left" w:pos="1134"/>
          <w:tab w:val="left" w:pos="1560"/>
          <w:tab w:val="left" w:pos="1985"/>
        </w:tabs>
        <w:rPr>
          <w:lang w:val="en-US"/>
        </w:rPr>
      </w:pPr>
      <w:r w:rsidRPr="00CF16C1">
        <w:rPr>
          <w:lang w:val="en-US"/>
        </w:rPr>
        <w:tab/>
        <w:t>&lt;/section&gt;</w:t>
      </w:r>
      <w:r w:rsidRPr="00CF16C1">
        <w:rPr>
          <w:lang w:val="en-US"/>
        </w:rPr>
        <w:tab/>
      </w:r>
    </w:p>
    <w:p w14:paraId="1E611A03" w14:textId="77777777" w:rsidR="00541F96" w:rsidRPr="00BC1E16" w:rsidRDefault="00541F96" w:rsidP="00541F96">
      <w:pPr>
        <w:pStyle w:val="Liststycke"/>
        <w:tabs>
          <w:tab w:val="left" w:pos="1134"/>
          <w:tab w:val="left" w:pos="1560"/>
          <w:tab w:val="left" w:pos="1985"/>
        </w:tabs>
        <w:rPr>
          <w:lang w:val="en-US"/>
        </w:rPr>
      </w:pPr>
      <w:r w:rsidRPr="00CF16C1">
        <w:rPr>
          <w:lang w:val="en-US"/>
        </w:rPr>
        <w:tab/>
        <w:t>&lt;</w:t>
      </w:r>
      <w:proofErr w:type="gramStart"/>
      <w:r w:rsidRPr="00CF16C1">
        <w:rPr>
          <w:lang w:val="en-US"/>
        </w:rPr>
        <w:t>bibliography</w:t>
      </w:r>
      <w:proofErr w:type="gramEnd"/>
      <w:r w:rsidRPr="00CF16C1">
        <w:rPr>
          <w:lang w:val="en-US"/>
        </w:rPr>
        <w:t xml:space="preserve">&gt; … </w:t>
      </w:r>
      <w:r w:rsidRPr="00BC1E16">
        <w:rPr>
          <w:lang w:val="en-US"/>
        </w:rPr>
        <w:t>&lt;/bibliography&gt;</w:t>
      </w:r>
    </w:p>
    <w:p w14:paraId="0E2FAD2D" w14:textId="77777777" w:rsidR="00541F96" w:rsidRPr="00B33025" w:rsidRDefault="00541F96" w:rsidP="00541F96">
      <w:pPr>
        <w:pStyle w:val="Liststycke"/>
        <w:tabs>
          <w:tab w:val="left" w:pos="1134"/>
          <w:tab w:val="left" w:pos="1560"/>
          <w:tab w:val="left" w:pos="1985"/>
        </w:tabs>
        <w:rPr>
          <w:lang w:val="en-US"/>
          <w:rPrChange w:id="1171" w:author="Björn Genfors" w:date="2014-04-16T14:37:00Z">
            <w:rPr>
              <w:lang w:val="en-US"/>
            </w:rPr>
          </w:rPrChange>
        </w:rPr>
      </w:pPr>
      <w:r w:rsidRPr="00B33025">
        <w:rPr>
          <w:lang w:val="en-US"/>
          <w:rPrChange w:id="1172" w:author="Björn Genfors" w:date="2014-04-16T14:37:00Z">
            <w:rPr>
              <w:lang w:val="en-US"/>
            </w:rPr>
          </w:rPrChange>
        </w:rPr>
        <w:t>&lt;/article&gt;</w:t>
      </w:r>
    </w:p>
    <w:p w14:paraId="56134C49" w14:textId="77777777" w:rsidR="00541F96" w:rsidRPr="00B33025" w:rsidRDefault="00541F96" w:rsidP="00827A96">
      <w:pPr>
        <w:pStyle w:val="Brdtext"/>
        <w:rPr>
          <w:lang w:val="en-US"/>
          <w:rPrChange w:id="1173" w:author="Björn Genfors" w:date="2014-04-16T14:37:00Z">
            <w:rPr>
              <w:lang w:val="en-US"/>
            </w:rPr>
          </w:rPrChange>
        </w:rPr>
      </w:pPr>
    </w:p>
    <w:p w14:paraId="3D625FCE" w14:textId="3A4E4D7A" w:rsidR="00541F96" w:rsidRDefault="00541F96" w:rsidP="00DF1FAC">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18" w:history="1">
        <w:r w:rsidRPr="00771262">
          <w:rPr>
            <w:rStyle w:val="Hyperlnk"/>
          </w:rPr>
          <w:t>http://commons.apache.org/lang/api-2.1/org/apache/commons/lang/StringEscapeUtils.html</w:t>
        </w:r>
      </w:hyperlink>
      <w:r>
        <w:t xml:space="preserve"> (</w:t>
      </w:r>
      <w:ins w:id="1174" w:author="Björn Genfors" w:date="2014-03-13T15:43:00Z">
        <w:r w:rsidR="00E17676">
          <w:t xml:space="preserve">referens R12, </w:t>
        </w:r>
      </w:ins>
      <w:r>
        <w:t xml:space="preserve">se metoderna </w:t>
      </w:r>
      <w:r w:rsidRPr="00B85C54">
        <w:rPr>
          <w:i/>
        </w:rPr>
        <w:t>escapeXml</w:t>
      </w:r>
      <w:r>
        <w:t xml:space="preserve"> respektive </w:t>
      </w:r>
      <w:r w:rsidRPr="00B85C54">
        <w:rPr>
          <w:i/>
        </w:rPr>
        <w:t>unescapeXml</w:t>
      </w:r>
      <w:ins w:id="1175" w:author="Björn Genfors" w:date="2014-03-13T15:43:00Z">
        <w:r w:rsidR="00E17676">
          <w:rPr>
            <w:i/>
          </w:rPr>
          <w:t>)</w:t>
        </w:r>
      </w:ins>
      <w:r>
        <w:t>.</w:t>
      </w:r>
    </w:p>
    <w:p w14:paraId="02022460" w14:textId="77777777" w:rsidR="00541F96" w:rsidRDefault="00541F96">
      <w:pPr>
        <w:pStyle w:val="Brdtext"/>
      </w:pPr>
    </w:p>
    <w:p w14:paraId="273A35BE" w14:textId="77777777" w:rsidR="00541F96" w:rsidRDefault="00541F96">
      <w:pPr>
        <w:pStyle w:val="Brdtext"/>
      </w:pPr>
      <w:r>
        <w:t>För ovanstående DocBook-exempel ska alltså fältet ”clinicalDocumentNoteText” innehålla en version som är ”entity encoded” enligt följande:</w:t>
      </w:r>
    </w:p>
    <w:p w14:paraId="68B935EB" w14:textId="77777777" w:rsidR="00541F96" w:rsidRPr="0014272B" w:rsidRDefault="00541F96" w:rsidP="00541F96">
      <w:pPr>
        <w:pStyle w:val="Liststycke"/>
        <w:tabs>
          <w:tab w:val="left" w:pos="1134"/>
          <w:tab w:val="left" w:pos="1560"/>
          <w:tab w:val="left" w:pos="1985"/>
        </w:tabs>
        <w:rPr>
          <w:lang w:val="en-US"/>
        </w:rPr>
      </w:pPr>
      <w:r w:rsidRPr="0014272B">
        <w:rPr>
          <w:lang w:val="en-US"/>
        </w:rPr>
        <w:t>&amp;lt;</w:t>
      </w:r>
      <w:proofErr w:type="gramStart"/>
      <w:r w:rsidRPr="0014272B">
        <w:rPr>
          <w:lang w:val="en-US"/>
        </w:rPr>
        <w:t>?xml</w:t>
      </w:r>
      <w:proofErr w:type="gramEnd"/>
      <w:r w:rsidRPr="0014272B">
        <w:rPr>
          <w:lang w:val="en-US"/>
        </w:rPr>
        <w:t xml:space="preserve"> version=&amp;quot;1.0&amp;quot;?&amp;gt;</w:t>
      </w:r>
    </w:p>
    <w:p w14:paraId="2456767A" w14:textId="74AB9540" w:rsidR="00541F96" w:rsidRPr="0014272B" w:rsidRDefault="00541F96" w:rsidP="00541F96">
      <w:pPr>
        <w:pStyle w:val="Liststycke"/>
        <w:tabs>
          <w:tab w:val="left" w:pos="1134"/>
          <w:tab w:val="left" w:pos="1560"/>
          <w:tab w:val="left" w:pos="1985"/>
        </w:tabs>
        <w:rPr>
          <w:lang w:val="en-US"/>
        </w:rPr>
      </w:pPr>
      <w:r w:rsidRPr="0014272B">
        <w:rPr>
          <w:lang w:val="en-US"/>
        </w:rPr>
        <w:t>&amp;lt</w:t>
      </w:r>
      <w:proofErr w:type="gramStart"/>
      <w:r w:rsidRPr="0014272B">
        <w:rPr>
          <w:lang w:val="en-US"/>
        </w:rPr>
        <w:t>;article</w:t>
      </w:r>
      <w:proofErr w:type="gramEnd"/>
      <w:r w:rsidRPr="0014272B">
        <w:rPr>
          <w:lang w:val="en-US"/>
        </w:rPr>
        <w:t>&amp;gt;</w:t>
      </w:r>
    </w:p>
    <w:p w14:paraId="240BF4B3" w14:textId="7589A378" w:rsidR="00541F96" w:rsidRPr="0014272B" w:rsidRDefault="00541F96" w:rsidP="00541F96">
      <w:pPr>
        <w:pStyle w:val="Liststycke"/>
        <w:tabs>
          <w:tab w:val="left" w:pos="1134"/>
          <w:tab w:val="left" w:pos="1560"/>
          <w:tab w:val="left" w:pos="1985"/>
        </w:tabs>
        <w:rPr>
          <w:lang w:val="en-US"/>
        </w:rPr>
      </w:pPr>
      <w:r>
        <w:rPr>
          <w:lang w:val="en-US"/>
        </w:rPr>
        <w:tab/>
      </w:r>
      <w:r w:rsidRPr="0014272B">
        <w:rPr>
          <w:lang w:val="en-US"/>
        </w:rPr>
        <w:t>&amp;lt</w:t>
      </w:r>
      <w:proofErr w:type="gramStart"/>
      <w:r w:rsidRPr="0014272B">
        <w:rPr>
          <w:lang w:val="en-US"/>
        </w:rPr>
        <w:t>;info</w:t>
      </w:r>
      <w:proofErr w:type="gramEnd"/>
      <w:r w:rsidRPr="0014272B">
        <w:rPr>
          <w:lang w:val="en-US"/>
        </w:rPr>
        <w:t>&amp;gt;</w:t>
      </w:r>
    </w:p>
    <w:p w14:paraId="79B72A5A" w14:textId="3C513019" w:rsidR="00541F96" w:rsidRPr="0014272B" w:rsidRDefault="00541F96" w:rsidP="00541F96">
      <w:pPr>
        <w:pStyle w:val="Liststycke"/>
        <w:tabs>
          <w:tab w:val="left" w:pos="1134"/>
          <w:tab w:val="left" w:pos="1560"/>
          <w:tab w:val="left" w:pos="1985"/>
        </w:tabs>
        <w:rPr>
          <w:lang w:val="en-US"/>
        </w:rPr>
      </w:pPr>
      <w:r>
        <w:rPr>
          <w:lang w:val="en-US"/>
        </w:rPr>
        <w:tab/>
      </w:r>
      <w:r>
        <w:rPr>
          <w:lang w:val="en-US"/>
        </w:rPr>
        <w:tab/>
      </w:r>
      <w:r w:rsidRPr="0014272B">
        <w:rPr>
          <w:lang w:val="en-US"/>
        </w:rPr>
        <w:t>&amp;lt</w:t>
      </w:r>
      <w:proofErr w:type="gramStart"/>
      <w:r w:rsidRPr="0014272B">
        <w:rPr>
          <w:lang w:val="en-US"/>
        </w:rPr>
        <w:t>;title</w:t>
      </w:r>
      <w:proofErr w:type="gramEnd"/>
      <w:r w:rsidRPr="0014272B">
        <w:rPr>
          <w:lang w:val="en-US"/>
        </w:rPr>
        <w:t>&amp;gt;…&amp;lt;/title&amp;gt;</w:t>
      </w:r>
    </w:p>
    <w:p w14:paraId="02E0A8CC" w14:textId="11AF1284" w:rsidR="00541F96" w:rsidRPr="0053364E" w:rsidRDefault="00541F96" w:rsidP="00541F96">
      <w:pPr>
        <w:pStyle w:val="Liststycke"/>
        <w:tabs>
          <w:tab w:val="left" w:pos="1134"/>
          <w:tab w:val="left" w:pos="1560"/>
          <w:tab w:val="left" w:pos="1985"/>
        </w:tabs>
      </w:pPr>
      <w:r w:rsidRPr="0014272B">
        <w:rPr>
          <w:lang w:val="en-US"/>
        </w:rPr>
        <w:tab/>
      </w:r>
      <w:r w:rsidRPr="0053364E">
        <w:t>&amp;lt</w:t>
      </w:r>
      <w:proofErr w:type="gramStart"/>
      <w:r w:rsidRPr="0053364E">
        <w:t>;/</w:t>
      </w:r>
      <w:proofErr w:type="gramEnd"/>
      <w:r w:rsidRPr="0053364E">
        <w:t>info&amp;gt;</w:t>
      </w:r>
    </w:p>
    <w:p w14:paraId="7FB85560" w14:textId="046606DB" w:rsidR="00541F96" w:rsidRPr="0053364E" w:rsidRDefault="00541F96" w:rsidP="00541F96">
      <w:pPr>
        <w:pStyle w:val="Liststycke"/>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p>
    <w:p w14:paraId="5DB037B7" w14:textId="5921BC2D" w:rsidR="00541F96" w:rsidRPr="0053364E" w:rsidRDefault="00541F96" w:rsidP="00541F96">
      <w:pPr>
        <w:pStyle w:val="Liststycke"/>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r w:rsidRPr="0053364E">
        <w:tab/>
      </w:r>
    </w:p>
    <w:p w14:paraId="4C56515B" w14:textId="7E3CE229" w:rsidR="00541F96" w:rsidRPr="0054379D" w:rsidRDefault="00541F96" w:rsidP="00541F96">
      <w:pPr>
        <w:pStyle w:val="Liststycke"/>
        <w:tabs>
          <w:tab w:val="left" w:pos="1134"/>
          <w:tab w:val="left" w:pos="1560"/>
          <w:tab w:val="left" w:pos="1985"/>
        </w:tabs>
        <w:rPr>
          <w:lang w:val="en-US"/>
        </w:rPr>
      </w:pPr>
      <w:r w:rsidRPr="0053364E">
        <w:tab/>
      </w:r>
      <w:r w:rsidRPr="0054379D">
        <w:rPr>
          <w:lang w:val="en-US"/>
        </w:rPr>
        <w:t>&amp;lt</w:t>
      </w:r>
      <w:proofErr w:type="gramStart"/>
      <w:r w:rsidRPr="0054379D">
        <w:rPr>
          <w:lang w:val="en-US"/>
        </w:rPr>
        <w:t>;section</w:t>
      </w:r>
      <w:proofErr w:type="gramEnd"/>
      <w:r w:rsidRPr="0054379D">
        <w:rPr>
          <w:lang w:val="en-US"/>
        </w:rPr>
        <w:t>&amp;gt;</w:t>
      </w:r>
    </w:p>
    <w:p w14:paraId="267BDCC9" w14:textId="00BD3A9B" w:rsidR="00541F96" w:rsidRPr="0014272B" w:rsidRDefault="00541F96" w:rsidP="00541F96">
      <w:pPr>
        <w:pStyle w:val="Liststycke"/>
        <w:tabs>
          <w:tab w:val="left" w:pos="1134"/>
          <w:tab w:val="left" w:pos="1560"/>
          <w:tab w:val="left" w:pos="1985"/>
        </w:tabs>
        <w:rPr>
          <w:lang w:val="en-US"/>
        </w:rPr>
      </w:pPr>
      <w:r w:rsidRPr="0054379D">
        <w:rPr>
          <w:lang w:val="en-US"/>
        </w:rPr>
        <w:tab/>
      </w:r>
      <w:r w:rsidRPr="0054379D">
        <w:rPr>
          <w:lang w:val="en-US"/>
        </w:rPr>
        <w:tab/>
      </w:r>
      <w:r w:rsidRPr="0014272B">
        <w:rPr>
          <w:lang w:val="en-US"/>
        </w:rPr>
        <w:t>&amp;lt</w:t>
      </w:r>
      <w:proofErr w:type="gramStart"/>
      <w:r w:rsidRPr="0014272B">
        <w:rPr>
          <w:lang w:val="en-US"/>
        </w:rPr>
        <w:t>;title</w:t>
      </w:r>
      <w:proofErr w:type="gramEnd"/>
      <w:r w:rsidRPr="0014272B">
        <w:rPr>
          <w:lang w:val="en-US"/>
        </w:rPr>
        <w:t>&amp;gt;…&amp;lt;/title&amp;gt;</w:t>
      </w:r>
    </w:p>
    <w:p w14:paraId="78D1E4DB" w14:textId="767DFB96" w:rsidR="00541F96" w:rsidRPr="0053364E" w:rsidRDefault="00541F96" w:rsidP="00541F96">
      <w:pPr>
        <w:pStyle w:val="Liststycke"/>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27459D98" w14:textId="5A299AEF" w:rsidR="00541F96" w:rsidRPr="0053364E" w:rsidRDefault="00541F96" w:rsidP="00541F96">
      <w:pPr>
        <w:pStyle w:val="Liststycke"/>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r w:rsidRPr="0053364E">
        <w:tab/>
      </w:r>
    </w:p>
    <w:p w14:paraId="34BBA9C2" w14:textId="0929A85B" w:rsidR="00541F96" w:rsidRPr="0014272B" w:rsidRDefault="00541F96" w:rsidP="00541F96">
      <w:pPr>
        <w:pStyle w:val="Liststycke"/>
        <w:tabs>
          <w:tab w:val="left" w:pos="1134"/>
          <w:tab w:val="left" w:pos="1560"/>
          <w:tab w:val="left" w:pos="1985"/>
        </w:tabs>
        <w:rPr>
          <w:lang w:val="en-US"/>
        </w:rPr>
      </w:pPr>
      <w:r w:rsidRPr="0053364E">
        <w:tab/>
      </w:r>
      <w:r w:rsidRPr="0014272B">
        <w:rPr>
          <w:lang w:val="en-US"/>
        </w:rPr>
        <w:t>&amp;lt</w:t>
      </w:r>
      <w:proofErr w:type="gramStart"/>
      <w:r w:rsidRPr="0014272B">
        <w:rPr>
          <w:lang w:val="en-US"/>
        </w:rPr>
        <w:t>;/</w:t>
      </w:r>
      <w:proofErr w:type="gramEnd"/>
      <w:r w:rsidRPr="0014272B">
        <w:rPr>
          <w:lang w:val="en-US"/>
        </w:rPr>
        <w:t>section&amp;gt;</w:t>
      </w:r>
    </w:p>
    <w:p w14:paraId="1E6C53A4" w14:textId="1E2C6342" w:rsidR="00541F96" w:rsidRPr="0014272B" w:rsidRDefault="00541F96" w:rsidP="00541F96">
      <w:pPr>
        <w:pStyle w:val="Liststycke"/>
        <w:tabs>
          <w:tab w:val="left" w:pos="1134"/>
          <w:tab w:val="left" w:pos="1560"/>
          <w:tab w:val="left" w:pos="1985"/>
        </w:tabs>
        <w:rPr>
          <w:lang w:val="en-US"/>
        </w:rPr>
      </w:pPr>
      <w:r w:rsidRPr="0014272B">
        <w:rPr>
          <w:lang w:val="en-US"/>
        </w:rPr>
        <w:tab/>
        <w:t>&amp;lt</w:t>
      </w:r>
      <w:proofErr w:type="gramStart"/>
      <w:r w:rsidRPr="0014272B">
        <w:rPr>
          <w:lang w:val="en-US"/>
        </w:rPr>
        <w:t>;section</w:t>
      </w:r>
      <w:proofErr w:type="gramEnd"/>
      <w:r w:rsidRPr="0014272B">
        <w:rPr>
          <w:lang w:val="en-US"/>
        </w:rPr>
        <w:t>&amp;gt;</w:t>
      </w:r>
    </w:p>
    <w:p w14:paraId="3CD17E17" w14:textId="27E8974C"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&amp;lt</w:t>
      </w:r>
      <w:proofErr w:type="gramStart"/>
      <w:r w:rsidRPr="0014272B">
        <w:rPr>
          <w:lang w:val="en-US"/>
        </w:rPr>
        <w:t>;title</w:t>
      </w:r>
      <w:proofErr w:type="gramEnd"/>
      <w:r w:rsidRPr="0014272B">
        <w:rPr>
          <w:lang w:val="en-US"/>
        </w:rPr>
        <w:t>&amp;gt;…&amp;lt;/title&amp;gt;</w:t>
      </w:r>
    </w:p>
    <w:p w14:paraId="4BDF0515" w14:textId="2100FA8E" w:rsidR="00541F96" w:rsidRPr="0053364E" w:rsidRDefault="00541F96" w:rsidP="00541F96">
      <w:pPr>
        <w:pStyle w:val="Liststycke"/>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45D2D078" w14:textId="3D98D90D" w:rsidR="00541F96" w:rsidRDefault="00541F96" w:rsidP="00541F96">
      <w:pPr>
        <w:pStyle w:val="Liststycke"/>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43945D44" w14:textId="2BCB9BCB" w:rsidR="00541F96" w:rsidRPr="00D47D0C" w:rsidRDefault="00541F96" w:rsidP="00541F96">
      <w:pPr>
        <w:pStyle w:val="Liststycke"/>
        <w:tabs>
          <w:tab w:val="left" w:pos="1134"/>
          <w:tab w:val="left" w:pos="1560"/>
          <w:tab w:val="left" w:pos="1985"/>
        </w:tabs>
        <w:rPr>
          <w:lang w:val="en-US"/>
        </w:rPr>
      </w:pPr>
      <w:r>
        <w:tab/>
      </w:r>
      <w:r>
        <w:tab/>
      </w:r>
      <w:r>
        <w:rPr>
          <w:lang w:val="en-US"/>
        </w:rPr>
        <w:t>&amp;lt</w:t>
      </w:r>
      <w:proofErr w:type="gramStart"/>
      <w:r>
        <w:rPr>
          <w:lang w:val="en-US"/>
        </w:rPr>
        <w:t>;</w:t>
      </w:r>
      <w:r w:rsidRPr="00D47D0C">
        <w:rPr>
          <w:lang w:val="en-US"/>
        </w:rPr>
        <w:t>section</w:t>
      </w:r>
      <w:proofErr w:type="gramEnd"/>
      <w:r>
        <w:rPr>
          <w:lang w:val="en-US"/>
        </w:rPr>
        <w:t>&amp;gt;</w:t>
      </w:r>
    </w:p>
    <w:p w14:paraId="2DCAD318" w14:textId="3D248CF1" w:rsidR="00541F96" w:rsidRPr="00D47D0C" w:rsidRDefault="00541F96" w:rsidP="00541F96">
      <w:pPr>
        <w:pStyle w:val="Liststycke"/>
        <w:tabs>
          <w:tab w:val="left" w:pos="1134"/>
          <w:tab w:val="left" w:pos="1560"/>
          <w:tab w:val="left" w:pos="1985"/>
        </w:tabs>
        <w:rPr>
          <w:lang w:val="en-US"/>
        </w:rPr>
      </w:pPr>
      <w:r>
        <w:rPr>
          <w:lang w:val="en-US"/>
        </w:rPr>
        <w:tab/>
      </w:r>
      <w:r>
        <w:rPr>
          <w:lang w:val="en-US"/>
        </w:rPr>
        <w:tab/>
      </w:r>
      <w:r>
        <w:rPr>
          <w:lang w:val="en-US"/>
        </w:rPr>
        <w:tab/>
        <w:t>&amp;lt</w:t>
      </w:r>
      <w:proofErr w:type="gramStart"/>
      <w:r>
        <w:rPr>
          <w:lang w:val="en-US"/>
        </w:rPr>
        <w:t>;</w:t>
      </w:r>
      <w:r w:rsidRPr="00D47D0C">
        <w:rPr>
          <w:lang w:val="en-US"/>
        </w:rPr>
        <w:t>title</w:t>
      </w:r>
      <w:proofErr w:type="gramEnd"/>
      <w:r>
        <w:rPr>
          <w:lang w:val="en-US"/>
        </w:rPr>
        <w:t>&amp;gt;</w:t>
      </w:r>
      <w:r w:rsidRPr="00D47D0C">
        <w:rPr>
          <w:lang w:val="en-US"/>
        </w:rPr>
        <w:t>…</w:t>
      </w:r>
      <w:r>
        <w:rPr>
          <w:lang w:val="en-US"/>
        </w:rPr>
        <w:t>&amp;lt;</w:t>
      </w:r>
      <w:r w:rsidRPr="00D47D0C">
        <w:rPr>
          <w:lang w:val="en-US"/>
        </w:rPr>
        <w:t>/title</w:t>
      </w:r>
      <w:r>
        <w:rPr>
          <w:lang w:val="en-US"/>
        </w:rPr>
        <w:t>&amp;gt;</w:t>
      </w:r>
    </w:p>
    <w:p w14:paraId="59110DF1" w14:textId="3E3FDD5B" w:rsidR="00541F96" w:rsidRPr="00C0424C" w:rsidRDefault="00541F96" w:rsidP="00541F96">
      <w:pPr>
        <w:pStyle w:val="Liststycke"/>
        <w:tabs>
          <w:tab w:val="left" w:pos="1134"/>
          <w:tab w:val="left" w:pos="1560"/>
          <w:tab w:val="left" w:pos="1985"/>
        </w:tabs>
      </w:pPr>
      <w:r>
        <w:rPr>
          <w:lang w:val="en-US"/>
        </w:rPr>
        <w:tab/>
      </w:r>
      <w:r>
        <w:rPr>
          <w:lang w:val="en-US"/>
        </w:rPr>
        <w:tab/>
      </w:r>
      <w:r>
        <w:rPr>
          <w:lang w:val="en-US"/>
        </w:rPr>
        <w:tab/>
      </w:r>
      <w:proofErr w:type="gramStart"/>
      <w:r w:rsidRPr="00C0424C">
        <w:t>&amp;lt;para</w:t>
      </w:r>
      <w:r>
        <w:t>&amp;gt</w:t>
      </w:r>
      <w:proofErr w:type="gramEnd"/>
      <w:r>
        <w:t>;</w:t>
      </w:r>
      <w:r w:rsidRPr="00C0424C">
        <w:t xml:space="preserve"> … &amp;lt;/para</w:t>
      </w:r>
      <w:r>
        <w:t>&amp;gt;</w:t>
      </w:r>
    </w:p>
    <w:p w14:paraId="7E50C8AA" w14:textId="331BC3CD" w:rsidR="00541F96" w:rsidRDefault="00541F96" w:rsidP="00541F96">
      <w:pPr>
        <w:pStyle w:val="Liststycke"/>
        <w:tabs>
          <w:tab w:val="left" w:pos="1134"/>
          <w:tab w:val="left" w:pos="1560"/>
          <w:tab w:val="left" w:pos="1985"/>
        </w:tabs>
      </w:pPr>
      <w:r w:rsidRPr="00C0424C">
        <w:tab/>
      </w:r>
      <w:r w:rsidRPr="00C0424C">
        <w:tab/>
      </w:r>
      <w:r w:rsidRPr="00C0424C">
        <w:tab/>
      </w:r>
      <w:proofErr w:type="gramStart"/>
      <w:r>
        <w:t>&amp;lt;para&amp;gt</w:t>
      </w:r>
      <w:proofErr w:type="gramEnd"/>
      <w:r>
        <w:t>; … &amp;lt;/para&amp;gt;</w:t>
      </w:r>
      <w:r>
        <w:tab/>
      </w:r>
    </w:p>
    <w:p w14:paraId="7C2F1418" w14:textId="4B335DD9" w:rsidR="00541F96" w:rsidRDefault="00541F96" w:rsidP="00541F96">
      <w:pPr>
        <w:pStyle w:val="Liststycke"/>
        <w:tabs>
          <w:tab w:val="left" w:pos="1134"/>
          <w:tab w:val="left" w:pos="1560"/>
          <w:tab w:val="left" w:pos="1985"/>
        </w:tabs>
      </w:pPr>
      <w:r>
        <w:tab/>
      </w:r>
      <w:r>
        <w:tab/>
      </w:r>
      <w:r>
        <w:tab/>
      </w:r>
      <w:proofErr w:type="gramStart"/>
      <w:r>
        <w:t>&amp;lt;para&amp;gt</w:t>
      </w:r>
      <w:proofErr w:type="gramEnd"/>
      <w:r>
        <w:t>; … &amp;lt;/para&amp;gt;</w:t>
      </w:r>
      <w:r>
        <w:tab/>
      </w:r>
    </w:p>
    <w:p w14:paraId="3522E41D" w14:textId="0CA42786" w:rsidR="00541F96" w:rsidRPr="00CF16C1" w:rsidRDefault="00541F96" w:rsidP="00541F96">
      <w:pPr>
        <w:pStyle w:val="Liststycke"/>
        <w:tabs>
          <w:tab w:val="left" w:pos="1134"/>
          <w:tab w:val="left" w:pos="1560"/>
          <w:tab w:val="left" w:pos="1985"/>
        </w:tabs>
        <w:rPr>
          <w:lang w:val="en-US"/>
        </w:rPr>
      </w:pPr>
      <w:r>
        <w:t xml:space="preserve">       </w:t>
      </w:r>
      <w:r>
        <w:tab/>
        <w:t xml:space="preserve"> </w:t>
      </w:r>
      <w:r>
        <w:tab/>
      </w:r>
      <w:r w:rsidRPr="00CF16C1">
        <w:rPr>
          <w:lang w:val="en-US"/>
        </w:rPr>
        <w:t>&amp;lt</w:t>
      </w:r>
      <w:proofErr w:type="gramStart"/>
      <w:r w:rsidRPr="00CF16C1">
        <w:rPr>
          <w:lang w:val="en-US"/>
        </w:rPr>
        <w:t>;/</w:t>
      </w:r>
      <w:proofErr w:type="gramEnd"/>
      <w:r w:rsidRPr="00CF16C1">
        <w:rPr>
          <w:lang w:val="en-US"/>
        </w:rPr>
        <w:t>section&amp;gt;</w:t>
      </w:r>
      <w:r w:rsidRPr="00CF16C1">
        <w:rPr>
          <w:lang w:val="en-US"/>
        </w:rPr>
        <w:tab/>
      </w:r>
      <w:r w:rsidRPr="00CF16C1">
        <w:rPr>
          <w:lang w:val="en-US"/>
        </w:rPr>
        <w:tab/>
      </w:r>
    </w:p>
    <w:p w14:paraId="16960F12" w14:textId="108D036B" w:rsidR="00541F96" w:rsidRPr="00CF16C1" w:rsidRDefault="00541F96" w:rsidP="00541F96">
      <w:pPr>
        <w:pStyle w:val="Liststycke"/>
        <w:tabs>
          <w:tab w:val="left" w:pos="1134"/>
          <w:tab w:val="left" w:pos="1560"/>
          <w:tab w:val="left" w:pos="1985"/>
        </w:tabs>
        <w:rPr>
          <w:lang w:val="en-US"/>
        </w:rPr>
      </w:pPr>
      <w:r w:rsidRPr="00CF16C1">
        <w:rPr>
          <w:lang w:val="en-US"/>
        </w:rPr>
        <w:tab/>
        <w:t>&amp;lt</w:t>
      </w:r>
      <w:proofErr w:type="gramStart"/>
      <w:r w:rsidRPr="00CF16C1">
        <w:rPr>
          <w:lang w:val="en-US"/>
        </w:rPr>
        <w:t>;/</w:t>
      </w:r>
      <w:proofErr w:type="gramEnd"/>
      <w:r w:rsidRPr="00CF16C1">
        <w:rPr>
          <w:lang w:val="en-US"/>
        </w:rPr>
        <w:t>section&amp;gt;</w:t>
      </w:r>
      <w:r w:rsidRPr="00CF16C1">
        <w:rPr>
          <w:lang w:val="en-US"/>
        </w:rPr>
        <w:tab/>
      </w:r>
    </w:p>
    <w:p w14:paraId="15CCD38C" w14:textId="0CC8DB25" w:rsidR="00541F96" w:rsidRPr="0053364E" w:rsidRDefault="00541F96" w:rsidP="00541F96">
      <w:pPr>
        <w:pStyle w:val="Liststycke"/>
        <w:tabs>
          <w:tab w:val="left" w:pos="1134"/>
          <w:tab w:val="left" w:pos="1560"/>
          <w:tab w:val="left" w:pos="1985"/>
        </w:tabs>
      </w:pPr>
      <w:r w:rsidRPr="00CF16C1">
        <w:rPr>
          <w:lang w:val="en-US"/>
        </w:rPr>
        <w:tab/>
      </w:r>
      <w:proofErr w:type="gramStart"/>
      <w:r w:rsidRPr="0053364E">
        <w:t>&amp;lt;bibliography&amp;gt</w:t>
      </w:r>
      <w:proofErr w:type="gramEnd"/>
      <w:r w:rsidRPr="0053364E">
        <w:t xml:space="preserve">; </w:t>
      </w:r>
      <w:r>
        <w:t>…</w:t>
      </w:r>
      <w:r w:rsidRPr="0053364E">
        <w:t xml:space="preserve"> &amp;lt;/bibliography&amp;gt;</w:t>
      </w:r>
    </w:p>
    <w:p w14:paraId="6DDC6990" w14:textId="108BC18F" w:rsidR="00541F96" w:rsidRDefault="00541F96" w:rsidP="00541F96">
      <w:pPr>
        <w:pStyle w:val="Liststycke"/>
        <w:tabs>
          <w:tab w:val="left" w:pos="1134"/>
          <w:tab w:val="left" w:pos="1560"/>
          <w:tab w:val="left" w:pos="1985"/>
        </w:tabs>
      </w:pPr>
      <w:r w:rsidRPr="0053364E">
        <w:t>&amp;lt</w:t>
      </w:r>
      <w:proofErr w:type="gramStart"/>
      <w:r w:rsidRPr="0053364E">
        <w:t>;/</w:t>
      </w:r>
      <w:proofErr w:type="gramEnd"/>
      <w:r w:rsidRPr="0053364E">
        <w:t>article&amp;gt;</w:t>
      </w:r>
    </w:p>
    <w:p w14:paraId="3BCAB2FF" w14:textId="77777777" w:rsidR="00541F96" w:rsidRDefault="00541F96" w:rsidP="00827A96">
      <w:pPr>
        <w:pStyle w:val="Brdtext"/>
      </w:pPr>
    </w:p>
    <w:p w14:paraId="2A6A4CDF" w14:textId="6DE5F626" w:rsidR="00541F96" w:rsidRPr="00224DDD" w:rsidRDefault="00541F96" w:rsidP="00827A96">
      <w:pPr>
        <w:pStyle w:val="Brdtext"/>
      </w:pPr>
      <w:r>
        <w:lastRenderedPageBreak/>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01DA24DB" w14:textId="77777777" w:rsidR="007E47C0" w:rsidRPr="00C55071" w:rsidRDefault="007E47C0" w:rsidP="007E47C0"/>
    <w:p w14:paraId="28C49870" w14:textId="77777777" w:rsidR="007E47C0" w:rsidRDefault="007E47C0" w:rsidP="007E47C0">
      <w:pPr>
        <w:pStyle w:val="Rubrik3"/>
      </w:pPr>
      <w:bookmarkStart w:id="1176" w:name="_Toc382487426"/>
      <w:r>
        <w:t>Fältregler</w:t>
      </w:r>
      <w:bookmarkEnd w:id="1176"/>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3969"/>
        <w:gridCol w:w="1560"/>
      </w:tblGrid>
      <w:tr w:rsidR="007E47C0" w:rsidRPr="00417363" w14:paraId="4CEF5709" w14:textId="77777777" w:rsidTr="00C47224">
        <w:trPr>
          <w:trHeight w:val="384"/>
        </w:trPr>
        <w:tc>
          <w:tcPr>
            <w:tcW w:w="2660" w:type="dxa"/>
            <w:shd w:val="clear" w:color="auto" w:fill="D9D9D9" w:themeFill="background1" w:themeFillShade="D9"/>
            <w:vAlign w:val="bottom"/>
          </w:tcPr>
          <w:p w14:paraId="310E3774" w14:textId="77777777" w:rsidR="007E47C0" w:rsidRPr="00417363" w:rsidRDefault="007E47C0" w:rsidP="00514BAB">
            <w:pPr>
              <w:rPr>
                <w:b/>
              </w:rPr>
            </w:pPr>
            <w:r w:rsidRPr="00417363">
              <w:rPr>
                <w:b/>
              </w:rPr>
              <w:t>Namn</w:t>
            </w:r>
          </w:p>
        </w:tc>
        <w:tc>
          <w:tcPr>
            <w:tcW w:w="1417" w:type="dxa"/>
            <w:shd w:val="clear" w:color="auto" w:fill="D9D9D9" w:themeFill="background1" w:themeFillShade="D9"/>
            <w:vAlign w:val="bottom"/>
          </w:tcPr>
          <w:p w14:paraId="09721F88" w14:textId="77777777" w:rsidR="007E47C0" w:rsidRPr="00417363" w:rsidRDefault="007E47C0" w:rsidP="00514BAB">
            <w:pPr>
              <w:rPr>
                <w:b/>
              </w:rPr>
            </w:pPr>
            <w:r w:rsidRPr="00417363">
              <w:rPr>
                <w:b/>
              </w:rPr>
              <w:t>Typ</w:t>
            </w:r>
          </w:p>
        </w:tc>
        <w:tc>
          <w:tcPr>
            <w:tcW w:w="3969" w:type="dxa"/>
            <w:shd w:val="clear" w:color="auto" w:fill="D9D9D9" w:themeFill="background1" w:themeFillShade="D9"/>
            <w:vAlign w:val="bottom"/>
          </w:tcPr>
          <w:p w14:paraId="7A305555" w14:textId="77777777" w:rsidR="007E47C0" w:rsidRPr="00417363" w:rsidRDefault="007E47C0" w:rsidP="00514BAB">
            <w:pPr>
              <w:rPr>
                <w:b/>
              </w:rPr>
            </w:pPr>
            <w:r w:rsidRPr="00417363">
              <w:rPr>
                <w:b/>
              </w:rPr>
              <w:t>Beskrivning</w:t>
            </w:r>
          </w:p>
        </w:tc>
        <w:tc>
          <w:tcPr>
            <w:tcW w:w="1560" w:type="dxa"/>
            <w:shd w:val="clear" w:color="auto" w:fill="D9D9D9" w:themeFill="background1" w:themeFillShade="D9"/>
            <w:vAlign w:val="bottom"/>
          </w:tcPr>
          <w:p w14:paraId="2B468F2C" w14:textId="77777777" w:rsidR="007E47C0" w:rsidRPr="00417363" w:rsidRDefault="007E47C0" w:rsidP="00514BAB">
            <w:pPr>
              <w:rPr>
                <w:b/>
              </w:rPr>
            </w:pPr>
            <w:r w:rsidRPr="00417363">
              <w:rPr>
                <w:b/>
              </w:rPr>
              <w:t>Kardinalitet</w:t>
            </w:r>
          </w:p>
        </w:tc>
      </w:tr>
      <w:tr w:rsidR="007E47C0" w:rsidRPr="00417363" w14:paraId="75F129A2" w14:textId="77777777" w:rsidTr="00C47224">
        <w:tc>
          <w:tcPr>
            <w:tcW w:w="2660" w:type="dxa"/>
          </w:tcPr>
          <w:p w14:paraId="14EADC20" w14:textId="77777777" w:rsidR="007E47C0" w:rsidRPr="00417363" w:rsidRDefault="007E47C0" w:rsidP="00514BAB">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110B61AA"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3969" w:type="dxa"/>
          </w:tcPr>
          <w:p w14:paraId="7CAE6669"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1560" w:type="dxa"/>
          </w:tcPr>
          <w:p w14:paraId="499BB810"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r>
      <w:tr w:rsidR="00C47224" w:rsidRPr="00E7695F" w14:paraId="13E2BEF2" w14:textId="77777777" w:rsidTr="00C47224">
        <w:tc>
          <w:tcPr>
            <w:tcW w:w="2660" w:type="dxa"/>
          </w:tcPr>
          <w:p w14:paraId="45F25C1C" w14:textId="172F26BF" w:rsidR="00C47224" w:rsidRPr="00C47224" w:rsidRDefault="00C47224" w:rsidP="00514BAB">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7DC47F33" w14:textId="797AE3ED"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7650D058" w14:textId="60BC9FE4" w:rsidR="00C47224" w:rsidRPr="00C47224" w:rsidRDefault="009677D6" w:rsidP="00027F59">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00C47224" w:rsidRPr="00C47224">
              <w:rPr>
                <w:rFonts w:ascii="Georgia" w:hAnsi="Georgia"/>
                <w:spacing w:val="-1"/>
                <w:sz w:val="20"/>
                <w:szCs w:val="20"/>
              </w:rPr>
              <w:t xml:space="preserve">årdenhet vilket motsvarar </w:t>
            </w:r>
            <w:r w:rsidR="00351AAD" w:rsidRPr="00C47224">
              <w:rPr>
                <w:rFonts w:ascii="Georgia" w:hAnsi="Georgia"/>
                <w:spacing w:val="-1"/>
                <w:sz w:val="20"/>
                <w:szCs w:val="20"/>
              </w:rPr>
              <w:t>careUnitHSAId</w:t>
            </w:r>
            <w:r w:rsidR="00C47224" w:rsidRPr="00C47224">
              <w:rPr>
                <w:rFonts w:ascii="Georgia" w:hAnsi="Georgia"/>
                <w:spacing w:val="-1"/>
                <w:sz w:val="20"/>
                <w:szCs w:val="20"/>
              </w:rPr>
              <w:t xml:space="preserve"> i HealthcareProfessionalType.</w:t>
            </w:r>
          </w:p>
        </w:tc>
        <w:tc>
          <w:tcPr>
            <w:tcW w:w="1560" w:type="dxa"/>
          </w:tcPr>
          <w:p w14:paraId="428A0B42" w14:textId="77777777" w:rsidR="00C47224" w:rsidRPr="00C47224" w:rsidRDefault="00C47224" w:rsidP="00C47224">
            <w:pPr>
              <w:spacing w:line="229" w:lineRule="exact"/>
              <w:ind w:left="102"/>
              <w:rPr>
                <w:szCs w:val="20"/>
              </w:rPr>
            </w:pPr>
            <w:r w:rsidRPr="00C47224">
              <w:rPr>
                <w:szCs w:val="20"/>
              </w:rPr>
              <w:t>0</w:t>
            </w:r>
            <w:proofErr w:type="gramStart"/>
            <w:r w:rsidRPr="00C47224">
              <w:rPr>
                <w:szCs w:val="20"/>
              </w:rPr>
              <w:t>.</w:t>
            </w:r>
            <w:r w:rsidRPr="00C47224">
              <w:rPr>
                <w:spacing w:val="-1"/>
                <w:szCs w:val="20"/>
              </w:rPr>
              <w:t>.</w:t>
            </w:r>
            <w:proofErr w:type="gramEnd"/>
            <w:r w:rsidRPr="00C47224">
              <w:rPr>
                <w:szCs w:val="20"/>
              </w:rPr>
              <w:t>*</w:t>
            </w:r>
          </w:p>
          <w:p w14:paraId="1555B3E3" w14:textId="6108517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p>
        </w:tc>
      </w:tr>
      <w:tr w:rsidR="00C47224" w:rsidRPr="00E7695F" w14:paraId="31942003" w14:textId="77777777" w:rsidTr="00C47224">
        <w:tc>
          <w:tcPr>
            <w:tcW w:w="2660" w:type="dxa"/>
          </w:tcPr>
          <w:p w14:paraId="7CC3F538" w14:textId="2E01A67D" w:rsidR="00C47224" w:rsidRPr="00C47224" w:rsidRDefault="00C47224" w:rsidP="00514BAB">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04A3651A" w14:textId="5689BFCB"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B6A3E63" w14:textId="0A93FC0E" w:rsidR="00C47224" w:rsidRPr="00C47224" w:rsidRDefault="00C47224" w:rsidP="00027F59">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r>
            <w:proofErr w:type="gramStart"/>
            <w:r w:rsidRPr="00C47224">
              <w:rPr>
                <w:rFonts w:ascii="Georgia" w:hAnsi="Georgia"/>
                <w:spacing w:val="-1"/>
                <w:sz w:val="20"/>
                <w:szCs w:val="20"/>
              </w:rPr>
              <w:t>value sätts till patientens identifierare.</w:t>
            </w:r>
            <w:proofErr w:type="gramEnd"/>
            <w:r w:rsidRPr="00C47224">
              <w:rPr>
                <w:rFonts w:ascii="Georgia" w:hAnsi="Georgia"/>
                <w:spacing w:val="-1"/>
                <w:sz w:val="20"/>
                <w:szCs w:val="20"/>
              </w:rPr>
              <w:t xml:space="preserv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w:t>
            </w:r>
            <w:proofErr w:type="gramStart"/>
            <w:r w:rsidRPr="00C47224">
              <w:rPr>
                <w:rFonts w:ascii="Georgia" w:hAnsi="Georgia"/>
                <w:spacing w:val="-1"/>
                <w:sz w:val="20"/>
                <w:szCs w:val="20"/>
              </w:rPr>
              <w:t>97.3.1</w:t>
            </w:r>
            <w:proofErr w:type="gramEnd"/>
            <w:r w:rsidRPr="00C47224">
              <w:rPr>
                <w:rFonts w:ascii="Georgia" w:hAnsi="Georgia"/>
                <w:spacing w:val="-1"/>
                <w:sz w:val="20"/>
                <w:szCs w:val="20"/>
              </w:rPr>
              <w:t>.3)</w:t>
            </w:r>
          </w:p>
        </w:tc>
        <w:tc>
          <w:tcPr>
            <w:tcW w:w="1560" w:type="dxa"/>
          </w:tcPr>
          <w:p w14:paraId="05E80854" w14:textId="38267A08"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rsidRPr="00E7695F" w14:paraId="42BAAB0C" w14:textId="77777777" w:rsidTr="00C47224">
        <w:tc>
          <w:tcPr>
            <w:tcW w:w="2660" w:type="dxa"/>
          </w:tcPr>
          <w:p w14:paraId="4E4E2C92" w14:textId="0A0B8EC9"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2810B2D5" w14:textId="32695A4F"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23A96E65" w14:textId="1DFEA9D8" w:rsidR="00C47224" w:rsidRPr="00C47224" w:rsidRDefault="00C47224" w:rsidP="00D728C5">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35FCEA70" w14:textId="4DC682C8"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149A0C45" w14:textId="77777777" w:rsidTr="00C47224">
        <w:tc>
          <w:tcPr>
            <w:tcW w:w="2660" w:type="dxa"/>
          </w:tcPr>
          <w:p w14:paraId="662ECEBD" w14:textId="747BF59B" w:rsidR="00C47224" w:rsidRPr="00C47224" w:rsidRDefault="00C47224" w:rsidP="00514BAB">
            <w:pPr>
              <w:pStyle w:val="TableParagraph"/>
              <w:spacing w:line="229" w:lineRule="exact"/>
              <w:ind w:left="102"/>
              <w:rPr>
                <w:rFonts w:ascii="Georgia" w:hAnsi="Georgia"/>
                <w:i/>
                <w:sz w:val="20"/>
                <w:szCs w:val="20"/>
                <w:highlight w:val="yellow"/>
              </w:rPr>
            </w:pPr>
            <w:proofErr w:type="gramStart"/>
            <w:r w:rsidRPr="00C47224">
              <w:rPr>
                <w:rFonts w:ascii="Georgia" w:hAnsi="Georgia"/>
                <w:sz w:val="20"/>
                <w:szCs w:val="20"/>
              </w:rPr>
              <w:t>..</w:t>
            </w:r>
            <w:proofErr w:type="gramEnd"/>
            <w:r w:rsidRPr="00C47224">
              <w:rPr>
                <w:rFonts w:ascii="Georgia" w:hAnsi="Georgia"/>
                <w:sz w:val="20"/>
                <w:szCs w:val="20"/>
              </w:rPr>
              <w:t>/start</w:t>
            </w:r>
          </w:p>
        </w:tc>
        <w:tc>
          <w:tcPr>
            <w:tcW w:w="1417" w:type="dxa"/>
          </w:tcPr>
          <w:p w14:paraId="2CBE2784" w14:textId="17BBB4B9"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15FEBA4A" w14:textId="7BEEB210" w:rsidR="00C47224" w:rsidRPr="00C47224" w:rsidRDefault="00C47224" w:rsidP="00D728C5">
            <w:pPr>
              <w:rPr>
                <w:i/>
                <w:szCs w:val="20"/>
              </w:rPr>
            </w:pPr>
            <w:r w:rsidRPr="00C47224">
              <w:rPr>
                <w:spacing w:val="-1"/>
                <w:szCs w:val="20"/>
              </w:rPr>
              <w:t>Startdatum. Format ÅÅÅÅMMDD.</w:t>
            </w:r>
          </w:p>
        </w:tc>
        <w:tc>
          <w:tcPr>
            <w:tcW w:w="1560" w:type="dxa"/>
          </w:tcPr>
          <w:p w14:paraId="683D595C" w14:textId="0F31F78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5F438EFF" w14:textId="77777777" w:rsidTr="00C47224">
        <w:tc>
          <w:tcPr>
            <w:tcW w:w="2660" w:type="dxa"/>
          </w:tcPr>
          <w:p w14:paraId="078926C4" w14:textId="6500D1C4" w:rsidR="00C47224" w:rsidRPr="00C47224" w:rsidRDefault="00C47224" w:rsidP="00514BAB">
            <w:pPr>
              <w:pStyle w:val="TableParagraph"/>
              <w:spacing w:line="229" w:lineRule="exact"/>
              <w:ind w:left="102"/>
              <w:rPr>
                <w:rFonts w:ascii="Georgia" w:hAnsi="Georgia"/>
                <w:sz w:val="20"/>
                <w:szCs w:val="20"/>
              </w:rPr>
            </w:pPr>
            <w:proofErr w:type="gramStart"/>
            <w:r w:rsidRPr="00C47224">
              <w:rPr>
                <w:rFonts w:ascii="Georgia" w:hAnsi="Georgia"/>
                <w:sz w:val="20"/>
                <w:szCs w:val="20"/>
              </w:rPr>
              <w:t>..</w:t>
            </w:r>
            <w:proofErr w:type="gramEnd"/>
            <w:r w:rsidRPr="00C47224">
              <w:rPr>
                <w:rFonts w:ascii="Georgia" w:hAnsi="Georgia"/>
                <w:sz w:val="20"/>
                <w:szCs w:val="20"/>
              </w:rPr>
              <w:t>/end</w:t>
            </w:r>
          </w:p>
        </w:tc>
        <w:tc>
          <w:tcPr>
            <w:tcW w:w="1417" w:type="dxa"/>
          </w:tcPr>
          <w:p w14:paraId="33A0E0AE" w14:textId="17B1E44E" w:rsidR="00C47224" w:rsidRPr="00C47224" w:rsidRDefault="00C47224" w:rsidP="00514BAB">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3DD844E2" w14:textId="1F4C6622" w:rsidR="00C47224" w:rsidRPr="00C47224" w:rsidRDefault="00C47224" w:rsidP="00D728C5">
            <w:pPr>
              <w:rPr>
                <w:szCs w:val="20"/>
              </w:rPr>
            </w:pPr>
            <w:r w:rsidRPr="00C47224">
              <w:rPr>
                <w:spacing w:val="-1"/>
                <w:szCs w:val="20"/>
              </w:rPr>
              <w:t>Slutdatum. Format ÅÅÅÅMMDD.</w:t>
            </w:r>
          </w:p>
        </w:tc>
        <w:tc>
          <w:tcPr>
            <w:tcW w:w="1560" w:type="dxa"/>
          </w:tcPr>
          <w:p w14:paraId="2CD76B7E" w14:textId="28C4AF0D"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4469296" w14:textId="77777777" w:rsidTr="00C47224">
        <w:tc>
          <w:tcPr>
            <w:tcW w:w="2660" w:type="dxa"/>
          </w:tcPr>
          <w:p w14:paraId="32A48DDA" w14:textId="6928F777"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6DE2AFA5" w14:textId="219082B4"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69D0E7CB" w14:textId="77777777" w:rsidR="00C47224" w:rsidRPr="00C47224" w:rsidRDefault="00C47224" w:rsidP="00190C37">
            <w:pPr>
              <w:spacing w:line="226" w:lineRule="exact"/>
              <w:rPr>
                <w:szCs w:val="20"/>
              </w:rPr>
            </w:pPr>
            <w:r w:rsidRPr="00C47224">
              <w:rPr>
                <w:szCs w:val="20"/>
              </w:rPr>
              <w:t xml:space="preserve">Begränsar sökningen till dokument som är skapade i angivet system. </w:t>
            </w:r>
          </w:p>
          <w:p w14:paraId="0E594C03" w14:textId="77777777" w:rsidR="00C47224" w:rsidRPr="00C47224" w:rsidRDefault="00C47224" w:rsidP="00C47224">
            <w:pPr>
              <w:spacing w:line="226" w:lineRule="exact"/>
              <w:ind w:left="102"/>
              <w:rPr>
                <w:szCs w:val="20"/>
              </w:rPr>
            </w:pPr>
          </w:p>
          <w:p w14:paraId="12C5CCD5" w14:textId="77777777" w:rsidR="00C47224" w:rsidRPr="00C47224" w:rsidRDefault="00C47224" w:rsidP="00190C37">
            <w:pPr>
              <w:spacing w:line="226" w:lineRule="exact"/>
              <w:rPr>
                <w:szCs w:val="20"/>
              </w:rPr>
            </w:pPr>
            <w:r w:rsidRPr="00C47224">
              <w:rPr>
                <w:szCs w:val="20"/>
              </w:rPr>
              <w:t>Värdet på detta fält måste överensstämma med värdet på logicalAddress i anropets tekniska kuvertering (ex. SOAP-header).</w:t>
            </w:r>
          </w:p>
          <w:p w14:paraId="494FD4A1" w14:textId="77777777" w:rsidR="00C47224" w:rsidRPr="00C47224" w:rsidRDefault="00C47224" w:rsidP="00C47224">
            <w:pPr>
              <w:spacing w:line="226" w:lineRule="exact"/>
              <w:ind w:left="102"/>
              <w:rPr>
                <w:spacing w:val="-1"/>
                <w:szCs w:val="20"/>
              </w:rPr>
            </w:pPr>
          </w:p>
          <w:p w14:paraId="169D08BF" w14:textId="77777777" w:rsidR="00C47224" w:rsidRPr="00C47224" w:rsidRDefault="00C47224" w:rsidP="00190C37">
            <w:pPr>
              <w:spacing w:line="226" w:lineRule="exact"/>
              <w:rPr>
                <w:szCs w:val="20"/>
              </w:rPr>
            </w:pPr>
            <w:r w:rsidRPr="00C47224">
              <w:rPr>
                <w:szCs w:val="20"/>
              </w:rPr>
              <w:t>Det innebär i praktiken att aggregerande tjänster inte används när detta fält anges.</w:t>
            </w:r>
          </w:p>
          <w:p w14:paraId="21653C37" w14:textId="77777777" w:rsidR="00C47224" w:rsidRPr="00C47224" w:rsidRDefault="00C47224" w:rsidP="00190C37">
            <w:pPr>
              <w:spacing w:line="226" w:lineRule="exact"/>
              <w:rPr>
                <w:szCs w:val="20"/>
              </w:rPr>
            </w:pPr>
          </w:p>
          <w:p w14:paraId="2C7949C6" w14:textId="43C3BFA1" w:rsidR="00C47224" w:rsidRPr="00C47224" w:rsidRDefault="00C47224" w:rsidP="00D728C5">
            <w:pPr>
              <w:rPr>
                <w:i/>
                <w:spacing w:val="-1"/>
                <w:szCs w:val="20"/>
              </w:rPr>
            </w:pPr>
            <w:r w:rsidRPr="00C47224">
              <w:rPr>
                <w:szCs w:val="20"/>
              </w:rPr>
              <w:t>Fältet är tvingande om careContactId angivits.</w:t>
            </w:r>
          </w:p>
        </w:tc>
        <w:tc>
          <w:tcPr>
            <w:tcW w:w="1560" w:type="dxa"/>
          </w:tcPr>
          <w:p w14:paraId="2EA8AD91" w14:textId="77777777" w:rsidR="00C47224" w:rsidRPr="00C47224" w:rsidRDefault="00C47224" w:rsidP="00C47224">
            <w:pPr>
              <w:spacing w:line="229" w:lineRule="exact"/>
              <w:ind w:left="102"/>
              <w:rPr>
                <w:szCs w:val="20"/>
              </w:rPr>
            </w:pPr>
            <w:r w:rsidRPr="00C47224">
              <w:rPr>
                <w:szCs w:val="20"/>
              </w:rPr>
              <w:t>0</w:t>
            </w:r>
            <w:proofErr w:type="gramStart"/>
            <w:r w:rsidRPr="00C47224">
              <w:rPr>
                <w:szCs w:val="20"/>
              </w:rPr>
              <w:t>..</w:t>
            </w:r>
            <w:proofErr w:type="gramEnd"/>
            <w:r w:rsidRPr="00C47224">
              <w:rPr>
                <w:szCs w:val="20"/>
              </w:rPr>
              <w:t>1</w:t>
            </w:r>
          </w:p>
          <w:p w14:paraId="18176CC5" w14:textId="77777777" w:rsidR="00C47224" w:rsidRPr="00C47224" w:rsidRDefault="00C47224" w:rsidP="00C47224">
            <w:pPr>
              <w:spacing w:line="229" w:lineRule="exact"/>
              <w:ind w:left="102"/>
              <w:rPr>
                <w:szCs w:val="20"/>
              </w:rPr>
            </w:pPr>
          </w:p>
          <w:p w14:paraId="55B473EB" w14:textId="77777777" w:rsidR="00C47224" w:rsidRPr="00C47224" w:rsidRDefault="00C47224" w:rsidP="00C47224">
            <w:pPr>
              <w:spacing w:line="229" w:lineRule="exact"/>
              <w:ind w:left="102"/>
              <w:rPr>
                <w:szCs w:val="20"/>
              </w:rPr>
            </w:pPr>
          </w:p>
          <w:p w14:paraId="440FFC15" w14:textId="479B5F6D" w:rsidR="00C47224" w:rsidRPr="00C47224" w:rsidRDefault="00C47224" w:rsidP="00514BAB">
            <w:pPr>
              <w:pStyle w:val="TableParagraph"/>
              <w:spacing w:line="226" w:lineRule="exact"/>
              <w:ind w:left="102"/>
              <w:rPr>
                <w:rFonts w:ascii="Georgia" w:hAnsi="Georgia"/>
                <w:i/>
                <w:sz w:val="20"/>
                <w:szCs w:val="20"/>
              </w:rPr>
            </w:pPr>
          </w:p>
        </w:tc>
      </w:tr>
      <w:tr w:rsidR="00C47224" w14:paraId="09DF0601" w14:textId="77777777" w:rsidTr="00C47224">
        <w:tc>
          <w:tcPr>
            <w:tcW w:w="2660" w:type="dxa"/>
          </w:tcPr>
          <w:p w14:paraId="36188F6F" w14:textId="6F025D26"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67436EA3" w14:textId="7F32AB37"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20F850D6" w14:textId="6870CE2D" w:rsidR="00C47224" w:rsidRPr="00C47224" w:rsidRDefault="00C47224" w:rsidP="00D728C5">
            <w:pPr>
              <w:rPr>
                <w:i/>
                <w:spacing w:val="-1"/>
                <w:szCs w:val="20"/>
              </w:rPr>
            </w:pPr>
            <w:r w:rsidRPr="00C47224">
              <w:rPr>
                <w:spacing w:val="-1"/>
                <w:szCs w:val="20"/>
              </w:rPr>
              <w:t xml:space="preserve">Begränsar sökningen till den vård- och omsorgskontakt som föranlett den </w:t>
            </w:r>
            <w:r w:rsidRPr="00C47224">
              <w:rPr>
                <w:spacing w:val="-1"/>
                <w:szCs w:val="20"/>
              </w:rPr>
              <w:lastRenderedPageBreak/>
              <w:t xml:space="preserve">information som omfattas av dokumentet. Identiteten är unik inom källsystemet. </w:t>
            </w:r>
            <w:r w:rsidR="00351AAD" w:rsidRPr="00C47224">
              <w:rPr>
                <w:szCs w:val="20"/>
              </w:rPr>
              <w:t>sourceSystemHSAId</w:t>
            </w:r>
            <w:r w:rsidRPr="00C47224">
              <w:rPr>
                <w:szCs w:val="20"/>
              </w:rPr>
              <w:t xml:space="preserve"> måste anges om denna parameter anges.</w:t>
            </w:r>
          </w:p>
        </w:tc>
        <w:tc>
          <w:tcPr>
            <w:tcW w:w="1560" w:type="dxa"/>
          </w:tcPr>
          <w:p w14:paraId="7141F19D" w14:textId="364C08E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roofErr w:type="gramStart"/>
            <w:r w:rsidRPr="00C47224">
              <w:rPr>
                <w:rFonts w:ascii="Georgia" w:hAnsi="Georgia"/>
                <w:sz w:val="20"/>
                <w:szCs w:val="20"/>
              </w:rPr>
              <w:t>..</w:t>
            </w:r>
            <w:proofErr w:type="gramEnd"/>
            <w:r w:rsidRPr="00C47224">
              <w:rPr>
                <w:rFonts w:ascii="Georgia" w:hAnsi="Georgia"/>
                <w:sz w:val="20"/>
                <w:szCs w:val="20"/>
              </w:rPr>
              <w:t>*</w:t>
            </w:r>
          </w:p>
        </w:tc>
      </w:tr>
      <w:tr w:rsidR="00C47224" w14:paraId="0B32F4F6" w14:textId="77777777" w:rsidTr="00C47224">
        <w:tc>
          <w:tcPr>
            <w:tcW w:w="2660" w:type="dxa"/>
          </w:tcPr>
          <w:p w14:paraId="4296A635" w14:textId="1DFE0AA4" w:rsidR="00C47224" w:rsidRPr="00C47224" w:rsidRDefault="00C47224" w:rsidP="00514BAB">
            <w:pPr>
              <w:pStyle w:val="TableParagraph"/>
              <w:spacing w:line="229" w:lineRule="exact"/>
              <w:ind w:left="102"/>
              <w:rPr>
                <w:rFonts w:ascii="Georgia" w:hAnsi="Georgia" w:cs="Arial"/>
                <w:color w:val="000000"/>
                <w:sz w:val="20"/>
                <w:szCs w:val="20"/>
                <w:highlight w:val="white"/>
                <w:lang w:eastAsia="sv-SE"/>
              </w:rPr>
            </w:pPr>
          </w:p>
        </w:tc>
        <w:tc>
          <w:tcPr>
            <w:tcW w:w="1417" w:type="dxa"/>
          </w:tcPr>
          <w:p w14:paraId="287305D7" w14:textId="35EAFA10" w:rsidR="00C47224" w:rsidRPr="00C47224" w:rsidRDefault="00C47224" w:rsidP="00514BAB">
            <w:pPr>
              <w:pStyle w:val="TableParagraph"/>
              <w:spacing w:line="226" w:lineRule="exact"/>
              <w:ind w:left="102"/>
              <w:rPr>
                <w:rFonts w:ascii="Georgia" w:hAnsi="Georgia"/>
                <w:sz w:val="20"/>
                <w:szCs w:val="20"/>
              </w:rPr>
            </w:pPr>
          </w:p>
        </w:tc>
        <w:tc>
          <w:tcPr>
            <w:tcW w:w="3969" w:type="dxa"/>
          </w:tcPr>
          <w:p w14:paraId="5FB3C0A0" w14:textId="12881267" w:rsidR="00C47224" w:rsidRPr="00C47224" w:rsidRDefault="00C47224" w:rsidP="00D728C5">
            <w:pPr>
              <w:rPr>
                <w:szCs w:val="20"/>
              </w:rPr>
            </w:pPr>
          </w:p>
        </w:tc>
        <w:tc>
          <w:tcPr>
            <w:tcW w:w="1560" w:type="dxa"/>
          </w:tcPr>
          <w:p w14:paraId="0DF1AAD2" w14:textId="3DD7825F" w:rsidR="00C47224" w:rsidRPr="00C47224" w:rsidRDefault="00C47224" w:rsidP="00514BAB">
            <w:pPr>
              <w:pStyle w:val="TableParagraph"/>
              <w:spacing w:line="226" w:lineRule="exact"/>
              <w:ind w:left="102"/>
              <w:rPr>
                <w:rFonts w:ascii="Georgia" w:hAnsi="Georgia"/>
                <w:sz w:val="20"/>
                <w:szCs w:val="20"/>
              </w:rPr>
            </w:pPr>
          </w:p>
        </w:tc>
      </w:tr>
      <w:tr w:rsidR="00C47224" w14:paraId="3E260753" w14:textId="77777777" w:rsidTr="00C47224">
        <w:tc>
          <w:tcPr>
            <w:tcW w:w="2660" w:type="dxa"/>
            <w:shd w:val="clear" w:color="auto" w:fill="D9D9D9" w:themeFill="background1" w:themeFillShade="D9"/>
          </w:tcPr>
          <w:p w14:paraId="04017B06" w14:textId="150BD6E8"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47D93CF7" w14:textId="02402DE5"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7404BAE0" w14:textId="537D1012" w:rsidR="00C47224" w:rsidRPr="00C47224" w:rsidRDefault="00C47224" w:rsidP="00D728C5">
            <w:pPr>
              <w:rPr>
                <w:i/>
                <w:szCs w:val="20"/>
              </w:rPr>
            </w:pPr>
          </w:p>
        </w:tc>
        <w:tc>
          <w:tcPr>
            <w:tcW w:w="1560" w:type="dxa"/>
            <w:shd w:val="clear" w:color="auto" w:fill="D9D9D9" w:themeFill="background1" w:themeFillShade="D9"/>
          </w:tcPr>
          <w:p w14:paraId="748219D5" w14:textId="732D52BA" w:rsidR="00C47224" w:rsidRPr="00C47224" w:rsidRDefault="00C47224" w:rsidP="00514BAB">
            <w:pPr>
              <w:pStyle w:val="TableParagraph"/>
              <w:spacing w:line="226" w:lineRule="exact"/>
              <w:ind w:left="102"/>
              <w:rPr>
                <w:rFonts w:ascii="Georgia" w:hAnsi="Georgia"/>
                <w:i/>
                <w:sz w:val="20"/>
                <w:szCs w:val="20"/>
              </w:rPr>
            </w:pPr>
          </w:p>
        </w:tc>
      </w:tr>
      <w:tr w:rsidR="00C47224" w14:paraId="1986039A" w14:textId="77777777" w:rsidTr="00C47224">
        <w:tc>
          <w:tcPr>
            <w:tcW w:w="2660" w:type="dxa"/>
            <w:shd w:val="clear" w:color="auto" w:fill="auto"/>
          </w:tcPr>
          <w:p w14:paraId="2CCB8DAE" w14:textId="77777777" w:rsidR="00C47224" w:rsidRPr="00C47224" w:rsidRDefault="00C47224" w:rsidP="00C47224">
            <w:pPr>
              <w:spacing w:line="229" w:lineRule="exact"/>
              <w:rPr>
                <w:szCs w:val="20"/>
              </w:rPr>
            </w:pPr>
            <w:r w:rsidRPr="00C47224">
              <w:rPr>
                <w:szCs w:val="20"/>
              </w:rPr>
              <w:t xml:space="preserve"> careDocumentation</w:t>
            </w:r>
          </w:p>
          <w:p w14:paraId="6DCEDE03" w14:textId="7EB67CCE"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34280DFB" w14:textId="18070A2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FAD1771" w14:textId="611E4281" w:rsidR="00C47224" w:rsidRPr="00C47224" w:rsidRDefault="00C47224" w:rsidP="00D728C5">
            <w:pPr>
              <w:rPr>
                <w:i/>
                <w:szCs w:val="20"/>
              </w:rPr>
            </w:pPr>
            <w:r w:rsidRPr="00C47224">
              <w:rPr>
                <w:szCs w:val="20"/>
              </w:rPr>
              <w:t>De vård- och omsorgsdokument som matchar begäran.</w:t>
            </w:r>
          </w:p>
        </w:tc>
        <w:tc>
          <w:tcPr>
            <w:tcW w:w="1560" w:type="dxa"/>
            <w:shd w:val="clear" w:color="auto" w:fill="auto"/>
          </w:tcPr>
          <w:p w14:paraId="2E695246" w14:textId="60EA26C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r w:rsidRPr="00C47224">
              <w:rPr>
                <w:rFonts w:ascii="Georgia" w:hAnsi="Georgia"/>
                <w:spacing w:val="-1"/>
                <w:sz w:val="20"/>
                <w:szCs w:val="20"/>
              </w:rPr>
              <w:t>.</w:t>
            </w:r>
            <w:proofErr w:type="gramEnd"/>
            <w:r w:rsidRPr="00C47224">
              <w:rPr>
                <w:rFonts w:ascii="Georgia" w:hAnsi="Georgia"/>
                <w:sz w:val="20"/>
                <w:szCs w:val="20"/>
              </w:rPr>
              <w:t>*</w:t>
            </w:r>
          </w:p>
        </w:tc>
      </w:tr>
      <w:tr w:rsidR="00C47224" w14:paraId="2E23FB32" w14:textId="77777777" w:rsidTr="00C47224">
        <w:tc>
          <w:tcPr>
            <w:tcW w:w="2660" w:type="dxa"/>
            <w:shd w:val="clear" w:color="auto" w:fill="D9D9D9" w:themeFill="background1" w:themeFillShade="D9"/>
          </w:tcPr>
          <w:p w14:paraId="15ACDF83" w14:textId="032F1990" w:rsidR="00C47224" w:rsidRPr="00C47224" w:rsidRDefault="00C47224" w:rsidP="00C47224">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Pr="00C47224">
              <w:rPr>
                <w:rFonts w:ascii="Georgia" w:hAnsi="Georgia"/>
                <w:sz w:val="20"/>
                <w:szCs w:val="20"/>
              </w:rPr>
              <w:t>.</w:t>
            </w:r>
            <w:proofErr w:type="gramEnd"/>
            <w:r w:rsidRPr="00C47224">
              <w:rPr>
                <w:rFonts w:ascii="Georgia" w:hAnsi="Georgia"/>
                <w:sz w:val="20"/>
                <w:szCs w:val="20"/>
              </w:rPr>
              <w:t>/careDocumentationHeader</w:t>
            </w:r>
          </w:p>
        </w:tc>
        <w:tc>
          <w:tcPr>
            <w:tcW w:w="1417" w:type="dxa"/>
            <w:shd w:val="clear" w:color="auto" w:fill="D9D9D9" w:themeFill="background1" w:themeFillShade="D9"/>
          </w:tcPr>
          <w:p w14:paraId="24076F72" w14:textId="512881D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4C4B2D7F" w14:textId="1A0A1636" w:rsidR="00C47224" w:rsidRPr="00C47224" w:rsidRDefault="00C47224" w:rsidP="00D728C5">
            <w:pPr>
              <w:rPr>
                <w:i/>
                <w:szCs w:val="20"/>
              </w:rPr>
            </w:pPr>
            <w:r w:rsidRPr="00C47224">
              <w:rPr>
                <w:szCs w:val="20"/>
              </w:rPr>
              <w:t>Innehåller basinformation om dokumentet</w:t>
            </w:r>
          </w:p>
        </w:tc>
        <w:tc>
          <w:tcPr>
            <w:tcW w:w="1560" w:type="dxa"/>
            <w:shd w:val="clear" w:color="auto" w:fill="D9D9D9" w:themeFill="background1" w:themeFillShade="D9"/>
          </w:tcPr>
          <w:p w14:paraId="7B1D4D1B" w14:textId="55B8919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4FEBCD5C" w14:textId="77777777" w:rsidTr="00C47224">
        <w:tc>
          <w:tcPr>
            <w:tcW w:w="2660" w:type="dxa"/>
          </w:tcPr>
          <w:p w14:paraId="6398CCBB" w14:textId="24B62094"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/../documentId</w:t>
            </w:r>
          </w:p>
        </w:tc>
        <w:tc>
          <w:tcPr>
            <w:tcW w:w="1417" w:type="dxa"/>
          </w:tcPr>
          <w:p w14:paraId="77F31026" w14:textId="4FD4D6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42BF896D" w14:textId="6C9928B4" w:rsidR="00C47224" w:rsidRPr="00C47224" w:rsidRDefault="00C47224" w:rsidP="00D728C5">
            <w:pPr>
              <w:rPr>
                <w:i/>
                <w:szCs w:val="20"/>
              </w:rPr>
            </w:pPr>
            <w:r w:rsidRPr="00C47224">
              <w:rPr>
                <w:szCs w:val="20"/>
              </w:rPr>
              <w:t>Dokumentets identitet som är unik inom källsystemet.</w:t>
            </w:r>
          </w:p>
        </w:tc>
        <w:tc>
          <w:tcPr>
            <w:tcW w:w="1560" w:type="dxa"/>
          </w:tcPr>
          <w:p w14:paraId="4907EBBF" w14:textId="133CDA7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1E94F4A4" w14:textId="77777777" w:rsidTr="00C47224">
        <w:tc>
          <w:tcPr>
            <w:tcW w:w="2660" w:type="dxa"/>
            <w:shd w:val="clear" w:color="auto" w:fill="auto"/>
          </w:tcPr>
          <w:p w14:paraId="4D2B67EF" w14:textId="05939449"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/../sourceSystemHSAId</w:t>
            </w:r>
          </w:p>
        </w:tc>
        <w:tc>
          <w:tcPr>
            <w:tcW w:w="1417" w:type="dxa"/>
            <w:shd w:val="clear" w:color="auto" w:fill="auto"/>
          </w:tcPr>
          <w:p w14:paraId="153F08A1" w14:textId="3369B27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2E3AC2EF" w14:textId="481FFAB7" w:rsidR="00C47224" w:rsidRPr="00C47224" w:rsidRDefault="00C47224" w:rsidP="00D728C5">
            <w:pPr>
              <w:rPr>
                <w:i/>
                <w:szCs w:val="20"/>
              </w:rPr>
            </w:pPr>
            <w:r w:rsidRPr="00C47224">
              <w:rPr>
                <w:szCs w:val="20"/>
              </w:rPr>
              <w:t>HSA-id för det system som dokumentet är skapat i.</w:t>
            </w:r>
          </w:p>
        </w:tc>
        <w:tc>
          <w:tcPr>
            <w:tcW w:w="1560" w:type="dxa"/>
            <w:shd w:val="clear" w:color="auto" w:fill="auto"/>
          </w:tcPr>
          <w:p w14:paraId="1F551861" w14:textId="3467638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CCB1794" w14:textId="77777777" w:rsidTr="00C47224">
        <w:tc>
          <w:tcPr>
            <w:tcW w:w="2660" w:type="dxa"/>
          </w:tcPr>
          <w:p w14:paraId="0936EC10"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/../documentTitle</w:t>
            </w:r>
          </w:p>
          <w:p w14:paraId="5E43A55A" w14:textId="7D60E4D0" w:rsidR="00C47224" w:rsidRPr="00C47224" w:rsidRDefault="00C47224" w:rsidP="00514BAB">
            <w:pPr>
              <w:pStyle w:val="TableParagraph"/>
              <w:spacing w:line="229" w:lineRule="exact"/>
              <w:ind w:left="102"/>
              <w:rPr>
                <w:rFonts w:ascii="Georgia" w:hAnsi="Georgia" w:cs="Arial"/>
                <w:color w:val="000000"/>
                <w:sz w:val="20"/>
                <w:szCs w:val="20"/>
                <w:lang w:eastAsia="sv-SE"/>
              </w:rPr>
            </w:pPr>
          </w:p>
        </w:tc>
        <w:tc>
          <w:tcPr>
            <w:tcW w:w="1417" w:type="dxa"/>
          </w:tcPr>
          <w:p w14:paraId="642B589E" w14:textId="09BC488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3265B7AB" w14:textId="77777777" w:rsidR="00C47224" w:rsidRPr="00C47224" w:rsidRDefault="00C47224" w:rsidP="00C47224">
            <w:pPr>
              <w:spacing w:line="229" w:lineRule="exact"/>
              <w:ind w:left="102"/>
              <w:rPr>
                <w:szCs w:val="20"/>
              </w:rPr>
            </w:pPr>
            <w:r w:rsidRPr="00C47224">
              <w:rPr>
                <w:szCs w:val="20"/>
              </w:rPr>
              <w:t>Titel som beskriver den information som sänds i dokumentet.</w:t>
            </w:r>
          </w:p>
          <w:p w14:paraId="6DF386F4" w14:textId="1736F51A" w:rsidR="00C47224" w:rsidRPr="00C47224" w:rsidRDefault="00C47224" w:rsidP="00D728C5">
            <w:pPr>
              <w:rPr>
                <w:szCs w:val="20"/>
              </w:rPr>
            </w:pPr>
          </w:p>
        </w:tc>
        <w:tc>
          <w:tcPr>
            <w:tcW w:w="1560" w:type="dxa"/>
          </w:tcPr>
          <w:p w14:paraId="328D2B83" w14:textId="6083D9C3"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79A100C" w14:textId="77777777" w:rsidTr="00C47224">
        <w:tc>
          <w:tcPr>
            <w:tcW w:w="2660" w:type="dxa"/>
          </w:tcPr>
          <w:p w14:paraId="412300DD"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/../documentTime</w:t>
            </w:r>
          </w:p>
          <w:p w14:paraId="44090EA0" w14:textId="3D45FDB6"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4A09CA0C" w14:textId="77777777" w:rsidR="00C47224" w:rsidRPr="00C47224" w:rsidRDefault="00C47224" w:rsidP="00C47224">
            <w:pPr>
              <w:spacing w:line="229" w:lineRule="exact"/>
              <w:ind w:left="102"/>
              <w:rPr>
                <w:szCs w:val="20"/>
              </w:rPr>
            </w:pPr>
            <w:r w:rsidRPr="00C47224">
              <w:rPr>
                <w:szCs w:val="20"/>
              </w:rPr>
              <w:t>TimeStampType</w:t>
            </w:r>
          </w:p>
          <w:p w14:paraId="2A82EDDD" w14:textId="76E4FEA4"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BEBF3AD" w14:textId="2BD135BD" w:rsidR="00C47224" w:rsidRPr="00C47224" w:rsidRDefault="00C47224" w:rsidP="00D728C5">
            <w:pPr>
              <w:rPr>
                <w:i/>
                <w:szCs w:val="20"/>
              </w:rPr>
            </w:pPr>
            <w:r w:rsidRPr="00C47224">
              <w:rPr>
                <w:szCs w:val="20"/>
              </w:rPr>
              <w:t>Händelsetidpunkt. Tidsangivelse för den händelse dokumentet gäller.</w:t>
            </w:r>
          </w:p>
        </w:tc>
        <w:tc>
          <w:tcPr>
            <w:tcW w:w="1560" w:type="dxa"/>
          </w:tcPr>
          <w:p w14:paraId="25F01D20" w14:textId="795A37B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rsidRPr="00760A43" w14:paraId="56B8E9E6" w14:textId="77777777" w:rsidTr="00C47224">
        <w:tc>
          <w:tcPr>
            <w:tcW w:w="2660" w:type="dxa"/>
          </w:tcPr>
          <w:p w14:paraId="46F3BBC6" w14:textId="3E046F53" w:rsidR="00C47224" w:rsidRPr="00C47224" w:rsidRDefault="00C47224" w:rsidP="00514BAB">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w:t>
            </w:r>
            <w:proofErr w:type="gramStart"/>
            <w:r w:rsidRPr="00C47224">
              <w:rPr>
                <w:rFonts w:ascii="Georgia" w:hAnsi="Georgia"/>
                <w:sz w:val="20"/>
                <w:szCs w:val="20"/>
              </w:rPr>
              <w:t>..</w:t>
            </w:r>
            <w:proofErr w:type="gramEnd"/>
            <w:r w:rsidRPr="00C47224">
              <w:rPr>
                <w:rFonts w:ascii="Georgia" w:hAnsi="Georgia"/>
                <w:sz w:val="20"/>
                <w:szCs w:val="20"/>
              </w:rPr>
              <w:t>/../patientId</w:t>
            </w:r>
          </w:p>
        </w:tc>
        <w:tc>
          <w:tcPr>
            <w:tcW w:w="1417" w:type="dxa"/>
          </w:tcPr>
          <w:p w14:paraId="0F77742C" w14:textId="4B2F88FC"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74B07C45" w14:textId="79A71079" w:rsidR="00C47224" w:rsidRPr="00C47224" w:rsidRDefault="00C47224" w:rsidP="00D728C5">
            <w:pPr>
              <w:rPr>
                <w:color w:val="FF0000"/>
                <w:szCs w:val="20"/>
              </w:rPr>
            </w:pPr>
            <w:r w:rsidRPr="00C47224">
              <w:rPr>
                <w:szCs w:val="20"/>
              </w:rPr>
              <w:t xml:space="preserve">Identifierare för patient. </w:t>
            </w:r>
          </w:p>
        </w:tc>
        <w:tc>
          <w:tcPr>
            <w:tcW w:w="1560" w:type="dxa"/>
          </w:tcPr>
          <w:p w14:paraId="319C5D6D" w14:textId="5D841692"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BB34095" w14:textId="77777777" w:rsidTr="00C47224">
        <w:tc>
          <w:tcPr>
            <w:tcW w:w="2660" w:type="dxa"/>
          </w:tcPr>
          <w:p w14:paraId="0EF20B74" w14:textId="7C43DFE9" w:rsidR="00C47224" w:rsidRPr="00C47224" w:rsidRDefault="00C47224" w:rsidP="008D054E">
            <w:pPr>
              <w:pStyle w:val="TableParagraph"/>
              <w:spacing w:line="229" w:lineRule="exact"/>
              <w:ind w:left="102"/>
              <w:rPr>
                <w:rFonts w:ascii="Georgia" w:hAnsi="Georgia"/>
                <w:color w:val="FF0000"/>
                <w:sz w:val="20"/>
                <w:szCs w:val="20"/>
              </w:rPr>
            </w:pPr>
            <w:proofErr w:type="gramStart"/>
            <w:r w:rsidRPr="00C47224">
              <w:rPr>
                <w:rFonts w:ascii="Georgia" w:hAnsi="Georgia"/>
                <w:sz w:val="20"/>
                <w:szCs w:val="20"/>
              </w:rPr>
              <w:t>..</w:t>
            </w:r>
            <w:proofErr w:type="gramEnd"/>
            <w:r w:rsidRPr="00C47224">
              <w:rPr>
                <w:rFonts w:ascii="Georgia" w:hAnsi="Georgia"/>
                <w:sz w:val="20"/>
                <w:szCs w:val="20"/>
              </w:rPr>
              <w:t>/../../id</w:t>
            </w:r>
          </w:p>
        </w:tc>
        <w:tc>
          <w:tcPr>
            <w:tcW w:w="1417" w:type="dxa"/>
          </w:tcPr>
          <w:p w14:paraId="76AE0E05" w14:textId="52F1F437"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0E5CCE74" w14:textId="2732C483" w:rsidR="00C47224" w:rsidRPr="00C47224" w:rsidRDefault="00C47224" w:rsidP="00D728C5">
            <w:pPr>
              <w:rPr>
                <w:color w:val="FF0000"/>
                <w:szCs w:val="20"/>
              </w:rPr>
            </w:pPr>
            <w:r w:rsidRPr="00C47224">
              <w:rPr>
                <w:szCs w:val="20"/>
              </w:rPr>
              <w:t>Sätts till patientens identifierare. Anges med 12 tecken utan avskiljare.</w:t>
            </w:r>
          </w:p>
        </w:tc>
        <w:tc>
          <w:tcPr>
            <w:tcW w:w="1560" w:type="dxa"/>
          </w:tcPr>
          <w:p w14:paraId="1968FCB4" w14:textId="44EA0A13"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2C3EEEDD" w14:textId="77777777" w:rsidTr="00C47224">
        <w:tc>
          <w:tcPr>
            <w:tcW w:w="2660" w:type="dxa"/>
          </w:tcPr>
          <w:p w14:paraId="68CA2381" w14:textId="1E72B9F3"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/../../type</w:t>
            </w:r>
          </w:p>
        </w:tc>
        <w:tc>
          <w:tcPr>
            <w:tcW w:w="1417" w:type="dxa"/>
          </w:tcPr>
          <w:p w14:paraId="2DC0F9EF" w14:textId="69E311A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2786340B" w14:textId="77777777" w:rsidR="00C47224" w:rsidRPr="00C47224" w:rsidRDefault="00C47224" w:rsidP="00C47224">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5F411925" w14:textId="4729BEB6" w:rsidR="00C47224" w:rsidRPr="00C47224" w:rsidRDefault="00C47224" w:rsidP="00D728C5">
            <w:pPr>
              <w:rPr>
                <w:i/>
                <w:szCs w:val="20"/>
              </w:rPr>
            </w:pPr>
          </w:p>
        </w:tc>
        <w:tc>
          <w:tcPr>
            <w:tcW w:w="1560" w:type="dxa"/>
          </w:tcPr>
          <w:p w14:paraId="5F6E79AE" w14:textId="7EAEFE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442EB1A" w14:textId="77777777" w:rsidTr="00C47224">
        <w:tc>
          <w:tcPr>
            <w:tcW w:w="2660" w:type="dxa"/>
          </w:tcPr>
          <w:p w14:paraId="6D5D0816"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/../accountableHealthcareProfessional</w:t>
            </w:r>
          </w:p>
          <w:p w14:paraId="48B90156" w14:textId="1A6D4782"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E49EA5C" w14:textId="77777777" w:rsidR="00C47224" w:rsidRPr="00C47224" w:rsidRDefault="00C47224" w:rsidP="00C47224">
            <w:pPr>
              <w:spacing w:line="229" w:lineRule="exact"/>
              <w:ind w:left="102"/>
              <w:rPr>
                <w:szCs w:val="20"/>
              </w:rPr>
            </w:pPr>
            <w:r w:rsidRPr="00C47224">
              <w:rPr>
                <w:szCs w:val="20"/>
              </w:rPr>
              <w:t>HealthcareProfessionalType</w:t>
            </w:r>
          </w:p>
          <w:p w14:paraId="7C750A45" w14:textId="250C273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761F148" w14:textId="77777777" w:rsidR="00C47224" w:rsidRPr="00C47224" w:rsidRDefault="00C47224" w:rsidP="00C47224">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3117E497" w14:textId="54B0A2CA" w:rsidR="00C47224" w:rsidRPr="00C47224" w:rsidRDefault="00C47224" w:rsidP="00D728C5">
            <w:pPr>
              <w:rPr>
                <w:i/>
                <w:szCs w:val="20"/>
              </w:rPr>
            </w:pPr>
          </w:p>
        </w:tc>
        <w:tc>
          <w:tcPr>
            <w:tcW w:w="1560" w:type="dxa"/>
          </w:tcPr>
          <w:p w14:paraId="7CA94181" w14:textId="6C1F773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2A087A13" w14:textId="77777777" w:rsidTr="00C47224">
        <w:tc>
          <w:tcPr>
            <w:tcW w:w="2660" w:type="dxa"/>
          </w:tcPr>
          <w:p w14:paraId="7F9D8844"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/../../a</w:t>
            </w:r>
            <w:r w:rsidRPr="00C47224">
              <w:rPr>
                <w:spacing w:val="-1"/>
                <w:szCs w:val="20"/>
              </w:rPr>
              <w:t>uthorTime</w:t>
            </w:r>
          </w:p>
          <w:p w14:paraId="314A6544" w14:textId="0E2D6C39"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B74F25F" w14:textId="77777777" w:rsidR="00C47224" w:rsidRPr="00C47224" w:rsidRDefault="00C47224" w:rsidP="00C47224">
            <w:pPr>
              <w:spacing w:line="229" w:lineRule="exact"/>
              <w:ind w:left="102"/>
              <w:rPr>
                <w:rFonts w:cs="Arial"/>
                <w:color w:val="FF0000"/>
                <w:szCs w:val="20"/>
              </w:rPr>
            </w:pPr>
            <w:r w:rsidRPr="00C47224">
              <w:rPr>
                <w:szCs w:val="20"/>
              </w:rPr>
              <w:t>TimeStampType</w:t>
            </w:r>
          </w:p>
          <w:p w14:paraId="0E1BBA59" w14:textId="5981966E"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2C18F539" w14:textId="77777777" w:rsidR="00C47224" w:rsidRPr="00C47224" w:rsidRDefault="00C47224" w:rsidP="00C47224">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58C8973C" w14:textId="3082FC61" w:rsidR="00C47224" w:rsidRPr="00C47224" w:rsidRDefault="00C47224" w:rsidP="000F306F">
            <w:pPr>
              <w:spacing w:line="226" w:lineRule="exact"/>
              <w:ind w:left="102"/>
              <w:rPr>
                <w:szCs w:val="20"/>
              </w:rPr>
            </w:pPr>
          </w:p>
        </w:tc>
        <w:tc>
          <w:tcPr>
            <w:tcW w:w="1560" w:type="dxa"/>
          </w:tcPr>
          <w:p w14:paraId="225ECDC3" w14:textId="7463F29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E7B90B9" w14:textId="77777777" w:rsidTr="00C47224">
        <w:tc>
          <w:tcPr>
            <w:tcW w:w="2660" w:type="dxa"/>
            <w:shd w:val="clear" w:color="auto" w:fill="auto"/>
          </w:tcPr>
          <w:p w14:paraId="395F379E"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healthcareProfessionalHSAId</w:t>
            </w:r>
          </w:p>
          <w:p w14:paraId="5D7204C9" w14:textId="7C858F48"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14E58670" w14:textId="77777777" w:rsidR="00C47224" w:rsidRPr="00C47224" w:rsidRDefault="00C47224" w:rsidP="00C47224">
            <w:pPr>
              <w:spacing w:line="229" w:lineRule="exact"/>
              <w:ind w:left="102"/>
              <w:rPr>
                <w:rFonts w:cs="Arial"/>
                <w:szCs w:val="20"/>
              </w:rPr>
            </w:pPr>
            <w:r w:rsidRPr="00C47224">
              <w:rPr>
                <w:szCs w:val="20"/>
              </w:rPr>
              <w:t>HSAIdType</w:t>
            </w:r>
          </w:p>
          <w:p w14:paraId="7A2E74A6" w14:textId="1C2CC4C6"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auto"/>
          </w:tcPr>
          <w:p w14:paraId="2B1901A6" w14:textId="77777777" w:rsidR="00C47224" w:rsidRPr="00C47224" w:rsidRDefault="00C47224" w:rsidP="00C47224">
            <w:pPr>
              <w:spacing w:line="226" w:lineRule="exact"/>
              <w:ind w:left="102"/>
              <w:rPr>
                <w:spacing w:val="-1"/>
                <w:szCs w:val="20"/>
              </w:rPr>
            </w:pPr>
            <w:r w:rsidRPr="00C47224">
              <w:rPr>
                <w:spacing w:val="-1"/>
                <w:szCs w:val="20"/>
              </w:rPr>
              <w:t>Författarens HSA-id</w:t>
            </w:r>
          </w:p>
          <w:p w14:paraId="633DF824" w14:textId="44632897" w:rsidR="00C47224" w:rsidRPr="00C47224" w:rsidRDefault="00C47224" w:rsidP="000F306F">
            <w:pPr>
              <w:spacing w:line="226" w:lineRule="exact"/>
              <w:ind w:left="102"/>
              <w:rPr>
                <w:spacing w:val="-1"/>
                <w:szCs w:val="20"/>
              </w:rPr>
            </w:pPr>
          </w:p>
        </w:tc>
        <w:tc>
          <w:tcPr>
            <w:tcW w:w="1560" w:type="dxa"/>
            <w:shd w:val="clear" w:color="auto" w:fill="auto"/>
          </w:tcPr>
          <w:p w14:paraId="5B657663" w14:textId="18694A2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BEE7495" w14:textId="77777777" w:rsidTr="00C47224">
        <w:tc>
          <w:tcPr>
            <w:tcW w:w="2660" w:type="dxa"/>
          </w:tcPr>
          <w:p w14:paraId="58AE6516" w14:textId="1A4EF651" w:rsidR="00C47224" w:rsidRPr="00C47224" w:rsidRDefault="00C47224" w:rsidP="00514BAB">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lastRenderedPageBreak/>
              <w:t>..</w:t>
            </w:r>
            <w:proofErr w:type="gramEnd"/>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3568E239" w14:textId="624C38B9"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13BB6765" w14:textId="3A18B9AB" w:rsidR="00C47224" w:rsidRPr="00C47224" w:rsidRDefault="00C47224" w:rsidP="000F306F">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177A5A7F" w14:textId="143F581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0F4D389" w14:textId="77777777" w:rsidTr="00C47224">
        <w:tc>
          <w:tcPr>
            <w:tcW w:w="2660" w:type="dxa"/>
          </w:tcPr>
          <w:p w14:paraId="45652AAE"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healthcareProfessionalRoleCode</w:t>
            </w:r>
          </w:p>
          <w:p w14:paraId="67F23D35" w14:textId="5D23E716" w:rsidR="00C47224" w:rsidRPr="00C47224" w:rsidRDefault="00C47224" w:rsidP="000F306F">
            <w:pPr>
              <w:spacing w:line="229" w:lineRule="exact"/>
              <w:ind w:left="102"/>
              <w:rPr>
                <w:szCs w:val="20"/>
              </w:rPr>
            </w:pPr>
          </w:p>
        </w:tc>
        <w:tc>
          <w:tcPr>
            <w:tcW w:w="1417" w:type="dxa"/>
          </w:tcPr>
          <w:p w14:paraId="5523406F" w14:textId="77777777" w:rsidR="00C47224" w:rsidRPr="00C47224" w:rsidRDefault="00C47224" w:rsidP="00C47224">
            <w:pPr>
              <w:spacing w:line="226" w:lineRule="exact"/>
              <w:ind w:left="102"/>
              <w:rPr>
                <w:spacing w:val="-1"/>
                <w:szCs w:val="20"/>
              </w:rPr>
            </w:pPr>
            <w:r w:rsidRPr="00C47224">
              <w:rPr>
                <w:spacing w:val="-1"/>
                <w:szCs w:val="20"/>
              </w:rPr>
              <w:t xml:space="preserve">CVType </w:t>
            </w:r>
          </w:p>
          <w:p w14:paraId="5322FB49" w14:textId="4D6A7913"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3B40DB6" w14:textId="77777777" w:rsidR="00C47224" w:rsidRPr="00C47224" w:rsidDel="00865E0D" w:rsidRDefault="00C47224" w:rsidP="00C47224">
            <w:pPr>
              <w:spacing w:line="226" w:lineRule="exact"/>
              <w:ind w:left="102"/>
              <w:rPr>
                <w:del w:id="1177" w:author="Björn Genfors" w:date="2014-03-13T15:47:00Z"/>
                <w:szCs w:val="20"/>
              </w:rPr>
            </w:pPr>
            <w:r w:rsidRPr="00C47224">
              <w:rPr>
                <w:szCs w:val="20"/>
              </w:rPr>
              <w:t xml:space="preserve">Information om personens befattning. Om möjligt skall KV Befattning (OID 1.2.752.129.2.2.1.4), se </w:t>
            </w:r>
          </w:p>
          <w:p w14:paraId="5D7EFDE5" w14:textId="2DAF1247" w:rsidR="00C47224" w:rsidRPr="00C47224" w:rsidDel="00865E0D" w:rsidRDefault="00865E0D">
            <w:pPr>
              <w:spacing w:line="226" w:lineRule="exact"/>
              <w:ind w:left="102"/>
              <w:rPr>
                <w:del w:id="1178" w:author="Björn Genfors" w:date="2014-03-13T15:47:00Z"/>
                <w:spacing w:val="-1"/>
                <w:szCs w:val="20"/>
              </w:rPr>
            </w:pPr>
            <w:ins w:id="1179" w:author="Björn Genfors" w:date="2014-03-13T15:47:00Z">
              <w:r>
                <w:t>referens R13.</w:t>
              </w:r>
            </w:ins>
            <w:del w:id="1180" w:author="Björn Genfors" w:date="2014-03-13T15:47:00Z">
              <w:r w:rsidR="00AA5D17" w:rsidDel="00865E0D">
                <w:fldChar w:fldCharType="begin"/>
              </w:r>
              <w:r w:rsidR="00AA5D17" w:rsidDel="00865E0D">
                <w:delInstrText xml:space="preserve"> HYPERLINK "http://www.inera.se/Documents/TJANSTER_PROJEKT/Katalogtjanst_HSA/Innehall/hsa_innehall_befattning.pdf" </w:delInstrText>
              </w:r>
              <w:r w:rsidR="00AA5D17" w:rsidDel="00865E0D">
                <w:fldChar w:fldCharType="separate"/>
              </w:r>
              <w:r w:rsidR="00C47224" w:rsidRPr="00C47224" w:rsidDel="00865E0D">
                <w:rPr>
                  <w:rStyle w:val="Hyperlnk"/>
                  <w:szCs w:val="20"/>
                </w:rPr>
                <w:delText>http://www.inera.se/Documents/TJANSTER_PROJEKT/Katalogtjanst_HSA/Innehall/hsa_innehall_befattning.pdf</w:delText>
              </w:r>
              <w:r w:rsidR="00AA5D17" w:rsidDel="00865E0D">
                <w:rPr>
                  <w:rStyle w:val="Hyperlnk"/>
                  <w:szCs w:val="20"/>
                </w:rPr>
                <w:fldChar w:fldCharType="end"/>
              </w:r>
            </w:del>
          </w:p>
          <w:p w14:paraId="000F01FB" w14:textId="446BB964" w:rsidR="00C47224" w:rsidRPr="00C47224" w:rsidRDefault="00C47224">
            <w:pPr>
              <w:spacing w:line="226" w:lineRule="exact"/>
              <w:ind w:left="102"/>
              <w:rPr>
                <w:rFonts w:cs="Arial"/>
                <w:i/>
                <w:szCs w:val="20"/>
              </w:rPr>
              <w:pPrChange w:id="1181" w:author="Björn Genfors" w:date="2014-03-13T15:47:00Z">
                <w:pPr>
                  <w:ind w:left="720" w:hanging="360"/>
                  <w:contextualSpacing/>
                </w:pPr>
              </w:pPrChange>
            </w:pPr>
          </w:p>
        </w:tc>
        <w:tc>
          <w:tcPr>
            <w:tcW w:w="1560" w:type="dxa"/>
          </w:tcPr>
          <w:p w14:paraId="5ACBA138" w14:textId="69FEB25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363168C8" w14:textId="77777777" w:rsidTr="00C47224">
        <w:tc>
          <w:tcPr>
            <w:tcW w:w="2660" w:type="dxa"/>
          </w:tcPr>
          <w:p w14:paraId="421C987D" w14:textId="5312825F"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p>
        </w:tc>
        <w:tc>
          <w:tcPr>
            <w:tcW w:w="1417" w:type="dxa"/>
          </w:tcPr>
          <w:p w14:paraId="5E12CB60" w14:textId="5E5AB47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2110528" w14:textId="5C589F0E" w:rsidR="00C47224" w:rsidRPr="00C47224" w:rsidRDefault="00C47224" w:rsidP="00D728C5">
            <w:pPr>
              <w:rPr>
                <w:rFonts w:cs="Arial"/>
                <w:i/>
                <w:szCs w:val="20"/>
              </w:rPr>
            </w:pPr>
            <w:r w:rsidRPr="00C47224">
              <w:rPr>
                <w:szCs w:val="20"/>
              </w:rPr>
              <w:t xml:space="preserve">Befattningskod. Om code anges skall också </w:t>
            </w:r>
            <w:proofErr w:type="gramStart"/>
            <w:r w:rsidRPr="00C47224">
              <w:rPr>
                <w:szCs w:val="20"/>
              </w:rPr>
              <w:t>codeSystem  samt</w:t>
            </w:r>
            <w:proofErr w:type="gramEnd"/>
            <w:r w:rsidRPr="00C47224">
              <w:rPr>
                <w:szCs w:val="20"/>
              </w:rPr>
              <w:t xml:space="preserve"> displayName anges.</w:t>
            </w:r>
          </w:p>
        </w:tc>
        <w:tc>
          <w:tcPr>
            <w:tcW w:w="1560" w:type="dxa"/>
          </w:tcPr>
          <w:p w14:paraId="31FF9CDC" w14:textId="36E11E03"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2807AD2D" w14:textId="77777777" w:rsidTr="00C47224">
        <w:tc>
          <w:tcPr>
            <w:tcW w:w="2660" w:type="dxa"/>
          </w:tcPr>
          <w:p w14:paraId="41EE9F3F" w14:textId="75493313" w:rsidR="00C47224" w:rsidRPr="00C47224" w:rsidRDefault="00C47224" w:rsidP="00514BAB">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7A601883" w14:textId="143965E1"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5399579E" w14:textId="7927CAA7" w:rsidR="00C47224" w:rsidRPr="00C47224" w:rsidRDefault="00C47224" w:rsidP="00D728C5">
            <w:pPr>
              <w:rPr>
                <w:szCs w:val="20"/>
              </w:rPr>
            </w:pPr>
            <w:r w:rsidRPr="00C47224">
              <w:rPr>
                <w:szCs w:val="20"/>
              </w:rPr>
              <w:t>Kodsystem för befattningskod. Om codeSystem anges skall också code samt displayName anges.</w:t>
            </w:r>
          </w:p>
        </w:tc>
        <w:tc>
          <w:tcPr>
            <w:tcW w:w="1560" w:type="dxa"/>
          </w:tcPr>
          <w:p w14:paraId="3CC33652" w14:textId="501D28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57C7551" w14:textId="77777777" w:rsidTr="00C47224">
        <w:tc>
          <w:tcPr>
            <w:tcW w:w="2660" w:type="dxa"/>
          </w:tcPr>
          <w:p w14:paraId="77DEC270" w14:textId="2FA73113"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37D6297D" w14:textId="28F879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E028258" w14:textId="57133662" w:rsidR="00C47224" w:rsidRPr="00C47224" w:rsidRDefault="00C47224" w:rsidP="00D728C5">
            <w:pPr>
              <w:rPr>
                <w:rFonts w:cs="Arial"/>
                <w:i/>
                <w:szCs w:val="20"/>
              </w:rPr>
            </w:pPr>
            <w:r w:rsidRPr="00C47224">
              <w:rPr>
                <w:szCs w:val="20"/>
              </w:rPr>
              <w:t>Namn på kodsystem för befattningskod.</w:t>
            </w:r>
          </w:p>
        </w:tc>
        <w:tc>
          <w:tcPr>
            <w:tcW w:w="1560" w:type="dxa"/>
          </w:tcPr>
          <w:p w14:paraId="314F2CF5" w14:textId="639E323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52009DD" w14:textId="77777777" w:rsidTr="00C47224">
        <w:tc>
          <w:tcPr>
            <w:tcW w:w="2660" w:type="dxa"/>
          </w:tcPr>
          <w:p w14:paraId="4987D6B4" w14:textId="105D00C1"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7B44858A" w14:textId="2C08F13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EC3EA49" w14:textId="65D15A86" w:rsidR="00C47224" w:rsidRPr="00C47224" w:rsidRDefault="00C47224" w:rsidP="00D728C5">
            <w:pPr>
              <w:rPr>
                <w:rFonts w:cs="Arial"/>
                <w:i/>
                <w:szCs w:val="20"/>
              </w:rPr>
            </w:pPr>
            <w:r w:rsidRPr="00C47224">
              <w:rPr>
                <w:szCs w:val="20"/>
              </w:rPr>
              <w:t>Version på kodsystem för befattningskod.</w:t>
            </w:r>
          </w:p>
        </w:tc>
        <w:tc>
          <w:tcPr>
            <w:tcW w:w="1560" w:type="dxa"/>
          </w:tcPr>
          <w:p w14:paraId="0CFF9C68" w14:textId="0510E86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7BC5C91B" w14:textId="77777777" w:rsidTr="00C47224">
        <w:tc>
          <w:tcPr>
            <w:tcW w:w="2660" w:type="dxa"/>
          </w:tcPr>
          <w:p w14:paraId="2DE456E8" w14:textId="1117FD64"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../displayName</w:t>
            </w:r>
          </w:p>
        </w:tc>
        <w:tc>
          <w:tcPr>
            <w:tcW w:w="1417" w:type="dxa"/>
          </w:tcPr>
          <w:p w14:paraId="2BE6D980" w14:textId="75C45DA4"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232C776" w14:textId="5E4578BB" w:rsidR="00C47224" w:rsidRPr="00C47224" w:rsidRDefault="00C47224" w:rsidP="00D728C5">
            <w:pPr>
              <w:rPr>
                <w:szCs w:val="20"/>
              </w:rPr>
            </w:pPr>
            <w:r w:rsidRPr="00C47224">
              <w:rPr>
                <w:szCs w:val="20"/>
              </w:rPr>
              <w:t>Befattningskoden i klartext. Om separat displayName inte finns i producerande system skall samma värde som i code anges.</w:t>
            </w:r>
          </w:p>
        </w:tc>
        <w:tc>
          <w:tcPr>
            <w:tcW w:w="1560" w:type="dxa"/>
          </w:tcPr>
          <w:p w14:paraId="011ACA0B" w14:textId="60D911BF"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C47224" w14:paraId="58091275" w14:textId="77777777" w:rsidTr="00C47224">
        <w:tc>
          <w:tcPr>
            <w:tcW w:w="2660" w:type="dxa"/>
          </w:tcPr>
          <w:p w14:paraId="3FB3DB98" w14:textId="1DC9DD37"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71FC3B5F" w14:textId="6091305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31F8E402" w14:textId="77777777" w:rsidR="00C47224" w:rsidRPr="00C47224" w:rsidRDefault="00C47224" w:rsidP="006C1F2C">
            <w:pPr>
              <w:spacing w:line="229" w:lineRule="exact"/>
              <w:rPr>
                <w:szCs w:val="20"/>
              </w:rPr>
            </w:pPr>
            <w:r w:rsidRPr="00C47224">
              <w:rPr>
                <w:szCs w:val="20"/>
              </w:rPr>
              <w:t>Om befattning är beskriven i ett lokalt kodverk utan OID, eller när kod helt saknas, kan en beskrivande text anges i originalText.</w:t>
            </w:r>
          </w:p>
          <w:p w14:paraId="747E8D97" w14:textId="344FE97C" w:rsidR="00C47224" w:rsidRPr="00C47224" w:rsidRDefault="00C47224" w:rsidP="006C1F2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360AD138" w14:textId="051606A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44ADA527" w14:textId="77777777" w:rsidTr="00C47224">
        <w:tc>
          <w:tcPr>
            <w:tcW w:w="2660" w:type="dxa"/>
          </w:tcPr>
          <w:p w14:paraId="13435DC5" w14:textId="4ED345D1"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pacing w:val="-1"/>
                <w:sz w:val="20"/>
                <w:szCs w:val="20"/>
              </w:rPr>
              <w:t>..</w:t>
            </w:r>
            <w:proofErr w:type="gramEnd"/>
            <w:r w:rsidRPr="00C47224">
              <w:rPr>
                <w:rFonts w:ascii="Georgia" w:hAnsi="Georgia"/>
                <w:spacing w:val="-1"/>
                <w:sz w:val="20"/>
                <w:szCs w:val="20"/>
              </w:rPr>
              <w:t>/../../healthcareProfessionalOrgUnit</w:t>
            </w:r>
          </w:p>
        </w:tc>
        <w:tc>
          <w:tcPr>
            <w:tcW w:w="1417" w:type="dxa"/>
          </w:tcPr>
          <w:p w14:paraId="1A70F8E7" w14:textId="615E7D6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7B098171" w14:textId="10D44A9F" w:rsidR="00C47224" w:rsidRPr="00C47224" w:rsidRDefault="00C47224" w:rsidP="00D728C5">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36B7CFDA" w14:textId="0AB5265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662201C" w14:textId="77777777" w:rsidTr="00C47224">
        <w:tc>
          <w:tcPr>
            <w:tcW w:w="2660" w:type="dxa"/>
          </w:tcPr>
          <w:p w14:paraId="28B20184" w14:textId="41200013"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/../../../orgUnitHSAId</w:t>
            </w:r>
          </w:p>
        </w:tc>
        <w:tc>
          <w:tcPr>
            <w:tcW w:w="1417" w:type="dxa"/>
          </w:tcPr>
          <w:p w14:paraId="4FF0E22B" w14:textId="049A2985"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672174D1" w14:textId="53DBB8AA" w:rsidR="00C47224" w:rsidRPr="00C47224" w:rsidRDefault="00C47224" w:rsidP="00D728C5">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098B7708" w14:textId="011BE2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0244EB2" w14:textId="77777777" w:rsidTr="00C47224">
        <w:tc>
          <w:tcPr>
            <w:tcW w:w="2660" w:type="dxa"/>
          </w:tcPr>
          <w:p w14:paraId="38F83D72" w14:textId="77A6B85F"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/../../../orgUnitName</w:t>
            </w:r>
          </w:p>
        </w:tc>
        <w:tc>
          <w:tcPr>
            <w:tcW w:w="1417" w:type="dxa"/>
          </w:tcPr>
          <w:p w14:paraId="265A18EE" w14:textId="4C310F1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97B261E" w14:textId="1D20CACE" w:rsidR="00C47224" w:rsidRPr="00C47224" w:rsidRDefault="00C47224" w:rsidP="00D728C5">
            <w:pPr>
              <w:rPr>
                <w:rFonts w:cs="Arial"/>
                <w:i/>
                <w:szCs w:val="20"/>
              </w:rPr>
            </w:pPr>
            <w:r w:rsidRPr="00C47224">
              <w:rPr>
                <w:spacing w:val="-1"/>
                <w:szCs w:val="20"/>
              </w:rPr>
              <w:t>Namnet på den organisation som författaren är uppdragstagare på</w:t>
            </w:r>
          </w:p>
        </w:tc>
        <w:tc>
          <w:tcPr>
            <w:tcW w:w="1560" w:type="dxa"/>
          </w:tcPr>
          <w:p w14:paraId="34724DED" w14:textId="3C5C888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6F8754C" w14:textId="77777777" w:rsidTr="00C47224">
        <w:tc>
          <w:tcPr>
            <w:tcW w:w="2660" w:type="dxa"/>
          </w:tcPr>
          <w:p w14:paraId="6B596B91" w14:textId="7DDD412E"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/../../../orgUnitTelecom</w:t>
            </w:r>
          </w:p>
        </w:tc>
        <w:tc>
          <w:tcPr>
            <w:tcW w:w="1417" w:type="dxa"/>
          </w:tcPr>
          <w:p w14:paraId="60808499" w14:textId="0C6788D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D6BC337" w14:textId="3B1C18AD" w:rsidR="00C47224" w:rsidRPr="00C47224" w:rsidRDefault="00C47224" w:rsidP="00D728C5">
            <w:pPr>
              <w:rPr>
                <w:rFonts w:cs="Arial"/>
                <w:i/>
                <w:szCs w:val="20"/>
              </w:rPr>
            </w:pPr>
            <w:r w:rsidRPr="00C47224">
              <w:rPr>
                <w:szCs w:val="20"/>
              </w:rPr>
              <w:t xml:space="preserve">Telefon till </w:t>
            </w:r>
            <w:r w:rsidRPr="00C47224">
              <w:rPr>
                <w:spacing w:val="-1"/>
                <w:szCs w:val="20"/>
              </w:rPr>
              <w:t>organisationsenhet</w:t>
            </w:r>
          </w:p>
        </w:tc>
        <w:tc>
          <w:tcPr>
            <w:tcW w:w="1560" w:type="dxa"/>
          </w:tcPr>
          <w:p w14:paraId="6A2CE274" w14:textId="46FDC7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C47224" w14:paraId="66AE783F" w14:textId="77777777" w:rsidTr="00C47224">
        <w:tc>
          <w:tcPr>
            <w:tcW w:w="2660" w:type="dxa"/>
          </w:tcPr>
          <w:p w14:paraId="5EF009DA" w14:textId="1C40BB7E" w:rsidR="00C47224" w:rsidRPr="00C47224" w:rsidRDefault="00C47224" w:rsidP="00514BAB">
            <w:pPr>
              <w:pStyle w:val="TableParagraph"/>
              <w:spacing w:line="229" w:lineRule="exact"/>
              <w:ind w:left="102"/>
              <w:rPr>
                <w:rFonts w:ascii="Georgia" w:hAnsi="Georgia"/>
                <w:b/>
                <w:i/>
                <w:sz w:val="20"/>
                <w:szCs w:val="20"/>
              </w:rPr>
            </w:pPr>
            <w:proofErr w:type="gramStart"/>
            <w:r w:rsidRPr="00C47224">
              <w:rPr>
                <w:rFonts w:ascii="Georgia" w:hAnsi="Georgia"/>
                <w:sz w:val="20"/>
                <w:szCs w:val="20"/>
              </w:rPr>
              <w:t>..</w:t>
            </w:r>
            <w:proofErr w:type="gramEnd"/>
            <w:r w:rsidRPr="00C47224">
              <w:rPr>
                <w:rFonts w:ascii="Georgia" w:hAnsi="Georgia"/>
                <w:sz w:val="20"/>
                <w:szCs w:val="20"/>
              </w:rPr>
              <w:t>/../../../orgUnitEmail</w:t>
            </w:r>
          </w:p>
        </w:tc>
        <w:tc>
          <w:tcPr>
            <w:tcW w:w="1417" w:type="dxa"/>
          </w:tcPr>
          <w:p w14:paraId="39B6D6C6" w14:textId="24B48FB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5A36F5" w14:textId="5AA2C588" w:rsidR="00C47224" w:rsidRPr="00C47224" w:rsidRDefault="00C47224" w:rsidP="00D728C5">
            <w:pPr>
              <w:rPr>
                <w:rFonts w:cs="Arial"/>
                <w:i/>
                <w:szCs w:val="20"/>
              </w:rPr>
            </w:pPr>
            <w:r w:rsidRPr="00C47224">
              <w:rPr>
                <w:szCs w:val="20"/>
              </w:rPr>
              <w:t>Epost till enhet</w:t>
            </w:r>
          </w:p>
        </w:tc>
        <w:tc>
          <w:tcPr>
            <w:tcW w:w="1560" w:type="dxa"/>
          </w:tcPr>
          <w:p w14:paraId="3DFB245A" w14:textId="36B50CB6" w:rsidR="00C47224" w:rsidRPr="00C47224" w:rsidRDefault="00C47224" w:rsidP="00514BAB">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C47224" w14:paraId="039718D3" w14:textId="77777777" w:rsidTr="00C47224">
        <w:tc>
          <w:tcPr>
            <w:tcW w:w="2660" w:type="dxa"/>
          </w:tcPr>
          <w:p w14:paraId="36A8A197" w14:textId="0052ACD1"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/../../../orgUnitAddress</w:t>
            </w:r>
          </w:p>
        </w:tc>
        <w:tc>
          <w:tcPr>
            <w:tcW w:w="1417" w:type="dxa"/>
          </w:tcPr>
          <w:p w14:paraId="7E4BDCB8" w14:textId="2089606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3F5F67E5" w14:textId="57A37E21" w:rsidR="00C47224" w:rsidRPr="00C47224" w:rsidRDefault="00C47224" w:rsidP="00D728C5">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4A218924" w14:textId="1DF4D7F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E824411" w14:textId="77777777" w:rsidTr="00C47224">
        <w:tc>
          <w:tcPr>
            <w:tcW w:w="2660" w:type="dxa"/>
          </w:tcPr>
          <w:p w14:paraId="1C139F10" w14:textId="236D9947"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cs="Times New Roman"/>
                <w:sz w:val="20"/>
                <w:szCs w:val="20"/>
              </w:rPr>
              <w:t>..</w:t>
            </w:r>
            <w:proofErr w:type="gramEnd"/>
            <w:r w:rsidRPr="00C47224">
              <w:rPr>
                <w:rFonts w:ascii="Georgia" w:hAnsi="Georgia" w:cs="Times New Roman"/>
                <w:sz w:val="20"/>
                <w:szCs w:val="20"/>
              </w:rPr>
              <w:t>/../../../orgUnitLocation</w:t>
            </w:r>
          </w:p>
        </w:tc>
        <w:tc>
          <w:tcPr>
            <w:tcW w:w="1417" w:type="dxa"/>
          </w:tcPr>
          <w:p w14:paraId="37C9F803" w14:textId="4EF8FCA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A3C64B4" w14:textId="6720DFCE" w:rsidR="00C47224" w:rsidRPr="00C47224" w:rsidRDefault="00C47224" w:rsidP="00D728C5">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59F03085" w14:textId="16CD61E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1256BC8" w14:textId="77777777" w:rsidTr="00C47224">
        <w:tc>
          <w:tcPr>
            <w:tcW w:w="2660" w:type="dxa"/>
          </w:tcPr>
          <w:p w14:paraId="4D49403A" w14:textId="77777777" w:rsidR="00C47224" w:rsidRPr="00C47224" w:rsidRDefault="00C47224" w:rsidP="00C47224">
            <w:pPr>
              <w:spacing w:line="229" w:lineRule="exact"/>
              <w:ind w:left="102"/>
              <w:rPr>
                <w:szCs w:val="20"/>
              </w:rPr>
            </w:pPr>
            <w:proofErr w:type="gramStart"/>
            <w:r w:rsidRPr="00C47224">
              <w:rPr>
                <w:szCs w:val="20"/>
              </w:rPr>
              <w:lastRenderedPageBreak/>
              <w:t>..</w:t>
            </w:r>
            <w:proofErr w:type="gramEnd"/>
            <w:r w:rsidRPr="00C47224">
              <w:rPr>
                <w:szCs w:val="20"/>
              </w:rPr>
              <w:t>/../../healthcareProfessional</w:t>
            </w:r>
            <w:r w:rsidRPr="00C47224">
              <w:rPr>
                <w:spacing w:val="-1"/>
                <w:szCs w:val="20"/>
              </w:rPr>
              <w:t>careUnitHSAId</w:t>
            </w:r>
          </w:p>
          <w:p w14:paraId="74C1BBEC" w14:textId="6030DAD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296445BF" w14:textId="77777777" w:rsidR="00C47224" w:rsidRPr="00C47224" w:rsidRDefault="00C47224" w:rsidP="00C47224">
            <w:pPr>
              <w:spacing w:line="229" w:lineRule="exact"/>
              <w:ind w:left="102"/>
              <w:rPr>
                <w:rFonts w:cs="Arial"/>
                <w:szCs w:val="20"/>
              </w:rPr>
            </w:pPr>
            <w:r w:rsidRPr="00C47224">
              <w:rPr>
                <w:spacing w:val="-1"/>
                <w:szCs w:val="20"/>
              </w:rPr>
              <w:t>HSAIdType</w:t>
            </w:r>
          </w:p>
          <w:p w14:paraId="06D47A0C" w14:textId="77777777" w:rsidR="00C47224" w:rsidRPr="00C47224" w:rsidRDefault="00C47224" w:rsidP="00C47224">
            <w:pPr>
              <w:spacing w:line="226" w:lineRule="exact"/>
              <w:ind w:left="102"/>
              <w:rPr>
                <w:spacing w:val="-1"/>
                <w:szCs w:val="20"/>
              </w:rPr>
            </w:pPr>
          </w:p>
          <w:p w14:paraId="4753375B" w14:textId="0E31D926"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E7F8A2E" w14:textId="17E82959" w:rsidR="00C47224" w:rsidRPr="00BE6842" w:rsidRDefault="00BE6842" w:rsidP="00BE6842">
            <w:pPr>
              <w:spacing w:line="229" w:lineRule="exact"/>
              <w:rPr>
                <w:szCs w:val="20"/>
              </w:rPr>
            </w:pPr>
            <w:r>
              <w:rPr>
                <w:szCs w:val="20"/>
              </w:rPr>
              <w:t>HSA-id för Vårdenhet</w:t>
            </w:r>
          </w:p>
        </w:tc>
        <w:tc>
          <w:tcPr>
            <w:tcW w:w="1560" w:type="dxa"/>
          </w:tcPr>
          <w:p w14:paraId="5DE4E4AB" w14:textId="5CC610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7B183FDE" w14:textId="77777777" w:rsidTr="00C47224">
        <w:tc>
          <w:tcPr>
            <w:tcW w:w="2660" w:type="dxa"/>
          </w:tcPr>
          <w:p w14:paraId="2B695B15" w14:textId="11D34285"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011A5CB8" w14:textId="77777777" w:rsidR="00C47224" w:rsidRPr="00C47224" w:rsidRDefault="00C47224" w:rsidP="00C47224">
            <w:pPr>
              <w:spacing w:line="226" w:lineRule="exact"/>
              <w:ind w:left="102"/>
              <w:rPr>
                <w:spacing w:val="-1"/>
                <w:szCs w:val="20"/>
              </w:rPr>
            </w:pPr>
            <w:r w:rsidRPr="00C47224">
              <w:rPr>
                <w:spacing w:val="-1"/>
                <w:szCs w:val="20"/>
              </w:rPr>
              <w:t>HSAIdType</w:t>
            </w:r>
          </w:p>
          <w:p w14:paraId="03D8070E" w14:textId="70AB9259"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1935012" w14:textId="4086E824" w:rsidR="00C47224" w:rsidRPr="00BE6842" w:rsidRDefault="00C47224" w:rsidP="00BE6842">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5B738DEA" w14:textId="010401D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6708B16C" w14:textId="77777777" w:rsidTr="00C47224">
        <w:tc>
          <w:tcPr>
            <w:tcW w:w="2660" w:type="dxa"/>
          </w:tcPr>
          <w:p w14:paraId="3A752797" w14:textId="7FC8BCF9" w:rsidR="00C47224" w:rsidRPr="00C47224" w:rsidRDefault="00C47224" w:rsidP="000F306F">
            <w:pPr>
              <w:spacing w:line="229" w:lineRule="exact"/>
              <w:ind w:left="102"/>
              <w:rPr>
                <w:szCs w:val="20"/>
              </w:rPr>
            </w:pPr>
            <w:r w:rsidRPr="00C47224">
              <w:rPr>
                <w:szCs w:val="20"/>
                <w:lang w:val="en-US"/>
              </w:rPr>
              <w:t>../../legalAuthenticator</w:t>
            </w:r>
          </w:p>
        </w:tc>
        <w:tc>
          <w:tcPr>
            <w:tcW w:w="1417" w:type="dxa"/>
          </w:tcPr>
          <w:p w14:paraId="3B7CAF10" w14:textId="3C71C6C0" w:rsidR="00C47224" w:rsidRPr="00C47224" w:rsidRDefault="00C47224" w:rsidP="000F306F">
            <w:pPr>
              <w:spacing w:line="229" w:lineRule="exact"/>
              <w:ind w:left="102"/>
              <w:rPr>
                <w:rFonts w:cs="Arial"/>
                <w:szCs w:val="20"/>
              </w:rPr>
            </w:pPr>
            <w:r w:rsidRPr="00C47224">
              <w:rPr>
                <w:szCs w:val="20"/>
                <w:lang w:val="en-US"/>
              </w:rPr>
              <w:t>LegalAuthenticatorType</w:t>
            </w:r>
          </w:p>
        </w:tc>
        <w:tc>
          <w:tcPr>
            <w:tcW w:w="3969" w:type="dxa"/>
          </w:tcPr>
          <w:p w14:paraId="73E27921" w14:textId="77777777" w:rsidR="00C47224" w:rsidRPr="00C47224" w:rsidRDefault="00C47224" w:rsidP="00BE6842">
            <w:pPr>
              <w:spacing w:line="229" w:lineRule="exact"/>
              <w:rPr>
                <w:szCs w:val="20"/>
              </w:rPr>
            </w:pPr>
            <w:r w:rsidRPr="00C47224">
              <w:rPr>
                <w:szCs w:val="20"/>
              </w:rPr>
              <w:t>Information om vem som signerat informationen i dokumentet.</w:t>
            </w:r>
          </w:p>
          <w:p w14:paraId="3954BF2C" w14:textId="18792EA8" w:rsidR="00C47224" w:rsidRPr="00C47224" w:rsidRDefault="00C47224" w:rsidP="00D728C5">
            <w:pPr>
              <w:rPr>
                <w:rFonts w:cs="Arial"/>
                <w:szCs w:val="20"/>
              </w:rPr>
            </w:pPr>
          </w:p>
        </w:tc>
        <w:tc>
          <w:tcPr>
            <w:tcW w:w="1560" w:type="dxa"/>
          </w:tcPr>
          <w:p w14:paraId="0336C3F8" w14:textId="12D0475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C47224" w14:paraId="3E98F4C0" w14:textId="77777777" w:rsidTr="00C47224">
        <w:tc>
          <w:tcPr>
            <w:tcW w:w="2660" w:type="dxa"/>
          </w:tcPr>
          <w:p w14:paraId="66626621" w14:textId="77777777" w:rsidR="00C47224" w:rsidRPr="00C47224" w:rsidRDefault="00C47224" w:rsidP="00C47224">
            <w:pPr>
              <w:spacing w:line="229" w:lineRule="exact"/>
              <w:ind w:left="102"/>
              <w:rPr>
                <w:szCs w:val="20"/>
              </w:rPr>
            </w:pPr>
            <w:r w:rsidRPr="00C47224">
              <w:rPr>
                <w:szCs w:val="20"/>
                <w:lang w:val="en-US"/>
              </w:rPr>
              <w:t>../../../</w:t>
            </w:r>
            <w:r w:rsidRPr="00C47224">
              <w:rPr>
                <w:szCs w:val="20"/>
              </w:rPr>
              <w:t>signatureTime</w:t>
            </w:r>
          </w:p>
          <w:p w14:paraId="7F645397" w14:textId="5B4E5010"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6E7C1C4" w14:textId="7F0B1021" w:rsidR="00C47224" w:rsidRPr="00BE6842" w:rsidRDefault="00C47224" w:rsidP="00BE6842">
            <w:pPr>
              <w:spacing w:line="229" w:lineRule="exact"/>
              <w:ind w:left="102"/>
              <w:rPr>
                <w:rFonts w:cs="Arial"/>
                <w:color w:val="FF0000"/>
                <w:szCs w:val="20"/>
              </w:rPr>
            </w:pPr>
            <w:r w:rsidRPr="00C47224">
              <w:rPr>
                <w:szCs w:val="20"/>
              </w:rPr>
              <w:t>TimeStampType</w:t>
            </w:r>
          </w:p>
        </w:tc>
        <w:tc>
          <w:tcPr>
            <w:tcW w:w="3969" w:type="dxa"/>
          </w:tcPr>
          <w:p w14:paraId="4401440F" w14:textId="12847862" w:rsidR="00C47224" w:rsidRPr="00BE6842" w:rsidRDefault="00C47224" w:rsidP="00BE6842">
            <w:pPr>
              <w:spacing w:line="229" w:lineRule="exact"/>
              <w:rPr>
                <w:szCs w:val="20"/>
              </w:rPr>
            </w:pPr>
            <w:r w:rsidRPr="00C47224">
              <w:rPr>
                <w:szCs w:val="20"/>
              </w:rPr>
              <w:t>Tidpunkt för signering</w:t>
            </w:r>
          </w:p>
        </w:tc>
        <w:tc>
          <w:tcPr>
            <w:tcW w:w="1560" w:type="dxa"/>
          </w:tcPr>
          <w:p w14:paraId="7F9CD4B4" w14:textId="3B36BE9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FBAD84B" w14:textId="77777777" w:rsidTr="00C47224">
        <w:tc>
          <w:tcPr>
            <w:tcW w:w="2660" w:type="dxa"/>
          </w:tcPr>
          <w:p w14:paraId="0DBD2DCD"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/../../legalAuthenticatorHSAId</w:t>
            </w:r>
          </w:p>
          <w:p w14:paraId="19455DCD" w14:textId="3E3B8DD6"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73582769" w14:textId="77777777" w:rsidR="00C47224" w:rsidRPr="00C47224" w:rsidRDefault="00C47224" w:rsidP="00C47224">
            <w:pPr>
              <w:spacing w:line="229" w:lineRule="exact"/>
              <w:ind w:left="102"/>
              <w:rPr>
                <w:szCs w:val="20"/>
              </w:rPr>
            </w:pPr>
            <w:r w:rsidRPr="00C47224">
              <w:rPr>
                <w:szCs w:val="20"/>
              </w:rPr>
              <w:t>HSAIdType</w:t>
            </w:r>
          </w:p>
          <w:p w14:paraId="152C3374" w14:textId="2D92C9E5"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BBEA289" w14:textId="17ECE374" w:rsidR="00C47224" w:rsidRPr="00C47224" w:rsidRDefault="00C47224" w:rsidP="00D728C5">
            <w:pPr>
              <w:rPr>
                <w:rFonts w:cs="Arial"/>
                <w:i/>
                <w:szCs w:val="20"/>
              </w:rPr>
            </w:pPr>
            <w:r w:rsidRPr="00C47224">
              <w:rPr>
                <w:szCs w:val="20"/>
              </w:rPr>
              <w:t>HSA-id för person som signerat dokumentet</w:t>
            </w:r>
          </w:p>
        </w:tc>
        <w:tc>
          <w:tcPr>
            <w:tcW w:w="1560" w:type="dxa"/>
          </w:tcPr>
          <w:p w14:paraId="3B6E40DB" w14:textId="77BF444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26306B0" w14:textId="77777777" w:rsidTr="00C47224">
        <w:tc>
          <w:tcPr>
            <w:tcW w:w="2660" w:type="dxa"/>
          </w:tcPr>
          <w:p w14:paraId="14184E31"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/../../legalAuthenticatorName</w:t>
            </w:r>
          </w:p>
          <w:p w14:paraId="36C8B4EB" w14:textId="7FAC67D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4CD17B81" w14:textId="583C14F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1B7BDF6E" w14:textId="05170839" w:rsidR="00C47224" w:rsidRPr="00C47224" w:rsidRDefault="00C47224" w:rsidP="00D728C5">
            <w:pPr>
              <w:rPr>
                <w:rFonts w:cs="Arial"/>
                <w:i/>
                <w:szCs w:val="20"/>
              </w:rPr>
            </w:pPr>
            <w:r w:rsidRPr="00C47224">
              <w:rPr>
                <w:szCs w:val="20"/>
              </w:rPr>
              <w:t>Namnen i klartext för signerande person.</w:t>
            </w:r>
          </w:p>
        </w:tc>
        <w:tc>
          <w:tcPr>
            <w:tcW w:w="1560" w:type="dxa"/>
          </w:tcPr>
          <w:p w14:paraId="7A373116" w14:textId="0F47BE6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2C1E437" w14:textId="77777777" w:rsidTr="00C47224">
        <w:tc>
          <w:tcPr>
            <w:tcW w:w="2660" w:type="dxa"/>
          </w:tcPr>
          <w:p w14:paraId="619F13B2"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approvedForPatient</w:t>
            </w:r>
          </w:p>
          <w:p w14:paraId="6B714B91" w14:textId="4E605B6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1DAB18BD" w14:textId="77777777" w:rsidR="00C47224" w:rsidRPr="00C47224" w:rsidRDefault="00C47224" w:rsidP="00C47224">
            <w:pPr>
              <w:spacing w:line="229" w:lineRule="exact"/>
              <w:ind w:left="102"/>
              <w:rPr>
                <w:rFonts w:cs="Arial"/>
                <w:color w:val="FF0000"/>
                <w:szCs w:val="20"/>
              </w:rPr>
            </w:pPr>
            <w:r w:rsidRPr="00C47224">
              <w:rPr>
                <w:szCs w:val="20"/>
              </w:rPr>
              <w:t>boolean</w:t>
            </w:r>
          </w:p>
          <w:p w14:paraId="746CF5FB" w14:textId="2EC383F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3258537" w14:textId="6676BB98" w:rsidR="00C47224" w:rsidRPr="00BE6842" w:rsidRDefault="00C47224" w:rsidP="00BE6842">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2174392B" w14:textId="33377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1B1E4C4B" w14:textId="77777777" w:rsidTr="00C47224">
        <w:tc>
          <w:tcPr>
            <w:tcW w:w="2660" w:type="dxa"/>
          </w:tcPr>
          <w:p w14:paraId="316FB0D0" w14:textId="5EA19CEB" w:rsidR="00C47224" w:rsidRPr="00C47224" w:rsidRDefault="00C47224" w:rsidP="000F306F">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24DED6FC" w14:textId="206E034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EA3699" w14:textId="696034EA" w:rsidR="00C47224" w:rsidRPr="00C47224" w:rsidRDefault="00C47224" w:rsidP="00D728C5">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1B3D5623" w14:textId="2BAAB98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0A0C7DE" w14:textId="77777777" w:rsidTr="00C47224">
        <w:tc>
          <w:tcPr>
            <w:tcW w:w="2660" w:type="dxa"/>
            <w:shd w:val="clear" w:color="auto" w:fill="D9D9D9" w:themeFill="background1" w:themeFillShade="D9"/>
          </w:tcPr>
          <w:p w14:paraId="7F4C7AE1" w14:textId="4F9D232C"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412F33D" w14:textId="5A5B3DB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560A3B68" w14:textId="795BF43D" w:rsidR="00C47224" w:rsidRPr="00C47224" w:rsidRDefault="00C47224" w:rsidP="000F306F">
            <w:pPr>
              <w:spacing w:line="226" w:lineRule="exact"/>
              <w:ind w:left="102"/>
              <w:rPr>
                <w:spacing w:val="-1"/>
                <w:szCs w:val="20"/>
              </w:rPr>
            </w:pPr>
          </w:p>
        </w:tc>
        <w:tc>
          <w:tcPr>
            <w:tcW w:w="1560" w:type="dxa"/>
            <w:shd w:val="clear" w:color="auto" w:fill="D9D9D9" w:themeFill="background1" w:themeFillShade="D9"/>
          </w:tcPr>
          <w:p w14:paraId="6195F339" w14:textId="73EE484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3CC3E9B9" w14:textId="77777777" w:rsidTr="00C47224">
        <w:tc>
          <w:tcPr>
            <w:tcW w:w="2660" w:type="dxa"/>
          </w:tcPr>
          <w:p w14:paraId="18FD3ABF" w14:textId="2F989F65"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45C36FE0" w14:textId="4425ED0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68FD1314" w14:textId="77777777" w:rsidR="00C47224" w:rsidRPr="00C47224" w:rsidRDefault="00C47224" w:rsidP="00BE6842">
            <w:pPr>
              <w:spacing w:line="226" w:lineRule="exact"/>
              <w:rPr>
                <w:spacing w:val="-1"/>
                <w:szCs w:val="20"/>
              </w:rPr>
            </w:pPr>
            <w:r w:rsidRPr="00C47224">
              <w:rPr>
                <w:spacing w:val="-1"/>
                <w:szCs w:val="20"/>
              </w:rPr>
              <w:t>Dokument/anteckning.</w:t>
            </w:r>
          </w:p>
          <w:p w14:paraId="75A7D0F1" w14:textId="7E038B1F" w:rsidR="00C47224" w:rsidRPr="00C47224" w:rsidRDefault="00C47224" w:rsidP="00D728C5">
            <w:pPr>
              <w:rPr>
                <w:rFonts w:cs="Arial"/>
                <w:i/>
                <w:szCs w:val="20"/>
              </w:rPr>
            </w:pPr>
          </w:p>
        </w:tc>
        <w:tc>
          <w:tcPr>
            <w:tcW w:w="1560" w:type="dxa"/>
          </w:tcPr>
          <w:p w14:paraId="4207B552" w14:textId="407DF28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0F68D7A1" w14:textId="77777777" w:rsidTr="00C47224">
        <w:tc>
          <w:tcPr>
            <w:tcW w:w="2660" w:type="dxa"/>
            <w:shd w:val="clear" w:color="auto" w:fill="auto"/>
          </w:tcPr>
          <w:p w14:paraId="37BF8AC5" w14:textId="24941773"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/../../clinicalDocumentNoteCode</w:t>
            </w:r>
          </w:p>
        </w:tc>
        <w:tc>
          <w:tcPr>
            <w:tcW w:w="1417" w:type="dxa"/>
            <w:shd w:val="clear" w:color="auto" w:fill="auto"/>
          </w:tcPr>
          <w:p w14:paraId="4A3B6B9A" w14:textId="1D9766F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5454EE29" w14:textId="77777777" w:rsidR="00C47224" w:rsidRPr="00C47224" w:rsidRDefault="00C47224" w:rsidP="00BE6842">
            <w:pPr>
              <w:spacing w:line="226" w:lineRule="exact"/>
              <w:rPr>
                <w:spacing w:val="-1"/>
                <w:szCs w:val="20"/>
              </w:rPr>
            </w:pPr>
            <w:r w:rsidRPr="00C47224">
              <w:rPr>
                <w:spacing w:val="-1"/>
                <w:szCs w:val="20"/>
              </w:rPr>
              <w:t>Obligatoriskt om clinicalDocumentTypeCode saknas. Får annars inte anges samtidigt med clinicalDocumentTypeCode.</w:t>
            </w:r>
          </w:p>
          <w:p w14:paraId="59418717" w14:textId="77777777" w:rsidR="00C47224" w:rsidRPr="00C47224" w:rsidRDefault="00C47224" w:rsidP="00C47224">
            <w:pPr>
              <w:spacing w:line="226" w:lineRule="exact"/>
              <w:ind w:left="102"/>
              <w:rPr>
                <w:spacing w:val="-1"/>
                <w:szCs w:val="20"/>
              </w:rPr>
            </w:pPr>
          </w:p>
          <w:p w14:paraId="41E86249" w14:textId="77777777" w:rsidR="00C47224" w:rsidRPr="00C47224" w:rsidRDefault="00C47224" w:rsidP="00BE6842">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0B0F57B3" w14:textId="77777777" w:rsidR="00C47224" w:rsidRPr="00C47224" w:rsidRDefault="00C47224" w:rsidP="00BE6842">
            <w:pPr>
              <w:spacing w:line="226" w:lineRule="exact"/>
              <w:rPr>
                <w:spacing w:val="-1"/>
                <w:szCs w:val="20"/>
              </w:rPr>
            </w:pPr>
            <w:r w:rsidRPr="00C47224">
              <w:rPr>
                <w:spacing w:val="-1"/>
                <w:szCs w:val="20"/>
              </w:rPr>
              <w:t xml:space="preserve">atb = åtgärd/Behandling, </w:t>
            </w:r>
          </w:p>
          <w:p w14:paraId="66A424F3" w14:textId="77777777" w:rsidR="00C47224" w:rsidRPr="00C47224" w:rsidRDefault="00C47224" w:rsidP="00BE6842">
            <w:pPr>
              <w:spacing w:line="226" w:lineRule="exact"/>
              <w:rPr>
                <w:spacing w:val="-1"/>
                <w:szCs w:val="20"/>
              </w:rPr>
            </w:pPr>
            <w:r w:rsidRPr="00C47224">
              <w:rPr>
                <w:spacing w:val="-1"/>
                <w:szCs w:val="20"/>
              </w:rPr>
              <w:t xml:space="preserve">sam = Sammanfattning, </w:t>
            </w:r>
          </w:p>
          <w:p w14:paraId="422A5D96" w14:textId="77777777" w:rsidR="00C47224" w:rsidRPr="00C47224" w:rsidRDefault="00C47224" w:rsidP="00BE6842">
            <w:pPr>
              <w:spacing w:line="226" w:lineRule="exact"/>
              <w:rPr>
                <w:spacing w:val="-1"/>
                <w:szCs w:val="20"/>
              </w:rPr>
            </w:pPr>
            <w:r w:rsidRPr="00C47224">
              <w:rPr>
                <w:spacing w:val="-1"/>
                <w:szCs w:val="20"/>
              </w:rPr>
              <w:t xml:space="preserve">sao = Samordning, </w:t>
            </w:r>
          </w:p>
          <w:p w14:paraId="6E551F21" w14:textId="77777777" w:rsidR="00C47224" w:rsidRPr="00C47224" w:rsidRDefault="00C47224" w:rsidP="00BE6842">
            <w:pPr>
              <w:spacing w:line="226" w:lineRule="exact"/>
              <w:rPr>
                <w:spacing w:val="-1"/>
                <w:szCs w:val="20"/>
              </w:rPr>
            </w:pPr>
            <w:r w:rsidRPr="00C47224">
              <w:rPr>
                <w:spacing w:val="-1"/>
                <w:szCs w:val="20"/>
              </w:rPr>
              <w:t xml:space="preserve">ins = Inskrivning, </w:t>
            </w:r>
          </w:p>
          <w:p w14:paraId="52981472" w14:textId="77777777" w:rsidR="00C47224" w:rsidRPr="00C47224" w:rsidRDefault="00C47224" w:rsidP="00BE6842">
            <w:pPr>
              <w:spacing w:line="226" w:lineRule="exact"/>
              <w:rPr>
                <w:spacing w:val="-1"/>
                <w:szCs w:val="20"/>
              </w:rPr>
            </w:pPr>
            <w:r w:rsidRPr="00C47224">
              <w:rPr>
                <w:spacing w:val="-1"/>
                <w:szCs w:val="20"/>
              </w:rPr>
              <w:t xml:space="preserve">slu = Slutanteckning,  </w:t>
            </w:r>
          </w:p>
          <w:p w14:paraId="2F554324" w14:textId="77777777" w:rsidR="00C47224" w:rsidRPr="00C47224" w:rsidRDefault="00C47224" w:rsidP="00BE6842">
            <w:pPr>
              <w:spacing w:line="226" w:lineRule="exact"/>
              <w:rPr>
                <w:spacing w:val="-1"/>
                <w:szCs w:val="20"/>
              </w:rPr>
            </w:pPr>
            <w:r w:rsidRPr="00C47224">
              <w:rPr>
                <w:spacing w:val="-1"/>
                <w:szCs w:val="20"/>
              </w:rPr>
              <w:t xml:space="preserve">auf = Anteckning utan fysiskt möte, </w:t>
            </w:r>
          </w:p>
          <w:p w14:paraId="74FD7ADD" w14:textId="77777777" w:rsidR="00C47224" w:rsidRPr="00C47224" w:rsidRDefault="00C47224" w:rsidP="00BE6842">
            <w:pPr>
              <w:spacing w:line="226" w:lineRule="exact"/>
              <w:rPr>
                <w:spacing w:val="-1"/>
                <w:szCs w:val="20"/>
              </w:rPr>
            </w:pPr>
            <w:r w:rsidRPr="00C47224">
              <w:rPr>
                <w:spacing w:val="-1"/>
                <w:szCs w:val="20"/>
              </w:rPr>
              <w:t xml:space="preserve">sva = Slutenvårdsanteckning, </w:t>
            </w:r>
          </w:p>
          <w:p w14:paraId="3B5F78BB" w14:textId="77777777" w:rsidR="00C47224" w:rsidRPr="00C47224" w:rsidRDefault="00C47224" w:rsidP="00BE6842">
            <w:pPr>
              <w:spacing w:line="226" w:lineRule="exact"/>
              <w:rPr>
                <w:spacing w:val="-1"/>
                <w:szCs w:val="20"/>
              </w:rPr>
            </w:pPr>
            <w:r w:rsidRPr="00C47224">
              <w:rPr>
                <w:spacing w:val="-1"/>
                <w:szCs w:val="20"/>
              </w:rPr>
              <w:t>bes = Besöksanteckning.</w:t>
            </w:r>
          </w:p>
          <w:p w14:paraId="649BCA16" w14:textId="02ECFE6F" w:rsidR="00C47224" w:rsidRPr="00C47224" w:rsidRDefault="00C47224" w:rsidP="00D728C5">
            <w:pPr>
              <w:rPr>
                <w:rFonts w:cs="Arial"/>
                <w:i/>
                <w:szCs w:val="20"/>
              </w:rPr>
            </w:pPr>
          </w:p>
        </w:tc>
        <w:tc>
          <w:tcPr>
            <w:tcW w:w="1560" w:type="dxa"/>
            <w:shd w:val="clear" w:color="auto" w:fill="auto"/>
          </w:tcPr>
          <w:p w14:paraId="47A49159" w14:textId="2A5787D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06B3798C" w14:textId="77777777" w:rsidTr="00C47224">
        <w:tc>
          <w:tcPr>
            <w:tcW w:w="2660" w:type="dxa"/>
            <w:shd w:val="clear" w:color="auto" w:fill="auto"/>
          </w:tcPr>
          <w:p w14:paraId="620A4A8A" w14:textId="77777777" w:rsidR="00C47224" w:rsidRPr="00C47224" w:rsidRDefault="00C47224" w:rsidP="00C47224">
            <w:pPr>
              <w:spacing w:line="229" w:lineRule="exact"/>
              <w:ind w:left="102"/>
              <w:rPr>
                <w:szCs w:val="20"/>
                <w:lang w:val="en-US"/>
              </w:rPr>
            </w:pPr>
            <w:r w:rsidRPr="00C47224">
              <w:rPr>
                <w:szCs w:val="20"/>
                <w:lang w:val="en-US"/>
              </w:rPr>
              <w:t>../../../clinicalDocumentTypeCode</w:t>
            </w:r>
          </w:p>
          <w:p w14:paraId="4EA02F59" w14:textId="7B03F63C"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shd w:val="clear" w:color="auto" w:fill="auto"/>
          </w:tcPr>
          <w:p w14:paraId="72454E55" w14:textId="6EE77AC9" w:rsidR="00C47224" w:rsidRPr="000946F5" w:rsidRDefault="00C47224" w:rsidP="000946F5">
            <w:pPr>
              <w:spacing w:line="226" w:lineRule="exact"/>
              <w:rPr>
                <w:szCs w:val="20"/>
                <w:lang w:val="en-US"/>
              </w:rPr>
            </w:pPr>
            <w:r w:rsidRPr="00C47224">
              <w:rPr>
                <w:szCs w:val="20"/>
                <w:lang w:val="en-US"/>
              </w:rPr>
              <w:t>ClinicalDocumentTypeCodeEnum</w:t>
            </w:r>
          </w:p>
        </w:tc>
        <w:tc>
          <w:tcPr>
            <w:tcW w:w="3969" w:type="dxa"/>
            <w:shd w:val="clear" w:color="auto" w:fill="auto"/>
          </w:tcPr>
          <w:p w14:paraId="54020620" w14:textId="77777777" w:rsidR="00C47224" w:rsidRPr="00C47224" w:rsidRDefault="00C47224" w:rsidP="000946F5">
            <w:pPr>
              <w:spacing w:line="226" w:lineRule="exact"/>
              <w:rPr>
                <w:spacing w:val="-1"/>
                <w:szCs w:val="20"/>
              </w:rPr>
            </w:pPr>
            <w:r w:rsidRPr="00C47224">
              <w:rPr>
                <w:spacing w:val="-1"/>
                <w:szCs w:val="20"/>
              </w:rPr>
              <w:t xml:space="preserve">Obligatoriskt om clinicalDocumentNoteCode saknas. Får annars inte anges samtidigt med clinicalDocumentNoteCode. Detta fält </w:t>
            </w:r>
            <w:r w:rsidRPr="00C47224">
              <w:rPr>
                <w:spacing w:val="-1"/>
                <w:szCs w:val="20"/>
              </w:rPr>
              <w:lastRenderedPageBreak/>
              <w:t>kommer att utgå i nästa huvudversion. Får endast användas vid anslutning mot befintlig NPÖ-anslutning där detta kodverk redan används.</w:t>
            </w:r>
          </w:p>
          <w:p w14:paraId="6CB1EA8A" w14:textId="77777777" w:rsidR="00C47224" w:rsidRPr="00C47224" w:rsidRDefault="00C47224" w:rsidP="00C47224">
            <w:pPr>
              <w:spacing w:line="226" w:lineRule="exact"/>
              <w:ind w:left="102"/>
              <w:rPr>
                <w:spacing w:val="-1"/>
                <w:szCs w:val="20"/>
              </w:rPr>
            </w:pPr>
          </w:p>
          <w:p w14:paraId="007FA613" w14:textId="77777777" w:rsidR="00C47224" w:rsidRPr="00C47224" w:rsidRDefault="00C47224" w:rsidP="000946F5">
            <w:pPr>
              <w:spacing w:line="226" w:lineRule="exact"/>
              <w:rPr>
                <w:spacing w:val="-1"/>
                <w:szCs w:val="20"/>
              </w:rPr>
            </w:pPr>
            <w:r w:rsidRPr="00C47224">
              <w:rPr>
                <w:spacing w:val="-1"/>
                <w:szCs w:val="20"/>
              </w:rPr>
              <w:t>Epikris = epi</w:t>
            </w:r>
          </w:p>
          <w:p w14:paraId="3C12D6C8" w14:textId="77777777" w:rsidR="00C47224" w:rsidRPr="00C47224" w:rsidRDefault="00C47224" w:rsidP="000946F5">
            <w:pPr>
              <w:spacing w:line="226" w:lineRule="exact"/>
              <w:rPr>
                <w:spacing w:val="-1"/>
                <w:szCs w:val="20"/>
              </w:rPr>
            </w:pPr>
            <w:r w:rsidRPr="00C47224">
              <w:rPr>
                <w:spacing w:val="-1"/>
                <w:szCs w:val="20"/>
              </w:rPr>
              <w:t xml:space="preserve">Intagninganteckning = </w:t>
            </w:r>
            <w:proofErr w:type="gramStart"/>
            <w:r w:rsidRPr="00C47224">
              <w:rPr>
                <w:spacing w:val="-1"/>
                <w:szCs w:val="20"/>
              </w:rPr>
              <w:t>int</w:t>
            </w:r>
            <w:proofErr w:type="gramEnd"/>
          </w:p>
          <w:p w14:paraId="39C6931F" w14:textId="77777777" w:rsidR="00C47224" w:rsidRPr="00C47224" w:rsidRDefault="00C47224" w:rsidP="000946F5">
            <w:pPr>
              <w:spacing w:line="226" w:lineRule="exact"/>
              <w:rPr>
                <w:spacing w:val="-1"/>
                <w:szCs w:val="20"/>
              </w:rPr>
            </w:pPr>
            <w:r w:rsidRPr="00C47224">
              <w:rPr>
                <w:spacing w:val="-1"/>
                <w:szCs w:val="20"/>
              </w:rPr>
              <w:t>Daganteckning = dag</w:t>
            </w:r>
          </w:p>
          <w:p w14:paraId="1206D0C0" w14:textId="77777777" w:rsidR="00C47224" w:rsidRPr="00C47224" w:rsidRDefault="00C47224" w:rsidP="000946F5">
            <w:pPr>
              <w:spacing w:line="226" w:lineRule="exact"/>
              <w:rPr>
                <w:spacing w:val="-1"/>
                <w:szCs w:val="20"/>
              </w:rPr>
            </w:pPr>
            <w:r w:rsidRPr="00C47224">
              <w:rPr>
                <w:spacing w:val="-1"/>
                <w:szCs w:val="20"/>
              </w:rPr>
              <w:t>Öppenvårdsanteckning = ova Öppenvårdssammanfattning = ovs</w:t>
            </w:r>
          </w:p>
          <w:p w14:paraId="67DB0D62" w14:textId="2A8309FA" w:rsidR="00C47224" w:rsidRPr="00C47224" w:rsidRDefault="00C47224" w:rsidP="00D728C5">
            <w:pPr>
              <w:rPr>
                <w:rFonts w:cs="Arial"/>
                <w:i/>
                <w:szCs w:val="20"/>
              </w:rPr>
            </w:pPr>
            <w:r w:rsidRPr="00C47224">
              <w:rPr>
                <w:spacing w:val="-1"/>
                <w:szCs w:val="20"/>
              </w:rPr>
              <w:t>Övrigt document = ovr</w:t>
            </w:r>
          </w:p>
        </w:tc>
        <w:tc>
          <w:tcPr>
            <w:tcW w:w="1560" w:type="dxa"/>
            <w:shd w:val="clear" w:color="auto" w:fill="auto"/>
          </w:tcPr>
          <w:p w14:paraId="599D6834" w14:textId="478CC05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32CD30A7" w14:textId="77777777" w:rsidTr="00C47224">
        <w:tc>
          <w:tcPr>
            <w:tcW w:w="2660" w:type="dxa"/>
          </w:tcPr>
          <w:p w14:paraId="13CA4C30" w14:textId="048DA521"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lastRenderedPageBreak/>
              <w:t>..</w:t>
            </w:r>
            <w:proofErr w:type="gramEnd"/>
            <w:r w:rsidRPr="00C47224">
              <w:rPr>
                <w:rFonts w:ascii="Georgia" w:hAnsi="Georgia"/>
                <w:sz w:val="20"/>
                <w:szCs w:val="20"/>
              </w:rPr>
              <w:t>/../../clinicalDocumentNoteTitle</w:t>
            </w:r>
          </w:p>
        </w:tc>
        <w:tc>
          <w:tcPr>
            <w:tcW w:w="1417" w:type="dxa"/>
          </w:tcPr>
          <w:p w14:paraId="52D998BD" w14:textId="76D9B97A"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64F552ED" w14:textId="77777777" w:rsidR="00C47224" w:rsidRPr="00C47224" w:rsidRDefault="00C47224" w:rsidP="000946F5">
            <w:pPr>
              <w:spacing w:line="226" w:lineRule="exact"/>
              <w:rPr>
                <w:spacing w:val="-1"/>
                <w:szCs w:val="20"/>
              </w:rPr>
            </w:pPr>
            <w:r w:rsidRPr="00C47224">
              <w:rPr>
                <w:spacing w:val="-1"/>
                <w:szCs w:val="20"/>
              </w:rPr>
              <w:t>Titel på dokument</w:t>
            </w:r>
          </w:p>
          <w:p w14:paraId="00C5798F" w14:textId="03A82738" w:rsidR="00C47224" w:rsidRPr="00C47224" w:rsidRDefault="00C47224" w:rsidP="00D728C5">
            <w:pPr>
              <w:rPr>
                <w:rFonts w:cs="Arial"/>
                <w:i/>
                <w:szCs w:val="20"/>
              </w:rPr>
            </w:pPr>
          </w:p>
        </w:tc>
        <w:tc>
          <w:tcPr>
            <w:tcW w:w="1560" w:type="dxa"/>
          </w:tcPr>
          <w:p w14:paraId="32D50FD5" w14:textId="3E8BFC4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0D2323D" w14:textId="77777777" w:rsidTr="00C47224">
        <w:tc>
          <w:tcPr>
            <w:tcW w:w="2660" w:type="dxa"/>
          </w:tcPr>
          <w:p w14:paraId="3EC73A7A"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/../../clinicalDocumentNoteText</w:t>
            </w:r>
          </w:p>
          <w:p w14:paraId="6619C9F1" w14:textId="1B58F54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06650576" w14:textId="2C93536F"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7BB1F906" w14:textId="77777777" w:rsidR="00C47224" w:rsidRPr="00C47224" w:rsidRDefault="00C47224" w:rsidP="000946F5">
            <w:pPr>
              <w:spacing w:line="226" w:lineRule="exact"/>
              <w:rPr>
                <w:szCs w:val="20"/>
              </w:rPr>
            </w:pPr>
            <w:r w:rsidRPr="00C47224">
              <w:rPr>
                <w:szCs w:val="20"/>
              </w:rPr>
              <w:t>Dokumentets innehåll i text. Något av clinicalDocumentNoteText eller multimediaEntry ska vara ifyllt.</w:t>
            </w:r>
          </w:p>
          <w:p w14:paraId="75AB5F6D" w14:textId="77777777" w:rsidR="00C47224" w:rsidRPr="00C47224" w:rsidRDefault="00C47224" w:rsidP="00C47224">
            <w:pPr>
              <w:spacing w:line="226" w:lineRule="exact"/>
              <w:ind w:left="102"/>
              <w:rPr>
                <w:szCs w:val="20"/>
              </w:rPr>
            </w:pPr>
          </w:p>
          <w:p w14:paraId="6C8F2A59" w14:textId="4A78C95D" w:rsidR="00C47224" w:rsidRPr="00C47224" w:rsidRDefault="00C47224" w:rsidP="00D728C5">
            <w:pPr>
              <w:rPr>
                <w:rFonts w:cs="Arial"/>
                <w:i/>
                <w:szCs w:val="20"/>
              </w:rPr>
            </w:pPr>
            <w:r w:rsidRPr="00C47224">
              <w:rPr>
                <w:spacing w:val="-1"/>
                <w:szCs w:val="20"/>
              </w:rPr>
              <w:t>För formatteringsmöjlighet enligt DocBook-standarden, se</w:t>
            </w:r>
            <w:proofErr w:type="gramStart"/>
            <w:r w:rsidRPr="00C47224">
              <w:rPr>
                <w:spacing w:val="-1"/>
                <w:szCs w:val="20"/>
              </w:rPr>
              <w:t xml:space="preserve"> §5</w:t>
            </w:r>
            <w:proofErr w:type="gramEnd"/>
            <w:r w:rsidRPr="00C47224">
              <w:rPr>
                <w:spacing w:val="-1"/>
                <w:szCs w:val="20"/>
              </w:rPr>
              <w:t>.4 DocBook-format för clinicalDocumentNoteText-fältet.</w:t>
            </w:r>
          </w:p>
        </w:tc>
        <w:tc>
          <w:tcPr>
            <w:tcW w:w="1560" w:type="dxa"/>
          </w:tcPr>
          <w:p w14:paraId="4B589829" w14:textId="0C12C93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2CC1B5E" w14:textId="77777777" w:rsidTr="00C47224">
        <w:tc>
          <w:tcPr>
            <w:tcW w:w="2660" w:type="dxa"/>
          </w:tcPr>
          <w:p w14:paraId="7236CB3F"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/../../multimediaEntry</w:t>
            </w:r>
          </w:p>
          <w:p w14:paraId="10675595" w14:textId="47BE7FBA"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5DFB676D" w14:textId="77777777" w:rsidR="00C47224" w:rsidRPr="00C47224" w:rsidRDefault="00C47224" w:rsidP="00C47224">
            <w:pPr>
              <w:spacing w:line="229" w:lineRule="exact"/>
              <w:ind w:left="102"/>
              <w:rPr>
                <w:szCs w:val="20"/>
              </w:rPr>
            </w:pPr>
            <w:r w:rsidRPr="00C47224">
              <w:rPr>
                <w:szCs w:val="20"/>
              </w:rPr>
              <w:t>MultimediaType</w:t>
            </w:r>
          </w:p>
          <w:p w14:paraId="674AE17C" w14:textId="3B20376F" w:rsidR="00C47224" w:rsidRPr="00C47224" w:rsidRDefault="00C47224" w:rsidP="00514BAB">
            <w:pPr>
              <w:pStyle w:val="TableParagraph"/>
              <w:spacing w:line="226" w:lineRule="exact"/>
              <w:ind w:left="102"/>
              <w:rPr>
                <w:rFonts w:ascii="Georgia" w:hAnsi="Georgia" w:cs="Arial"/>
                <w:color w:val="000000"/>
                <w:sz w:val="20"/>
                <w:szCs w:val="20"/>
                <w:lang w:eastAsia="sv-SE"/>
              </w:rPr>
            </w:pPr>
          </w:p>
        </w:tc>
        <w:tc>
          <w:tcPr>
            <w:tcW w:w="3969" w:type="dxa"/>
          </w:tcPr>
          <w:p w14:paraId="0BD241D1" w14:textId="77777777" w:rsidR="00C47224" w:rsidRPr="00C47224" w:rsidRDefault="00C47224" w:rsidP="000946F5">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3EB94044" w14:textId="10BBB317" w:rsidR="00C47224" w:rsidRPr="00C47224" w:rsidRDefault="00C47224" w:rsidP="00D728C5">
            <w:pPr>
              <w:rPr>
                <w:rFonts w:cs="Arial"/>
                <w:szCs w:val="20"/>
              </w:rPr>
            </w:pPr>
          </w:p>
        </w:tc>
        <w:tc>
          <w:tcPr>
            <w:tcW w:w="1560" w:type="dxa"/>
          </w:tcPr>
          <w:p w14:paraId="63E351F5" w14:textId="01E1D280"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BE54CC" w:rsidRPr="00BE54CC" w14:paraId="3FFD1CC6" w14:textId="77777777" w:rsidTr="00C47224">
        <w:tc>
          <w:tcPr>
            <w:tcW w:w="2660" w:type="dxa"/>
          </w:tcPr>
          <w:p w14:paraId="1FF73508" w14:textId="0ECC072C"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69BA4979" w14:textId="77777777" w:rsidR="00BE54CC" w:rsidRPr="00BE54CC" w:rsidRDefault="00BE54CC" w:rsidP="00C47224">
            <w:pPr>
              <w:spacing w:line="226" w:lineRule="exact"/>
              <w:ind w:left="102"/>
              <w:rPr>
                <w:color w:val="FF0000"/>
                <w:spacing w:val="-1"/>
                <w:szCs w:val="20"/>
                <w:lang w:val="en-US"/>
              </w:rPr>
            </w:pPr>
          </w:p>
        </w:tc>
        <w:tc>
          <w:tcPr>
            <w:tcW w:w="3969" w:type="dxa"/>
          </w:tcPr>
          <w:p w14:paraId="2AA1916F" w14:textId="78566E34" w:rsidR="00BE54CC" w:rsidRPr="00BE54CC" w:rsidRDefault="00230CD8" w:rsidP="00D728C5">
            <w:pPr>
              <w:rPr>
                <w:color w:val="FF0000"/>
                <w:spacing w:val="-1"/>
                <w:szCs w:val="20"/>
                <w:lang w:val="en-US"/>
              </w:rPr>
            </w:pPr>
            <w:r>
              <w:rPr>
                <w:color w:val="FF0000"/>
                <w:spacing w:val="-1"/>
                <w:szCs w:val="20"/>
                <w:lang w:val="en-US"/>
              </w:rPr>
              <w:t>N/A</w:t>
            </w:r>
          </w:p>
        </w:tc>
        <w:tc>
          <w:tcPr>
            <w:tcW w:w="1560" w:type="dxa"/>
          </w:tcPr>
          <w:p w14:paraId="13550713" w14:textId="443BDE54"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0..0</w:t>
            </w:r>
          </w:p>
        </w:tc>
      </w:tr>
      <w:tr w:rsidR="00C47224" w:rsidRPr="00BE54CC" w14:paraId="1379ED0C" w14:textId="77777777" w:rsidTr="00C47224">
        <w:tc>
          <w:tcPr>
            <w:tcW w:w="2660" w:type="dxa"/>
          </w:tcPr>
          <w:p w14:paraId="14002AEB" w14:textId="77777777" w:rsidR="00C47224" w:rsidRPr="00BE54CC" w:rsidRDefault="00C47224" w:rsidP="00C47224">
            <w:pPr>
              <w:spacing w:line="226" w:lineRule="exact"/>
              <w:ind w:left="102"/>
              <w:rPr>
                <w:spacing w:val="-1"/>
                <w:szCs w:val="20"/>
                <w:lang w:val="en-US"/>
              </w:rPr>
            </w:pPr>
            <w:r w:rsidRPr="00BE54CC">
              <w:rPr>
                <w:spacing w:val="-1"/>
                <w:szCs w:val="20"/>
                <w:lang w:val="en-US"/>
              </w:rPr>
              <w:t>../../../../ mediaType</w:t>
            </w:r>
          </w:p>
          <w:p w14:paraId="5D023A74" w14:textId="4F553C8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0941C97" w14:textId="77777777" w:rsidR="00C47224" w:rsidRPr="00BE54CC" w:rsidRDefault="00C47224" w:rsidP="00C47224">
            <w:pPr>
              <w:spacing w:line="226" w:lineRule="exact"/>
              <w:ind w:left="102"/>
              <w:rPr>
                <w:spacing w:val="-1"/>
                <w:szCs w:val="20"/>
                <w:lang w:val="en-US"/>
              </w:rPr>
            </w:pPr>
            <w:r w:rsidRPr="00BE54CC">
              <w:rPr>
                <w:spacing w:val="-1"/>
                <w:szCs w:val="20"/>
                <w:lang w:val="en-US"/>
              </w:rPr>
              <w:t>MediaTypeEnum</w:t>
            </w:r>
          </w:p>
          <w:p w14:paraId="39896CDA" w14:textId="657B270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p>
        </w:tc>
        <w:tc>
          <w:tcPr>
            <w:tcW w:w="3969" w:type="dxa"/>
          </w:tcPr>
          <w:p w14:paraId="6821B292" w14:textId="2E393406" w:rsidR="00C47224" w:rsidRPr="00BA5402" w:rsidRDefault="00C47224" w:rsidP="00D728C5">
            <w:pPr>
              <w:rPr>
                <w:rFonts w:cs="Arial"/>
                <w:i/>
                <w:szCs w:val="20"/>
              </w:rPr>
            </w:pPr>
            <w:r w:rsidRPr="00BA5402">
              <w:rPr>
                <w:spacing w:val="-1"/>
                <w:szCs w:val="20"/>
              </w:rPr>
              <w:t>Typ av multimedia (enligt HL7).</w:t>
            </w:r>
          </w:p>
        </w:tc>
        <w:tc>
          <w:tcPr>
            <w:tcW w:w="1560" w:type="dxa"/>
          </w:tcPr>
          <w:p w14:paraId="4AA97332" w14:textId="77777777" w:rsidR="00C47224" w:rsidRPr="00BE54CC" w:rsidRDefault="00C47224" w:rsidP="00C47224">
            <w:pPr>
              <w:spacing w:line="226" w:lineRule="exact"/>
              <w:ind w:left="102"/>
              <w:rPr>
                <w:spacing w:val="-1"/>
                <w:szCs w:val="20"/>
                <w:lang w:val="en-US"/>
              </w:rPr>
            </w:pPr>
            <w:r w:rsidRPr="00BE54CC">
              <w:rPr>
                <w:spacing w:val="-1"/>
                <w:szCs w:val="20"/>
                <w:lang w:val="en-US"/>
              </w:rPr>
              <w:t>1..1</w:t>
            </w:r>
          </w:p>
          <w:p w14:paraId="6FCC80E6" w14:textId="638D9C13" w:rsidR="00C47224" w:rsidRPr="00BE54CC" w:rsidRDefault="00C47224" w:rsidP="00514BAB">
            <w:pPr>
              <w:pStyle w:val="TableParagraph"/>
              <w:spacing w:line="226" w:lineRule="exact"/>
              <w:ind w:left="102"/>
              <w:rPr>
                <w:rFonts w:ascii="Georgia" w:hAnsi="Georgia"/>
                <w:i/>
                <w:sz w:val="20"/>
                <w:szCs w:val="20"/>
                <w:lang w:val="en-US"/>
              </w:rPr>
            </w:pPr>
          </w:p>
        </w:tc>
      </w:tr>
      <w:tr w:rsidR="00C47224" w14:paraId="6B272E87" w14:textId="77777777" w:rsidTr="00C47224">
        <w:tc>
          <w:tcPr>
            <w:tcW w:w="2660" w:type="dxa"/>
          </w:tcPr>
          <w:p w14:paraId="4022969F" w14:textId="7E9B2233" w:rsidR="00C47224" w:rsidRPr="00C47224" w:rsidRDefault="00C47224" w:rsidP="00514BAB">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09F92EE7" w14:textId="51FEC5A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3788FEED" w14:textId="6374FCDB" w:rsidR="00C47224" w:rsidRPr="00C47224" w:rsidRDefault="00C47224" w:rsidP="00D728C5">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E3F9018" w14:textId="77777777" w:rsidR="00C47224" w:rsidRPr="00C47224" w:rsidRDefault="00C47224" w:rsidP="00C47224">
            <w:pPr>
              <w:spacing w:line="226" w:lineRule="exact"/>
              <w:ind w:left="102"/>
              <w:rPr>
                <w:spacing w:val="-1"/>
                <w:szCs w:val="20"/>
              </w:rPr>
            </w:pPr>
            <w:r w:rsidRPr="00C47224">
              <w:rPr>
                <w:spacing w:val="-1"/>
                <w:szCs w:val="20"/>
              </w:rPr>
              <w:t>0</w:t>
            </w:r>
            <w:proofErr w:type="gramStart"/>
            <w:r w:rsidRPr="00C47224">
              <w:rPr>
                <w:spacing w:val="-1"/>
                <w:szCs w:val="20"/>
              </w:rPr>
              <w:t>..</w:t>
            </w:r>
            <w:proofErr w:type="gramEnd"/>
            <w:r w:rsidRPr="00C47224">
              <w:rPr>
                <w:spacing w:val="-1"/>
                <w:szCs w:val="20"/>
              </w:rPr>
              <w:t>1</w:t>
            </w:r>
          </w:p>
          <w:p w14:paraId="1DA8ADFB" w14:textId="1A154D34" w:rsidR="00C47224" w:rsidRPr="00C47224" w:rsidRDefault="00C47224" w:rsidP="00514BAB">
            <w:pPr>
              <w:pStyle w:val="TableParagraph"/>
              <w:spacing w:line="226" w:lineRule="exact"/>
              <w:ind w:left="102"/>
              <w:rPr>
                <w:rFonts w:ascii="Georgia" w:hAnsi="Georgia"/>
                <w:i/>
                <w:sz w:val="20"/>
                <w:szCs w:val="20"/>
              </w:rPr>
            </w:pPr>
          </w:p>
        </w:tc>
      </w:tr>
      <w:tr w:rsidR="00C47224" w14:paraId="684D6662" w14:textId="77777777" w:rsidTr="00C47224">
        <w:tc>
          <w:tcPr>
            <w:tcW w:w="2660" w:type="dxa"/>
          </w:tcPr>
          <w:p w14:paraId="1CB02B9A"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/../../../reference</w:t>
            </w:r>
          </w:p>
          <w:p w14:paraId="3F220610" w14:textId="2787B825"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174F5B5F" w14:textId="71413435" w:rsidR="00C47224" w:rsidRPr="00C47224" w:rsidRDefault="00C47224" w:rsidP="00514BAB">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5A7110E5" w14:textId="6597C365" w:rsidR="00C47224" w:rsidRPr="00C47224" w:rsidRDefault="00C47224" w:rsidP="00D728C5">
            <w:pPr>
              <w:rPr>
                <w:rFonts w:cs="Arial"/>
                <w:szCs w:val="20"/>
              </w:rPr>
            </w:pPr>
            <w:r w:rsidRPr="00C47224">
              <w:rPr>
                <w:spacing w:val="-1"/>
                <w:szCs w:val="20"/>
              </w:rPr>
              <w:t>Referens till extern bild i form av en URL. Ett och endast ett av attributen value och reference ska anges.</w:t>
            </w:r>
          </w:p>
        </w:tc>
        <w:tc>
          <w:tcPr>
            <w:tcW w:w="1560" w:type="dxa"/>
          </w:tcPr>
          <w:p w14:paraId="3EA202AC" w14:textId="6A1D3FB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698A07CE" w14:textId="77777777" w:rsidTr="00C47224">
        <w:tc>
          <w:tcPr>
            <w:tcW w:w="2660" w:type="dxa"/>
          </w:tcPr>
          <w:p w14:paraId="4046869F" w14:textId="77777777" w:rsidR="00C47224" w:rsidRPr="00C47224" w:rsidRDefault="00C47224" w:rsidP="00C47224">
            <w:pPr>
              <w:rPr>
                <w:szCs w:val="20"/>
                <w:lang w:val="en-US"/>
              </w:rPr>
            </w:pPr>
            <w:r w:rsidRPr="00C47224">
              <w:rPr>
                <w:szCs w:val="20"/>
                <w:lang w:val="en-US"/>
              </w:rPr>
              <w:t>../../../dissentingOpinion</w:t>
            </w:r>
          </w:p>
          <w:p w14:paraId="27BAD034" w14:textId="7F216C5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4D23375" w14:textId="6AE7FAD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4F0CDDCE" w14:textId="4EA70BB1" w:rsidR="00C47224" w:rsidRPr="00C47224" w:rsidRDefault="00C47224" w:rsidP="00D728C5">
            <w:pPr>
              <w:rPr>
                <w:rFonts w:cs="Arial"/>
                <w:i/>
                <w:szCs w:val="20"/>
              </w:rPr>
            </w:pPr>
            <w:r w:rsidRPr="00C47224">
              <w:rPr>
                <w:spacing w:val="-1"/>
                <w:szCs w:val="20"/>
              </w:rPr>
              <w:t xml:space="preserve">Om patienten eller någon för denna </w:t>
            </w:r>
            <w:proofErr w:type="gramStart"/>
            <w:r w:rsidRPr="00C47224">
              <w:rPr>
                <w:spacing w:val="-1"/>
                <w:szCs w:val="20"/>
              </w:rPr>
              <w:t>ansvarig</w:t>
            </w:r>
            <w:proofErr w:type="gramEnd"/>
            <w:r w:rsidRPr="00C47224">
              <w:rPr>
                <w:spacing w:val="-1"/>
                <w:szCs w:val="20"/>
              </w:rPr>
              <w:t xml:space="preserve"> person (exempelvis förälder eller god man) har lämnat en avvikande åsikt till journalnotatet, skalldessa </w:t>
            </w:r>
          </w:p>
        </w:tc>
        <w:tc>
          <w:tcPr>
            <w:tcW w:w="1560" w:type="dxa"/>
          </w:tcPr>
          <w:p w14:paraId="3BA5FA8F" w14:textId="19EF5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C47224" w14:paraId="1E7EE89A" w14:textId="77777777" w:rsidTr="00C47224">
        <w:tc>
          <w:tcPr>
            <w:tcW w:w="2660" w:type="dxa"/>
            <w:shd w:val="clear" w:color="auto" w:fill="auto"/>
          </w:tcPr>
          <w:p w14:paraId="4F1704CA" w14:textId="646F07C8"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411F9AF1" w14:textId="62A19241"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7487D60E" w14:textId="75C16108" w:rsidR="00C47224" w:rsidRPr="00C47224" w:rsidRDefault="00C47224" w:rsidP="00D728C5">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1A2BD45E" w14:textId="22913B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B03C8AE" w14:textId="77777777" w:rsidTr="00C47224">
        <w:tc>
          <w:tcPr>
            <w:tcW w:w="2660" w:type="dxa"/>
          </w:tcPr>
          <w:p w14:paraId="69F98D3A" w14:textId="1EC0E9E0"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25ABE7F4" w14:textId="426D77E9"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EEE351C" w14:textId="52BE3C78" w:rsidR="00C47224" w:rsidRPr="00C47224" w:rsidRDefault="00C47224" w:rsidP="00D728C5">
            <w:pPr>
              <w:rPr>
                <w:rFonts w:cs="Arial"/>
                <w:i/>
                <w:szCs w:val="20"/>
              </w:rPr>
            </w:pPr>
            <w:r w:rsidRPr="00C47224">
              <w:rPr>
                <w:spacing w:val="-1"/>
                <w:szCs w:val="20"/>
              </w:rPr>
              <w:t xml:space="preserve">En universellt unik identifierare för den </w:t>
            </w:r>
            <w:r w:rsidRPr="00C47224">
              <w:rPr>
                <w:spacing w:val="-1"/>
                <w:szCs w:val="20"/>
              </w:rPr>
              <w:lastRenderedPageBreak/>
              <w:t>avvikande åsikten eller en identifierare som tillsammans med värdet för ”extention” ger en universellt unik identifierare.</w:t>
            </w:r>
          </w:p>
        </w:tc>
        <w:tc>
          <w:tcPr>
            <w:tcW w:w="1560" w:type="dxa"/>
          </w:tcPr>
          <w:p w14:paraId="2378593A" w14:textId="39D98B7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1..1</w:t>
            </w:r>
          </w:p>
        </w:tc>
      </w:tr>
      <w:tr w:rsidR="00C47224" w14:paraId="3B9FF62E" w14:textId="77777777" w:rsidTr="00C47224">
        <w:tc>
          <w:tcPr>
            <w:tcW w:w="2660" w:type="dxa"/>
          </w:tcPr>
          <w:p w14:paraId="6E8E6611" w14:textId="66E8F59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../../../../extension</w:t>
            </w:r>
          </w:p>
        </w:tc>
        <w:tc>
          <w:tcPr>
            <w:tcW w:w="1417" w:type="dxa"/>
          </w:tcPr>
          <w:p w14:paraId="67EE847F" w14:textId="3342B7A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45DF2C0" w14:textId="05DA9037" w:rsidR="00C47224" w:rsidRPr="00C47224" w:rsidRDefault="00C47224" w:rsidP="00D728C5">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633677D4" w14:textId="72E3B1B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1BFDD45F" w14:textId="77777777" w:rsidTr="00C47224">
        <w:tc>
          <w:tcPr>
            <w:tcW w:w="2660" w:type="dxa"/>
          </w:tcPr>
          <w:p w14:paraId="7D5CE497" w14:textId="7B8D137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6FBA6279" w14:textId="69FCDE6E"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5C60B244" w14:textId="5C6290CB" w:rsidR="00C47224" w:rsidRPr="00C47224" w:rsidRDefault="00C47224" w:rsidP="00D728C5">
            <w:pPr>
              <w:rPr>
                <w:rFonts w:cs="Arial"/>
                <w:i/>
                <w:szCs w:val="20"/>
              </w:rPr>
            </w:pPr>
            <w:r w:rsidRPr="00C47224">
              <w:rPr>
                <w:spacing w:val="-1"/>
                <w:szCs w:val="20"/>
              </w:rPr>
              <w:t>Tidpunkten då den avvikande åsikten författades.</w:t>
            </w:r>
          </w:p>
        </w:tc>
        <w:tc>
          <w:tcPr>
            <w:tcW w:w="1560" w:type="dxa"/>
          </w:tcPr>
          <w:p w14:paraId="04A3D3B7" w14:textId="26840DD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42C57CE" w14:textId="77777777" w:rsidTr="00C47224">
        <w:tc>
          <w:tcPr>
            <w:tcW w:w="2660" w:type="dxa"/>
          </w:tcPr>
          <w:p w14:paraId="67E27A3A" w14:textId="4190289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7677F003" w14:textId="08C4D83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723FA756" w14:textId="0844341B" w:rsidR="00C47224" w:rsidRPr="00C47224" w:rsidRDefault="00C47224" w:rsidP="00D728C5">
            <w:pPr>
              <w:rPr>
                <w:rFonts w:cs="Arial"/>
                <w:szCs w:val="20"/>
              </w:rPr>
            </w:pPr>
            <w:r w:rsidRPr="00C47224">
              <w:rPr>
                <w:spacing w:val="-1"/>
                <w:szCs w:val="20"/>
              </w:rPr>
              <w:t>Text som innehåller själva den avvikande åsikten.</w:t>
            </w:r>
          </w:p>
        </w:tc>
        <w:tc>
          <w:tcPr>
            <w:tcW w:w="1560" w:type="dxa"/>
          </w:tcPr>
          <w:p w14:paraId="0F037F03" w14:textId="1066D0F7"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043CCEB1" w14:textId="77777777" w:rsidTr="00C47224">
        <w:tc>
          <w:tcPr>
            <w:tcW w:w="2660" w:type="dxa"/>
          </w:tcPr>
          <w:p w14:paraId="2055A09F" w14:textId="5594AE0E"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0FFFA9CA" w14:textId="7049B76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5E215C6F" w14:textId="72978A50" w:rsidR="00C47224" w:rsidRPr="00C47224" w:rsidRDefault="00C47224" w:rsidP="00D728C5">
            <w:pPr>
              <w:rPr>
                <w:rFonts w:cs="Arial"/>
                <w:i/>
                <w:szCs w:val="20"/>
              </w:rPr>
            </w:pPr>
            <w:r w:rsidRPr="00C47224">
              <w:rPr>
                <w:spacing w:val="-1"/>
                <w:szCs w:val="20"/>
              </w:rPr>
              <w:t>Id för författaren av den avvikande åsikten</w:t>
            </w:r>
          </w:p>
        </w:tc>
        <w:tc>
          <w:tcPr>
            <w:tcW w:w="1560" w:type="dxa"/>
          </w:tcPr>
          <w:p w14:paraId="40E3F50D" w14:textId="75B386C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1B40A84" w14:textId="77777777" w:rsidTr="00C47224">
        <w:tc>
          <w:tcPr>
            <w:tcW w:w="2660" w:type="dxa"/>
          </w:tcPr>
          <w:p w14:paraId="04ED2F20" w14:textId="25C147C0"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1A3581FE" w14:textId="73C6458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1C8BCED" w14:textId="1E02633B" w:rsidR="00C47224" w:rsidRPr="00C47224" w:rsidRDefault="00C47224" w:rsidP="00D728C5">
            <w:pPr>
              <w:rPr>
                <w:rFonts w:cs="Arial"/>
                <w:i/>
                <w:szCs w:val="20"/>
              </w:rPr>
            </w:pPr>
            <w:r w:rsidRPr="00C47224">
              <w:rPr>
                <w:szCs w:val="20"/>
              </w:rPr>
              <w:t>Sätts till personens identifierare. Anges med 12 tecken utan avskiljare.</w:t>
            </w:r>
          </w:p>
        </w:tc>
        <w:tc>
          <w:tcPr>
            <w:tcW w:w="1560" w:type="dxa"/>
          </w:tcPr>
          <w:p w14:paraId="5D0486CB" w14:textId="5952415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970E82" w14:textId="77777777" w:rsidTr="00C47224">
        <w:tc>
          <w:tcPr>
            <w:tcW w:w="2660" w:type="dxa"/>
          </w:tcPr>
          <w:p w14:paraId="0ACDECA5" w14:textId="060574F4"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8FC3F86" w14:textId="1851803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19E3839" w14:textId="77777777" w:rsidR="00C47224" w:rsidRPr="00C47224" w:rsidRDefault="00C47224" w:rsidP="000946F5">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201DB965" w14:textId="09B00AE2" w:rsidR="00C47224" w:rsidRPr="00C47224" w:rsidRDefault="00C47224" w:rsidP="00D728C5">
            <w:pPr>
              <w:rPr>
                <w:rFonts w:cs="Arial"/>
                <w:i/>
                <w:szCs w:val="20"/>
              </w:rPr>
            </w:pPr>
          </w:p>
        </w:tc>
        <w:tc>
          <w:tcPr>
            <w:tcW w:w="1560" w:type="dxa"/>
          </w:tcPr>
          <w:p w14:paraId="2F5E16A2" w14:textId="3B98F54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54F15B" w14:textId="77777777" w:rsidTr="00C47224">
        <w:tc>
          <w:tcPr>
            <w:tcW w:w="2660" w:type="dxa"/>
          </w:tcPr>
          <w:p w14:paraId="5B07E269" w14:textId="10B3FF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5885CB1C" w14:textId="2C6AEB3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FCDD068" w14:textId="3E009F48" w:rsidR="00C47224" w:rsidRPr="00C47224" w:rsidRDefault="00C47224" w:rsidP="00D728C5">
            <w:pPr>
              <w:rPr>
                <w:rFonts w:cs="Arial"/>
                <w:i/>
                <w:szCs w:val="20"/>
              </w:rPr>
            </w:pPr>
            <w:r w:rsidRPr="00C47224">
              <w:rPr>
                <w:spacing w:val="-1"/>
                <w:szCs w:val="20"/>
              </w:rPr>
              <w:t>Namnet på författaren av den avvikande åsikten.</w:t>
            </w:r>
          </w:p>
        </w:tc>
        <w:tc>
          <w:tcPr>
            <w:tcW w:w="1560" w:type="dxa"/>
          </w:tcPr>
          <w:p w14:paraId="35C0FA73" w14:textId="37A7AFA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B6A7F" w14:paraId="298AD709" w14:textId="77777777" w:rsidTr="00C47224">
        <w:trPr>
          <w:ins w:id="1182" w:author="Khaled Daham" w:date="2014-03-17T17:56:00Z"/>
        </w:trPr>
        <w:tc>
          <w:tcPr>
            <w:tcW w:w="2660" w:type="dxa"/>
          </w:tcPr>
          <w:p w14:paraId="67760B3F" w14:textId="3D4D9EFE" w:rsidR="00CB6A7F" w:rsidRPr="00D50413" w:rsidRDefault="00CB6A7F" w:rsidP="00514BAB">
            <w:pPr>
              <w:pStyle w:val="TableParagraph"/>
              <w:spacing w:line="229" w:lineRule="exact"/>
              <w:ind w:left="102"/>
              <w:rPr>
                <w:ins w:id="1183" w:author="Khaled Daham" w:date="2014-03-17T17:56:00Z"/>
                <w:rFonts w:ascii="Georgia" w:hAnsi="Georgia"/>
                <w:sz w:val="20"/>
                <w:szCs w:val="20"/>
                <w:lang w:val="en-US"/>
              </w:rPr>
            </w:pPr>
            <w:ins w:id="1184" w:author="Khaled Daham" w:date="2014-03-17T20:46:00Z">
              <w:r w:rsidRPr="0006701E">
                <w:rPr>
                  <w:rFonts w:ascii="Georgia" w:hAnsi="Georgia" w:cs="Arial"/>
                  <w:sz w:val="20"/>
                  <w:szCs w:val="20"/>
                </w:rPr>
                <w:t>result</w:t>
              </w:r>
            </w:ins>
          </w:p>
        </w:tc>
        <w:tc>
          <w:tcPr>
            <w:tcW w:w="1417" w:type="dxa"/>
          </w:tcPr>
          <w:p w14:paraId="369A5F75" w14:textId="5D7013DE" w:rsidR="00CB6A7F" w:rsidRPr="00D50413" w:rsidRDefault="00CB6A7F" w:rsidP="00514BAB">
            <w:pPr>
              <w:pStyle w:val="TableParagraph"/>
              <w:spacing w:line="226" w:lineRule="exact"/>
              <w:ind w:left="102"/>
              <w:rPr>
                <w:ins w:id="1185" w:author="Khaled Daham" w:date="2014-03-17T17:56:00Z"/>
                <w:rFonts w:ascii="Georgia" w:hAnsi="Georgia"/>
                <w:spacing w:val="-1"/>
                <w:sz w:val="20"/>
                <w:szCs w:val="20"/>
                <w:lang w:val="en-US"/>
              </w:rPr>
            </w:pPr>
            <w:ins w:id="1186" w:author="Khaled Daham" w:date="2014-03-17T20:46:00Z">
              <w:r w:rsidRPr="0006701E">
                <w:rPr>
                  <w:rFonts w:ascii="Georgia" w:hAnsi="Georgia"/>
                  <w:spacing w:val="-1"/>
                  <w:sz w:val="20"/>
                  <w:szCs w:val="20"/>
                </w:rPr>
                <w:t>ResultType</w:t>
              </w:r>
            </w:ins>
          </w:p>
        </w:tc>
        <w:tc>
          <w:tcPr>
            <w:tcW w:w="3969" w:type="dxa"/>
          </w:tcPr>
          <w:p w14:paraId="5B4CD0BC" w14:textId="02F38E5C" w:rsidR="00CB6A7F" w:rsidRPr="00D50413" w:rsidRDefault="00CB6A7F">
            <w:pPr>
              <w:rPr>
                <w:ins w:id="1187" w:author="Khaled Daham" w:date="2014-03-17T17:56:00Z"/>
                <w:spacing w:val="-1"/>
                <w:szCs w:val="20"/>
              </w:rPr>
            </w:pPr>
            <w:ins w:id="1188" w:author="Khaled Daham" w:date="2014-03-17T20:46:00Z">
              <w:r w:rsidRPr="0006701E">
                <w:rPr>
                  <w:szCs w:val="20"/>
                </w:rPr>
                <w:t xml:space="preserve">Innehåller information om begäran gick bra eller </w:t>
              </w:r>
              <w:proofErr w:type="gramStart"/>
              <w:r w:rsidRPr="0006701E">
                <w:rPr>
                  <w:szCs w:val="20"/>
                </w:rPr>
                <w:t>ej</w:t>
              </w:r>
              <w:proofErr w:type="gramEnd"/>
              <w:r w:rsidRPr="0006701E">
                <w:rPr>
                  <w:szCs w:val="20"/>
                </w:rPr>
                <w:t>,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ins>
          </w:p>
        </w:tc>
        <w:tc>
          <w:tcPr>
            <w:tcW w:w="1560" w:type="dxa"/>
          </w:tcPr>
          <w:p w14:paraId="2CF0B635" w14:textId="6C29EC83" w:rsidR="00CB6A7F" w:rsidRPr="00D50413" w:rsidRDefault="00CB6A7F" w:rsidP="00514BAB">
            <w:pPr>
              <w:pStyle w:val="TableParagraph"/>
              <w:spacing w:line="226" w:lineRule="exact"/>
              <w:ind w:left="102"/>
              <w:rPr>
                <w:ins w:id="1189" w:author="Khaled Daham" w:date="2014-03-17T17:56:00Z"/>
                <w:rFonts w:ascii="Georgia" w:hAnsi="Georgia"/>
                <w:spacing w:val="-1"/>
                <w:sz w:val="20"/>
                <w:szCs w:val="20"/>
                <w:lang w:val="en-US"/>
              </w:rPr>
            </w:pPr>
            <w:ins w:id="1190" w:author="Khaled Daham" w:date="2014-03-17T20:46:00Z">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ins>
          </w:p>
        </w:tc>
      </w:tr>
      <w:tr w:rsidR="00CB6A7F" w14:paraId="235E3D70" w14:textId="77777777" w:rsidTr="00C47224">
        <w:trPr>
          <w:ins w:id="1191" w:author="Khaled Daham" w:date="2014-03-17T17:56:00Z"/>
        </w:trPr>
        <w:tc>
          <w:tcPr>
            <w:tcW w:w="2660" w:type="dxa"/>
          </w:tcPr>
          <w:p w14:paraId="20007F78" w14:textId="3E57B16E" w:rsidR="00CB6A7F" w:rsidRPr="00D50413" w:rsidRDefault="00CB6A7F" w:rsidP="00514BAB">
            <w:pPr>
              <w:pStyle w:val="TableParagraph"/>
              <w:spacing w:line="229" w:lineRule="exact"/>
              <w:ind w:left="102"/>
              <w:rPr>
                <w:ins w:id="1192" w:author="Khaled Daham" w:date="2014-03-17T17:56:00Z"/>
                <w:rFonts w:ascii="Georgia" w:hAnsi="Georgia" w:cs="Arial"/>
                <w:sz w:val="20"/>
                <w:szCs w:val="20"/>
                <w:rPrChange w:id="1193" w:author="Khaled Daham" w:date="2014-03-17T17:58:00Z">
                  <w:rPr>
                    <w:ins w:id="1194" w:author="Khaled Daham" w:date="2014-03-17T17:56:00Z"/>
                    <w:rFonts w:ascii="Times New Roman" w:hAnsi="Times New Roman" w:cs="Arial"/>
                    <w:sz w:val="20"/>
                    <w:szCs w:val="20"/>
                  </w:rPr>
                </w:rPrChange>
              </w:rPr>
            </w:pPr>
            <w:proofErr w:type="gramStart"/>
            <w:ins w:id="1195" w:author="Khaled Daham" w:date="2014-03-17T20:46:00Z">
              <w:r w:rsidRPr="0006701E">
                <w:rPr>
                  <w:rFonts w:ascii="Georgia" w:hAnsi="Georgia" w:cs="Arial"/>
                  <w:sz w:val="20"/>
                  <w:szCs w:val="20"/>
                </w:rPr>
                <w:t>..</w:t>
              </w:r>
              <w:proofErr w:type="gramEnd"/>
              <w:r w:rsidRPr="0006701E">
                <w:rPr>
                  <w:rFonts w:ascii="Georgia" w:hAnsi="Georgia" w:cs="Arial"/>
                  <w:sz w:val="20"/>
                  <w:szCs w:val="20"/>
                </w:rPr>
                <w:t>/resultCode</w:t>
              </w:r>
            </w:ins>
          </w:p>
        </w:tc>
        <w:tc>
          <w:tcPr>
            <w:tcW w:w="1417" w:type="dxa"/>
          </w:tcPr>
          <w:p w14:paraId="4E26CEEC" w14:textId="5236F05E" w:rsidR="00CB6A7F" w:rsidRPr="00D50413" w:rsidRDefault="00CB6A7F">
            <w:pPr>
              <w:pStyle w:val="TableParagraph"/>
              <w:spacing w:line="226" w:lineRule="exact"/>
              <w:ind w:left="102"/>
              <w:rPr>
                <w:ins w:id="1196" w:author="Khaled Daham" w:date="2014-03-17T17:56:00Z"/>
                <w:rFonts w:ascii="Georgia" w:hAnsi="Georgia"/>
                <w:spacing w:val="-1"/>
                <w:sz w:val="20"/>
                <w:szCs w:val="20"/>
                <w:rPrChange w:id="1197" w:author="Khaled Daham" w:date="2014-03-17T17:58:00Z">
                  <w:rPr>
                    <w:ins w:id="1198" w:author="Khaled Daham" w:date="2014-03-17T17:56:00Z"/>
                    <w:rFonts w:ascii="Times New Roman" w:hAnsi="Times New Roman"/>
                    <w:spacing w:val="-1"/>
                    <w:szCs w:val="20"/>
                  </w:rPr>
                </w:rPrChange>
              </w:rPr>
            </w:pPr>
            <w:ins w:id="1199" w:author="Khaled Daham" w:date="2014-03-17T20:46:00Z">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ins>
          </w:p>
        </w:tc>
        <w:tc>
          <w:tcPr>
            <w:tcW w:w="3969" w:type="dxa"/>
          </w:tcPr>
          <w:p w14:paraId="41DD13A5" w14:textId="65D4B122" w:rsidR="00CB6A7F" w:rsidRPr="00D50413" w:rsidRDefault="00CB6A7F" w:rsidP="00D728C5">
            <w:pPr>
              <w:rPr>
                <w:ins w:id="1200" w:author="Khaled Daham" w:date="2014-03-17T17:56:00Z"/>
                <w:szCs w:val="20"/>
                <w:rPrChange w:id="1201" w:author="Khaled Daham" w:date="2014-03-17T17:58:00Z">
                  <w:rPr>
                    <w:ins w:id="1202" w:author="Khaled Daham" w:date="2014-03-17T17:56:00Z"/>
                    <w:rFonts w:ascii="Times New Roman" w:hAnsi="Times New Roman"/>
                    <w:szCs w:val="20"/>
                  </w:rPr>
                </w:rPrChange>
              </w:rPr>
            </w:pPr>
            <w:ins w:id="1203" w:author="Khaled Daham" w:date="2014-03-17T20:46:00Z">
              <w:r w:rsidRPr="0006701E">
                <w:rPr>
                  <w:szCs w:val="20"/>
                </w:rPr>
                <w:t>Kan endast vara OK, INFO eller ERROR</w:t>
              </w:r>
            </w:ins>
          </w:p>
        </w:tc>
        <w:tc>
          <w:tcPr>
            <w:tcW w:w="1560" w:type="dxa"/>
          </w:tcPr>
          <w:p w14:paraId="59476799" w14:textId="2938D289" w:rsidR="00CB6A7F" w:rsidRPr="00D50413" w:rsidRDefault="00CB6A7F" w:rsidP="00514BAB">
            <w:pPr>
              <w:pStyle w:val="TableParagraph"/>
              <w:spacing w:line="226" w:lineRule="exact"/>
              <w:ind w:left="102"/>
              <w:rPr>
                <w:ins w:id="1204" w:author="Khaled Daham" w:date="2014-03-17T17:56:00Z"/>
                <w:rFonts w:ascii="Georgia" w:hAnsi="Georgia"/>
                <w:sz w:val="20"/>
                <w:szCs w:val="20"/>
                <w:rPrChange w:id="1205" w:author="Khaled Daham" w:date="2014-03-17T17:58:00Z">
                  <w:rPr>
                    <w:ins w:id="1206" w:author="Khaled Daham" w:date="2014-03-17T17:56:00Z"/>
                    <w:rFonts w:ascii="Times New Roman" w:hAnsi="Times New Roman"/>
                    <w:sz w:val="20"/>
                    <w:szCs w:val="20"/>
                  </w:rPr>
                </w:rPrChange>
              </w:rPr>
            </w:pPr>
            <w:ins w:id="1207" w:author="Khaled Daham" w:date="2014-03-17T20:46:00Z">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ins>
          </w:p>
        </w:tc>
      </w:tr>
      <w:tr w:rsidR="00CB6A7F" w14:paraId="222EA205" w14:textId="77777777" w:rsidTr="00C47224">
        <w:trPr>
          <w:ins w:id="1208" w:author="Khaled Daham" w:date="2014-03-17T17:56:00Z"/>
        </w:trPr>
        <w:tc>
          <w:tcPr>
            <w:tcW w:w="2660" w:type="dxa"/>
          </w:tcPr>
          <w:p w14:paraId="7FE77D71" w14:textId="12AD8775" w:rsidR="00CB6A7F" w:rsidRPr="00D50413" w:rsidRDefault="00CB6A7F" w:rsidP="00514BAB">
            <w:pPr>
              <w:pStyle w:val="TableParagraph"/>
              <w:spacing w:line="229" w:lineRule="exact"/>
              <w:ind w:left="102"/>
              <w:rPr>
                <w:ins w:id="1209" w:author="Khaled Daham" w:date="2014-03-17T17:56:00Z"/>
                <w:rFonts w:ascii="Georgia" w:hAnsi="Georgia" w:cs="Arial"/>
                <w:sz w:val="20"/>
                <w:szCs w:val="20"/>
                <w:rPrChange w:id="1210" w:author="Khaled Daham" w:date="2014-03-17T17:58:00Z">
                  <w:rPr>
                    <w:ins w:id="1211" w:author="Khaled Daham" w:date="2014-03-17T17:56:00Z"/>
                    <w:rFonts w:ascii="Times New Roman" w:hAnsi="Times New Roman" w:cs="Arial"/>
                    <w:sz w:val="20"/>
                    <w:szCs w:val="20"/>
                  </w:rPr>
                </w:rPrChange>
              </w:rPr>
            </w:pPr>
            <w:proofErr w:type="gramStart"/>
            <w:ins w:id="1212" w:author="Khaled Daham" w:date="2014-03-17T20:46:00Z">
              <w:r w:rsidRPr="0006701E">
                <w:rPr>
                  <w:rFonts w:ascii="Georgia" w:hAnsi="Georgia" w:cs="Arial"/>
                  <w:sz w:val="20"/>
                  <w:szCs w:val="20"/>
                </w:rPr>
                <w:t>..</w:t>
              </w:r>
              <w:proofErr w:type="gramEnd"/>
              <w:r w:rsidRPr="0006701E">
                <w:rPr>
                  <w:rFonts w:ascii="Georgia" w:hAnsi="Georgia" w:cs="Arial"/>
                  <w:sz w:val="20"/>
                  <w:szCs w:val="20"/>
                </w:rPr>
                <w:t>/errorCode</w:t>
              </w:r>
            </w:ins>
          </w:p>
        </w:tc>
        <w:tc>
          <w:tcPr>
            <w:tcW w:w="1417" w:type="dxa"/>
          </w:tcPr>
          <w:p w14:paraId="6EC458C6" w14:textId="723018F9" w:rsidR="00CB6A7F" w:rsidRPr="00D50413" w:rsidRDefault="00CB6A7F" w:rsidP="00514BAB">
            <w:pPr>
              <w:pStyle w:val="TableParagraph"/>
              <w:spacing w:line="226" w:lineRule="exact"/>
              <w:ind w:left="102"/>
              <w:rPr>
                <w:ins w:id="1213" w:author="Khaled Daham" w:date="2014-03-17T17:56:00Z"/>
                <w:rFonts w:ascii="Georgia" w:hAnsi="Georgia"/>
                <w:spacing w:val="-1"/>
                <w:sz w:val="20"/>
                <w:szCs w:val="20"/>
                <w:rPrChange w:id="1214" w:author="Khaled Daham" w:date="2014-03-17T17:58:00Z">
                  <w:rPr>
                    <w:ins w:id="1215" w:author="Khaled Daham" w:date="2014-03-17T17:56:00Z"/>
                    <w:rFonts w:ascii="Times New Roman" w:hAnsi="Times New Roman"/>
                    <w:spacing w:val="-1"/>
                    <w:szCs w:val="20"/>
                  </w:rPr>
                </w:rPrChange>
              </w:rPr>
            </w:pPr>
            <w:ins w:id="1216" w:author="Khaled Daham" w:date="2014-03-17T20:46:00Z">
              <w:r w:rsidRPr="0006701E">
                <w:rPr>
                  <w:rFonts w:ascii="Georgia" w:hAnsi="Georgia"/>
                  <w:spacing w:val="-1"/>
                  <w:sz w:val="20"/>
                  <w:szCs w:val="20"/>
                </w:rPr>
                <w:t>ErrorCodeEnum</w:t>
              </w:r>
            </w:ins>
          </w:p>
        </w:tc>
        <w:tc>
          <w:tcPr>
            <w:tcW w:w="3969" w:type="dxa"/>
          </w:tcPr>
          <w:p w14:paraId="7D8EA687" w14:textId="1489BB99" w:rsidR="00CB6A7F" w:rsidRPr="00D50413" w:rsidRDefault="00CB6A7F">
            <w:pPr>
              <w:rPr>
                <w:ins w:id="1217" w:author="Khaled Daham" w:date="2014-03-17T17:56:00Z"/>
                <w:szCs w:val="20"/>
                <w:rPrChange w:id="1218" w:author="Khaled Daham" w:date="2014-03-17T17:58:00Z">
                  <w:rPr>
                    <w:ins w:id="1219" w:author="Khaled Daham" w:date="2014-03-17T17:56:00Z"/>
                    <w:rFonts w:ascii="Times New Roman" w:hAnsi="Times New Roman"/>
                    <w:szCs w:val="20"/>
                  </w:rPr>
                </w:rPrChange>
              </w:rPr>
            </w:pPr>
            <w:ins w:id="1220" w:author="Khaled Daham" w:date="2014-03-17T20:46:00Z">
              <w:r w:rsidRPr="0006701E">
                <w:rPr>
                  <w:szCs w:val="20"/>
                </w:rPr>
                <w:t xml:space="preserve">Sätts endast om </w:t>
              </w:r>
              <w:r>
                <w:rPr>
                  <w:szCs w:val="20"/>
                </w:rPr>
                <w:t>resultCode</w:t>
              </w:r>
              <w:r w:rsidRPr="0006701E">
                <w:rPr>
                  <w:szCs w:val="20"/>
                </w:rPr>
                <w:t xml:space="preserve"> är ERROR, se kapitel 4.4 för mer information.</w:t>
              </w:r>
            </w:ins>
          </w:p>
        </w:tc>
        <w:tc>
          <w:tcPr>
            <w:tcW w:w="1560" w:type="dxa"/>
          </w:tcPr>
          <w:p w14:paraId="649779F5" w14:textId="15196120" w:rsidR="00CB6A7F" w:rsidRPr="00D50413" w:rsidRDefault="00CB6A7F" w:rsidP="00514BAB">
            <w:pPr>
              <w:pStyle w:val="TableParagraph"/>
              <w:spacing w:line="226" w:lineRule="exact"/>
              <w:ind w:left="102"/>
              <w:rPr>
                <w:ins w:id="1221" w:author="Khaled Daham" w:date="2014-03-17T17:56:00Z"/>
                <w:rFonts w:ascii="Georgia" w:hAnsi="Georgia"/>
                <w:sz w:val="20"/>
                <w:szCs w:val="20"/>
                <w:rPrChange w:id="1222" w:author="Khaled Daham" w:date="2014-03-17T17:58:00Z">
                  <w:rPr>
                    <w:ins w:id="1223" w:author="Khaled Daham" w:date="2014-03-17T17:56:00Z"/>
                    <w:rFonts w:ascii="Times New Roman" w:hAnsi="Times New Roman"/>
                    <w:sz w:val="20"/>
                    <w:szCs w:val="20"/>
                  </w:rPr>
                </w:rPrChange>
              </w:rPr>
            </w:pPr>
            <w:ins w:id="1224" w:author="Khaled Daham" w:date="2014-03-17T20:46:00Z">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ins>
          </w:p>
        </w:tc>
      </w:tr>
      <w:tr w:rsidR="00CB6A7F" w14:paraId="1B9FA08B" w14:textId="77777777" w:rsidTr="00C47224">
        <w:trPr>
          <w:ins w:id="1225" w:author="Khaled Daham" w:date="2014-03-17T17:56:00Z"/>
        </w:trPr>
        <w:tc>
          <w:tcPr>
            <w:tcW w:w="2660" w:type="dxa"/>
          </w:tcPr>
          <w:p w14:paraId="5E7F020D" w14:textId="35BEDAE6" w:rsidR="00CB6A7F" w:rsidRPr="00D50413" w:rsidRDefault="00CB6A7F" w:rsidP="00514BAB">
            <w:pPr>
              <w:pStyle w:val="TableParagraph"/>
              <w:spacing w:line="229" w:lineRule="exact"/>
              <w:ind w:left="102"/>
              <w:rPr>
                <w:ins w:id="1226" w:author="Khaled Daham" w:date="2014-03-17T17:56:00Z"/>
                <w:rFonts w:ascii="Georgia" w:hAnsi="Georgia" w:cs="Arial"/>
                <w:sz w:val="20"/>
                <w:szCs w:val="20"/>
                <w:rPrChange w:id="1227" w:author="Khaled Daham" w:date="2014-03-17T17:58:00Z">
                  <w:rPr>
                    <w:ins w:id="1228" w:author="Khaled Daham" w:date="2014-03-17T17:56:00Z"/>
                    <w:rFonts w:ascii="Times New Roman" w:hAnsi="Times New Roman" w:cs="Arial"/>
                    <w:sz w:val="20"/>
                    <w:szCs w:val="20"/>
                  </w:rPr>
                </w:rPrChange>
              </w:rPr>
            </w:pPr>
            <w:proofErr w:type="gramStart"/>
            <w:ins w:id="1229" w:author="Khaled Daham" w:date="2014-03-17T20:46:00Z">
              <w:r w:rsidRPr="0006701E">
                <w:rPr>
                  <w:rFonts w:ascii="Georgia" w:hAnsi="Georgia" w:cs="Arial"/>
                  <w:sz w:val="20"/>
                  <w:szCs w:val="20"/>
                </w:rPr>
                <w:t>..</w:t>
              </w:r>
              <w:proofErr w:type="gramEnd"/>
              <w:r w:rsidRPr="0006701E">
                <w:rPr>
                  <w:rFonts w:ascii="Georgia" w:hAnsi="Georgia" w:cs="Arial"/>
                  <w:sz w:val="20"/>
                  <w:szCs w:val="20"/>
                </w:rPr>
                <w:t>/subcode</w:t>
              </w:r>
            </w:ins>
          </w:p>
        </w:tc>
        <w:tc>
          <w:tcPr>
            <w:tcW w:w="1417" w:type="dxa"/>
          </w:tcPr>
          <w:p w14:paraId="497E9FBD" w14:textId="3DA55353" w:rsidR="00CB6A7F" w:rsidRPr="00D50413" w:rsidRDefault="00CB6A7F" w:rsidP="00514BAB">
            <w:pPr>
              <w:pStyle w:val="TableParagraph"/>
              <w:spacing w:line="226" w:lineRule="exact"/>
              <w:ind w:left="102"/>
              <w:rPr>
                <w:ins w:id="1230" w:author="Khaled Daham" w:date="2014-03-17T17:56:00Z"/>
                <w:rFonts w:ascii="Georgia" w:hAnsi="Georgia"/>
                <w:spacing w:val="-1"/>
                <w:sz w:val="20"/>
                <w:szCs w:val="20"/>
                <w:rPrChange w:id="1231" w:author="Khaled Daham" w:date="2014-03-17T17:58:00Z">
                  <w:rPr>
                    <w:ins w:id="1232" w:author="Khaled Daham" w:date="2014-03-17T17:56:00Z"/>
                    <w:rFonts w:ascii="Times New Roman" w:hAnsi="Times New Roman"/>
                    <w:spacing w:val="-1"/>
                    <w:szCs w:val="20"/>
                  </w:rPr>
                </w:rPrChange>
              </w:rPr>
            </w:pPr>
            <w:ins w:id="1233" w:author="Khaled Daham" w:date="2014-03-17T20:46:00Z">
              <w:r w:rsidRPr="0006701E">
                <w:rPr>
                  <w:rFonts w:ascii="Georgia" w:hAnsi="Georgia"/>
                  <w:spacing w:val="-1"/>
                  <w:sz w:val="20"/>
                  <w:szCs w:val="20"/>
                </w:rPr>
                <w:t>string</w:t>
              </w:r>
            </w:ins>
          </w:p>
        </w:tc>
        <w:tc>
          <w:tcPr>
            <w:tcW w:w="3969" w:type="dxa"/>
          </w:tcPr>
          <w:p w14:paraId="19C2E889" w14:textId="36BFAC07" w:rsidR="00CB6A7F" w:rsidRPr="00D50413" w:rsidRDefault="00CB6A7F" w:rsidP="00D728C5">
            <w:pPr>
              <w:rPr>
                <w:ins w:id="1234" w:author="Khaled Daham" w:date="2014-03-17T17:56:00Z"/>
                <w:szCs w:val="20"/>
                <w:rPrChange w:id="1235" w:author="Khaled Daham" w:date="2014-03-17T17:58:00Z">
                  <w:rPr>
                    <w:ins w:id="1236" w:author="Khaled Daham" w:date="2014-03-17T17:56:00Z"/>
                    <w:rFonts w:ascii="Times New Roman" w:hAnsi="Times New Roman"/>
                    <w:szCs w:val="20"/>
                  </w:rPr>
                </w:rPrChange>
              </w:rPr>
            </w:pPr>
            <w:ins w:id="1237" w:author="Khaled Daham" w:date="2014-03-17T20:46:00Z">
              <w:r>
                <w:rPr>
                  <w:szCs w:val="20"/>
                </w:rPr>
                <w:t>Inga subkoder är specificerade.</w:t>
              </w:r>
            </w:ins>
          </w:p>
        </w:tc>
        <w:tc>
          <w:tcPr>
            <w:tcW w:w="1560" w:type="dxa"/>
          </w:tcPr>
          <w:p w14:paraId="655F7F32" w14:textId="4F8FD4C0" w:rsidR="00CB6A7F" w:rsidRPr="00D50413" w:rsidRDefault="00CB6A7F" w:rsidP="00514BAB">
            <w:pPr>
              <w:pStyle w:val="TableParagraph"/>
              <w:spacing w:line="226" w:lineRule="exact"/>
              <w:ind w:left="102"/>
              <w:rPr>
                <w:ins w:id="1238" w:author="Khaled Daham" w:date="2014-03-17T17:56:00Z"/>
                <w:rFonts w:ascii="Georgia" w:hAnsi="Georgia"/>
                <w:sz w:val="20"/>
                <w:szCs w:val="20"/>
                <w:rPrChange w:id="1239" w:author="Khaled Daham" w:date="2014-03-17T17:58:00Z">
                  <w:rPr>
                    <w:ins w:id="1240" w:author="Khaled Daham" w:date="2014-03-17T17:56:00Z"/>
                    <w:rFonts w:ascii="Times New Roman" w:hAnsi="Times New Roman"/>
                    <w:sz w:val="20"/>
                    <w:szCs w:val="20"/>
                  </w:rPr>
                </w:rPrChange>
              </w:rPr>
            </w:pPr>
            <w:ins w:id="1241" w:author="Khaled Daham" w:date="2014-03-17T20:46:00Z">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ins>
          </w:p>
        </w:tc>
      </w:tr>
      <w:tr w:rsidR="00CB6A7F" w14:paraId="41FF4499" w14:textId="77777777" w:rsidTr="00C47224">
        <w:trPr>
          <w:ins w:id="1242" w:author="Khaled Daham" w:date="2014-03-17T17:56:00Z"/>
        </w:trPr>
        <w:tc>
          <w:tcPr>
            <w:tcW w:w="2660" w:type="dxa"/>
          </w:tcPr>
          <w:p w14:paraId="4BF82658" w14:textId="7B2DDF70" w:rsidR="00CB6A7F" w:rsidRPr="00D50413" w:rsidRDefault="00CB6A7F" w:rsidP="00514BAB">
            <w:pPr>
              <w:pStyle w:val="TableParagraph"/>
              <w:spacing w:line="229" w:lineRule="exact"/>
              <w:ind w:left="102"/>
              <w:rPr>
                <w:ins w:id="1243" w:author="Khaled Daham" w:date="2014-03-17T17:56:00Z"/>
                <w:rFonts w:ascii="Georgia" w:hAnsi="Georgia" w:cs="Arial"/>
                <w:sz w:val="20"/>
                <w:szCs w:val="20"/>
                <w:rPrChange w:id="1244" w:author="Khaled Daham" w:date="2014-03-17T17:58:00Z">
                  <w:rPr>
                    <w:ins w:id="1245" w:author="Khaled Daham" w:date="2014-03-17T17:56:00Z"/>
                    <w:rFonts w:ascii="Times New Roman" w:hAnsi="Times New Roman" w:cs="Arial"/>
                    <w:sz w:val="20"/>
                    <w:szCs w:val="20"/>
                  </w:rPr>
                </w:rPrChange>
              </w:rPr>
            </w:pPr>
            <w:proofErr w:type="gramStart"/>
            <w:ins w:id="1246" w:author="Khaled Daham" w:date="2014-03-17T20:46:00Z">
              <w:r w:rsidRPr="0006701E">
                <w:rPr>
                  <w:rFonts w:ascii="Georgia" w:hAnsi="Georgia" w:cs="Arial"/>
                  <w:sz w:val="20"/>
                  <w:szCs w:val="20"/>
                </w:rPr>
                <w:t>..</w:t>
              </w:r>
              <w:proofErr w:type="gramEnd"/>
              <w:r w:rsidRPr="0006701E">
                <w:rPr>
                  <w:rFonts w:ascii="Georgia" w:hAnsi="Georgia" w:cs="Arial"/>
                  <w:sz w:val="20"/>
                  <w:szCs w:val="20"/>
                </w:rPr>
                <w:t>/logId</w:t>
              </w:r>
            </w:ins>
          </w:p>
        </w:tc>
        <w:tc>
          <w:tcPr>
            <w:tcW w:w="1417" w:type="dxa"/>
          </w:tcPr>
          <w:p w14:paraId="09E3E167" w14:textId="5418D570" w:rsidR="00CB6A7F" w:rsidRPr="00D50413" w:rsidRDefault="00CB6A7F" w:rsidP="00514BAB">
            <w:pPr>
              <w:pStyle w:val="TableParagraph"/>
              <w:spacing w:line="226" w:lineRule="exact"/>
              <w:ind w:left="102"/>
              <w:rPr>
                <w:ins w:id="1247" w:author="Khaled Daham" w:date="2014-03-17T17:56:00Z"/>
                <w:rFonts w:ascii="Georgia" w:hAnsi="Georgia"/>
                <w:spacing w:val="-1"/>
                <w:sz w:val="20"/>
                <w:szCs w:val="20"/>
                <w:rPrChange w:id="1248" w:author="Khaled Daham" w:date="2014-03-17T17:58:00Z">
                  <w:rPr>
                    <w:ins w:id="1249" w:author="Khaled Daham" w:date="2014-03-17T17:56:00Z"/>
                    <w:rFonts w:ascii="Times New Roman" w:hAnsi="Times New Roman"/>
                    <w:spacing w:val="-1"/>
                    <w:szCs w:val="20"/>
                  </w:rPr>
                </w:rPrChange>
              </w:rPr>
            </w:pPr>
            <w:ins w:id="1250" w:author="Khaled Daham" w:date="2014-03-17T20:46:00Z">
              <w:r w:rsidRPr="0006701E">
                <w:rPr>
                  <w:rFonts w:ascii="Georgia" w:hAnsi="Georgia"/>
                  <w:spacing w:val="-1"/>
                  <w:sz w:val="20"/>
                  <w:szCs w:val="20"/>
                </w:rPr>
                <w:t>string</w:t>
              </w:r>
            </w:ins>
          </w:p>
        </w:tc>
        <w:tc>
          <w:tcPr>
            <w:tcW w:w="3969" w:type="dxa"/>
          </w:tcPr>
          <w:p w14:paraId="064AE152" w14:textId="64D5B929" w:rsidR="00CB6A7F" w:rsidRPr="00D50413" w:rsidRDefault="00CB6A7F">
            <w:pPr>
              <w:rPr>
                <w:ins w:id="1251" w:author="Khaled Daham" w:date="2014-03-17T17:56:00Z"/>
                <w:szCs w:val="20"/>
                <w:rPrChange w:id="1252" w:author="Khaled Daham" w:date="2014-03-17T17:58:00Z">
                  <w:rPr>
                    <w:ins w:id="1253" w:author="Khaled Daham" w:date="2014-03-17T17:56:00Z"/>
                    <w:rFonts w:ascii="Times New Roman" w:hAnsi="Times New Roman"/>
                    <w:szCs w:val="20"/>
                  </w:rPr>
                </w:rPrChange>
              </w:rPr>
            </w:pPr>
            <w:ins w:id="1254" w:author="Khaled Daham" w:date="2014-03-17T20:46:00Z">
              <w:r w:rsidRPr="0006701E">
                <w:rPr>
                  <w:szCs w:val="20"/>
                </w:rPr>
                <w:t>En UUID som kan användas vid felanmälan för att användas vid felsökning av producent.</w:t>
              </w:r>
            </w:ins>
          </w:p>
        </w:tc>
        <w:tc>
          <w:tcPr>
            <w:tcW w:w="1560" w:type="dxa"/>
          </w:tcPr>
          <w:p w14:paraId="01B2C369" w14:textId="4436EAA5" w:rsidR="00CB6A7F" w:rsidRPr="00D50413" w:rsidRDefault="00CB6A7F" w:rsidP="00514BAB">
            <w:pPr>
              <w:pStyle w:val="TableParagraph"/>
              <w:spacing w:line="226" w:lineRule="exact"/>
              <w:ind w:left="102"/>
              <w:rPr>
                <w:ins w:id="1255" w:author="Khaled Daham" w:date="2014-03-17T17:56:00Z"/>
                <w:rFonts w:ascii="Georgia" w:hAnsi="Georgia"/>
                <w:sz w:val="20"/>
                <w:szCs w:val="20"/>
                <w:rPrChange w:id="1256" w:author="Khaled Daham" w:date="2014-03-17T17:58:00Z">
                  <w:rPr>
                    <w:ins w:id="1257" w:author="Khaled Daham" w:date="2014-03-17T17:56:00Z"/>
                    <w:rFonts w:ascii="Times New Roman" w:hAnsi="Times New Roman"/>
                    <w:sz w:val="20"/>
                    <w:szCs w:val="20"/>
                  </w:rPr>
                </w:rPrChange>
              </w:rPr>
            </w:pPr>
            <w:ins w:id="1258" w:author="Khaled Daham" w:date="2014-03-17T20:46:00Z">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ins>
          </w:p>
        </w:tc>
      </w:tr>
      <w:tr w:rsidR="00CB6A7F" w14:paraId="7438DF90" w14:textId="77777777" w:rsidTr="00C47224">
        <w:trPr>
          <w:ins w:id="1259" w:author="Khaled Daham" w:date="2014-03-17T17:56:00Z"/>
        </w:trPr>
        <w:tc>
          <w:tcPr>
            <w:tcW w:w="2660" w:type="dxa"/>
          </w:tcPr>
          <w:p w14:paraId="1779C707" w14:textId="38E24997" w:rsidR="00CB6A7F" w:rsidRPr="00D50413" w:rsidRDefault="00CB6A7F" w:rsidP="00514BAB">
            <w:pPr>
              <w:pStyle w:val="TableParagraph"/>
              <w:spacing w:line="229" w:lineRule="exact"/>
              <w:ind w:left="102"/>
              <w:rPr>
                <w:ins w:id="1260" w:author="Khaled Daham" w:date="2014-03-17T17:56:00Z"/>
                <w:rFonts w:ascii="Georgia" w:hAnsi="Georgia" w:cs="Arial"/>
                <w:sz w:val="20"/>
                <w:szCs w:val="20"/>
                <w:rPrChange w:id="1261" w:author="Khaled Daham" w:date="2014-03-17T17:58:00Z">
                  <w:rPr>
                    <w:ins w:id="1262" w:author="Khaled Daham" w:date="2014-03-17T17:56:00Z"/>
                    <w:rFonts w:ascii="Times New Roman" w:hAnsi="Times New Roman" w:cs="Arial"/>
                    <w:sz w:val="20"/>
                    <w:szCs w:val="20"/>
                  </w:rPr>
                </w:rPrChange>
              </w:rPr>
            </w:pPr>
            <w:proofErr w:type="gramStart"/>
            <w:ins w:id="1263" w:author="Khaled Daham" w:date="2014-03-17T20:46:00Z">
              <w:r w:rsidRPr="0006701E">
                <w:rPr>
                  <w:rFonts w:ascii="Georgia" w:hAnsi="Georgia" w:cs="Arial"/>
                  <w:sz w:val="20"/>
                  <w:szCs w:val="20"/>
                </w:rPr>
                <w:t>..</w:t>
              </w:r>
              <w:proofErr w:type="gramEnd"/>
              <w:r w:rsidRPr="0006701E">
                <w:rPr>
                  <w:rFonts w:ascii="Georgia" w:hAnsi="Georgia" w:cs="Arial"/>
                  <w:sz w:val="20"/>
                  <w:szCs w:val="20"/>
                </w:rPr>
                <w:t>/message</w:t>
              </w:r>
            </w:ins>
          </w:p>
        </w:tc>
        <w:tc>
          <w:tcPr>
            <w:tcW w:w="1417" w:type="dxa"/>
          </w:tcPr>
          <w:p w14:paraId="35D50CD1" w14:textId="6C6F190F" w:rsidR="00CB6A7F" w:rsidRPr="00D50413" w:rsidRDefault="00CB6A7F" w:rsidP="00514BAB">
            <w:pPr>
              <w:pStyle w:val="TableParagraph"/>
              <w:spacing w:line="226" w:lineRule="exact"/>
              <w:ind w:left="102"/>
              <w:rPr>
                <w:ins w:id="1264" w:author="Khaled Daham" w:date="2014-03-17T17:56:00Z"/>
                <w:rFonts w:ascii="Georgia" w:hAnsi="Georgia"/>
                <w:spacing w:val="-1"/>
                <w:sz w:val="20"/>
                <w:szCs w:val="20"/>
                <w:rPrChange w:id="1265" w:author="Khaled Daham" w:date="2014-03-17T17:58:00Z">
                  <w:rPr>
                    <w:ins w:id="1266" w:author="Khaled Daham" w:date="2014-03-17T17:56:00Z"/>
                    <w:rFonts w:ascii="Times New Roman" w:hAnsi="Times New Roman"/>
                    <w:spacing w:val="-1"/>
                    <w:szCs w:val="20"/>
                  </w:rPr>
                </w:rPrChange>
              </w:rPr>
            </w:pPr>
            <w:ins w:id="1267" w:author="Khaled Daham" w:date="2014-03-17T20:46:00Z">
              <w:r w:rsidRPr="0006701E">
                <w:rPr>
                  <w:rFonts w:ascii="Georgia" w:hAnsi="Georgia"/>
                  <w:spacing w:val="-1"/>
                  <w:sz w:val="20"/>
                  <w:szCs w:val="20"/>
                </w:rPr>
                <w:t>string</w:t>
              </w:r>
            </w:ins>
          </w:p>
        </w:tc>
        <w:tc>
          <w:tcPr>
            <w:tcW w:w="3969" w:type="dxa"/>
          </w:tcPr>
          <w:p w14:paraId="49598D62" w14:textId="7DA05720" w:rsidR="00CB6A7F" w:rsidRPr="00D50413" w:rsidRDefault="00CB6A7F" w:rsidP="00D728C5">
            <w:pPr>
              <w:rPr>
                <w:ins w:id="1268" w:author="Khaled Daham" w:date="2014-03-17T17:56:00Z"/>
                <w:szCs w:val="20"/>
                <w:rPrChange w:id="1269" w:author="Khaled Daham" w:date="2014-03-17T17:58:00Z">
                  <w:rPr>
                    <w:ins w:id="1270" w:author="Khaled Daham" w:date="2014-03-17T17:56:00Z"/>
                    <w:rFonts w:ascii="Times New Roman" w:hAnsi="Times New Roman"/>
                    <w:szCs w:val="20"/>
                  </w:rPr>
                </w:rPrChange>
              </w:rPr>
            </w:pPr>
            <w:ins w:id="1271" w:author="Khaled Daham" w:date="2014-03-17T20:46:00Z">
              <w:r w:rsidRPr="0006701E">
                <w:rPr>
                  <w:szCs w:val="20"/>
                </w:rPr>
                <w:t>En beskrivande text som kan visas för användaren.</w:t>
              </w:r>
            </w:ins>
          </w:p>
        </w:tc>
        <w:tc>
          <w:tcPr>
            <w:tcW w:w="1560" w:type="dxa"/>
          </w:tcPr>
          <w:p w14:paraId="0B91D22E" w14:textId="008E68A5" w:rsidR="00CB6A7F" w:rsidRPr="00D50413" w:rsidRDefault="00CB6A7F" w:rsidP="00514BAB">
            <w:pPr>
              <w:pStyle w:val="TableParagraph"/>
              <w:spacing w:line="226" w:lineRule="exact"/>
              <w:ind w:left="102"/>
              <w:rPr>
                <w:ins w:id="1272" w:author="Khaled Daham" w:date="2014-03-17T17:56:00Z"/>
                <w:rFonts w:ascii="Georgia" w:hAnsi="Georgia"/>
                <w:sz w:val="20"/>
                <w:szCs w:val="20"/>
                <w:rPrChange w:id="1273" w:author="Khaled Daham" w:date="2014-03-17T17:58:00Z">
                  <w:rPr>
                    <w:ins w:id="1274" w:author="Khaled Daham" w:date="2014-03-17T17:56:00Z"/>
                    <w:rFonts w:ascii="Times New Roman" w:hAnsi="Times New Roman"/>
                    <w:sz w:val="20"/>
                    <w:szCs w:val="20"/>
                  </w:rPr>
                </w:rPrChange>
              </w:rPr>
            </w:pPr>
            <w:ins w:id="1275" w:author="Khaled Daham" w:date="2014-03-17T20:46:00Z">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ins>
          </w:p>
        </w:tc>
      </w:tr>
    </w:tbl>
    <w:p w14:paraId="0C970D8C" w14:textId="77777777" w:rsidR="007E47C0" w:rsidRPr="00ED19D0" w:rsidRDefault="007E47C0" w:rsidP="00827A96">
      <w:pPr>
        <w:pStyle w:val="Brdtext"/>
      </w:pPr>
    </w:p>
    <w:p w14:paraId="19EF74E6" w14:textId="1B394FB8" w:rsidR="007E47C0" w:rsidRDefault="00776D68" w:rsidP="007E47C0">
      <w:pPr>
        <w:pStyle w:val="Rubrik3"/>
      </w:pPr>
      <w:bookmarkStart w:id="1276" w:name="_Toc382487427"/>
      <w:r>
        <w:t>Övriga regler</w:t>
      </w:r>
      <w:bookmarkEnd w:id="1276"/>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Rubrik4"/>
      </w:pPr>
      <w:r w:rsidRPr="00776D68">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Rubrik5"/>
      </w:pPr>
      <w:r w:rsidRPr="00776D68">
        <w:t>SLA-krav</w:t>
      </w:r>
    </w:p>
    <w:p w14:paraId="65ED89DE" w14:textId="62BCEA1B" w:rsidR="00793064" w:rsidRDefault="008E6A45" w:rsidP="008E6A45">
      <w:pPr>
        <w:rPr>
          <w:rFonts w:eastAsia="Times New Roman"/>
          <w:bCs/>
          <w:sz w:val="30"/>
          <w:szCs w:val="28"/>
        </w:rPr>
      </w:pPr>
      <w:r w:rsidRPr="00E146AE">
        <w:t>Inga avvikande SLA-krav</w:t>
      </w:r>
      <w:r>
        <w:t>.</w:t>
      </w:r>
      <w:bookmarkEnd w:id="0"/>
      <w:r>
        <w:rPr>
          <w:rFonts w:eastAsia="Times New Roman"/>
          <w:bCs/>
          <w:sz w:val="30"/>
          <w:szCs w:val="28"/>
        </w:rPr>
        <w:t xml:space="preserve"> </w:t>
      </w:r>
    </w:p>
    <w:p w14:paraId="5F682697" w14:textId="7075E5AE" w:rsidR="00E7695F" w:rsidRDefault="00E7695F">
      <w:pPr>
        <w:spacing w:line="240" w:lineRule="auto"/>
        <w:rPr>
          <w:rFonts w:eastAsia="Times New Roman"/>
          <w:bCs/>
          <w:sz w:val="30"/>
          <w:szCs w:val="28"/>
        </w:rPr>
      </w:pPr>
      <w:r>
        <w:rPr>
          <w:rFonts w:eastAsia="Times New Roman"/>
          <w:bCs/>
          <w:sz w:val="30"/>
          <w:szCs w:val="28"/>
        </w:rPr>
        <w:br w:type="page"/>
      </w:r>
    </w:p>
    <w:p w14:paraId="0F1055E7" w14:textId="76B5E38F" w:rsidR="00E3189A" w:rsidRPr="00D728C5" w:rsidRDefault="00E3189A" w:rsidP="00E3189A">
      <w:pPr>
        <w:pStyle w:val="Rubrik2"/>
      </w:pPr>
      <w:bookmarkStart w:id="1277" w:name="_Toc382487428"/>
      <w:r>
        <w:lastRenderedPageBreak/>
        <w:t>GetDiagnosis</w:t>
      </w:r>
      <w:bookmarkEnd w:id="1277"/>
    </w:p>
    <w:p w14:paraId="55316D63" w14:textId="00A40E56" w:rsidR="00EC74B2" w:rsidRPr="00541F96" w:rsidRDefault="00FA1819" w:rsidP="00EC74B2">
      <w:pPr>
        <w:pStyle w:val="Liststycke"/>
        <w:ind w:left="0" w:hanging="11"/>
      </w:pPr>
      <w:r>
        <w:t xml:space="preserve">GetDiagnosis </w:t>
      </w:r>
      <w:del w:id="1278" w:author="Björn Genfors" w:date="2014-03-13T15:46:00Z">
        <w:r w:rsidDel="00865E0D">
          <w:delText xml:space="preserve">är tänkt att </w:delText>
        </w:r>
      </w:del>
      <w:r>
        <w:t>returnera</w:t>
      </w:r>
      <w:ins w:id="1279" w:author="Björn Genfors" w:date="2014-03-13T15:47:00Z">
        <w:r w:rsidR="00865E0D">
          <w:t>r</w:t>
        </w:r>
      </w:ins>
      <w:r>
        <w:t xml:space="preserve"> de diagnoser som en patient har diagnosticerats med, d.v.s. returnera en diagnoskod per ursprungligt diagnosticeringstillfälle. </w:t>
      </w:r>
      <w:r w:rsidR="00EC74B2">
        <w:rPr>
          <w:spacing w:val="-1"/>
        </w:rPr>
        <w:t>Meddelandeformatet</w:t>
      </w:r>
      <w:r w:rsidR="00EC74B2" w:rsidRPr="00FA1819">
        <w:rPr>
          <w:spacing w:val="-1"/>
        </w:rPr>
        <w:t xml:space="preserve"> baseras på NPÖ RIV 2.2.0</w:t>
      </w:r>
      <w:r w:rsidR="00EC74B2">
        <w:rPr>
          <w:spacing w:val="-1"/>
        </w:rPr>
        <w:t xml:space="preserve"> och </w:t>
      </w:r>
      <w:r w:rsidR="00EC74B2" w:rsidRPr="00FA1819">
        <w:rPr>
          <w:spacing w:val="-1"/>
        </w:rPr>
        <w:t>är kompatibelt med HL7 v. 3 CDA v. 2</w:t>
      </w:r>
      <w:r w:rsidR="00EC74B2">
        <w:rPr>
          <w:spacing w:val="-1"/>
        </w:rPr>
        <w:t>. M</w:t>
      </w:r>
      <w:r w:rsidR="00EC74B2" w:rsidRPr="00FA1819">
        <w:rPr>
          <w:spacing w:val="-1"/>
        </w:rPr>
        <w:t xml:space="preserve">appning mot </w:t>
      </w:r>
      <w:r w:rsidR="00EC74B2">
        <w:rPr>
          <w:spacing w:val="-1"/>
        </w:rPr>
        <w:t xml:space="preserve">dessa </w:t>
      </w:r>
      <w:r w:rsidR="00EC74B2" w:rsidRPr="00FA1819">
        <w:rPr>
          <w:spacing w:val="-1"/>
        </w:rPr>
        <w:t>hittas i bilaga</w:t>
      </w:r>
    </w:p>
    <w:p w14:paraId="480BD91B" w14:textId="60426C1C" w:rsidR="00E3189A" w:rsidRPr="00541F96" w:rsidRDefault="001A5897" w:rsidP="00FA1819">
      <w:pPr>
        <w:pStyle w:val="Liststycke"/>
        <w:ind w:left="0" w:hanging="11"/>
      </w:pPr>
      <w:r>
        <w:rPr>
          <w:spacing w:val="-1"/>
        </w:rPr>
        <w:t>[</w:t>
      </w:r>
      <w:r w:rsidR="00EC74B2">
        <w:rPr>
          <w:spacing w:val="-1"/>
        </w:rPr>
        <w:fldChar w:fldCharType="begin"/>
      </w:r>
      <w:r w:rsidR="00EC74B2">
        <w:rPr>
          <w:spacing w:val="-1"/>
        </w:rPr>
        <w:instrText xml:space="preserve"> REF _Ref381187525 \h </w:instrText>
      </w:r>
      <w:r w:rsidR="00EC74B2">
        <w:rPr>
          <w:spacing w:val="-1"/>
        </w:rPr>
      </w:r>
      <w:r w:rsidR="00EC74B2">
        <w:rPr>
          <w:spacing w:val="-1"/>
        </w:rPr>
        <w:fldChar w:fldCharType="separate"/>
      </w:r>
      <w:r w:rsidR="00EC74B2" w:rsidRPr="00BA5402">
        <w:rPr>
          <w:szCs w:val="20"/>
        </w:rPr>
        <w:t>R</w:t>
      </w:r>
      <w:r w:rsidR="00EC74B2" w:rsidRPr="00BA5402">
        <w:t>5</w:t>
      </w:r>
      <w:r w:rsidR="00EC74B2">
        <w:rPr>
          <w:spacing w:val="-1"/>
        </w:rPr>
        <w:fldChar w:fldCharType="end"/>
      </w:r>
      <w:r>
        <w:rPr>
          <w:spacing w:val="-1"/>
        </w:rPr>
        <w:t>]</w:t>
      </w:r>
      <w:r w:rsidR="00E3189A" w:rsidRPr="00FA1819">
        <w:rPr>
          <w:spacing w:val="-1"/>
        </w:rPr>
        <w:t>.</w:t>
      </w:r>
    </w:p>
    <w:p w14:paraId="0994C9C9" w14:textId="77777777" w:rsidR="00E3189A" w:rsidRPr="00C83567" w:rsidRDefault="00E3189A" w:rsidP="00E3189A">
      <w:pPr>
        <w:rPr>
          <w:color w:val="4F81BD" w:themeColor="accent1"/>
        </w:rPr>
      </w:pPr>
    </w:p>
    <w:p w14:paraId="2C0DE9DB" w14:textId="77777777" w:rsidR="00E3189A" w:rsidRDefault="00E3189A" w:rsidP="00E3189A">
      <w:pPr>
        <w:pStyle w:val="Rubrik3"/>
      </w:pPr>
      <w:bookmarkStart w:id="1280" w:name="_Toc382487429"/>
      <w:r>
        <w:t>Version</w:t>
      </w:r>
      <w:bookmarkEnd w:id="1280"/>
    </w:p>
    <w:p w14:paraId="2CD13520" w14:textId="77777777" w:rsidR="00E3189A" w:rsidRDefault="00E3189A" w:rsidP="00E3189A">
      <w:r>
        <w:t>2</w:t>
      </w:r>
      <w:r w:rsidRPr="00224DDD">
        <w:t>.0</w:t>
      </w:r>
    </w:p>
    <w:p w14:paraId="70EFD9CC" w14:textId="77777777" w:rsidR="00E3189A" w:rsidRDefault="00E3189A" w:rsidP="00E3189A"/>
    <w:p w14:paraId="750F6957" w14:textId="77777777" w:rsidR="00E7695F" w:rsidRPr="00541F96" w:rsidRDefault="00E7695F" w:rsidP="00E7695F">
      <w:pPr>
        <w:pStyle w:val="Rubrik3"/>
      </w:pPr>
      <w:bookmarkStart w:id="1281" w:name="_Toc382487430"/>
      <w:r>
        <w:t>Gemensamma informationskomponenter</w:t>
      </w:r>
      <w:bookmarkEnd w:id="1281"/>
    </w:p>
    <w:p w14:paraId="6B4913C2" w14:textId="00571648" w:rsidR="00E7695F"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000B3D5B" w14:textId="77777777" w:rsidR="00E7695F" w:rsidRPr="00C55071" w:rsidRDefault="00E7695F" w:rsidP="00E7695F"/>
    <w:p w14:paraId="4A3D6FCD" w14:textId="77777777" w:rsidR="00E7695F" w:rsidRDefault="00E7695F" w:rsidP="00E7695F">
      <w:pPr>
        <w:pStyle w:val="Rubrik3"/>
      </w:pPr>
      <w:bookmarkStart w:id="1282" w:name="_Toc382487431"/>
      <w:r>
        <w:t>Fältregler</w:t>
      </w:r>
      <w:bookmarkEnd w:id="1282"/>
    </w:p>
    <w:p w14:paraId="31F6D79A"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65BA0509" w14:textId="77777777" w:rsidR="00E7695F" w:rsidRDefault="00E7695F" w:rsidP="00E7695F"/>
    <w:tbl>
      <w:tblPr>
        <w:tblStyle w:val="Tabellrutnt"/>
        <w:tblW w:w="9606" w:type="dxa"/>
        <w:tblLayout w:type="fixed"/>
        <w:tblLook w:val="04A0" w:firstRow="1" w:lastRow="0" w:firstColumn="1" w:lastColumn="0" w:noHBand="0" w:noVBand="1"/>
      </w:tblPr>
      <w:tblGrid>
        <w:gridCol w:w="2660"/>
        <w:gridCol w:w="1417"/>
        <w:gridCol w:w="3969"/>
        <w:gridCol w:w="1560"/>
      </w:tblGrid>
      <w:tr w:rsidR="00E7695F" w:rsidRPr="00462360" w14:paraId="06B46183" w14:textId="77777777" w:rsidTr="00BE54CC">
        <w:trPr>
          <w:trHeight w:val="384"/>
        </w:trPr>
        <w:tc>
          <w:tcPr>
            <w:tcW w:w="2660" w:type="dxa"/>
            <w:shd w:val="clear" w:color="auto" w:fill="D9D9D9" w:themeFill="background1" w:themeFillShade="D9"/>
            <w:vAlign w:val="bottom"/>
          </w:tcPr>
          <w:p w14:paraId="2C601F29" w14:textId="77777777" w:rsidR="00E7695F" w:rsidRPr="00462360" w:rsidRDefault="00E7695F" w:rsidP="00C47224">
            <w:pPr>
              <w:rPr>
                <w:b/>
                <w:szCs w:val="20"/>
              </w:rPr>
            </w:pPr>
            <w:r w:rsidRPr="00462360">
              <w:rPr>
                <w:b/>
                <w:szCs w:val="20"/>
              </w:rPr>
              <w:t>Namn</w:t>
            </w:r>
          </w:p>
        </w:tc>
        <w:tc>
          <w:tcPr>
            <w:tcW w:w="1417" w:type="dxa"/>
            <w:shd w:val="clear" w:color="auto" w:fill="D9D9D9" w:themeFill="background1" w:themeFillShade="D9"/>
            <w:vAlign w:val="bottom"/>
          </w:tcPr>
          <w:p w14:paraId="7E982927" w14:textId="77777777" w:rsidR="00E7695F" w:rsidRPr="00462360" w:rsidRDefault="00E7695F" w:rsidP="00C47224">
            <w:pPr>
              <w:rPr>
                <w:b/>
                <w:szCs w:val="20"/>
              </w:rPr>
            </w:pPr>
            <w:r w:rsidRPr="00462360">
              <w:rPr>
                <w:b/>
                <w:szCs w:val="20"/>
              </w:rPr>
              <w:t>Typ</w:t>
            </w:r>
          </w:p>
        </w:tc>
        <w:tc>
          <w:tcPr>
            <w:tcW w:w="3969" w:type="dxa"/>
            <w:shd w:val="clear" w:color="auto" w:fill="D9D9D9" w:themeFill="background1" w:themeFillShade="D9"/>
            <w:vAlign w:val="bottom"/>
          </w:tcPr>
          <w:p w14:paraId="2E6FC564" w14:textId="77777777" w:rsidR="00E7695F" w:rsidRPr="00462360" w:rsidRDefault="00E7695F" w:rsidP="00C47224">
            <w:pPr>
              <w:rPr>
                <w:b/>
                <w:szCs w:val="20"/>
              </w:rPr>
            </w:pPr>
            <w:r w:rsidRPr="00462360">
              <w:rPr>
                <w:b/>
                <w:szCs w:val="20"/>
              </w:rPr>
              <w:t>Beskrivning</w:t>
            </w:r>
          </w:p>
        </w:tc>
        <w:tc>
          <w:tcPr>
            <w:tcW w:w="1560" w:type="dxa"/>
            <w:shd w:val="clear" w:color="auto" w:fill="D9D9D9" w:themeFill="background1" w:themeFillShade="D9"/>
            <w:vAlign w:val="bottom"/>
          </w:tcPr>
          <w:p w14:paraId="10F44980" w14:textId="77777777" w:rsidR="00E7695F" w:rsidRPr="00462360" w:rsidRDefault="00E7695F" w:rsidP="00C47224">
            <w:pPr>
              <w:rPr>
                <w:b/>
                <w:szCs w:val="20"/>
              </w:rPr>
            </w:pPr>
            <w:r w:rsidRPr="00462360">
              <w:rPr>
                <w:b/>
                <w:szCs w:val="20"/>
              </w:rPr>
              <w:t>Kardinalitet</w:t>
            </w:r>
          </w:p>
        </w:tc>
      </w:tr>
      <w:tr w:rsidR="00E7695F" w:rsidRPr="00462360" w14:paraId="60C1CE47" w14:textId="77777777" w:rsidTr="00BE54CC">
        <w:tc>
          <w:tcPr>
            <w:tcW w:w="2660" w:type="dxa"/>
          </w:tcPr>
          <w:p w14:paraId="510D7FEF" w14:textId="77777777" w:rsidR="00E7695F" w:rsidRPr="00462360" w:rsidRDefault="00E7695F" w:rsidP="00C47224">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0DF1C726"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0F71AFAF"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176D8CDE"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417363" w14:paraId="4F6B1331" w14:textId="77777777" w:rsidTr="00BE54CC">
        <w:tc>
          <w:tcPr>
            <w:tcW w:w="2660" w:type="dxa"/>
          </w:tcPr>
          <w:p w14:paraId="06136B63" w14:textId="0CD0B260"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320B7687" w14:textId="6C4139E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CCEF068" w14:textId="183BC50C"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72C7402" w14:textId="42E45A59"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rsidRPr="00417363" w14:paraId="2ECD5562" w14:textId="77777777" w:rsidTr="00BE54CC">
        <w:tc>
          <w:tcPr>
            <w:tcW w:w="2660" w:type="dxa"/>
          </w:tcPr>
          <w:p w14:paraId="59CC2DEB" w14:textId="168AD9A5"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090A7886" w14:textId="238CC3F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71BE7296" w14:textId="596739A5"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r>
            <w:proofErr w:type="gramStart"/>
            <w:r w:rsidRPr="00417363">
              <w:rPr>
                <w:rFonts w:ascii="Georgia" w:hAnsi="Georgia"/>
                <w:spacing w:val="-1"/>
                <w:sz w:val="20"/>
                <w:szCs w:val="20"/>
              </w:rPr>
              <w:t>value sätts till patientens identifierare.</w:t>
            </w:r>
            <w:proofErr w:type="gramEnd"/>
            <w:r w:rsidRPr="00417363">
              <w:rPr>
                <w:rFonts w:ascii="Georgia" w:hAnsi="Georgia"/>
                <w:spacing w:val="-1"/>
                <w:sz w:val="20"/>
                <w:szCs w:val="20"/>
              </w:rPr>
              <w:t xml:space="preserv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w:t>
            </w:r>
            <w:proofErr w:type="gramStart"/>
            <w:r w:rsidRPr="00417363">
              <w:rPr>
                <w:rFonts w:ascii="Georgia" w:hAnsi="Georgia"/>
                <w:spacing w:val="-1"/>
                <w:sz w:val="20"/>
                <w:szCs w:val="20"/>
              </w:rPr>
              <w:t>97.3.1</w:t>
            </w:r>
            <w:proofErr w:type="gramEnd"/>
            <w:r w:rsidRPr="00417363">
              <w:rPr>
                <w:rFonts w:ascii="Georgia" w:hAnsi="Georgia"/>
                <w:spacing w:val="-1"/>
                <w:sz w:val="20"/>
                <w:szCs w:val="20"/>
              </w:rPr>
              <w:t>.3)</w:t>
            </w:r>
          </w:p>
        </w:tc>
        <w:tc>
          <w:tcPr>
            <w:tcW w:w="1560" w:type="dxa"/>
          </w:tcPr>
          <w:p w14:paraId="323ED064" w14:textId="79177A16"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0B4A93C6" w14:textId="77777777" w:rsidTr="00BE54CC">
        <w:tc>
          <w:tcPr>
            <w:tcW w:w="2660" w:type="dxa"/>
          </w:tcPr>
          <w:p w14:paraId="16516E44" w14:textId="46871B6A"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4CFFDC20" w14:textId="7E4FF1A9"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0EACA506" w14:textId="2A972DF2" w:rsidR="00417363" w:rsidRPr="00417363" w:rsidRDefault="00417363" w:rsidP="00C47224">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10439227" w14:textId="04CA70FD"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077221A" w14:textId="77777777" w:rsidTr="00BE54CC">
        <w:tc>
          <w:tcPr>
            <w:tcW w:w="2660" w:type="dxa"/>
          </w:tcPr>
          <w:p w14:paraId="4713CFD9" w14:textId="46496DD4" w:rsidR="00417363" w:rsidRPr="00417363" w:rsidRDefault="00417363" w:rsidP="00C47224">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tcPr>
          <w:p w14:paraId="5E198528" w14:textId="51A621DA"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14163AC2" w14:textId="1D1CA534" w:rsidR="00417363" w:rsidRPr="00417363" w:rsidRDefault="00417363" w:rsidP="00C47224">
            <w:pPr>
              <w:rPr>
                <w:i/>
                <w:szCs w:val="20"/>
              </w:rPr>
            </w:pPr>
            <w:r w:rsidRPr="00417363">
              <w:rPr>
                <w:spacing w:val="-1"/>
                <w:szCs w:val="20"/>
              </w:rPr>
              <w:t>Startdatum. Format ÅÅÅÅMMDD.</w:t>
            </w:r>
          </w:p>
        </w:tc>
        <w:tc>
          <w:tcPr>
            <w:tcW w:w="1560" w:type="dxa"/>
          </w:tcPr>
          <w:p w14:paraId="33D8D52E" w14:textId="6EFA772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433A995C" w14:textId="77777777" w:rsidTr="00BE54CC">
        <w:tc>
          <w:tcPr>
            <w:tcW w:w="2660" w:type="dxa"/>
          </w:tcPr>
          <w:p w14:paraId="1563F180" w14:textId="166B687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6347BDD" w14:textId="763C5E98" w:rsidR="00417363" w:rsidRPr="00417363" w:rsidRDefault="00417363" w:rsidP="00DF035F">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1680A840" w14:textId="4E4A073A" w:rsidR="00417363" w:rsidRPr="00417363" w:rsidRDefault="00417363" w:rsidP="00C47224">
            <w:pPr>
              <w:rPr>
                <w:szCs w:val="20"/>
              </w:rPr>
            </w:pPr>
            <w:r w:rsidRPr="00417363">
              <w:rPr>
                <w:spacing w:val="-1"/>
                <w:szCs w:val="20"/>
              </w:rPr>
              <w:t>Slutdatum. Format ÅÅÅÅMMDD.</w:t>
            </w:r>
          </w:p>
        </w:tc>
        <w:tc>
          <w:tcPr>
            <w:tcW w:w="1560" w:type="dxa"/>
          </w:tcPr>
          <w:p w14:paraId="60C3665B" w14:textId="7D16F9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BFBE4E0" w14:textId="77777777" w:rsidTr="00BE54CC">
        <w:tc>
          <w:tcPr>
            <w:tcW w:w="2660" w:type="dxa"/>
          </w:tcPr>
          <w:p w14:paraId="3A1A3244" w14:textId="087726A1"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1A073E5C" w14:textId="6665480E" w:rsidR="00417363" w:rsidRPr="00417363" w:rsidRDefault="00417363" w:rsidP="00DF035F">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D7C6DA6" w14:textId="77777777" w:rsidR="00417363" w:rsidRPr="00417363" w:rsidRDefault="00417363" w:rsidP="00DF035F">
            <w:pPr>
              <w:spacing w:line="226" w:lineRule="exact"/>
              <w:rPr>
                <w:szCs w:val="20"/>
              </w:rPr>
            </w:pPr>
            <w:r w:rsidRPr="00417363">
              <w:rPr>
                <w:szCs w:val="20"/>
              </w:rPr>
              <w:t xml:space="preserve">Begränsar sökningen till dokument som är skapade i angivet system. </w:t>
            </w:r>
          </w:p>
          <w:p w14:paraId="798737DE" w14:textId="77777777" w:rsidR="00417363" w:rsidRPr="00417363" w:rsidRDefault="00417363" w:rsidP="00417363">
            <w:pPr>
              <w:spacing w:line="226" w:lineRule="exact"/>
              <w:ind w:left="102"/>
              <w:rPr>
                <w:szCs w:val="20"/>
              </w:rPr>
            </w:pPr>
          </w:p>
          <w:p w14:paraId="53773330" w14:textId="77777777" w:rsidR="00417363" w:rsidRPr="00417363" w:rsidRDefault="00417363" w:rsidP="00DF035F">
            <w:pPr>
              <w:spacing w:line="226" w:lineRule="exact"/>
              <w:rPr>
                <w:szCs w:val="20"/>
              </w:rPr>
            </w:pPr>
            <w:r w:rsidRPr="00417363">
              <w:rPr>
                <w:szCs w:val="20"/>
              </w:rPr>
              <w:t xml:space="preserve">Värdet på detta fält måste överensstämma </w:t>
            </w:r>
            <w:r w:rsidRPr="00417363">
              <w:rPr>
                <w:szCs w:val="20"/>
              </w:rPr>
              <w:lastRenderedPageBreak/>
              <w:t>med värdet på logicalAddress i anropets tekniska kuvertering (ex. SOAP-header).</w:t>
            </w:r>
          </w:p>
          <w:p w14:paraId="1EF395E0" w14:textId="77777777" w:rsidR="00417363" w:rsidRPr="00417363" w:rsidRDefault="00417363" w:rsidP="00417363">
            <w:pPr>
              <w:spacing w:line="226" w:lineRule="exact"/>
              <w:ind w:left="102"/>
              <w:rPr>
                <w:spacing w:val="-1"/>
                <w:szCs w:val="20"/>
              </w:rPr>
            </w:pPr>
          </w:p>
          <w:p w14:paraId="01C97943" w14:textId="77777777" w:rsidR="00417363" w:rsidRPr="00417363" w:rsidRDefault="00417363" w:rsidP="00DF035F">
            <w:pPr>
              <w:spacing w:line="226" w:lineRule="exact"/>
              <w:rPr>
                <w:szCs w:val="20"/>
              </w:rPr>
            </w:pPr>
            <w:r w:rsidRPr="00417363">
              <w:rPr>
                <w:szCs w:val="20"/>
              </w:rPr>
              <w:t>Det innebär i praktiken att aggregerande tjänster inte används när detta fält anges.</w:t>
            </w:r>
          </w:p>
          <w:p w14:paraId="293DAC60" w14:textId="77777777" w:rsidR="00417363" w:rsidRPr="00417363" w:rsidRDefault="00417363" w:rsidP="00417363">
            <w:pPr>
              <w:spacing w:line="226" w:lineRule="exact"/>
              <w:ind w:left="102"/>
              <w:rPr>
                <w:szCs w:val="20"/>
              </w:rPr>
            </w:pPr>
          </w:p>
          <w:p w14:paraId="22F0193A" w14:textId="1426E745" w:rsidR="00417363" w:rsidRPr="00417363" w:rsidRDefault="00417363" w:rsidP="00C47224">
            <w:pPr>
              <w:rPr>
                <w:i/>
                <w:spacing w:val="-1"/>
                <w:szCs w:val="20"/>
              </w:rPr>
            </w:pPr>
            <w:r w:rsidRPr="00417363">
              <w:rPr>
                <w:szCs w:val="20"/>
              </w:rPr>
              <w:t>Fälte</w:t>
            </w:r>
            <w:r w:rsidR="00DF035F">
              <w:rPr>
                <w:szCs w:val="20"/>
              </w:rPr>
              <w:t xml:space="preserve">t är tvingande om careContactId </w:t>
            </w:r>
            <w:r w:rsidRPr="00417363">
              <w:rPr>
                <w:szCs w:val="20"/>
              </w:rPr>
              <w:t>angivits.</w:t>
            </w:r>
          </w:p>
        </w:tc>
        <w:tc>
          <w:tcPr>
            <w:tcW w:w="1560" w:type="dxa"/>
          </w:tcPr>
          <w:p w14:paraId="6E27888A" w14:textId="77777777" w:rsidR="00417363" w:rsidRPr="00417363" w:rsidRDefault="00417363" w:rsidP="00417363">
            <w:pPr>
              <w:spacing w:line="229" w:lineRule="exact"/>
              <w:ind w:left="102"/>
              <w:rPr>
                <w:szCs w:val="20"/>
              </w:rPr>
            </w:pPr>
            <w:r w:rsidRPr="00417363">
              <w:rPr>
                <w:szCs w:val="20"/>
              </w:rPr>
              <w:lastRenderedPageBreak/>
              <w:t>0</w:t>
            </w:r>
            <w:proofErr w:type="gramStart"/>
            <w:r w:rsidRPr="00417363">
              <w:rPr>
                <w:szCs w:val="20"/>
              </w:rPr>
              <w:t>..</w:t>
            </w:r>
            <w:proofErr w:type="gramEnd"/>
            <w:r w:rsidRPr="00417363">
              <w:rPr>
                <w:szCs w:val="20"/>
              </w:rPr>
              <w:t>1</w:t>
            </w:r>
          </w:p>
          <w:p w14:paraId="7DAE0506" w14:textId="77777777" w:rsidR="00417363" w:rsidRPr="00417363" w:rsidRDefault="00417363" w:rsidP="00417363">
            <w:pPr>
              <w:spacing w:line="229" w:lineRule="exact"/>
              <w:ind w:left="102"/>
              <w:rPr>
                <w:szCs w:val="20"/>
              </w:rPr>
            </w:pPr>
          </w:p>
          <w:p w14:paraId="1803B0CB" w14:textId="77777777" w:rsidR="00417363" w:rsidRPr="00417363" w:rsidRDefault="00417363" w:rsidP="00417363">
            <w:pPr>
              <w:spacing w:line="229" w:lineRule="exact"/>
              <w:ind w:left="102"/>
              <w:rPr>
                <w:szCs w:val="20"/>
              </w:rPr>
            </w:pPr>
          </w:p>
          <w:p w14:paraId="70049CAF" w14:textId="3791C461"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7BB1D6ED" w14:textId="77777777" w:rsidTr="00BE54CC">
        <w:tc>
          <w:tcPr>
            <w:tcW w:w="2660" w:type="dxa"/>
          </w:tcPr>
          <w:p w14:paraId="09885698" w14:textId="430F5C5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4E6ECA61" w14:textId="4367BB70"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0B56B7D2" w14:textId="3382FE29" w:rsidR="00417363" w:rsidRPr="00DF035F" w:rsidRDefault="00417363" w:rsidP="00DF035F">
            <w:pPr>
              <w:spacing w:line="229" w:lineRule="exact"/>
              <w:rPr>
                <w:spacing w:val="-1"/>
                <w:szCs w:val="20"/>
              </w:rPr>
            </w:pPr>
            <w:r w:rsidRPr="00417363">
              <w:rPr>
                <w:spacing w:val="-1"/>
                <w:szCs w:val="20"/>
              </w:rPr>
              <w:t>Begränsar sökningen till den vård- och omsorgskontakt där den vårdbegäran som låg till grund för laboratoriesvaret skapades.</w:t>
            </w:r>
          </w:p>
        </w:tc>
        <w:tc>
          <w:tcPr>
            <w:tcW w:w="1560" w:type="dxa"/>
          </w:tcPr>
          <w:p w14:paraId="18D698D5" w14:textId="355437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417363" w:rsidRPr="00417363" w14:paraId="5F39D329" w14:textId="77777777" w:rsidTr="00BE54CC">
        <w:tc>
          <w:tcPr>
            <w:tcW w:w="2660" w:type="dxa"/>
          </w:tcPr>
          <w:p w14:paraId="708F4119" w14:textId="7AE27F44" w:rsidR="00417363" w:rsidRPr="00417363" w:rsidRDefault="00417363" w:rsidP="00C47224">
            <w:pPr>
              <w:pStyle w:val="TableParagraph"/>
              <w:spacing w:line="229" w:lineRule="exact"/>
              <w:ind w:left="102"/>
              <w:rPr>
                <w:rFonts w:ascii="Georgia" w:hAnsi="Georgia" w:cs="Arial"/>
                <w:color w:val="000000"/>
                <w:sz w:val="20"/>
                <w:szCs w:val="20"/>
                <w:highlight w:val="white"/>
                <w:lang w:eastAsia="sv-SE"/>
              </w:rPr>
            </w:pPr>
          </w:p>
        </w:tc>
        <w:tc>
          <w:tcPr>
            <w:tcW w:w="1417" w:type="dxa"/>
          </w:tcPr>
          <w:p w14:paraId="42C157CA" w14:textId="5E395C5F"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3B7BCF71" w14:textId="59998E57" w:rsidR="00417363" w:rsidRPr="00417363" w:rsidRDefault="00417363" w:rsidP="00C47224">
            <w:pPr>
              <w:rPr>
                <w:szCs w:val="20"/>
              </w:rPr>
            </w:pPr>
          </w:p>
        </w:tc>
        <w:tc>
          <w:tcPr>
            <w:tcW w:w="1560" w:type="dxa"/>
          </w:tcPr>
          <w:p w14:paraId="3517703E" w14:textId="77777777" w:rsidR="00417363" w:rsidRPr="00417363" w:rsidRDefault="00417363" w:rsidP="00C47224">
            <w:pPr>
              <w:pStyle w:val="TableParagraph"/>
              <w:spacing w:line="226" w:lineRule="exact"/>
              <w:ind w:left="102"/>
              <w:rPr>
                <w:rFonts w:ascii="Georgia" w:hAnsi="Georgia"/>
                <w:sz w:val="20"/>
                <w:szCs w:val="20"/>
              </w:rPr>
            </w:pPr>
          </w:p>
        </w:tc>
      </w:tr>
      <w:tr w:rsidR="00417363" w:rsidRPr="00417363" w14:paraId="340952DB" w14:textId="77777777" w:rsidTr="00BE54CC">
        <w:tc>
          <w:tcPr>
            <w:tcW w:w="2660" w:type="dxa"/>
            <w:shd w:val="clear" w:color="auto" w:fill="D9D9D9" w:themeFill="background1" w:themeFillShade="D9"/>
          </w:tcPr>
          <w:p w14:paraId="4866C787" w14:textId="73C0860B"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2A0154A5" w14:textId="3BE337E0"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2B0EA3B9" w14:textId="77777777" w:rsidR="00417363" w:rsidRPr="00417363" w:rsidRDefault="00417363" w:rsidP="00C47224">
            <w:pPr>
              <w:rPr>
                <w:i/>
                <w:szCs w:val="20"/>
              </w:rPr>
            </w:pPr>
          </w:p>
        </w:tc>
        <w:tc>
          <w:tcPr>
            <w:tcW w:w="1560" w:type="dxa"/>
            <w:shd w:val="clear" w:color="auto" w:fill="D9D9D9" w:themeFill="background1" w:themeFillShade="D9"/>
          </w:tcPr>
          <w:p w14:paraId="6BABAC99" w14:textId="16E36B2A"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5FC55E15" w14:textId="77777777" w:rsidTr="00BE54CC">
        <w:tc>
          <w:tcPr>
            <w:tcW w:w="2660" w:type="dxa"/>
            <w:shd w:val="clear" w:color="auto" w:fill="auto"/>
          </w:tcPr>
          <w:p w14:paraId="2D92D51E" w14:textId="30C6B7E2" w:rsidR="00417363" w:rsidRPr="00417363" w:rsidRDefault="00417363" w:rsidP="00417363">
            <w:pPr>
              <w:spacing w:line="229" w:lineRule="exact"/>
              <w:rPr>
                <w:szCs w:val="20"/>
              </w:rPr>
            </w:pPr>
            <w:r w:rsidRPr="00417363">
              <w:rPr>
                <w:szCs w:val="20"/>
              </w:rPr>
              <w:t xml:space="preserve"> </w:t>
            </w:r>
            <w:ins w:id="1283" w:author="Björn Genfors" w:date="2014-03-13T15:47:00Z">
              <w:r w:rsidR="00865E0D">
                <w:rPr>
                  <w:szCs w:val="20"/>
                </w:rPr>
                <w:t>d</w:t>
              </w:r>
            </w:ins>
            <w:del w:id="1284" w:author="Björn Genfors" w:date="2014-03-13T15:47:00Z">
              <w:r w:rsidRPr="00417363" w:rsidDel="00865E0D">
                <w:rPr>
                  <w:szCs w:val="20"/>
                </w:rPr>
                <w:delText>D</w:delText>
              </w:r>
            </w:del>
            <w:r w:rsidRPr="00417363">
              <w:rPr>
                <w:szCs w:val="20"/>
              </w:rPr>
              <w:t>iagnosis</w:t>
            </w:r>
          </w:p>
          <w:p w14:paraId="64BC7D57" w14:textId="77777777"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2E214E05" w14:textId="7506B5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4EBAE05F" w14:textId="1D7AE00F"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723E6C15" w14:textId="0DF2691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rsidRPr="00417363" w14:paraId="715DB93E" w14:textId="77777777" w:rsidTr="00BE54CC">
        <w:tc>
          <w:tcPr>
            <w:tcW w:w="2660" w:type="dxa"/>
            <w:shd w:val="clear" w:color="auto" w:fill="D9D9D9" w:themeFill="background1" w:themeFillShade="D9"/>
          </w:tcPr>
          <w:p w14:paraId="31B74098" w14:textId="318E119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w:t>
            </w:r>
            <w:proofErr w:type="gramStart"/>
            <w:r w:rsidRPr="00417363">
              <w:rPr>
                <w:rFonts w:ascii="Georgia" w:hAnsi="Georgia"/>
                <w:sz w:val="20"/>
                <w:szCs w:val="20"/>
              </w:rPr>
              <w:t>..</w:t>
            </w:r>
            <w:proofErr w:type="gramEnd"/>
            <w:r w:rsidRPr="00417363">
              <w:rPr>
                <w:rFonts w:ascii="Georgia" w:hAnsi="Georgia"/>
                <w:sz w:val="20"/>
                <w:szCs w:val="20"/>
              </w:rPr>
              <w:t>/diagnosisHeader</w:t>
            </w:r>
          </w:p>
        </w:tc>
        <w:tc>
          <w:tcPr>
            <w:tcW w:w="1417" w:type="dxa"/>
            <w:shd w:val="clear" w:color="auto" w:fill="D9D9D9" w:themeFill="background1" w:themeFillShade="D9"/>
          </w:tcPr>
          <w:p w14:paraId="5E35CF73" w14:textId="3245BE4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51644C83" w14:textId="38A06269"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0FD82059" w14:textId="2CFCDF1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BBB410F" w14:textId="77777777" w:rsidTr="00BE54CC">
        <w:tc>
          <w:tcPr>
            <w:tcW w:w="2660" w:type="dxa"/>
          </w:tcPr>
          <w:p w14:paraId="77D6E8E0" w14:textId="7C080F2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0AB0CE6B" w14:textId="4A076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BEB87DC" w14:textId="581473E2" w:rsidR="00417363" w:rsidRPr="00417363" w:rsidRDefault="00417363" w:rsidP="00C47224">
            <w:pPr>
              <w:rPr>
                <w:i/>
                <w:szCs w:val="20"/>
              </w:rPr>
            </w:pPr>
            <w:r w:rsidRPr="00417363">
              <w:rPr>
                <w:szCs w:val="20"/>
              </w:rPr>
              <w:t>Dokumentets identitet som är unik inom källsystemet.</w:t>
            </w:r>
          </w:p>
        </w:tc>
        <w:tc>
          <w:tcPr>
            <w:tcW w:w="1560" w:type="dxa"/>
          </w:tcPr>
          <w:p w14:paraId="55C7C41C" w14:textId="7B876FD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575A2B79" w14:textId="77777777" w:rsidTr="00BE54CC">
        <w:tc>
          <w:tcPr>
            <w:tcW w:w="2660" w:type="dxa"/>
            <w:shd w:val="clear" w:color="auto" w:fill="auto"/>
          </w:tcPr>
          <w:p w14:paraId="09BBC2F4" w14:textId="018B8910"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shd w:val="clear" w:color="auto" w:fill="auto"/>
          </w:tcPr>
          <w:p w14:paraId="0332D0B4" w14:textId="1BECD1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4F7D367F" w14:textId="7D98A7E6" w:rsidR="00417363" w:rsidRPr="00417363" w:rsidRDefault="00417363" w:rsidP="00C47224">
            <w:pPr>
              <w:rPr>
                <w:i/>
                <w:szCs w:val="20"/>
              </w:rPr>
            </w:pPr>
            <w:r w:rsidRPr="00417363">
              <w:rPr>
                <w:szCs w:val="20"/>
              </w:rPr>
              <w:t>HSA-id för det system som dokumentet är skapat i.</w:t>
            </w:r>
          </w:p>
        </w:tc>
        <w:tc>
          <w:tcPr>
            <w:tcW w:w="1560" w:type="dxa"/>
            <w:shd w:val="clear" w:color="auto" w:fill="auto"/>
          </w:tcPr>
          <w:p w14:paraId="11A08D52" w14:textId="71B3AD2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E96EDD" w:rsidRPr="00417363" w14:paraId="68728A06" w14:textId="77777777" w:rsidTr="00BE54CC">
        <w:tc>
          <w:tcPr>
            <w:tcW w:w="2660" w:type="dxa"/>
            <w:shd w:val="clear" w:color="auto" w:fill="auto"/>
          </w:tcPr>
          <w:p w14:paraId="5022BD08" w14:textId="5176DCC3"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/../documentTitle</w:t>
            </w:r>
          </w:p>
        </w:tc>
        <w:tc>
          <w:tcPr>
            <w:tcW w:w="1417" w:type="dxa"/>
            <w:shd w:val="clear" w:color="auto" w:fill="auto"/>
          </w:tcPr>
          <w:p w14:paraId="5FBAAD8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179F004A" w14:textId="3ED29EC3" w:rsidR="00E96EDD" w:rsidRPr="00E96EDD" w:rsidRDefault="0025330F" w:rsidP="00C47224">
            <w:pPr>
              <w:rPr>
                <w:color w:val="FF0000"/>
                <w:szCs w:val="20"/>
              </w:rPr>
            </w:pPr>
            <w:r>
              <w:rPr>
                <w:color w:val="FF0000"/>
                <w:szCs w:val="20"/>
              </w:rPr>
              <w:t>N/A</w:t>
            </w:r>
          </w:p>
        </w:tc>
        <w:tc>
          <w:tcPr>
            <w:tcW w:w="1560" w:type="dxa"/>
            <w:shd w:val="clear" w:color="auto" w:fill="auto"/>
          </w:tcPr>
          <w:p w14:paraId="49DAC2DE" w14:textId="21985506"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E96EDD" w:rsidRPr="00417363" w14:paraId="044C7BF0" w14:textId="77777777" w:rsidTr="00BE54CC">
        <w:tc>
          <w:tcPr>
            <w:tcW w:w="2660" w:type="dxa"/>
            <w:shd w:val="clear" w:color="auto" w:fill="auto"/>
          </w:tcPr>
          <w:p w14:paraId="0D25FE0C" w14:textId="094CFCB9"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/../documentTime</w:t>
            </w:r>
          </w:p>
        </w:tc>
        <w:tc>
          <w:tcPr>
            <w:tcW w:w="1417" w:type="dxa"/>
            <w:shd w:val="clear" w:color="auto" w:fill="auto"/>
          </w:tcPr>
          <w:p w14:paraId="058FBB2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760A66E8" w14:textId="312170E3" w:rsidR="00E96EDD" w:rsidRPr="00E96EDD" w:rsidRDefault="0025330F" w:rsidP="00C47224">
            <w:pPr>
              <w:rPr>
                <w:color w:val="FF0000"/>
                <w:szCs w:val="20"/>
              </w:rPr>
            </w:pPr>
            <w:r>
              <w:rPr>
                <w:color w:val="FF0000"/>
                <w:szCs w:val="20"/>
              </w:rPr>
              <w:t>N/A</w:t>
            </w:r>
          </w:p>
        </w:tc>
        <w:tc>
          <w:tcPr>
            <w:tcW w:w="1560" w:type="dxa"/>
            <w:shd w:val="clear" w:color="auto" w:fill="auto"/>
          </w:tcPr>
          <w:p w14:paraId="081AB989" w14:textId="698800EC"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417363" w:rsidRPr="00417363" w14:paraId="686C7F6E" w14:textId="77777777" w:rsidTr="00BE54CC">
        <w:tc>
          <w:tcPr>
            <w:tcW w:w="2660" w:type="dxa"/>
          </w:tcPr>
          <w:p w14:paraId="3942B300" w14:textId="37013E32"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4ED9CC02" w14:textId="529CC5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14744DBC" w14:textId="431E7E10" w:rsidR="00417363" w:rsidRPr="00417363" w:rsidRDefault="00417363" w:rsidP="00C47224">
            <w:pPr>
              <w:rPr>
                <w:szCs w:val="20"/>
              </w:rPr>
            </w:pPr>
            <w:r w:rsidRPr="00417363">
              <w:rPr>
                <w:szCs w:val="20"/>
              </w:rPr>
              <w:t xml:space="preserve">Identifierare för patient. </w:t>
            </w:r>
          </w:p>
        </w:tc>
        <w:tc>
          <w:tcPr>
            <w:tcW w:w="1560" w:type="dxa"/>
          </w:tcPr>
          <w:p w14:paraId="4CD6D314" w14:textId="6A3A524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9A407D8" w14:textId="77777777" w:rsidTr="00BE54CC">
        <w:tc>
          <w:tcPr>
            <w:tcW w:w="2660" w:type="dxa"/>
          </w:tcPr>
          <w:p w14:paraId="25617EA5" w14:textId="7EDE31D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2844580F" w14:textId="0E84CC3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0F3024D" w14:textId="39256531" w:rsidR="00417363" w:rsidRPr="00417363" w:rsidRDefault="00417363" w:rsidP="00C47224">
            <w:pPr>
              <w:rPr>
                <w:i/>
                <w:szCs w:val="20"/>
              </w:rPr>
            </w:pPr>
            <w:r w:rsidRPr="00417363">
              <w:rPr>
                <w:szCs w:val="20"/>
              </w:rPr>
              <w:t>Sätts till patientens identifierare. Anges med 12 tecken utan avskiljare.</w:t>
            </w:r>
          </w:p>
        </w:tc>
        <w:tc>
          <w:tcPr>
            <w:tcW w:w="1560" w:type="dxa"/>
          </w:tcPr>
          <w:p w14:paraId="65AC2F6B" w14:textId="46E7D1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AF755DB" w14:textId="77777777" w:rsidTr="00BE54CC">
        <w:tc>
          <w:tcPr>
            <w:tcW w:w="2660" w:type="dxa"/>
          </w:tcPr>
          <w:p w14:paraId="44CDB97E" w14:textId="792EEEE7"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2351F051" w14:textId="189005D0"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83BB3A2" w14:textId="77777777" w:rsidR="00417363" w:rsidRPr="00417363" w:rsidRDefault="00417363" w:rsidP="00417363">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p w14:paraId="197D093A" w14:textId="77777777" w:rsidR="00417363" w:rsidRPr="00417363" w:rsidRDefault="00417363" w:rsidP="00C47224">
            <w:pPr>
              <w:rPr>
                <w:color w:val="FF0000"/>
                <w:szCs w:val="20"/>
              </w:rPr>
            </w:pPr>
          </w:p>
        </w:tc>
        <w:tc>
          <w:tcPr>
            <w:tcW w:w="1560" w:type="dxa"/>
          </w:tcPr>
          <w:p w14:paraId="6CD7B994" w14:textId="7453017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C45E2C1" w14:textId="77777777" w:rsidTr="00BE54CC">
        <w:tc>
          <w:tcPr>
            <w:tcW w:w="2660" w:type="dxa"/>
          </w:tcPr>
          <w:p w14:paraId="714B6E9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/../accountableHealthcareProfessional</w:t>
            </w:r>
          </w:p>
          <w:p w14:paraId="6DA58C65" w14:textId="2F6C8588" w:rsidR="00417363" w:rsidRPr="00417363" w:rsidRDefault="00417363" w:rsidP="00C47224">
            <w:pPr>
              <w:pStyle w:val="TableParagraph"/>
              <w:spacing w:line="229" w:lineRule="exact"/>
              <w:ind w:left="102"/>
              <w:rPr>
                <w:rFonts w:ascii="Georgia" w:hAnsi="Georgia"/>
                <w:color w:val="FF0000"/>
                <w:sz w:val="20"/>
                <w:szCs w:val="20"/>
              </w:rPr>
            </w:pPr>
          </w:p>
        </w:tc>
        <w:tc>
          <w:tcPr>
            <w:tcW w:w="1417" w:type="dxa"/>
          </w:tcPr>
          <w:p w14:paraId="75DDD1C5" w14:textId="77777777" w:rsidR="00417363" w:rsidRPr="00417363" w:rsidRDefault="00417363" w:rsidP="00417363">
            <w:pPr>
              <w:spacing w:line="229" w:lineRule="exact"/>
              <w:ind w:left="102"/>
              <w:rPr>
                <w:szCs w:val="20"/>
              </w:rPr>
            </w:pPr>
            <w:r w:rsidRPr="00417363">
              <w:rPr>
                <w:szCs w:val="20"/>
              </w:rPr>
              <w:t>HealthcareProfessionalType</w:t>
            </w:r>
          </w:p>
          <w:p w14:paraId="0307F6BB" w14:textId="77777777" w:rsidR="00417363" w:rsidRPr="00417363" w:rsidRDefault="00417363" w:rsidP="00C47224">
            <w:pPr>
              <w:pStyle w:val="TableParagraph"/>
              <w:spacing w:line="226" w:lineRule="exact"/>
              <w:ind w:left="102"/>
              <w:rPr>
                <w:rFonts w:ascii="Georgia" w:hAnsi="Georgia"/>
                <w:color w:val="FF0000"/>
                <w:spacing w:val="-1"/>
                <w:sz w:val="20"/>
                <w:szCs w:val="20"/>
              </w:rPr>
            </w:pPr>
          </w:p>
        </w:tc>
        <w:tc>
          <w:tcPr>
            <w:tcW w:w="3969" w:type="dxa"/>
          </w:tcPr>
          <w:p w14:paraId="59C560C9" w14:textId="77777777" w:rsidR="00417363" w:rsidRPr="00417363" w:rsidRDefault="00417363" w:rsidP="00417363">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6391171C" w14:textId="77777777" w:rsidR="00417363" w:rsidRPr="00417363" w:rsidRDefault="00417363" w:rsidP="00C47224">
            <w:pPr>
              <w:rPr>
                <w:color w:val="FF0000"/>
                <w:szCs w:val="20"/>
              </w:rPr>
            </w:pPr>
          </w:p>
        </w:tc>
        <w:tc>
          <w:tcPr>
            <w:tcW w:w="1560" w:type="dxa"/>
          </w:tcPr>
          <w:p w14:paraId="50306956" w14:textId="2F91B4AA"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A4058E1" w14:textId="77777777" w:rsidTr="00BE54CC">
        <w:tc>
          <w:tcPr>
            <w:tcW w:w="2660" w:type="dxa"/>
          </w:tcPr>
          <w:p w14:paraId="5B56AC2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w:t>
            </w:r>
            <w:r w:rsidRPr="00417363">
              <w:rPr>
                <w:spacing w:val="-1"/>
                <w:szCs w:val="20"/>
              </w:rPr>
              <w:t>uthorTime</w:t>
            </w:r>
          </w:p>
          <w:p w14:paraId="5018F023" w14:textId="03CC9AA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5EA66B52"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67C14973" w14:textId="2717FF35"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18367C4" w14:textId="77777777" w:rsidR="00417363" w:rsidRPr="00417363" w:rsidRDefault="00417363" w:rsidP="00417363">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D2BBFB4" w14:textId="3170052D" w:rsidR="00417363" w:rsidRPr="00417363" w:rsidRDefault="00417363" w:rsidP="00C47224">
            <w:pPr>
              <w:rPr>
                <w:i/>
                <w:szCs w:val="20"/>
              </w:rPr>
            </w:pPr>
          </w:p>
        </w:tc>
        <w:tc>
          <w:tcPr>
            <w:tcW w:w="1560" w:type="dxa"/>
          </w:tcPr>
          <w:p w14:paraId="1266510F" w14:textId="7640B7A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BF03E49" w14:textId="77777777" w:rsidTr="00BE54CC">
        <w:tc>
          <w:tcPr>
            <w:tcW w:w="2660" w:type="dxa"/>
          </w:tcPr>
          <w:p w14:paraId="2BFF82F3" w14:textId="77777777" w:rsidR="00417363" w:rsidRPr="00417363" w:rsidRDefault="00417363" w:rsidP="00417363">
            <w:pPr>
              <w:spacing w:line="229" w:lineRule="exact"/>
              <w:ind w:left="102"/>
              <w:rPr>
                <w:szCs w:val="20"/>
              </w:rPr>
            </w:pPr>
            <w:proofErr w:type="gramStart"/>
            <w:r w:rsidRPr="00417363">
              <w:rPr>
                <w:szCs w:val="20"/>
              </w:rPr>
              <w:lastRenderedPageBreak/>
              <w:t>..</w:t>
            </w:r>
            <w:proofErr w:type="gramEnd"/>
            <w:r w:rsidRPr="00417363">
              <w:rPr>
                <w:szCs w:val="20"/>
              </w:rPr>
              <w:t>/../../</w:t>
            </w:r>
            <w:r w:rsidRPr="00417363">
              <w:rPr>
                <w:spacing w:val="-1"/>
                <w:szCs w:val="20"/>
              </w:rPr>
              <w:t>healthcareProfessionalHSAId</w:t>
            </w:r>
          </w:p>
          <w:p w14:paraId="119EA4EE" w14:textId="2BD1D5B0"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78CB74E3" w14:textId="77777777" w:rsidR="00417363" w:rsidRPr="00417363" w:rsidRDefault="00417363" w:rsidP="00417363">
            <w:pPr>
              <w:spacing w:line="229" w:lineRule="exact"/>
              <w:ind w:left="102"/>
              <w:rPr>
                <w:rFonts w:cs="Arial"/>
                <w:szCs w:val="20"/>
              </w:rPr>
            </w:pPr>
            <w:r w:rsidRPr="00417363">
              <w:rPr>
                <w:szCs w:val="20"/>
              </w:rPr>
              <w:t>HSAIdType</w:t>
            </w:r>
          </w:p>
          <w:p w14:paraId="0E29F53D" w14:textId="044F7F18"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AB1D02A" w14:textId="0BDC34FA" w:rsidR="00417363" w:rsidRPr="00417363" w:rsidRDefault="00417363" w:rsidP="00C47224">
            <w:pPr>
              <w:rPr>
                <w:i/>
                <w:szCs w:val="20"/>
              </w:rPr>
            </w:pPr>
            <w:r w:rsidRPr="00417363">
              <w:rPr>
                <w:spacing w:val="-1"/>
                <w:szCs w:val="20"/>
              </w:rPr>
              <w:t>Författarens HSA-id. Krävs av NPÖ RIV 2.2.0.</w:t>
            </w:r>
          </w:p>
        </w:tc>
        <w:tc>
          <w:tcPr>
            <w:tcW w:w="1560" w:type="dxa"/>
          </w:tcPr>
          <w:p w14:paraId="128BE581" w14:textId="1BB3F85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F5C2E5F" w14:textId="77777777" w:rsidTr="00BE54CC">
        <w:tc>
          <w:tcPr>
            <w:tcW w:w="2660" w:type="dxa"/>
          </w:tcPr>
          <w:p w14:paraId="6A9247BD" w14:textId="766E3E9A"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08D719F8" w14:textId="73ED9B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0BFFAF" w14:textId="76D84821" w:rsidR="00417363" w:rsidRPr="00417363" w:rsidRDefault="00417363" w:rsidP="00C47224">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4A5CA614" w14:textId="50CB0C8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7CFBFAE" w14:textId="77777777" w:rsidTr="00BE54CC">
        <w:tc>
          <w:tcPr>
            <w:tcW w:w="2660" w:type="dxa"/>
            <w:shd w:val="clear" w:color="auto" w:fill="auto"/>
          </w:tcPr>
          <w:p w14:paraId="18AD2589"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3AE14F78" w14:textId="77777777"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585C7F8"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0A237347"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auto"/>
          </w:tcPr>
          <w:p w14:paraId="3BB958E2" w14:textId="3F33335F" w:rsidR="00417363" w:rsidRPr="00417363" w:rsidDel="00865E0D" w:rsidRDefault="00417363" w:rsidP="00417363">
            <w:pPr>
              <w:spacing w:line="226" w:lineRule="exact"/>
              <w:ind w:left="102"/>
              <w:rPr>
                <w:del w:id="1285" w:author="Björn Genfors" w:date="2014-03-13T15:48:00Z"/>
                <w:szCs w:val="20"/>
              </w:rPr>
            </w:pPr>
            <w:r w:rsidRPr="00417363">
              <w:rPr>
                <w:szCs w:val="20"/>
              </w:rPr>
              <w:t xml:space="preserve">Information om personens befattning. Om möjligt skall KV Befattning (OID 1.2.752.129.2.2.1.4), se </w:t>
            </w:r>
            <w:ins w:id="1286" w:author="Björn Genfors" w:date="2014-03-13T15:48:00Z">
              <w:r w:rsidR="00865E0D">
                <w:t>referens R13.</w:t>
              </w:r>
            </w:ins>
          </w:p>
          <w:p w14:paraId="5093BBDA" w14:textId="50F4176B" w:rsidR="00417363" w:rsidRPr="00417363" w:rsidRDefault="00827A96">
            <w:pPr>
              <w:spacing w:line="226" w:lineRule="exact"/>
              <w:ind w:left="102"/>
              <w:rPr>
                <w:rStyle w:val="Hyperlnk"/>
                <w:szCs w:val="20"/>
              </w:rPr>
            </w:pPr>
            <w:del w:id="1287" w:author="Björn Genfors" w:date="2014-03-13T15:48:00Z">
              <w:r w:rsidDel="00865E0D">
                <w:fldChar w:fldCharType="begin"/>
              </w:r>
              <w:r w:rsidDel="00865E0D">
                <w:delInstrText xml:space="preserve"> HYPERLINK "http://www.inera.se/Documents/TJANSTER_PROJEKT/Katalogtjanst_HSA/Innehall/hsa_innehall_befattning.pdf" </w:delInstrText>
              </w:r>
              <w:r w:rsidDel="00865E0D">
                <w:fldChar w:fldCharType="separate"/>
              </w:r>
              <w:r w:rsidR="00417363" w:rsidRPr="00417363" w:rsidDel="00865E0D">
                <w:rPr>
                  <w:rStyle w:val="Hyperlnk"/>
                  <w:szCs w:val="20"/>
                </w:rPr>
                <w:delText>http://www.inera.se/Documents/TJANSTER_PROJEKT/Katalogtjanst_HSA/Innehall/hsa_innehall_befattning.pdf</w:delText>
              </w:r>
              <w:r w:rsidDel="00865E0D">
                <w:rPr>
                  <w:rStyle w:val="Hyperlnk"/>
                  <w:szCs w:val="20"/>
                </w:rPr>
                <w:fldChar w:fldCharType="end"/>
              </w:r>
            </w:del>
          </w:p>
          <w:p w14:paraId="4E9A8DA9" w14:textId="77777777" w:rsidR="00417363" w:rsidRPr="00417363" w:rsidRDefault="00417363" w:rsidP="00417363">
            <w:pPr>
              <w:spacing w:line="226" w:lineRule="exact"/>
              <w:ind w:left="102"/>
              <w:rPr>
                <w:spacing w:val="-1"/>
                <w:szCs w:val="20"/>
              </w:rPr>
            </w:pPr>
            <w:r w:rsidRPr="00417363">
              <w:rPr>
                <w:spacing w:val="-1"/>
                <w:szCs w:val="20"/>
              </w:rPr>
              <w:t>Krävs av NPÖ RIV 2.2.0.</w:t>
            </w:r>
          </w:p>
          <w:p w14:paraId="0D0A2ADC" w14:textId="38554EB5" w:rsidR="00417363" w:rsidRPr="00417363" w:rsidRDefault="00417363" w:rsidP="00C47224">
            <w:pPr>
              <w:spacing w:line="226" w:lineRule="exact"/>
              <w:ind w:left="102"/>
              <w:rPr>
                <w:spacing w:val="-1"/>
                <w:szCs w:val="20"/>
              </w:rPr>
            </w:pPr>
          </w:p>
        </w:tc>
        <w:tc>
          <w:tcPr>
            <w:tcW w:w="1560" w:type="dxa"/>
            <w:shd w:val="clear" w:color="auto" w:fill="auto"/>
          </w:tcPr>
          <w:p w14:paraId="5A1AF903" w14:textId="268CC3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243AE20" w14:textId="77777777" w:rsidTr="00BE54CC">
        <w:tc>
          <w:tcPr>
            <w:tcW w:w="2660" w:type="dxa"/>
          </w:tcPr>
          <w:p w14:paraId="14721E06" w14:textId="0136AD20"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p>
        </w:tc>
        <w:tc>
          <w:tcPr>
            <w:tcW w:w="1417" w:type="dxa"/>
          </w:tcPr>
          <w:p w14:paraId="25DF26EF" w14:textId="299C613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CE56F38" w14:textId="39956D73" w:rsidR="00417363" w:rsidRPr="00417363" w:rsidRDefault="00417363" w:rsidP="00C47224">
            <w:pPr>
              <w:spacing w:line="226" w:lineRule="exact"/>
              <w:ind w:left="102"/>
              <w:rPr>
                <w:szCs w:val="20"/>
              </w:rPr>
            </w:pPr>
            <w:r w:rsidRPr="00417363">
              <w:rPr>
                <w:szCs w:val="20"/>
              </w:rPr>
              <w:t xml:space="preserve">Befattningskod. Om code anges skall också </w:t>
            </w:r>
            <w:proofErr w:type="gramStart"/>
            <w:r w:rsidRPr="00417363">
              <w:rPr>
                <w:szCs w:val="20"/>
              </w:rPr>
              <w:t>codeSystem  samt</w:t>
            </w:r>
            <w:proofErr w:type="gramEnd"/>
            <w:r w:rsidRPr="00417363">
              <w:rPr>
                <w:szCs w:val="20"/>
              </w:rPr>
              <w:t xml:space="preserve"> displayName anges.</w:t>
            </w:r>
          </w:p>
        </w:tc>
        <w:tc>
          <w:tcPr>
            <w:tcW w:w="1560" w:type="dxa"/>
          </w:tcPr>
          <w:p w14:paraId="08E8B3BA" w14:textId="488E22F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6FE751C" w14:textId="77777777" w:rsidTr="00BE54CC">
        <w:tc>
          <w:tcPr>
            <w:tcW w:w="2660" w:type="dxa"/>
          </w:tcPr>
          <w:p w14:paraId="597BED5F" w14:textId="2775F113"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r w:rsidRPr="00417363">
              <w:rPr>
                <w:szCs w:val="20"/>
              </w:rPr>
              <w:t>System</w:t>
            </w:r>
          </w:p>
        </w:tc>
        <w:tc>
          <w:tcPr>
            <w:tcW w:w="1417" w:type="dxa"/>
          </w:tcPr>
          <w:p w14:paraId="0DA0942E" w14:textId="72AE37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4615D63" w14:textId="0BA78B74"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0648840C" w14:textId="792A654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43CCB88" w14:textId="77777777" w:rsidTr="00BE54CC">
        <w:tc>
          <w:tcPr>
            <w:tcW w:w="2660" w:type="dxa"/>
          </w:tcPr>
          <w:p w14:paraId="0ADF8838" w14:textId="2C853F3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3C79860A" w14:textId="0BFC21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D18023B" w14:textId="01AFA4AE" w:rsidR="00417363" w:rsidRPr="00417363" w:rsidRDefault="00417363" w:rsidP="00C47224">
            <w:pPr>
              <w:rPr>
                <w:rFonts w:cs="Arial"/>
                <w:i/>
                <w:szCs w:val="20"/>
              </w:rPr>
            </w:pPr>
            <w:r w:rsidRPr="00417363">
              <w:rPr>
                <w:szCs w:val="20"/>
              </w:rPr>
              <w:t>Namn på kodsystem för befattningskod.</w:t>
            </w:r>
          </w:p>
        </w:tc>
        <w:tc>
          <w:tcPr>
            <w:tcW w:w="1560" w:type="dxa"/>
          </w:tcPr>
          <w:p w14:paraId="3D1A47AF" w14:textId="11FF21B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4B0303D" w14:textId="77777777" w:rsidTr="00BE54CC">
        <w:tc>
          <w:tcPr>
            <w:tcW w:w="2660" w:type="dxa"/>
          </w:tcPr>
          <w:p w14:paraId="3F9933A7" w14:textId="03BE678B"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F6E8840" w14:textId="3A96FA1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22998C" w14:textId="58A372FD" w:rsidR="00417363" w:rsidRPr="00417363" w:rsidRDefault="00417363" w:rsidP="00C47224">
            <w:pPr>
              <w:rPr>
                <w:szCs w:val="20"/>
              </w:rPr>
            </w:pPr>
            <w:r w:rsidRPr="00417363">
              <w:rPr>
                <w:szCs w:val="20"/>
              </w:rPr>
              <w:t>Version på kodsystem för befattningskod.</w:t>
            </w:r>
          </w:p>
        </w:tc>
        <w:tc>
          <w:tcPr>
            <w:tcW w:w="1560" w:type="dxa"/>
          </w:tcPr>
          <w:p w14:paraId="2569535F" w14:textId="5AA2C70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40D71CB3" w14:textId="77777777" w:rsidTr="00BE54CC">
        <w:tc>
          <w:tcPr>
            <w:tcW w:w="2660" w:type="dxa"/>
          </w:tcPr>
          <w:p w14:paraId="06376E01" w14:textId="5E0B613C"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1783C7AD" w14:textId="4E05F1D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58FEAE0" w14:textId="7C1B1549"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D326199" w14:textId="1CF9E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122C1EA" w14:textId="77777777" w:rsidTr="00BE54CC">
        <w:tc>
          <w:tcPr>
            <w:tcW w:w="2660" w:type="dxa"/>
          </w:tcPr>
          <w:p w14:paraId="1774CB15" w14:textId="67EE4554"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69FA61D" w14:textId="3AE5D03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9F2FEE5" w14:textId="77777777" w:rsidR="00417363" w:rsidRPr="00417363" w:rsidRDefault="00417363" w:rsidP="00417363">
            <w:pPr>
              <w:spacing w:line="229" w:lineRule="exact"/>
              <w:ind w:left="102"/>
              <w:rPr>
                <w:szCs w:val="20"/>
              </w:rPr>
            </w:pPr>
            <w:r w:rsidRPr="00417363">
              <w:rPr>
                <w:szCs w:val="20"/>
              </w:rPr>
              <w:t>Om befattning är beskriven i ett lokalt kodverk utan OID, eller när kod helt saknas, kan en beskrivande text anges i originalText.</w:t>
            </w:r>
          </w:p>
          <w:p w14:paraId="65B49D4B" w14:textId="0A296B90" w:rsidR="00417363" w:rsidRPr="00417363" w:rsidRDefault="00417363" w:rsidP="00C47224">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D0342B3" w14:textId="73B5022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E13D1C1" w14:textId="77777777" w:rsidTr="00BE54CC">
        <w:tc>
          <w:tcPr>
            <w:tcW w:w="2660" w:type="dxa"/>
          </w:tcPr>
          <w:p w14:paraId="0D7615A3" w14:textId="19C6645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0628C9B6" w14:textId="443947A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65CF0722" w14:textId="5FD5E704" w:rsidR="00417363" w:rsidRPr="00417363" w:rsidRDefault="00417363" w:rsidP="00C47224">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52519026" w14:textId="72FFE41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3BD6301" w14:textId="77777777" w:rsidTr="00BE54CC">
        <w:tc>
          <w:tcPr>
            <w:tcW w:w="2660" w:type="dxa"/>
          </w:tcPr>
          <w:p w14:paraId="7962ABAE" w14:textId="44A76580"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596138DB" w14:textId="0E3CB82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01CF1323" w14:textId="1523B5EF"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001DD693" w14:textId="31507D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C65AB18" w14:textId="77777777" w:rsidTr="00BE54CC">
        <w:tc>
          <w:tcPr>
            <w:tcW w:w="2660" w:type="dxa"/>
          </w:tcPr>
          <w:p w14:paraId="638BDE2B" w14:textId="3566063C"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/../../../orgUnitName</w:t>
            </w:r>
          </w:p>
        </w:tc>
        <w:tc>
          <w:tcPr>
            <w:tcW w:w="1417" w:type="dxa"/>
          </w:tcPr>
          <w:p w14:paraId="07D70C23" w14:textId="67DDA30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FF95F7F" w14:textId="4A0151C6" w:rsidR="00417363" w:rsidRPr="00417363" w:rsidRDefault="00417363" w:rsidP="00C47224">
            <w:pPr>
              <w:rPr>
                <w:rFonts w:cs="Arial"/>
                <w:i/>
                <w:szCs w:val="20"/>
              </w:rPr>
            </w:pPr>
            <w:r w:rsidRPr="00417363">
              <w:rPr>
                <w:spacing w:val="-1"/>
                <w:szCs w:val="20"/>
              </w:rPr>
              <w:t>Namnet på den organisation som författaren är uppdragstagare på. Krävs av NPÖ RIV 2.2.0.</w:t>
            </w:r>
          </w:p>
        </w:tc>
        <w:tc>
          <w:tcPr>
            <w:tcW w:w="1560" w:type="dxa"/>
          </w:tcPr>
          <w:p w14:paraId="7CD18198" w14:textId="4D7232C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DAAA48A" w14:textId="77777777" w:rsidTr="00BE54CC">
        <w:tc>
          <w:tcPr>
            <w:tcW w:w="2660" w:type="dxa"/>
          </w:tcPr>
          <w:p w14:paraId="33616966" w14:textId="17EFF829"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3B1531F1" w14:textId="3C8AA6E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5E1DEB6" w14:textId="4A4249B2" w:rsidR="00417363" w:rsidRPr="00417363" w:rsidRDefault="00417363" w:rsidP="00C47224">
            <w:pPr>
              <w:rPr>
                <w:rFonts w:cs="Arial"/>
                <w:szCs w:val="20"/>
              </w:rPr>
            </w:pPr>
            <w:r w:rsidRPr="00417363">
              <w:rPr>
                <w:szCs w:val="20"/>
              </w:rPr>
              <w:t xml:space="preserve">Telefon till </w:t>
            </w:r>
            <w:r w:rsidRPr="00417363">
              <w:rPr>
                <w:spacing w:val="-1"/>
                <w:szCs w:val="20"/>
              </w:rPr>
              <w:t>organisationsenhet.</w:t>
            </w:r>
          </w:p>
        </w:tc>
        <w:tc>
          <w:tcPr>
            <w:tcW w:w="1560" w:type="dxa"/>
          </w:tcPr>
          <w:p w14:paraId="5529BFA9" w14:textId="0AB4EC8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F386059" w14:textId="77777777" w:rsidTr="00BE54CC">
        <w:tc>
          <w:tcPr>
            <w:tcW w:w="2660" w:type="dxa"/>
          </w:tcPr>
          <w:p w14:paraId="56771C6C" w14:textId="60BE522B"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328A305B" w14:textId="779F3A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A6DD3B8" w14:textId="5D29829A"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626030AE" w14:textId="14C63DE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64925ED" w14:textId="77777777" w:rsidTr="00BE54CC">
        <w:tc>
          <w:tcPr>
            <w:tcW w:w="2660" w:type="dxa"/>
          </w:tcPr>
          <w:p w14:paraId="50D507B4" w14:textId="2270B71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17956846" w14:textId="15BFF4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9CDFDC6" w14:textId="1283FC34" w:rsidR="00417363" w:rsidRPr="00417363" w:rsidRDefault="00417363" w:rsidP="00C47224">
            <w:pPr>
              <w:rPr>
                <w:rFonts w:cs="Arial"/>
                <w:i/>
                <w:szCs w:val="20"/>
              </w:rPr>
            </w:pPr>
            <w:r w:rsidRPr="00417363">
              <w:rPr>
                <w:spacing w:val="-1"/>
                <w:szCs w:val="20"/>
              </w:rPr>
              <w:t>Postadress för den organisation som författaren är uppdragstagare på.</w:t>
            </w:r>
          </w:p>
        </w:tc>
        <w:tc>
          <w:tcPr>
            <w:tcW w:w="1560" w:type="dxa"/>
          </w:tcPr>
          <w:p w14:paraId="4E8D858C" w14:textId="7E0F941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2A01870" w14:textId="77777777" w:rsidTr="00BE54CC">
        <w:tc>
          <w:tcPr>
            <w:tcW w:w="2660" w:type="dxa"/>
          </w:tcPr>
          <w:p w14:paraId="5F40B54F" w14:textId="5955D095" w:rsidR="00417363" w:rsidRPr="00417363" w:rsidRDefault="00417363" w:rsidP="00C47224">
            <w:pPr>
              <w:pStyle w:val="TableParagraph"/>
              <w:spacing w:line="229" w:lineRule="exact"/>
              <w:ind w:left="102"/>
              <w:rPr>
                <w:rFonts w:ascii="Georgia" w:hAnsi="Georgia"/>
                <w:b/>
                <w:i/>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/../../../orgUnitLocation</w:t>
            </w:r>
          </w:p>
        </w:tc>
        <w:tc>
          <w:tcPr>
            <w:tcW w:w="1417" w:type="dxa"/>
          </w:tcPr>
          <w:p w14:paraId="50788B17" w14:textId="632F4F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B7CC0B5" w14:textId="4E795805" w:rsidR="00417363" w:rsidRPr="00417363" w:rsidRDefault="00417363" w:rsidP="00462360">
            <w:pPr>
              <w:rPr>
                <w:rFonts w:cs="Arial"/>
                <w:i/>
                <w:szCs w:val="20"/>
              </w:rPr>
            </w:pPr>
            <w:r w:rsidRPr="00417363">
              <w:rPr>
                <w:szCs w:val="20"/>
              </w:rPr>
              <w:t>Text som anger namnet p</w:t>
            </w:r>
            <w:r w:rsidR="00462360">
              <w:rPr>
                <w:szCs w:val="20"/>
              </w:rPr>
              <w:t>å</w:t>
            </w:r>
            <w:r w:rsidRPr="00417363">
              <w:rPr>
                <w:szCs w:val="20"/>
              </w:rPr>
              <w:t xml:space="preserve"> plats eller ort f</w:t>
            </w:r>
            <w:r w:rsidR="00462360">
              <w:rPr>
                <w:szCs w:val="20"/>
              </w:rPr>
              <w:t>ö</w:t>
            </w:r>
            <w:r w:rsidRPr="00417363">
              <w:rPr>
                <w:szCs w:val="20"/>
              </w:rPr>
              <w:t>r organisationens fysiska placering.</w:t>
            </w:r>
          </w:p>
        </w:tc>
        <w:tc>
          <w:tcPr>
            <w:tcW w:w="1560" w:type="dxa"/>
          </w:tcPr>
          <w:p w14:paraId="3BF9A0F1" w14:textId="3701D855"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4FC40D71" w14:textId="77777777" w:rsidTr="00BE54CC">
        <w:tc>
          <w:tcPr>
            <w:tcW w:w="2660" w:type="dxa"/>
          </w:tcPr>
          <w:p w14:paraId="7585904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02D66732" w14:textId="5CD514A3" w:rsidR="00417363" w:rsidRPr="00417363" w:rsidRDefault="00417363" w:rsidP="00C47224">
            <w:pPr>
              <w:pStyle w:val="TableParagraph"/>
              <w:spacing w:line="229" w:lineRule="exact"/>
              <w:ind w:left="102"/>
              <w:rPr>
                <w:rFonts w:ascii="Georgia" w:hAnsi="Georgia"/>
                <w:i/>
                <w:sz w:val="20"/>
                <w:szCs w:val="20"/>
                <w:lang w:eastAsia="sv-SE"/>
              </w:rPr>
            </w:pPr>
          </w:p>
        </w:tc>
        <w:tc>
          <w:tcPr>
            <w:tcW w:w="1417" w:type="dxa"/>
          </w:tcPr>
          <w:p w14:paraId="600B0536" w14:textId="77777777" w:rsidR="00417363" w:rsidRPr="00417363" w:rsidRDefault="00417363" w:rsidP="00417363">
            <w:pPr>
              <w:spacing w:line="229" w:lineRule="exact"/>
              <w:ind w:left="102"/>
              <w:rPr>
                <w:rFonts w:cs="Arial"/>
                <w:szCs w:val="20"/>
              </w:rPr>
            </w:pPr>
            <w:r w:rsidRPr="00417363">
              <w:rPr>
                <w:spacing w:val="-1"/>
                <w:szCs w:val="20"/>
              </w:rPr>
              <w:t>HSAIdType</w:t>
            </w:r>
          </w:p>
          <w:p w14:paraId="21D3D112" w14:textId="77777777" w:rsidR="00417363" w:rsidRPr="00417363" w:rsidRDefault="00417363" w:rsidP="00417363">
            <w:pPr>
              <w:spacing w:line="226" w:lineRule="exact"/>
              <w:ind w:left="102"/>
              <w:rPr>
                <w:spacing w:val="-1"/>
                <w:szCs w:val="20"/>
              </w:rPr>
            </w:pPr>
          </w:p>
          <w:p w14:paraId="764188DB" w14:textId="1FFDA0B5"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1996446B" w14:textId="3B41B58A" w:rsidR="00417363" w:rsidRPr="00417363" w:rsidRDefault="00417363" w:rsidP="00417363">
            <w:pPr>
              <w:spacing w:line="229" w:lineRule="exact"/>
              <w:ind w:left="102"/>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Krävs av NPÖ RIV 2.2.0.</w:t>
            </w:r>
          </w:p>
          <w:p w14:paraId="34CB876D" w14:textId="77777777" w:rsidR="00417363" w:rsidRPr="00417363" w:rsidRDefault="00417363" w:rsidP="00417363">
            <w:pPr>
              <w:spacing w:line="229" w:lineRule="exact"/>
              <w:ind w:left="102"/>
              <w:rPr>
                <w:szCs w:val="20"/>
              </w:rPr>
            </w:pPr>
          </w:p>
          <w:p w14:paraId="4B2C3365" w14:textId="56085AF5" w:rsidR="00417363" w:rsidRPr="00417363" w:rsidRDefault="00417363" w:rsidP="00C47224">
            <w:pPr>
              <w:rPr>
                <w:rFonts w:cs="Arial"/>
                <w:i/>
                <w:szCs w:val="20"/>
              </w:rPr>
            </w:pPr>
          </w:p>
        </w:tc>
        <w:tc>
          <w:tcPr>
            <w:tcW w:w="1560" w:type="dxa"/>
          </w:tcPr>
          <w:p w14:paraId="79BC8194" w14:textId="379FDE1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FA9BC61" w14:textId="77777777" w:rsidTr="00BE54CC">
        <w:tc>
          <w:tcPr>
            <w:tcW w:w="2660" w:type="dxa"/>
          </w:tcPr>
          <w:p w14:paraId="2F447980" w14:textId="1DC4D3E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0179D0B7" w14:textId="77777777" w:rsidR="00417363" w:rsidRPr="00417363" w:rsidRDefault="00417363" w:rsidP="00417363">
            <w:pPr>
              <w:spacing w:line="226" w:lineRule="exact"/>
              <w:ind w:left="102"/>
              <w:rPr>
                <w:spacing w:val="-1"/>
                <w:szCs w:val="20"/>
              </w:rPr>
            </w:pPr>
            <w:r w:rsidRPr="00417363">
              <w:rPr>
                <w:spacing w:val="-1"/>
                <w:szCs w:val="20"/>
              </w:rPr>
              <w:t>HSAIdType</w:t>
            </w:r>
          </w:p>
          <w:p w14:paraId="70F5E7FB" w14:textId="23013C7A"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4D18923" w14:textId="36E34109" w:rsidR="00417363" w:rsidRPr="00417363" w:rsidRDefault="00417363" w:rsidP="00C47224">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1586CE6C" w14:textId="6A1F69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1B4BC1F" w14:textId="77777777" w:rsidTr="00BE54CC">
        <w:tc>
          <w:tcPr>
            <w:tcW w:w="2660" w:type="dxa"/>
          </w:tcPr>
          <w:p w14:paraId="5DACC973" w14:textId="4F4A8C9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48B9367D" w14:textId="5E6E5A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A9C7A59" w14:textId="77777777" w:rsidR="00417363" w:rsidRPr="00417363" w:rsidRDefault="00417363" w:rsidP="00417363">
            <w:pPr>
              <w:spacing w:line="229" w:lineRule="exact"/>
              <w:ind w:left="102"/>
              <w:rPr>
                <w:szCs w:val="20"/>
              </w:rPr>
            </w:pPr>
            <w:r w:rsidRPr="00417363">
              <w:rPr>
                <w:szCs w:val="20"/>
              </w:rPr>
              <w:t>Information om vem som signerat informationen i dokumentet.</w:t>
            </w:r>
          </w:p>
          <w:p w14:paraId="046C40F7" w14:textId="4A8CE791" w:rsidR="00417363" w:rsidRPr="00417363" w:rsidRDefault="00417363" w:rsidP="00C47224">
            <w:pPr>
              <w:rPr>
                <w:rFonts w:cs="Arial"/>
                <w:i/>
                <w:szCs w:val="20"/>
              </w:rPr>
            </w:pPr>
          </w:p>
        </w:tc>
        <w:tc>
          <w:tcPr>
            <w:tcW w:w="1560" w:type="dxa"/>
          </w:tcPr>
          <w:p w14:paraId="4804F841" w14:textId="435A950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146BB04" w14:textId="77777777" w:rsidTr="00BE54CC">
        <w:tc>
          <w:tcPr>
            <w:tcW w:w="2660" w:type="dxa"/>
          </w:tcPr>
          <w:p w14:paraId="1A8C86A4"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/../../signatureTime</w:t>
            </w:r>
          </w:p>
          <w:p w14:paraId="0DA190F6" w14:textId="05153B31"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5C23995"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0A42DA7B" w14:textId="1C161221"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2C41838C" w14:textId="77777777" w:rsidR="00417363" w:rsidRPr="00417363" w:rsidRDefault="00417363" w:rsidP="00417363">
            <w:pPr>
              <w:spacing w:line="229" w:lineRule="exact"/>
              <w:ind w:left="102"/>
              <w:rPr>
                <w:szCs w:val="20"/>
              </w:rPr>
            </w:pPr>
            <w:r w:rsidRPr="00417363">
              <w:rPr>
                <w:szCs w:val="20"/>
              </w:rPr>
              <w:t>Tidpunkt för signering.</w:t>
            </w:r>
          </w:p>
          <w:p w14:paraId="41C45223" w14:textId="5727C871" w:rsidR="00417363" w:rsidRPr="00417363" w:rsidRDefault="00417363" w:rsidP="00C47224">
            <w:pPr>
              <w:rPr>
                <w:rFonts w:cs="Arial"/>
                <w:i/>
                <w:szCs w:val="20"/>
              </w:rPr>
            </w:pPr>
          </w:p>
        </w:tc>
        <w:tc>
          <w:tcPr>
            <w:tcW w:w="1560" w:type="dxa"/>
          </w:tcPr>
          <w:p w14:paraId="238FDE0F" w14:textId="562782A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8FB0DAC" w14:textId="77777777" w:rsidTr="00BE54CC">
        <w:tc>
          <w:tcPr>
            <w:tcW w:w="2660" w:type="dxa"/>
          </w:tcPr>
          <w:p w14:paraId="771EAFB7"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/../../legalAuthenticatorHSAId</w:t>
            </w:r>
          </w:p>
          <w:p w14:paraId="718172EC" w14:textId="44CC928B" w:rsidR="00417363" w:rsidRPr="00417363" w:rsidRDefault="00417363" w:rsidP="00C47224">
            <w:pPr>
              <w:spacing w:line="229" w:lineRule="exact"/>
              <w:ind w:left="102"/>
              <w:rPr>
                <w:szCs w:val="20"/>
              </w:rPr>
            </w:pPr>
          </w:p>
        </w:tc>
        <w:tc>
          <w:tcPr>
            <w:tcW w:w="1417" w:type="dxa"/>
          </w:tcPr>
          <w:p w14:paraId="3793350C" w14:textId="77777777" w:rsidR="00417363" w:rsidRPr="00417363" w:rsidRDefault="00417363" w:rsidP="00417363">
            <w:pPr>
              <w:spacing w:line="229" w:lineRule="exact"/>
              <w:ind w:left="102"/>
              <w:rPr>
                <w:szCs w:val="20"/>
              </w:rPr>
            </w:pPr>
            <w:r w:rsidRPr="00417363">
              <w:rPr>
                <w:szCs w:val="20"/>
              </w:rPr>
              <w:t>HSAIdType</w:t>
            </w:r>
          </w:p>
          <w:p w14:paraId="0E22CC36" w14:textId="6F47FBC9" w:rsidR="00417363" w:rsidRPr="00417363" w:rsidRDefault="00417363" w:rsidP="00C47224">
            <w:pPr>
              <w:spacing w:line="229" w:lineRule="exact"/>
              <w:ind w:left="102"/>
              <w:rPr>
                <w:rFonts w:cs="Arial"/>
                <w:szCs w:val="20"/>
              </w:rPr>
            </w:pPr>
          </w:p>
        </w:tc>
        <w:tc>
          <w:tcPr>
            <w:tcW w:w="3969" w:type="dxa"/>
          </w:tcPr>
          <w:p w14:paraId="067D4C15" w14:textId="2566DDE9" w:rsidR="00417363" w:rsidRPr="00417363" w:rsidRDefault="00417363" w:rsidP="00C47224">
            <w:pPr>
              <w:rPr>
                <w:rFonts w:cs="Arial"/>
                <w:szCs w:val="20"/>
              </w:rPr>
            </w:pPr>
            <w:r w:rsidRPr="00417363">
              <w:rPr>
                <w:szCs w:val="20"/>
              </w:rPr>
              <w:t>HSA-id för person som signerat dokumentet</w:t>
            </w:r>
          </w:p>
        </w:tc>
        <w:tc>
          <w:tcPr>
            <w:tcW w:w="1560" w:type="dxa"/>
          </w:tcPr>
          <w:p w14:paraId="0FDC7ED9" w14:textId="4042707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34378E08" w14:textId="77777777" w:rsidTr="00BE54CC">
        <w:tc>
          <w:tcPr>
            <w:tcW w:w="2660" w:type="dxa"/>
          </w:tcPr>
          <w:p w14:paraId="22572274"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/../../legalAuthenticatorName</w:t>
            </w:r>
          </w:p>
          <w:p w14:paraId="724833DB" w14:textId="4FE1BE8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CFB24DC" w14:textId="03D174B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9C1EC95" w14:textId="1C42F67F" w:rsidR="00417363" w:rsidRPr="00417363" w:rsidRDefault="00417363" w:rsidP="00C47224">
            <w:pPr>
              <w:rPr>
                <w:rFonts w:cs="Arial"/>
                <w:i/>
                <w:szCs w:val="20"/>
              </w:rPr>
            </w:pPr>
            <w:r w:rsidRPr="00417363">
              <w:rPr>
                <w:szCs w:val="20"/>
              </w:rPr>
              <w:t>Namnen i klartext för signerande person.</w:t>
            </w:r>
          </w:p>
        </w:tc>
        <w:tc>
          <w:tcPr>
            <w:tcW w:w="1560" w:type="dxa"/>
          </w:tcPr>
          <w:p w14:paraId="0F9DCFBF" w14:textId="57B235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5FEFE58D" w14:textId="77777777" w:rsidTr="00BE54CC">
        <w:tc>
          <w:tcPr>
            <w:tcW w:w="2660" w:type="dxa"/>
          </w:tcPr>
          <w:p w14:paraId="4C90592E"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525092DC" w14:textId="6AC617EA"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738D30E9" w14:textId="77777777" w:rsidR="00417363" w:rsidRPr="00417363" w:rsidRDefault="00417363" w:rsidP="00417363">
            <w:pPr>
              <w:spacing w:line="229" w:lineRule="exact"/>
              <w:ind w:left="102"/>
              <w:rPr>
                <w:rFonts w:cs="Arial"/>
                <w:color w:val="FF0000"/>
                <w:szCs w:val="20"/>
              </w:rPr>
            </w:pPr>
            <w:r w:rsidRPr="00417363">
              <w:rPr>
                <w:szCs w:val="20"/>
              </w:rPr>
              <w:t>boolean</w:t>
            </w:r>
          </w:p>
          <w:p w14:paraId="781EE679" w14:textId="58BA0636"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A9A5F0C" w14:textId="77777777" w:rsidR="00417363" w:rsidRPr="00417363" w:rsidRDefault="00417363" w:rsidP="00417363">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D20366B" w14:textId="77777777" w:rsidR="00417363" w:rsidRPr="00417363" w:rsidRDefault="00417363" w:rsidP="00C47224">
            <w:pPr>
              <w:rPr>
                <w:rFonts w:cs="Arial"/>
                <w:i/>
                <w:szCs w:val="20"/>
              </w:rPr>
            </w:pPr>
          </w:p>
        </w:tc>
        <w:tc>
          <w:tcPr>
            <w:tcW w:w="1560" w:type="dxa"/>
          </w:tcPr>
          <w:p w14:paraId="67D48B46" w14:textId="426920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9234FCD" w14:textId="77777777" w:rsidTr="00BE54CC">
        <w:tc>
          <w:tcPr>
            <w:tcW w:w="2660" w:type="dxa"/>
          </w:tcPr>
          <w:p w14:paraId="11464C5C" w14:textId="790135B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50EC1BBF" w14:textId="726383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CF13C51" w14:textId="3FDE5A8A"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1DA39F4F" w14:textId="644E58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E96EDD" w:rsidRPr="00417363" w14:paraId="48E476CD" w14:textId="77777777" w:rsidTr="00BE54CC">
        <w:tc>
          <w:tcPr>
            <w:tcW w:w="2660" w:type="dxa"/>
          </w:tcPr>
          <w:p w14:paraId="5A8AE61B" w14:textId="7F01D8C1"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w:t>
            </w:r>
          </w:p>
        </w:tc>
        <w:tc>
          <w:tcPr>
            <w:tcW w:w="1417" w:type="dxa"/>
          </w:tcPr>
          <w:p w14:paraId="1DAA82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31681EDB" w14:textId="6AF48A55" w:rsidR="00E96EDD" w:rsidRPr="00E96EDD" w:rsidRDefault="0025330F" w:rsidP="00C47224">
            <w:pPr>
              <w:rPr>
                <w:color w:val="FF0000"/>
                <w:spacing w:val="-1"/>
                <w:szCs w:val="20"/>
              </w:rPr>
            </w:pPr>
            <w:r>
              <w:rPr>
                <w:color w:val="FF0000"/>
                <w:spacing w:val="-1"/>
                <w:szCs w:val="20"/>
              </w:rPr>
              <w:t>N/A</w:t>
            </w:r>
          </w:p>
        </w:tc>
        <w:tc>
          <w:tcPr>
            <w:tcW w:w="1560" w:type="dxa"/>
          </w:tcPr>
          <w:p w14:paraId="02747621" w14:textId="18127D50"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E96EDD" w:rsidRPr="00417363" w14:paraId="529F7B20" w14:textId="77777777" w:rsidTr="00BE54CC">
        <w:tc>
          <w:tcPr>
            <w:tcW w:w="2660" w:type="dxa"/>
          </w:tcPr>
          <w:p w14:paraId="7FAE73C2" w14:textId="41C0AF51"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/../nullifiedReason</w:t>
            </w:r>
          </w:p>
        </w:tc>
        <w:tc>
          <w:tcPr>
            <w:tcW w:w="1417" w:type="dxa"/>
          </w:tcPr>
          <w:p w14:paraId="629BCF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0E7F4B08" w14:textId="426BBEDD" w:rsidR="00E96EDD" w:rsidRPr="00E96EDD" w:rsidRDefault="0025330F" w:rsidP="00C47224">
            <w:pPr>
              <w:rPr>
                <w:color w:val="FF0000"/>
                <w:spacing w:val="-1"/>
                <w:szCs w:val="20"/>
              </w:rPr>
            </w:pPr>
            <w:r>
              <w:rPr>
                <w:color w:val="FF0000"/>
                <w:spacing w:val="-1"/>
                <w:szCs w:val="20"/>
              </w:rPr>
              <w:t>N/A</w:t>
            </w:r>
          </w:p>
        </w:tc>
        <w:tc>
          <w:tcPr>
            <w:tcW w:w="1560" w:type="dxa"/>
          </w:tcPr>
          <w:p w14:paraId="446E32CB" w14:textId="185E1319"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417363" w:rsidRPr="00417363" w14:paraId="27489964" w14:textId="77777777" w:rsidTr="00BE54CC">
        <w:tc>
          <w:tcPr>
            <w:tcW w:w="2660" w:type="dxa"/>
            <w:shd w:val="clear" w:color="auto" w:fill="D9D9D9" w:themeFill="background1" w:themeFillShade="D9"/>
          </w:tcPr>
          <w:p w14:paraId="4AB9247E" w14:textId="0174230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/diagnosisBody</w:t>
            </w:r>
          </w:p>
        </w:tc>
        <w:tc>
          <w:tcPr>
            <w:tcW w:w="1417" w:type="dxa"/>
            <w:shd w:val="clear" w:color="auto" w:fill="D9D9D9" w:themeFill="background1" w:themeFillShade="D9"/>
          </w:tcPr>
          <w:p w14:paraId="3BB9D861" w14:textId="028B59A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63AEDC93" w14:textId="36FB0B2C" w:rsidR="00417363" w:rsidRPr="00417363" w:rsidRDefault="00417363" w:rsidP="00C47224">
            <w:pPr>
              <w:rPr>
                <w:rFonts w:cs="Arial"/>
                <w:i/>
                <w:szCs w:val="20"/>
              </w:rPr>
            </w:pPr>
          </w:p>
        </w:tc>
        <w:tc>
          <w:tcPr>
            <w:tcW w:w="1560" w:type="dxa"/>
            <w:shd w:val="clear" w:color="auto" w:fill="D9D9D9" w:themeFill="background1" w:themeFillShade="D9"/>
          </w:tcPr>
          <w:p w14:paraId="4650DD5A" w14:textId="0C28ECB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81CD483" w14:textId="77777777" w:rsidTr="00BE54CC">
        <w:tc>
          <w:tcPr>
            <w:tcW w:w="2660" w:type="dxa"/>
          </w:tcPr>
          <w:p w14:paraId="2731670C" w14:textId="54A7F4C8"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/../typeOfDiagnosis</w:t>
            </w:r>
          </w:p>
        </w:tc>
        <w:tc>
          <w:tcPr>
            <w:tcW w:w="1417" w:type="dxa"/>
          </w:tcPr>
          <w:p w14:paraId="2D4B0968" w14:textId="587510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243A5ED4" w14:textId="77777777" w:rsidR="00417363" w:rsidRPr="00417363" w:rsidRDefault="00417363" w:rsidP="00417363">
            <w:pPr>
              <w:spacing w:line="226" w:lineRule="exact"/>
              <w:ind w:left="102"/>
              <w:rPr>
                <w:spacing w:val="-1"/>
                <w:szCs w:val="20"/>
              </w:rPr>
            </w:pPr>
            <w:r w:rsidRPr="00417363">
              <w:rPr>
                <w:spacing w:val="-1"/>
                <w:szCs w:val="20"/>
              </w:rPr>
              <w:t>Anges som "Huvuddiagnos" eller "Bidiagnos".</w:t>
            </w:r>
          </w:p>
          <w:p w14:paraId="32B4B0A6" w14:textId="1E1845CC" w:rsidR="00417363" w:rsidRPr="00417363" w:rsidRDefault="00417363" w:rsidP="00C47224">
            <w:pPr>
              <w:rPr>
                <w:rFonts w:cs="Arial"/>
                <w:i/>
                <w:szCs w:val="20"/>
              </w:rPr>
            </w:pPr>
          </w:p>
        </w:tc>
        <w:tc>
          <w:tcPr>
            <w:tcW w:w="1560" w:type="dxa"/>
          </w:tcPr>
          <w:p w14:paraId="58E9B049" w14:textId="43BAC6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702CA49D" w14:textId="77777777" w:rsidTr="00BE54CC">
        <w:tc>
          <w:tcPr>
            <w:tcW w:w="2660" w:type="dxa"/>
          </w:tcPr>
          <w:p w14:paraId="269B26F4" w14:textId="6F6292E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/../chronicDiagnosis</w:t>
            </w:r>
          </w:p>
        </w:tc>
        <w:tc>
          <w:tcPr>
            <w:tcW w:w="1417" w:type="dxa"/>
          </w:tcPr>
          <w:p w14:paraId="01891397" w14:textId="33AAC39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02C14287" w14:textId="0609FDD5" w:rsidR="00417363" w:rsidRPr="00417363" w:rsidRDefault="00417363" w:rsidP="00C47224">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4B21F123" w14:textId="7AD969D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DCC1CA2" w14:textId="77777777" w:rsidTr="00BE54CC">
        <w:tc>
          <w:tcPr>
            <w:tcW w:w="2660" w:type="dxa"/>
          </w:tcPr>
          <w:p w14:paraId="6FBDA1D8"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/../diagnosisTime</w:t>
            </w:r>
          </w:p>
          <w:p w14:paraId="7BB404E8" w14:textId="01BDF71C"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0F92F28B" w14:textId="77777777" w:rsidR="00417363" w:rsidRPr="00417363" w:rsidRDefault="00417363" w:rsidP="00417363">
            <w:pPr>
              <w:spacing w:line="226" w:lineRule="exact"/>
              <w:ind w:left="102"/>
              <w:rPr>
                <w:szCs w:val="20"/>
              </w:rPr>
            </w:pPr>
            <w:r w:rsidRPr="00417363">
              <w:rPr>
                <w:szCs w:val="20"/>
              </w:rPr>
              <w:t>TimeStampType</w:t>
            </w:r>
          </w:p>
          <w:p w14:paraId="442D2B72" w14:textId="58F6CFE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13E8954D" w14:textId="344C1C73" w:rsidR="00417363" w:rsidRPr="00417363" w:rsidRDefault="00417363" w:rsidP="00C47224">
            <w:pPr>
              <w:rPr>
                <w:rFonts w:cs="Arial"/>
                <w:i/>
                <w:szCs w:val="20"/>
              </w:rPr>
            </w:pPr>
            <w:r w:rsidRPr="00417363">
              <w:rPr>
                <w:spacing w:val="-1"/>
                <w:szCs w:val="20"/>
              </w:rPr>
              <w:t>Tidpunkt då bedömningen gjordes.</w:t>
            </w:r>
          </w:p>
        </w:tc>
        <w:tc>
          <w:tcPr>
            <w:tcW w:w="1560" w:type="dxa"/>
          </w:tcPr>
          <w:p w14:paraId="5CB45921" w14:textId="10EBB89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92B6682" w14:textId="77777777" w:rsidTr="00BE54CC">
        <w:tc>
          <w:tcPr>
            <w:tcW w:w="2660" w:type="dxa"/>
            <w:shd w:val="clear" w:color="auto" w:fill="auto"/>
          </w:tcPr>
          <w:p w14:paraId="6A733DED" w14:textId="4254692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/../diagnosisCode</w:t>
            </w:r>
          </w:p>
        </w:tc>
        <w:tc>
          <w:tcPr>
            <w:tcW w:w="1417" w:type="dxa"/>
            <w:shd w:val="clear" w:color="auto" w:fill="auto"/>
          </w:tcPr>
          <w:p w14:paraId="621BAD73" w14:textId="0071C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5AD9F462" w14:textId="287C14D9" w:rsidR="00417363" w:rsidRPr="00417363" w:rsidRDefault="00417363" w:rsidP="00C47224">
            <w:pPr>
              <w:rPr>
                <w:rFonts w:cs="Arial"/>
                <w:i/>
                <w:szCs w:val="20"/>
              </w:rPr>
            </w:pPr>
            <w:r w:rsidRPr="00417363">
              <w:rPr>
                <w:spacing w:val="-1"/>
                <w:szCs w:val="20"/>
              </w:rPr>
              <w:t>Diagnoskod.</w:t>
            </w:r>
          </w:p>
        </w:tc>
        <w:tc>
          <w:tcPr>
            <w:tcW w:w="1560" w:type="dxa"/>
            <w:shd w:val="clear" w:color="auto" w:fill="auto"/>
          </w:tcPr>
          <w:p w14:paraId="76814B1C" w14:textId="03B7A0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8FBE7EA" w14:textId="77777777" w:rsidTr="00BE54CC">
        <w:tc>
          <w:tcPr>
            <w:tcW w:w="2660" w:type="dxa"/>
            <w:shd w:val="clear" w:color="auto" w:fill="auto"/>
          </w:tcPr>
          <w:p w14:paraId="71087472" w14:textId="7F44A01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shd w:val="clear" w:color="auto" w:fill="auto"/>
          </w:tcPr>
          <w:p w14:paraId="6C6836D7" w14:textId="504CC2E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50CD901" w14:textId="566BC878" w:rsidR="00417363" w:rsidRPr="00417363" w:rsidRDefault="00417363" w:rsidP="00C47224">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08EDE1CB" w14:textId="2DA443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A4F772F" w14:textId="77777777" w:rsidTr="00BE54CC">
        <w:tc>
          <w:tcPr>
            <w:tcW w:w="2660" w:type="dxa"/>
          </w:tcPr>
          <w:p w14:paraId="56484C4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/../../displayName</w:t>
            </w:r>
          </w:p>
          <w:p w14:paraId="62FCB434" w14:textId="11C1E3AE"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39A1193" w14:textId="600A94B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18A0F059" w14:textId="3CA48857" w:rsidR="00417363" w:rsidRPr="00417363" w:rsidRDefault="00417363" w:rsidP="00C47224">
            <w:pPr>
              <w:rPr>
                <w:rFonts w:cs="Arial"/>
                <w:i/>
                <w:szCs w:val="20"/>
              </w:rPr>
            </w:pPr>
            <w:r w:rsidRPr="00417363">
              <w:rPr>
                <w:szCs w:val="20"/>
              </w:rPr>
              <w:t xml:space="preserve">Klartext för kod som angivits i attributet </w:t>
            </w:r>
            <w:r w:rsidRPr="00417363">
              <w:rPr>
                <w:szCs w:val="20"/>
              </w:rPr>
              <w:lastRenderedPageBreak/>
              <w:t>diagnosisCode.</w:t>
            </w:r>
          </w:p>
        </w:tc>
        <w:tc>
          <w:tcPr>
            <w:tcW w:w="1560" w:type="dxa"/>
          </w:tcPr>
          <w:p w14:paraId="713145CB" w14:textId="583E6C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F5EA4EA" w14:textId="77777777" w:rsidTr="00BE54CC">
        <w:tc>
          <w:tcPr>
            <w:tcW w:w="2660" w:type="dxa"/>
          </w:tcPr>
          <w:p w14:paraId="76791AAF" w14:textId="77777777" w:rsidR="00417363" w:rsidRPr="00417363" w:rsidRDefault="00417363" w:rsidP="00417363">
            <w:pPr>
              <w:spacing w:line="226" w:lineRule="exact"/>
              <w:ind w:left="102"/>
              <w:rPr>
                <w:spacing w:val="-1"/>
                <w:szCs w:val="20"/>
              </w:rPr>
            </w:pPr>
            <w:proofErr w:type="gramStart"/>
            <w:r w:rsidRPr="00417363">
              <w:rPr>
                <w:spacing w:val="-1"/>
                <w:szCs w:val="20"/>
              </w:rPr>
              <w:lastRenderedPageBreak/>
              <w:t>..</w:t>
            </w:r>
            <w:proofErr w:type="gramEnd"/>
            <w:r w:rsidRPr="00417363">
              <w:rPr>
                <w:spacing w:val="-1"/>
                <w:szCs w:val="20"/>
              </w:rPr>
              <w:t>/../../codeSystem</w:t>
            </w:r>
          </w:p>
          <w:p w14:paraId="259BF20F" w14:textId="6DD744D9"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6AA1F4D3" w14:textId="1F753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23A3883" w14:textId="1548CFE7" w:rsidR="00417363" w:rsidRPr="00417363" w:rsidRDefault="00417363" w:rsidP="00C47224">
            <w:pPr>
              <w:rPr>
                <w:rFonts w:cs="Arial"/>
                <w:i/>
                <w:szCs w:val="20"/>
                <w:lang w:val="en-US"/>
              </w:rPr>
            </w:pPr>
            <w:r w:rsidRPr="00417363">
              <w:rPr>
                <w:spacing w:val="-1"/>
                <w:szCs w:val="20"/>
              </w:rPr>
              <w:t>OID för kodsystem.</w:t>
            </w:r>
          </w:p>
        </w:tc>
        <w:tc>
          <w:tcPr>
            <w:tcW w:w="1560" w:type="dxa"/>
          </w:tcPr>
          <w:p w14:paraId="6E96EF13" w14:textId="694A28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7406E9DA" w14:textId="77777777" w:rsidTr="00BE54CC">
        <w:tc>
          <w:tcPr>
            <w:tcW w:w="2660" w:type="dxa"/>
          </w:tcPr>
          <w:p w14:paraId="5CE965F8" w14:textId="2D11192B"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00F9C772" w14:textId="76162CB1"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0965068E" w14:textId="40C2DAEC" w:rsidR="00417363" w:rsidRPr="00417363" w:rsidRDefault="00417363" w:rsidP="00C47224">
            <w:pPr>
              <w:rPr>
                <w:rFonts w:cs="Arial"/>
                <w:szCs w:val="20"/>
              </w:rPr>
            </w:pPr>
            <w:r w:rsidRPr="00417363">
              <w:rPr>
                <w:szCs w:val="20"/>
              </w:rPr>
              <w:t>Namn på kodsystem (för kompatibilitet med NPÖ RIV 2.2.0 bör kodsystemet vara ICD-10-SE eller KSH97).</w:t>
            </w:r>
          </w:p>
        </w:tc>
        <w:tc>
          <w:tcPr>
            <w:tcW w:w="1560" w:type="dxa"/>
          </w:tcPr>
          <w:p w14:paraId="03B93A86" w14:textId="7A8CC2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406F3509" w14:textId="77777777" w:rsidTr="00BE54CC">
        <w:tc>
          <w:tcPr>
            <w:tcW w:w="2660" w:type="dxa"/>
          </w:tcPr>
          <w:p w14:paraId="4846371C" w14:textId="1486D9B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8BD0669" w14:textId="570829C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6ABD0CD" w14:textId="2692B062" w:rsidR="00417363" w:rsidRPr="00417363" w:rsidRDefault="00417363" w:rsidP="00C47224">
            <w:pPr>
              <w:rPr>
                <w:rFonts w:cs="Arial"/>
                <w:i/>
                <w:szCs w:val="20"/>
              </w:rPr>
            </w:pPr>
            <w:r w:rsidRPr="00417363">
              <w:rPr>
                <w:szCs w:val="20"/>
              </w:rPr>
              <w:t>Om tillämpbart, versionsangivelse som definierats av det givna kodsystemet.</w:t>
            </w:r>
          </w:p>
        </w:tc>
        <w:tc>
          <w:tcPr>
            <w:tcW w:w="1560" w:type="dxa"/>
          </w:tcPr>
          <w:p w14:paraId="5875F61A" w14:textId="6B6365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4FA86EE" w14:textId="77777777" w:rsidTr="00BE54CC">
        <w:tc>
          <w:tcPr>
            <w:tcW w:w="2660" w:type="dxa"/>
          </w:tcPr>
          <w:p w14:paraId="05528233" w14:textId="2CE75774"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49598F88" w14:textId="67978F4F"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EB692A7" w14:textId="77777777" w:rsidR="00417363" w:rsidRPr="00417363" w:rsidRDefault="00417363" w:rsidP="00417363">
            <w:pPr>
              <w:pStyle w:val="TableParagraph"/>
              <w:ind w:left="34"/>
              <w:rPr>
                <w:rFonts w:ascii="Georgia" w:hAnsi="Georgia" w:cs="Times New Roman"/>
                <w:sz w:val="20"/>
                <w:szCs w:val="20"/>
              </w:rPr>
            </w:pPr>
            <w:r w:rsidRPr="00417363">
              <w:rPr>
                <w:rFonts w:ascii="Georgia" w:hAnsi="Georgia" w:cs="Times New Roman"/>
                <w:sz w:val="20"/>
                <w:szCs w:val="20"/>
              </w:rPr>
              <w:t xml:space="preserve">originalText ska användas vid överföring av värden som kommer från lokala kodverk som </w:t>
            </w:r>
            <w:proofErr w:type="gramStart"/>
            <w:r w:rsidRPr="00417363">
              <w:rPr>
                <w:rFonts w:ascii="Georgia" w:hAnsi="Georgia" w:cs="Times New Roman"/>
                <w:sz w:val="20"/>
                <w:szCs w:val="20"/>
              </w:rPr>
              <w:t>ej</w:t>
            </w:r>
            <w:proofErr w:type="gramEnd"/>
            <w:r w:rsidRPr="00417363">
              <w:rPr>
                <w:rFonts w:ascii="Georgia" w:hAnsi="Georgia" w:cs="Times New Roman"/>
                <w:sz w:val="20"/>
                <w:szCs w:val="20"/>
              </w:rPr>
              <w:t xml:space="preserve"> är identifierade med OID eller när kod helt saknas. I sådana fall skall en beskrivande text anges i originalText.</w:t>
            </w:r>
          </w:p>
          <w:p w14:paraId="0D24D29C" w14:textId="77777777" w:rsidR="00417363" w:rsidRPr="00417363" w:rsidRDefault="00417363" w:rsidP="00417363">
            <w:pPr>
              <w:pStyle w:val="TableParagraph"/>
              <w:rPr>
                <w:rFonts w:ascii="Georgia" w:hAnsi="Georgia" w:cs="Times New Roman"/>
                <w:sz w:val="20"/>
                <w:szCs w:val="20"/>
              </w:rPr>
            </w:pPr>
          </w:p>
          <w:p w14:paraId="0BE4264E" w14:textId="58B05827" w:rsidR="00417363" w:rsidRPr="00417363" w:rsidRDefault="00417363" w:rsidP="00C47224">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4A9E4644" w14:textId="34296F7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FEFCFB9" w14:textId="77777777" w:rsidTr="00BE54CC">
        <w:tc>
          <w:tcPr>
            <w:tcW w:w="2660" w:type="dxa"/>
          </w:tcPr>
          <w:p w14:paraId="0A172557" w14:textId="53AF3696"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/../relatedDiagnosis</w:t>
            </w:r>
          </w:p>
        </w:tc>
        <w:tc>
          <w:tcPr>
            <w:tcW w:w="1417" w:type="dxa"/>
          </w:tcPr>
          <w:p w14:paraId="35003C05" w14:textId="119C789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650B553F" w14:textId="3535C158" w:rsidR="00417363" w:rsidRPr="00417363" w:rsidRDefault="00417363" w:rsidP="00C47224">
            <w:pPr>
              <w:rPr>
                <w:rFonts w:cs="Arial"/>
                <w:szCs w:val="20"/>
              </w:rPr>
            </w:pPr>
            <w:r w:rsidRPr="00417363">
              <w:rPr>
                <w:spacing w:val="-1"/>
                <w:szCs w:val="20"/>
              </w:rPr>
              <w:t>Relaterad diagnos.</w:t>
            </w:r>
          </w:p>
        </w:tc>
        <w:tc>
          <w:tcPr>
            <w:tcW w:w="1560" w:type="dxa"/>
          </w:tcPr>
          <w:p w14:paraId="7ED22C06" w14:textId="466C479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w:t>
            </w:r>
          </w:p>
        </w:tc>
      </w:tr>
      <w:tr w:rsidR="00417363" w:rsidRPr="00417363" w14:paraId="3B171CC4" w14:textId="77777777" w:rsidTr="00BE54CC">
        <w:tc>
          <w:tcPr>
            <w:tcW w:w="2660" w:type="dxa"/>
          </w:tcPr>
          <w:p w14:paraId="0E00DBA1" w14:textId="6B3D216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51F666C9" w14:textId="010969C3"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74D208CE" w14:textId="4983E1C9" w:rsidR="00417363" w:rsidRPr="00417363" w:rsidRDefault="00417363" w:rsidP="00C47224">
            <w:pPr>
              <w:rPr>
                <w:rFonts w:cs="Arial"/>
                <w:i/>
                <w:szCs w:val="20"/>
              </w:rPr>
            </w:pPr>
            <w:r w:rsidRPr="00417363">
              <w:rPr>
                <w:spacing w:val="-1"/>
                <w:szCs w:val="20"/>
              </w:rPr>
              <w:t>Unik identitet för diagnosen.</w:t>
            </w:r>
          </w:p>
        </w:tc>
        <w:tc>
          <w:tcPr>
            <w:tcW w:w="1560" w:type="dxa"/>
          </w:tcPr>
          <w:p w14:paraId="38A8B43B" w14:textId="4CFDE4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65386" w:rsidRPr="00417363" w14:paraId="05A9D912" w14:textId="77777777" w:rsidTr="00BE54CC">
        <w:trPr>
          <w:ins w:id="1288" w:author="Khaled Daham" w:date="2014-03-17T18:01:00Z"/>
        </w:trPr>
        <w:tc>
          <w:tcPr>
            <w:tcW w:w="2660" w:type="dxa"/>
          </w:tcPr>
          <w:p w14:paraId="7B3ABD28" w14:textId="1874CD5E" w:rsidR="00465386" w:rsidRPr="00417363" w:rsidRDefault="00465386" w:rsidP="00C47224">
            <w:pPr>
              <w:pStyle w:val="TableParagraph"/>
              <w:spacing w:line="229" w:lineRule="exact"/>
              <w:ind w:left="102"/>
              <w:rPr>
                <w:ins w:id="1289" w:author="Khaled Daham" w:date="2014-03-17T18:01:00Z"/>
                <w:rFonts w:ascii="Georgia" w:hAnsi="Georgia"/>
                <w:sz w:val="20"/>
                <w:szCs w:val="20"/>
              </w:rPr>
            </w:pPr>
            <w:ins w:id="1290" w:author="Khaled Daham" w:date="2014-03-17T18:01:00Z">
              <w:r w:rsidRPr="0006701E">
                <w:rPr>
                  <w:rFonts w:ascii="Georgia" w:hAnsi="Georgia" w:cs="Arial"/>
                  <w:sz w:val="20"/>
                  <w:szCs w:val="20"/>
                </w:rPr>
                <w:t>result</w:t>
              </w:r>
            </w:ins>
          </w:p>
        </w:tc>
        <w:tc>
          <w:tcPr>
            <w:tcW w:w="1417" w:type="dxa"/>
          </w:tcPr>
          <w:p w14:paraId="177794DB" w14:textId="35C34D40" w:rsidR="00465386" w:rsidRPr="00417363" w:rsidRDefault="00465386" w:rsidP="00C47224">
            <w:pPr>
              <w:pStyle w:val="TableParagraph"/>
              <w:spacing w:line="226" w:lineRule="exact"/>
              <w:ind w:left="102"/>
              <w:rPr>
                <w:ins w:id="1291" w:author="Khaled Daham" w:date="2014-03-17T18:01:00Z"/>
                <w:rFonts w:ascii="Georgia" w:hAnsi="Georgia"/>
                <w:spacing w:val="-1"/>
                <w:sz w:val="20"/>
                <w:szCs w:val="20"/>
              </w:rPr>
            </w:pPr>
            <w:ins w:id="1292" w:author="Khaled Daham" w:date="2014-03-17T18:01:00Z">
              <w:r w:rsidRPr="0006701E">
                <w:rPr>
                  <w:rFonts w:ascii="Georgia" w:hAnsi="Georgia"/>
                  <w:spacing w:val="-1"/>
                  <w:sz w:val="20"/>
                  <w:szCs w:val="20"/>
                </w:rPr>
                <w:t>ResultType</w:t>
              </w:r>
            </w:ins>
          </w:p>
        </w:tc>
        <w:tc>
          <w:tcPr>
            <w:tcW w:w="3969" w:type="dxa"/>
          </w:tcPr>
          <w:p w14:paraId="619649A2" w14:textId="123C5929" w:rsidR="00465386" w:rsidRPr="00417363" w:rsidRDefault="009A538E" w:rsidP="00C47224">
            <w:pPr>
              <w:rPr>
                <w:ins w:id="1293" w:author="Khaled Daham" w:date="2014-03-17T18:01:00Z"/>
                <w:spacing w:val="-1"/>
                <w:szCs w:val="20"/>
              </w:rPr>
            </w:pPr>
            <w:ins w:id="1294" w:author="Khaled Daham" w:date="2014-03-17T18:24:00Z">
              <w:r w:rsidRPr="0006701E">
                <w:rPr>
                  <w:szCs w:val="20"/>
                </w:rPr>
                <w:t xml:space="preserve">Innehåller information om begäran gick bra eller </w:t>
              </w:r>
              <w:proofErr w:type="gramStart"/>
              <w:r w:rsidRPr="0006701E">
                <w:rPr>
                  <w:szCs w:val="20"/>
                </w:rPr>
                <w:t>ej</w:t>
              </w:r>
              <w:proofErr w:type="gramEnd"/>
              <w:r w:rsidRPr="0006701E">
                <w:rPr>
                  <w:szCs w:val="20"/>
                </w:rPr>
                <w:t>,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ins>
          </w:p>
        </w:tc>
        <w:tc>
          <w:tcPr>
            <w:tcW w:w="1560" w:type="dxa"/>
          </w:tcPr>
          <w:p w14:paraId="5D93AEE8" w14:textId="1DCF4151" w:rsidR="00465386" w:rsidRPr="00417363" w:rsidRDefault="00465386" w:rsidP="00C47224">
            <w:pPr>
              <w:pStyle w:val="TableParagraph"/>
              <w:spacing w:line="226" w:lineRule="exact"/>
              <w:ind w:left="102"/>
              <w:rPr>
                <w:ins w:id="1295" w:author="Khaled Daham" w:date="2014-03-17T18:01:00Z"/>
                <w:rFonts w:ascii="Georgia" w:hAnsi="Georgia"/>
                <w:spacing w:val="-1"/>
                <w:sz w:val="20"/>
                <w:szCs w:val="20"/>
              </w:rPr>
            </w:pPr>
            <w:ins w:id="1296" w:author="Khaled Daham" w:date="2014-03-17T18:01:00Z">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ins>
          </w:p>
        </w:tc>
      </w:tr>
      <w:tr w:rsidR="00465386" w:rsidRPr="00417363" w14:paraId="26A746FA" w14:textId="77777777" w:rsidTr="00BE54CC">
        <w:trPr>
          <w:ins w:id="1297" w:author="Khaled Daham" w:date="2014-03-17T18:01:00Z"/>
        </w:trPr>
        <w:tc>
          <w:tcPr>
            <w:tcW w:w="2660" w:type="dxa"/>
          </w:tcPr>
          <w:p w14:paraId="5D87B3E6" w14:textId="53F74FA9" w:rsidR="00465386" w:rsidRPr="0006701E" w:rsidRDefault="00465386" w:rsidP="00C47224">
            <w:pPr>
              <w:pStyle w:val="TableParagraph"/>
              <w:spacing w:line="229" w:lineRule="exact"/>
              <w:ind w:left="102"/>
              <w:rPr>
                <w:ins w:id="1298" w:author="Khaled Daham" w:date="2014-03-17T18:01:00Z"/>
                <w:rFonts w:ascii="Georgia" w:hAnsi="Georgia" w:cs="Arial"/>
                <w:sz w:val="20"/>
                <w:szCs w:val="20"/>
              </w:rPr>
            </w:pPr>
            <w:proofErr w:type="gramStart"/>
            <w:ins w:id="1299" w:author="Khaled Daham" w:date="2014-03-17T18:01:00Z">
              <w:r w:rsidRPr="0006701E">
                <w:rPr>
                  <w:rFonts w:ascii="Georgia" w:hAnsi="Georgia" w:cs="Arial"/>
                  <w:sz w:val="20"/>
                  <w:szCs w:val="20"/>
                </w:rPr>
                <w:t>..</w:t>
              </w:r>
              <w:proofErr w:type="gramEnd"/>
              <w:r w:rsidRPr="0006701E">
                <w:rPr>
                  <w:rFonts w:ascii="Georgia" w:hAnsi="Georgia" w:cs="Arial"/>
                  <w:sz w:val="20"/>
                  <w:szCs w:val="20"/>
                </w:rPr>
                <w:t>/resultCode</w:t>
              </w:r>
            </w:ins>
          </w:p>
        </w:tc>
        <w:tc>
          <w:tcPr>
            <w:tcW w:w="1417" w:type="dxa"/>
          </w:tcPr>
          <w:p w14:paraId="3A0D7385" w14:textId="02E192A5" w:rsidR="00465386" w:rsidRPr="0006701E" w:rsidRDefault="00465386" w:rsidP="00C47224">
            <w:pPr>
              <w:pStyle w:val="TableParagraph"/>
              <w:spacing w:line="226" w:lineRule="exact"/>
              <w:ind w:left="102"/>
              <w:rPr>
                <w:ins w:id="1300" w:author="Khaled Daham" w:date="2014-03-17T18:01:00Z"/>
                <w:rFonts w:ascii="Georgia" w:hAnsi="Georgia"/>
                <w:spacing w:val="-1"/>
                <w:sz w:val="20"/>
                <w:szCs w:val="20"/>
              </w:rPr>
            </w:pPr>
            <w:ins w:id="1301" w:author="Khaled Daham" w:date="2014-03-17T18:01:00Z">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ins>
          </w:p>
        </w:tc>
        <w:tc>
          <w:tcPr>
            <w:tcW w:w="3969" w:type="dxa"/>
          </w:tcPr>
          <w:p w14:paraId="31157D8C" w14:textId="22C37206" w:rsidR="00465386" w:rsidRPr="0006701E" w:rsidRDefault="00465386" w:rsidP="00C47224">
            <w:pPr>
              <w:rPr>
                <w:ins w:id="1302" w:author="Khaled Daham" w:date="2014-03-17T18:01:00Z"/>
                <w:szCs w:val="20"/>
              </w:rPr>
            </w:pPr>
            <w:ins w:id="1303" w:author="Khaled Daham" w:date="2014-03-17T18:01:00Z">
              <w:r w:rsidRPr="0006701E">
                <w:rPr>
                  <w:szCs w:val="20"/>
                </w:rPr>
                <w:t>Kan endast vara OK, INFO eller ERROR</w:t>
              </w:r>
            </w:ins>
          </w:p>
        </w:tc>
        <w:tc>
          <w:tcPr>
            <w:tcW w:w="1560" w:type="dxa"/>
          </w:tcPr>
          <w:p w14:paraId="207E4199" w14:textId="3EFA1EDB" w:rsidR="00465386" w:rsidRPr="0006701E" w:rsidRDefault="00465386" w:rsidP="00C47224">
            <w:pPr>
              <w:pStyle w:val="TableParagraph"/>
              <w:spacing w:line="226" w:lineRule="exact"/>
              <w:ind w:left="102"/>
              <w:rPr>
                <w:ins w:id="1304" w:author="Khaled Daham" w:date="2014-03-17T18:01:00Z"/>
                <w:rFonts w:ascii="Georgia" w:hAnsi="Georgia"/>
                <w:sz w:val="20"/>
                <w:szCs w:val="20"/>
              </w:rPr>
            </w:pPr>
            <w:ins w:id="1305" w:author="Khaled Daham" w:date="2014-03-17T18:01:00Z">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ins>
          </w:p>
        </w:tc>
      </w:tr>
      <w:tr w:rsidR="00465386" w:rsidRPr="00417363" w14:paraId="3EA8624A" w14:textId="77777777" w:rsidTr="00BE54CC">
        <w:trPr>
          <w:ins w:id="1306" w:author="Khaled Daham" w:date="2014-03-17T18:01:00Z"/>
        </w:trPr>
        <w:tc>
          <w:tcPr>
            <w:tcW w:w="2660" w:type="dxa"/>
          </w:tcPr>
          <w:p w14:paraId="0593DCDC" w14:textId="51B7EF4B" w:rsidR="00465386" w:rsidRPr="0006701E" w:rsidRDefault="00465386" w:rsidP="00C47224">
            <w:pPr>
              <w:pStyle w:val="TableParagraph"/>
              <w:spacing w:line="229" w:lineRule="exact"/>
              <w:ind w:left="102"/>
              <w:rPr>
                <w:ins w:id="1307" w:author="Khaled Daham" w:date="2014-03-17T18:01:00Z"/>
                <w:rFonts w:ascii="Georgia" w:hAnsi="Georgia" w:cs="Arial"/>
                <w:sz w:val="20"/>
                <w:szCs w:val="20"/>
              </w:rPr>
            </w:pPr>
            <w:proofErr w:type="gramStart"/>
            <w:ins w:id="1308" w:author="Khaled Daham" w:date="2014-03-17T18:01:00Z">
              <w:r w:rsidRPr="0006701E">
                <w:rPr>
                  <w:rFonts w:ascii="Georgia" w:hAnsi="Georgia" w:cs="Arial"/>
                  <w:sz w:val="20"/>
                  <w:szCs w:val="20"/>
                </w:rPr>
                <w:t>..</w:t>
              </w:r>
              <w:proofErr w:type="gramEnd"/>
              <w:r w:rsidRPr="0006701E">
                <w:rPr>
                  <w:rFonts w:ascii="Georgia" w:hAnsi="Georgia" w:cs="Arial"/>
                  <w:sz w:val="20"/>
                  <w:szCs w:val="20"/>
                </w:rPr>
                <w:t>/errorCode</w:t>
              </w:r>
            </w:ins>
          </w:p>
        </w:tc>
        <w:tc>
          <w:tcPr>
            <w:tcW w:w="1417" w:type="dxa"/>
          </w:tcPr>
          <w:p w14:paraId="148C9800" w14:textId="217F8794" w:rsidR="00465386" w:rsidRPr="0006701E" w:rsidRDefault="00465386" w:rsidP="00C47224">
            <w:pPr>
              <w:pStyle w:val="TableParagraph"/>
              <w:spacing w:line="226" w:lineRule="exact"/>
              <w:ind w:left="102"/>
              <w:rPr>
                <w:ins w:id="1309" w:author="Khaled Daham" w:date="2014-03-17T18:01:00Z"/>
                <w:rFonts w:ascii="Georgia" w:hAnsi="Georgia"/>
                <w:spacing w:val="-1"/>
                <w:sz w:val="20"/>
                <w:szCs w:val="20"/>
              </w:rPr>
            </w:pPr>
            <w:ins w:id="1310" w:author="Khaled Daham" w:date="2014-03-17T18:01:00Z">
              <w:r w:rsidRPr="0006701E">
                <w:rPr>
                  <w:rFonts w:ascii="Georgia" w:hAnsi="Georgia"/>
                  <w:spacing w:val="-1"/>
                  <w:sz w:val="20"/>
                  <w:szCs w:val="20"/>
                </w:rPr>
                <w:t>ErrorCodeEnum</w:t>
              </w:r>
            </w:ins>
          </w:p>
        </w:tc>
        <w:tc>
          <w:tcPr>
            <w:tcW w:w="3969" w:type="dxa"/>
          </w:tcPr>
          <w:p w14:paraId="70AFF4B0" w14:textId="348102A5" w:rsidR="00465386" w:rsidRPr="0006701E" w:rsidRDefault="00465386" w:rsidP="00C47224">
            <w:pPr>
              <w:rPr>
                <w:ins w:id="1311" w:author="Khaled Daham" w:date="2014-03-17T18:01:00Z"/>
                <w:szCs w:val="20"/>
              </w:rPr>
            </w:pPr>
            <w:ins w:id="1312" w:author="Khaled Daham" w:date="2014-03-17T18:01:00Z">
              <w:r w:rsidRPr="0006701E">
                <w:rPr>
                  <w:szCs w:val="20"/>
                </w:rPr>
                <w:t xml:space="preserve">Sätts endast om </w:t>
              </w:r>
              <w:r>
                <w:rPr>
                  <w:szCs w:val="20"/>
                </w:rPr>
                <w:t>resultCode</w:t>
              </w:r>
              <w:r w:rsidRPr="0006701E">
                <w:rPr>
                  <w:szCs w:val="20"/>
                </w:rPr>
                <w:t xml:space="preserve"> är ERROR, se kapitel 4.4 för mer information.</w:t>
              </w:r>
            </w:ins>
          </w:p>
        </w:tc>
        <w:tc>
          <w:tcPr>
            <w:tcW w:w="1560" w:type="dxa"/>
          </w:tcPr>
          <w:p w14:paraId="294B0916" w14:textId="544F5187" w:rsidR="00465386" w:rsidRPr="0006701E" w:rsidRDefault="00465386" w:rsidP="00C47224">
            <w:pPr>
              <w:pStyle w:val="TableParagraph"/>
              <w:spacing w:line="226" w:lineRule="exact"/>
              <w:ind w:left="102"/>
              <w:rPr>
                <w:ins w:id="1313" w:author="Khaled Daham" w:date="2014-03-17T18:01:00Z"/>
                <w:rFonts w:ascii="Georgia" w:hAnsi="Georgia"/>
                <w:sz w:val="20"/>
                <w:szCs w:val="20"/>
              </w:rPr>
            </w:pPr>
            <w:ins w:id="1314" w:author="Khaled Daham" w:date="2014-03-17T18:01:00Z">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ins>
          </w:p>
        </w:tc>
      </w:tr>
      <w:tr w:rsidR="00465386" w:rsidRPr="00417363" w14:paraId="54BB0F29" w14:textId="77777777" w:rsidTr="00BE54CC">
        <w:trPr>
          <w:ins w:id="1315" w:author="Khaled Daham" w:date="2014-03-17T18:01:00Z"/>
        </w:trPr>
        <w:tc>
          <w:tcPr>
            <w:tcW w:w="2660" w:type="dxa"/>
          </w:tcPr>
          <w:p w14:paraId="754160C7" w14:textId="1863F57A" w:rsidR="00465386" w:rsidRPr="0006701E" w:rsidRDefault="00465386" w:rsidP="00C47224">
            <w:pPr>
              <w:pStyle w:val="TableParagraph"/>
              <w:spacing w:line="229" w:lineRule="exact"/>
              <w:ind w:left="102"/>
              <w:rPr>
                <w:ins w:id="1316" w:author="Khaled Daham" w:date="2014-03-17T18:01:00Z"/>
                <w:rFonts w:ascii="Georgia" w:hAnsi="Georgia" w:cs="Arial"/>
                <w:sz w:val="20"/>
                <w:szCs w:val="20"/>
              </w:rPr>
            </w:pPr>
            <w:proofErr w:type="gramStart"/>
            <w:ins w:id="1317" w:author="Khaled Daham" w:date="2014-03-17T18:01:00Z">
              <w:r w:rsidRPr="0006701E">
                <w:rPr>
                  <w:rFonts w:ascii="Georgia" w:hAnsi="Georgia" w:cs="Arial"/>
                  <w:sz w:val="20"/>
                  <w:szCs w:val="20"/>
                </w:rPr>
                <w:t>..</w:t>
              </w:r>
              <w:proofErr w:type="gramEnd"/>
              <w:r w:rsidRPr="0006701E">
                <w:rPr>
                  <w:rFonts w:ascii="Georgia" w:hAnsi="Georgia" w:cs="Arial"/>
                  <w:sz w:val="20"/>
                  <w:szCs w:val="20"/>
                </w:rPr>
                <w:t>/subcode</w:t>
              </w:r>
            </w:ins>
          </w:p>
        </w:tc>
        <w:tc>
          <w:tcPr>
            <w:tcW w:w="1417" w:type="dxa"/>
          </w:tcPr>
          <w:p w14:paraId="682AA4EE" w14:textId="163ED941" w:rsidR="00465386" w:rsidRPr="0006701E" w:rsidRDefault="00465386" w:rsidP="00C47224">
            <w:pPr>
              <w:pStyle w:val="TableParagraph"/>
              <w:spacing w:line="226" w:lineRule="exact"/>
              <w:ind w:left="102"/>
              <w:rPr>
                <w:ins w:id="1318" w:author="Khaled Daham" w:date="2014-03-17T18:01:00Z"/>
                <w:rFonts w:ascii="Georgia" w:hAnsi="Georgia"/>
                <w:spacing w:val="-1"/>
                <w:sz w:val="20"/>
                <w:szCs w:val="20"/>
              </w:rPr>
            </w:pPr>
            <w:ins w:id="1319" w:author="Khaled Daham" w:date="2014-03-17T18:01:00Z">
              <w:r w:rsidRPr="0006701E">
                <w:rPr>
                  <w:rFonts w:ascii="Georgia" w:hAnsi="Georgia"/>
                  <w:spacing w:val="-1"/>
                  <w:sz w:val="20"/>
                  <w:szCs w:val="20"/>
                </w:rPr>
                <w:t>string</w:t>
              </w:r>
            </w:ins>
          </w:p>
        </w:tc>
        <w:tc>
          <w:tcPr>
            <w:tcW w:w="3969" w:type="dxa"/>
          </w:tcPr>
          <w:p w14:paraId="47063B5E" w14:textId="04215082" w:rsidR="00465386" w:rsidRPr="0006701E" w:rsidRDefault="00465386" w:rsidP="00C47224">
            <w:pPr>
              <w:rPr>
                <w:ins w:id="1320" w:author="Khaled Daham" w:date="2014-03-17T18:01:00Z"/>
                <w:szCs w:val="20"/>
              </w:rPr>
            </w:pPr>
            <w:ins w:id="1321" w:author="Khaled Daham" w:date="2014-03-17T18:01:00Z">
              <w:r>
                <w:rPr>
                  <w:szCs w:val="20"/>
                </w:rPr>
                <w:t>Inga subkoder är specificerade.</w:t>
              </w:r>
            </w:ins>
          </w:p>
        </w:tc>
        <w:tc>
          <w:tcPr>
            <w:tcW w:w="1560" w:type="dxa"/>
          </w:tcPr>
          <w:p w14:paraId="5520571E" w14:textId="0D1A400E" w:rsidR="00465386" w:rsidRPr="0006701E" w:rsidRDefault="00465386" w:rsidP="00C47224">
            <w:pPr>
              <w:pStyle w:val="TableParagraph"/>
              <w:spacing w:line="226" w:lineRule="exact"/>
              <w:ind w:left="102"/>
              <w:rPr>
                <w:ins w:id="1322" w:author="Khaled Daham" w:date="2014-03-17T18:01:00Z"/>
                <w:rFonts w:ascii="Georgia" w:hAnsi="Georgia"/>
                <w:sz w:val="20"/>
                <w:szCs w:val="20"/>
              </w:rPr>
            </w:pPr>
            <w:ins w:id="1323" w:author="Khaled Daham" w:date="2014-03-17T18:01:00Z">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ins>
          </w:p>
        </w:tc>
      </w:tr>
      <w:tr w:rsidR="00465386" w:rsidRPr="00417363" w14:paraId="01FDEA5E" w14:textId="77777777" w:rsidTr="00BE54CC">
        <w:trPr>
          <w:ins w:id="1324" w:author="Khaled Daham" w:date="2014-03-17T18:01:00Z"/>
        </w:trPr>
        <w:tc>
          <w:tcPr>
            <w:tcW w:w="2660" w:type="dxa"/>
          </w:tcPr>
          <w:p w14:paraId="2E3CE60A" w14:textId="4DCD0C02" w:rsidR="00465386" w:rsidRPr="0006701E" w:rsidRDefault="00465386" w:rsidP="00C47224">
            <w:pPr>
              <w:pStyle w:val="TableParagraph"/>
              <w:spacing w:line="229" w:lineRule="exact"/>
              <w:ind w:left="102"/>
              <w:rPr>
                <w:ins w:id="1325" w:author="Khaled Daham" w:date="2014-03-17T18:01:00Z"/>
                <w:rFonts w:ascii="Georgia" w:hAnsi="Georgia" w:cs="Arial"/>
                <w:sz w:val="20"/>
                <w:szCs w:val="20"/>
              </w:rPr>
            </w:pPr>
            <w:proofErr w:type="gramStart"/>
            <w:ins w:id="1326" w:author="Khaled Daham" w:date="2014-03-17T18:01:00Z">
              <w:r w:rsidRPr="0006701E">
                <w:rPr>
                  <w:rFonts w:ascii="Georgia" w:hAnsi="Georgia" w:cs="Arial"/>
                  <w:sz w:val="20"/>
                  <w:szCs w:val="20"/>
                </w:rPr>
                <w:t>..</w:t>
              </w:r>
              <w:proofErr w:type="gramEnd"/>
              <w:r w:rsidRPr="0006701E">
                <w:rPr>
                  <w:rFonts w:ascii="Georgia" w:hAnsi="Georgia" w:cs="Arial"/>
                  <w:sz w:val="20"/>
                  <w:szCs w:val="20"/>
                </w:rPr>
                <w:t>/logId</w:t>
              </w:r>
            </w:ins>
          </w:p>
        </w:tc>
        <w:tc>
          <w:tcPr>
            <w:tcW w:w="1417" w:type="dxa"/>
          </w:tcPr>
          <w:p w14:paraId="7151CA79" w14:textId="0A1F4771" w:rsidR="00465386" w:rsidRPr="0006701E" w:rsidRDefault="00465386" w:rsidP="00C47224">
            <w:pPr>
              <w:pStyle w:val="TableParagraph"/>
              <w:spacing w:line="226" w:lineRule="exact"/>
              <w:ind w:left="102"/>
              <w:rPr>
                <w:ins w:id="1327" w:author="Khaled Daham" w:date="2014-03-17T18:01:00Z"/>
                <w:rFonts w:ascii="Georgia" w:hAnsi="Georgia"/>
                <w:spacing w:val="-1"/>
                <w:sz w:val="20"/>
                <w:szCs w:val="20"/>
              </w:rPr>
            </w:pPr>
            <w:ins w:id="1328" w:author="Khaled Daham" w:date="2014-03-17T18:01:00Z">
              <w:r w:rsidRPr="0006701E">
                <w:rPr>
                  <w:rFonts w:ascii="Georgia" w:hAnsi="Georgia"/>
                  <w:spacing w:val="-1"/>
                  <w:sz w:val="20"/>
                  <w:szCs w:val="20"/>
                </w:rPr>
                <w:t>string</w:t>
              </w:r>
            </w:ins>
          </w:p>
        </w:tc>
        <w:tc>
          <w:tcPr>
            <w:tcW w:w="3969" w:type="dxa"/>
          </w:tcPr>
          <w:p w14:paraId="69D170AD" w14:textId="6D0465A6" w:rsidR="00465386" w:rsidRDefault="00465386" w:rsidP="00C47224">
            <w:pPr>
              <w:rPr>
                <w:ins w:id="1329" w:author="Khaled Daham" w:date="2014-03-17T18:01:00Z"/>
                <w:szCs w:val="20"/>
              </w:rPr>
            </w:pPr>
            <w:ins w:id="1330" w:author="Khaled Daham" w:date="2014-03-17T18:01:00Z">
              <w:r w:rsidRPr="0006701E">
                <w:rPr>
                  <w:szCs w:val="20"/>
                </w:rPr>
                <w:t>En UUID som kan användas vid felanmälan för att användas vid felsökning av producent.</w:t>
              </w:r>
            </w:ins>
          </w:p>
        </w:tc>
        <w:tc>
          <w:tcPr>
            <w:tcW w:w="1560" w:type="dxa"/>
          </w:tcPr>
          <w:p w14:paraId="22DC8C45" w14:textId="5CBC774F" w:rsidR="00465386" w:rsidRPr="0006701E" w:rsidRDefault="00465386" w:rsidP="00C47224">
            <w:pPr>
              <w:pStyle w:val="TableParagraph"/>
              <w:spacing w:line="226" w:lineRule="exact"/>
              <w:ind w:left="102"/>
              <w:rPr>
                <w:ins w:id="1331" w:author="Khaled Daham" w:date="2014-03-17T18:01:00Z"/>
                <w:rFonts w:ascii="Georgia" w:hAnsi="Georgia"/>
                <w:sz w:val="20"/>
                <w:szCs w:val="20"/>
              </w:rPr>
            </w:pPr>
            <w:ins w:id="1332" w:author="Khaled Daham" w:date="2014-03-17T18:01:00Z">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ins>
          </w:p>
        </w:tc>
      </w:tr>
      <w:tr w:rsidR="00465386" w:rsidRPr="00417363" w14:paraId="1738BFD1" w14:textId="77777777" w:rsidTr="00BE54CC">
        <w:trPr>
          <w:ins w:id="1333" w:author="Khaled Daham" w:date="2014-03-17T18:01:00Z"/>
        </w:trPr>
        <w:tc>
          <w:tcPr>
            <w:tcW w:w="2660" w:type="dxa"/>
          </w:tcPr>
          <w:p w14:paraId="7B511D1C" w14:textId="4E527587" w:rsidR="00465386" w:rsidRPr="0006701E" w:rsidRDefault="00465386" w:rsidP="00C47224">
            <w:pPr>
              <w:pStyle w:val="TableParagraph"/>
              <w:spacing w:line="229" w:lineRule="exact"/>
              <w:ind w:left="102"/>
              <w:rPr>
                <w:ins w:id="1334" w:author="Khaled Daham" w:date="2014-03-17T18:01:00Z"/>
                <w:rFonts w:ascii="Georgia" w:hAnsi="Georgia" w:cs="Arial"/>
                <w:sz w:val="20"/>
                <w:szCs w:val="20"/>
              </w:rPr>
            </w:pPr>
            <w:proofErr w:type="gramStart"/>
            <w:ins w:id="1335" w:author="Khaled Daham" w:date="2014-03-17T18:01:00Z">
              <w:r w:rsidRPr="0006701E">
                <w:rPr>
                  <w:rFonts w:ascii="Georgia" w:hAnsi="Georgia" w:cs="Arial"/>
                  <w:sz w:val="20"/>
                  <w:szCs w:val="20"/>
                </w:rPr>
                <w:t>..</w:t>
              </w:r>
              <w:proofErr w:type="gramEnd"/>
              <w:r w:rsidRPr="0006701E">
                <w:rPr>
                  <w:rFonts w:ascii="Georgia" w:hAnsi="Georgia" w:cs="Arial"/>
                  <w:sz w:val="20"/>
                  <w:szCs w:val="20"/>
                </w:rPr>
                <w:t>/message</w:t>
              </w:r>
            </w:ins>
          </w:p>
        </w:tc>
        <w:tc>
          <w:tcPr>
            <w:tcW w:w="1417" w:type="dxa"/>
          </w:tcPr>
          <w:p w14:paraId="71D6B84D" w14:textId="262F34A9" w:rsidR="00465386" w:rsidRPr="0006701E" w:rsidRDefault="00465386" w:rsidP="00C47224">
            <w:pPr>
              <w:pStyle w:val="TableParagraph"/>
              <w:spacing w:line="226" w:lineRule="exact"/>
              <w:ind w:left="102"/>
              <w:rPr>
                <w:ins w:id="1336" w:author="Khaled Daham" w:date="2014-03-17T18:01:00Z"/>
                <w:rFonts w:ascii="Georgia" w:hAnsi="Georgia"/>
                <w:spacing w:val="-1"/>
                <w:sz w:val="20"/>
                <w:szCs w:val="20"/>
              </w:rPr>
            </w:pPr>
            <w:ins w:id="1337" w:author="Khaled Daham" w:date="2014-03-17T18:01:00Z">
              <w:r w:rsidRPr="0006701E">
                <w:rPr>
                  <w:rFonts w:ascii="Georgia" w:hAnsi="Georgia"/>
                  <w:spacing w:val="-1"/>
                  <w:sz w:val="20"/>
                  <w:szCs w:val="20"/>
                </w:rPr>
                <w:t>string</w:t>
              </w:r>
            </w:ins>
          </w:p>
        </w:tc>
        <w:tc>
          <w:tcPr>
            <w:tcW w:w="3969" w:type="dxa"/>
          </w:tcPr>
          <w:p w14:paraId="55694900" w14:textId="7C03EB77" w:rsidR="00465386" w:rsidRPr="0006701E" w:rsidRDefault="00465386" w:rsidP="00C47224">
            <w:pPr>
              <w:rPr>
                <w:ins w:id="1338" w:author="Khaled Daham" w:date="2014-03-17T18:01:00Z"/>
                <w:szCs w:val="20"/>
              </w:rPr>
            </w:pPr>
            <w:ins w:id="1339" w:author="Khaled Daham" w:date="2014-03-17T18:01:00Z">
              <w:r w:rsidRPr="0006701E">
                <w:rPr>
                  <w:szCs w:val="20"/>
                </w:rPr>
                <w:t>En beskrivande text som kan visas för användaren.</w:t>
              </w:r>
            </w:ins>
          </w:p>
        </w:tc>
        <w:tc>
          <w:tcPr>
            <w:tcW w:w="1560" w:type="dxa"/>
          </w:tcPr>
          <w:p w14:paraId="4322558C" w14:textId="3D6D3DA6" w:rsidR="00465386" w:rsidRPr="0006701E" w:rsidRDefault="00465386" w:rsidP="00C47224">
            <w:pPr>
              <w:pStyle w:val="TableParagraph"/>
              <w:spacing w:line="226" w:lineRule="exact"/>
              <w:ind w:left="102"/>
              <w:rPr>
                <w:ins w:id="1340" w:author="Khaled Daham" w:date="2014-03-17T18:01:00Z"/>
                <w:rFonts w:ascii="Georgia" w:hAnsi="Georgia"/>
                <w:sz w:val="20"/>
                <w:szCs w:val="20"/>
              </w:rPr>
            </w:pPr>
            <w:ins w:id="1341" w:author="Khaled Daham" w:date="2014-03-17T18:01:00Z">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ins>
          </w:p>
        </w:tc>
      </w:tr>
    </w:tbl>
    <w:p w14:paraId="11910EDB" w14:textId="77777777" w:rsidR="00E7695F" w:rsidRPr="00ED19D0" w:rsidRDefault="00E7695F" w:rsidP="00827A96">
      <w:pPr>
        <w:pStyle w:val="Brdtext"/>
      </w:pPr>
    </w:p>
    <w:p w14:paraId="04F39B0A" w14:textId="77777777" w:rsidR="00E7695F" w:rsidRDefault="00E7695F" w:rsidP="00E7695F">
      <w:pPr>
        <w:pStyle w:val="Rubrik3"/>
      </w:pPr>
      <w:bookmarkStart w:id="1342" w:name="_Toc382487432"/>
      <w:r>
        <w:t>Övriga regler</w:t>
      </w:r>
      <w:bookmarkEnd w:id="1342"/>
    </w:p>
    <w:p w14:paraId="108F79F2" w14:textId="77777777" w:rsidR="00E7695F" w:rsidRDefault="00E7695F" w:rsidP="00E7695F">
      <w:r>
        <w:t>Inga fältregler utöver de som är beskrivna ovan.</w:t>
      </w:r>
    </w:p>
    <w:p w14:paraId="6B45EBF0" w14:textId="77777777" w:rsidR="00E7695F" w:rsidRDefault="00E7695F" w:rsidP="00E7695F">
      <w:pPr>
        <w:rPr>
          <w:color w:val="4F81BD" w:themeColor="accent1"/>
        </w:rPr>
      </w:pPr>
    </w:p>
    <w:p w14:paraId="74794AC6" w14:textId="77777777" w:rsidR="00E7695F" w:rsidRPr="00776D68" w:rsidRDefault="00E7695F" w:rsidP="00E7695F">
      <w:pPr>
        <w:pStyle w:val="Rubrik4"/>
      </w:pPr>
      <w:r w:rsidRPr="00776D68">
        <w:t>Icke funktionella krav</w:t>
      </w:r>
    </w:p>
    <w:p w14:paraId="6C36800B" w14:textId="77777777" w:rsidR="00E7695F" w:rsidRPr="00E146AE" w:rsidRDefault="00E7695F" w:rsidP="00E7695F">
      <w:r w:rsidRPr="00E146AE">
        <w:t>Inga övriga icke funktionella krav.</w:t>
      </w:r>
    </w:p>
    <w:p w14:paraId="01DB186A" w14:textId="77777777" w:rsidR="00E7695F" w:rsidRPr="00776D68" w:rsidRDefault="00E7695F" w:rsidP="00E7695F">
      <w:pPr>
        <w:pStyle w:val="Rubrik5"/>
      </w:pPr>
      <w:r w:rsidRPr="00776D68">
        <w:lastRenderedPageBreak/>
        <w:t>SLA-krav</w:t>
      </w:r>
    </w:p>
    <w:p w14:paraId="4D445C12"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528CF5E8" w14:textId="77777777" w:rsidR="00E7695F" w:rsidRDefault="00E7695F" w:rsidP="00E7695F">
      <w:pPr>
        <w:rPr>
          <w:rFonts w:eastAsia="Times New Roman"/>
          <w:bCs/>
          <w:sz w:val="30"/>
          <w:szCs w:val="28"/>
        </w:rPr>
      </w:pPr>
    </w:p>
    <w:p w14:paraId="63AF92AD" w14:textId="1E3064AA" w:rsidR="00E7695F" w:rsidRDefault="00E7695F">
      <w:pPr>
        <w:spacing w:line="240" w:lineRule="auto"/>
      </w:pPr>
      <w:r>
        <w:br w:type="page"/>
      </w:r>
    </w:p>
    <w:p w14:paraId="2C1E705A" w14:textId="450F512C" w:rsidR="00E7695F" w:rsidRPr="00D728C5" w:rsidRDefault="00E7695F" w:rsidP="00E7695F">
      <w:pPr>
        <w:pStyle w:val="Rubrik2"/>
      </w:pPr>
      <w:bookmarkStart w:id="1343" w:name="_Toc382487433"/>
      <w:r>
        <w:lastRenderedPageBreak/>
        <w:t>GetAlertInformation</w:t>
      </w:r>
      <w:bookmarkEnd w:id="1343"/>
    </w:p>
    <w:p w14:paraId="23D3F9DF" w14:textId="2D534573" w:rsidR="00EC74B2" w:rsidRPr="00541F96" w:rsidRDefault="00E7695F" w:rsidP="00EC74B2">
      <w:pPr>
        <w:pStyle w:val="Liststycke"/>
        <w:ind w:left="0" w:hanging="11"/>
      </w:pPr>
      <w:r w:rsidRPr="00EC74B2">
        <w:rPr>
          <w:spacing w:val="-1"/>
        </w:rPr>
        <w:t xml:space="preserve">GetAlertInformation returnerar information om en patient som är av särskild vikt för hälso- och sjukvårdspersonal att veta, exempelvis överkänslighet mot läkemedel, allvarlig sjukdom eller vårdbegränsning. </w:t>
      </w:r>
      <w:r w:rsidR="00EC74B2" w:rsidRPr="00EC74B2">
        <w:rPr>
          <w:spacing w:val="-1"/>
        </w:rPr>
        <w:t>Meddelandeformatet baseras på NPÖ RIV 2.2.0 och är kompatibelt med HL7 v. 3 CDA v. 2. Mappning mot dessa hittas</w:t>
      </w:r>
      <w:r w:rsidR="00EC74B2" w:rsidRPr="00FA1819">
        <w:rPr>
          <w:spacing w:val="-1"/>
        </w:rPr>
        <w:t xml:space="preserve"> i bilaga</w:t>
      </w:r>
      <w:r w:rsidR="00EC74B2">
        <w:rPr>
          <w:spacing w:val="-1"/>
        </w:rPr>
        <w:t xml:space="preserve"> </w:t>
      </w:r>
      <w:r w:rsidR="001A5897">
        <w:rPr>
          <w:spacing w:val="-1"/>
        </w:rPr>
        <w:t>[</w:t>
      </w:r>
      <w:r w:rsidR="00EC74B2">
        <w:rPr>
          <w:spacing w:val="-1"/>
        </w:rPr>
        <w:fldChar w:fldCharType="begin"/>
      </w:r>
      <w:r w:rsidR="00EC74B2">
        <w:rPr>
          <w:spacing w:val="-1"/>
        </w:rPr>
        <w:instrText xml:space="preserve"> REF _Ref381187705 \h </w:instrText>
      </w:r>
      <w:r w:rsidR="00EC74B2">
        <w:rPr>
          <w:spacing w:val="-1"/>
        </w:rPr>
      </w:r>
      <w:r w:rsidR="00EC74B2">
        <w:rPr>
          <w:spacing w:val="-1"/>
        </w:rPr>
        <w:fldChar w:fldCharType="separate"/>
      </w:r>
      <w:r w:rsidR="00EC74B2" w:rsidRPr="00BA5402">
        <w:rPr>
          <w:szCs w:val="20"/>
        </w:rPr>
        <w:t>R</w:t>
      </w:r>
      <w:r w:rsidR="00EC74B2" w:rsidRPr="00BA5402">
        <w:rPr>
          <w:noProof/>
        </w:rPr>
        <w:t>6</w:t>
      </w:r>
      <w:r w:rsidR="00EC74B2">
        <w:rPr>
          <w:spacing w:val="-1"/>
        </w:rPr>
        <w:fldChar w:fldCharType="end"/>
      </w:r>
      <w:r w:rsidR="001A5897">
        <w:rPr>
          <w:spacing w:val="-1"/>
        </w:rPr>
        <w:t>]</w:t>
      </w:r>
      <w:r w:rsidR="00EC74B2">
        <w:rPr>
          <w:spacing w:val="-1"/>
        </w:rPr>
        <w:fldChar w:fldCharType="begin"/>
      </w:r>
      <w:r w:rsidR="00EC74B2">
        <w:rPr>
          <w:spacing w:val="-1"/>
        </w:rPr>
        <w:instrText xml:space="preserve"> REF _Ref381187610 \h </w:instrText>
      </w:r>
      <w:r w:rsidR="00EC74B2">
        <w:rPr>
          <w:spacing w:val="-1"/>
        </w:rPr>
      </w:r>
      <w:r w:rsidR="00EC74B2">
        <w:rPr>
          <w:spacing w:val="-1"/>
        </w:rPr>
        <w:fldChar w:fldCharType="end"/>
      </w:r>
      <w:r w:rsidR="00EC74B2" w:rsidRPr="00FA1819">
        <w:rPr>
          <w:spacing w:val="-1"/>
        </w:rPr>
        <w:t>.</w:t>
      </w:r>
    </w:p>
    <w:p w14:paraId="56504C5C" w14:textId="77777777" w:rsidR="00EC74B2" w:rsidRDefault="00EC74B2" w:rsidP="00E7695F">
      <w:pPr>
        <w:spacing w:line="239" w:lineRule="auto"/>
        <w:ind w:right="145"/>
        <w:rPr>
          <w:spacing w:val="-1"/>
          <w:highlight w:val="yellow"/>
        </w:rPr>
      </w:pPr>
    </w:p>
    <w:p w14:paraId="3995B79D" w14:textId="77777777" w:rsidR="00E7695F" w:rsidRPr="00C83567" w:rsidRDefault="00E7695F" w:rsidP="00E7695F">
      <w:pPr>
        <w:rPr>
          <w:color w:val="4F81BD" w:themeColor="accent1"/>
        </w:rPr>
      </w:pPr>
    </w:p>
    <w:p w14:paraId="3FB1D25C" w14:textId="77777777" w:rsidR="00E7695F" w:rsidRDefault="00E7695F" w:rsidP="00E7695F">
      <w:pPr>
        <w:pStyle w:val="Rubrik3"/>
      </w:pPr>
      <w:bookmarkStart w:id="1344" w:name="_Toc382487434"/>
      <w:r>
        <w:t>Version</w:t>
      </w:r>
      <w:bookmarkEnd w:id="1344"/>
    </w:p>
    <w:p w14:paraId="23DFE279" w14:textId="7EEB6697" w:rsidR="00E7695F" w:rsidRDefault="00E7695F" w:rsidP="00E7695F">
      <w:r>
        <w:t>2</w:t>
      </w:r>
      <w:r w:rsidRPr="00224DDD">
        <w:t>.0</w:t>
      </w:r>
    </w:p>
    <w:p w14:paraId="5F0007A2" w14:textId="77777777" w:rsidR="00E7695F" w:rsidRDefault="00E7695F" w:rsidP="00E7695F"/>
    <w:p w14:paraId="1F31BD3A" w14:textId="77777777" w:rsidR="00E7695F" w:rsidRPr="00541F96" w:rsidRDefault="00E7695F" w:rsidP="00E7695F">
      <w:pPr>
        <w:pStyle w:val="Rubrik3"/>
      </w:pPr>
      <w:bookmarkStart w:id="1345" w:name="_Toc382487435"/>
      <w:r>
        <w:t>Gemensamma informationskomponenter</w:t>
      </w:r>
      <w:bookmarkEnd w:id="1345"/>
    </w:p>
    <w:p w14:paraId="523518B6" w14:textId="3F5E6372" w:rsidR="00E7695F" w:rsidRPr="00BE54CC"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w:t>
      </w:r>
      <w:r w:rsidR="00BE54CC" w:rsidRPr="00BE54CC">
        <w:t xml:space="preserve"> </w:t>
      </w:r>
      <w:r w:rsidR="00BE54CC">
        <w:t>Restriktioner av kardinaliteten av enskilda element i dessa gemensamma informationskomponenter markeras i kardinalitetskolumnen med röd text.</w:t>
      </w:r>
    </w:p>
    <w:p w14:paraId="5A01D243" w14:textId="77777777" w:rsidR="00E7695F" w:rsidRPr="00C55071" w:rsidRDefault="00E7695F" w:rsidP="00E7695F"/>
    <w:p w14:paraId="12EC2D82" w14:textId="77777777" w:rsidR="00E7695F" w:rsidRDefault="00E7695F" w:rsidP="00E7695F">
      <w:pPr>
        <w:pStyle w:val="Rubrik3"/>
      </w:pPr>
      <w:bookmarkStart w:id="1346" w:name="_Toc382487436"/>
      <w:r>
        <w:t>Fältregler</w:t>
      </w:r>
      <w:bookmarkEnd w:id="1346"/>
    </w:p>
    <w:p w14:paraId="099A8D8D"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09350BFB" w14:textId="77777777" w:rsidR="00E7695F" w:rsidRDefault="00E7695F" w:rsidP="00E7695F"/>
    <w:tbl>
      <w:tblPr>
        <w:tblStyle w:val="Tabellrutnt"/>
        <w:tblW w:w="9606" w:type="dxa"/>
        <w:tblLayout w:type="fixed"/>
        <w:tblLook w:val="04A0" w:firstRow="1" w:lastRow="0" w:firstColumn="1" w:lastColumn="0" w:noHBand="0" w:noVBand="1"/>
      </w:tblPr>
      <w:tblGrid>
        <w:gridCol w:w="2660"/>
        <w:gridCol w:w="1417"/>
        <w:gridCol w:w="3969"/>
        <w:gridCol w:w="1560"/>
        <w:tblGridChange w:id="1347">
          <w:tblGrid>
            <w:gridCol w:w="2660"/>
            <w:gridCol w:w="1417"/>
            <w:gridCol w:w="3969"/>
            <w:gridCol w:w="1560"/>
          </w:tblGrid>
        </w:tblGridChange>
      </w:tblGrid>
      <w:tr w:rsidR="00E7695F" w:rsidRPr="00417363" w14:paraId="1B0314E0" w14:textId="77777777" w:rsidTr="00BE54CC">
        <w:trPr>
          <w:trHeight w:val="384"/>
        </w:trPr>
        <w:tc>
          <w:tcPr>
            <w:tcW w:w="2660" w:type="dxa"/>
            <w:shd w:val="clear" w:color="auto" w:fill="D9D9D9" w:themeFill="background1" w:themeFillShade="D9"/>
            <w:vAlign w:val="bottom"/>
          </w:tcPr>
          <w:p w14:paraId="531940AC" w14:textId="77777777" w:rsidR="00E7695F" w:rsidRPr="00417363" w:rsidRDefault="00E7695F" w:rsidP="00C47224">
            <w:pPr>
              <w:rPr>
                <w:b/>
              </w:rPr>
            </w:pPr>
            <w:r w:rsidRPr="00417363">
              <w:rPr>
                <w:b/>
              </w:rPr>
              <w:t>Namn</w:t>
            </w:r>
          </w:p>
        </w:tc>
        <w:tc>
          <w:tcPr>
            <w:tcW w:w="1417" w:type="dxa"/>
            <w:shd w:val="clear" w:color="auto" w:fill="D9D9D9" w:themeFill="background1" w:themeFillShade="D9"/>
            <w:vAlign w:val="bottom"/>
          </w:tcPr>
          <w:p w14:paraId="0AD2F1EF" w14:textId="77777777" w:rsidR="00E7695F" w:rsidRPr="00417363" w:rsidRDefault="00E7695F" w:rsidP="00C47224">
            <w:pPr>
              <w:rPr>
                <w:b/>
              </w:rPr>
            </w:pPr>
            <w:r w:rsidRPr="00417363">
              <w:rPr>
                <w:b/>
              </w:rPr>
              <w:t>Typ</w:t>
            </w:r>
          </w:p>
        </w:tc>
        <w:tc>
          <w:tcPr>
            <w:tcW w:w="3969" w:type="dxa"/>
            <w:shd w:val="clear" w:color="auto" w:fill="D9D9D9" w:themeFill="background1" w:themeFillShade="D9"/>
            <w:vAlign w:val="bottom"/>
          </w:tcPr>
          <w:p w14:paraId="5998236E" w14:textId="77777777" w:rsidR="00E7695F" w:rsidRPr="00417363" w:rsidRDefault="00E7695F" w:rsidP="00C47224">
            <w:pPr>
              <w:rPr>
                <w:b/>
              </w:rPr>
            </w:pPr>
            <w:r w:rsidRPr="00417363">
              <w:rPr>
                <w:b/>
              </w:rPr>
              <w:t>Beskrivning</w:t>
            </w:r>
          </w:p>
        </w:tc>
        <w:tc>
          <w:tcPr>
            <w:tcW w:w="1560" w:type="dxa"/>
            <w:shd w:val="clear" w:color="auto" w:fill="D9D9D9" w:themeFill="background1" w:themeFillShade="D9"/>
            <w:vAlign w:val="bottom"/>
          </w:tcPr>
          <w:p w14:paraId="3C942959" w14:textId="77777777" w:rsidR="00E7695F" w:rsidRPr="00417363" w:rsidRDefault="00E7695F" w:rsidP="00C47224">
            <w:pPr>
              <w:rPr>
                <w:b/>
              </w:rPr>
            </w:pPr>
            <w:r w:rsidRPr="00417363">
              <w:rPr>
                <w:b/>
              </w:rPr>
              <w:t>Kardinalitet</w:t>
            </w:r>
          </w:p>
        </w:tc>
      </w:tr>
      <w:tr w:rsidR="00E7695F" w:rsidRPr="00417363" w14:paraId="1111D31E" w14:textId="77777777" w:rsidTr="00BE54CC">
        <w:tc>
          <w:tcPr>
            <w:tcW w:w="2660" w:type="dxa"/>
          </w:tcPr>
          <w:p w14:paraId="60448B2C" w14:textId="77777777" w:rsidR="00E7695F" w:rsidRPr="00417363" w:rsidRDefault="00E7695F" w:rsidP="00C47224">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409C00DC"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3BD9C4A6"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2C59EE25"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E7695F" w14:paraId="2B948B55" w14:textId="77777777" w:rsidTr="00BE54CC">
        <w:tc>
          <w:tcPr>
            <w:tcW w:w="2660" w:type="dxa"/>
          </w:tcPr>
          <w:p w14:paraId="73DCD8EC" w14:textId="0DB4478F"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7A7ACA52" w14:textId="5A0412EB"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3B09DE7" w14:textId="3FA1383F"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w:t>
            </w:r>
            <w:r w:rsidR="0025330F">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52C86309" w14:textId="77777777" w:rsidR="00417363" w:rsidRPr="00417363" w:rsidRDefault="00417363" w:rsidP="00417363">
            <w:pPr>
              <w:spacing w:line="229" w:lineRule="exact"/>
              <w:ind w:left="102"/>
              <w:rPr>
                <w:szCs w:val="20"/>
              </w:rPr>
            </w:pPr>
            <w:r w:rsidRPr="00417363">
              <w:rPr>
                <w:szCs w:val="20"/>
              </w:rPr>
              <w:t>0</w:t>
            </w:r>
            <w:proofErr w:type="gramStart"/>
            <w:r w:rsidRPr="00417363">
              <w:rPr>
                <w:szCs w:val="20"/>
              </w:rPr>
              <w:t>.</w:t>
            </w:r>
            <w:r w:rsidRPr="00417363">
              <w:rPr>
                <w:spacing w:val="-1"/>
                <w:szCs w:val="20"/>
              </w:rPr>
              <w:t>.</w:t>
            </w:r>
            <w:proofErr w:type="gramEnd"/>
            <w:r w:rsidRPr="00417363">
              <w:rPr>
                <w:szCs w:val="20"/>
              </w:rPr>
              <w:t>*</w:t>
            </w:r>
          </w:p>
          <w:p w14:paraId="475539BB" w14:textId="77777777"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p>
        </w:tc>
      </w:tr>
      <w:tr w:rsidR="00417363" w:rsidRPr="00E7695F" w14:paraId="03B093FE" w14:textId="77777777" w:rsidTr="00BE54CC">
        <w:tc>
          <w:tcPr>
            <w:tcW w:w="2660" w:type="dxa"/>
          </w:tcPr>
          <w:p w14:paraId="7CB211E5" w14:textId="5BD5DC33"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6656C1C" w14:textId="20E0CF71"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0BF159FF" w14:textId="15B3A8CE"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r>
            <w:proofErr w:type="gramStart"/>
            <w:r w:rsidRPr="00417363">
              <w:rPr>
                <w:rFonts w:ascii="Georgia" w:hAnsi="Georgia"/>
                <w:spacing w:val="-1"/>
                <w:sz w:val="20"/>
                <w:szCs w:val="20"/>
              </w:rPr>
              <w:t>value sätts till patientens identifierare.</w:t>
            </w:r>
            <w:proofErr w:type="gramEnd"/>
            <w:r w:rsidRPr="00417363">
              <w:rPr>
                <w:rFonts w:ascii="Georgia" w:hAnsi="Georgia"/>
                <w:spacing w:val="-1"/>
                <w:sz w:val="20"/>
                <w:szCs w:val="20"/>
              </w:rPr>
              <w:t xml:space="preserv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w:t>
            </w:r>
            <w:proofErr w:type="gramStart"/>
            <w:r w:rsidRPr="00417363">
              <w:rPr>
                <w:rFonts w:ascii="Georgia" w:hAnsi="Georgia"/>
                <w:spacing w:val="-1"/>
                <w:sz w:val="20"/>
                <w:szCs w:val="20"/>
              </w:rPr>
              <w:t>97.3.1</w:t>
            </w:r>
            <w:proofErr w:type="gramEnd"/>
            <w:r w:rsidRPr="00417363">
              <w:rPr>
                <w:rFonts w:ascii="Georgia" w:hAnsi="Georgia"/>
                <w:spacing w:val="-1"/>
                <w:sz w:val="20"/>
                <w:szCs w:val="20"/>
              </w:rPr>
              <w:t>.3)</w:t>
            </w:r>
          </w:p>
        </w:tc>
        <w:tc>
          <w:tcPr>
            <w:tcW w:w="1560" w:type="dxa"/>
          </w:tcPr>
          <w:p w14:paraId="45164DB9" w14:textId="7625C6F0"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E7695F" w14:paraId="252BDFF1" w14:textId="77777777" w:rsidTr="00BE54CC">
        <w:tc>
          <w:tcPr>
            <w:tcW w:w="2660" w:type="dxa"/>
          </w:tcPr>
          <w:p w14:paraId="282A2C53" w14:textId="223AB582"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74F336B4" w14:textId="00AA6F74"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1616F108" w14:textId="77777777" w:rsidR="00417363" w:rsidRPr="00417363" w:rsidRDefault="00417363" w:rsidP="00525094">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092988DA" w14:textId="77777777" w:rsidR="00417363" w:rsidRPr="00417363" w:rsidRDefault="00417363" w:rsidP="00417363">
            <w:pPr>
              <w:spacing w:line="229" w:lineRule="exact"/>
              <w:ind w:left="102"/>
              <w:rPr>
                <w:spacing w:val="-1"/>
                <w:szCs w:val="20"/>
              </w:rPr>
            </w:pPr>
            <w:r w:rsidRPr="00417363">
              <w:rPr>
                <w:spacing w:val="-1"/>
                <w:szCs w:val="20"/>
              </w:rPr>
              <w:t xml:space="preserve"> </w:t>
            </w:r>
          </w:p>
          <w:p w14:paraId="31868D54" w14:textId="1973D339" w:rsidR="00417363" w:rsidRPr="00417363" w:rsidRDefault="00417363" w:rsidP="00C47224">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11E8A5C3" w14:textId="0B7B007F"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61887ADE" w14:textId="77777777" w:rsidTr="00BE54CC">
        <w:tc>
          <w:tcPr>
            <w:tcW w:w="2660" w:type="dxa"/>
          </w:tcPr>
          <w:p w14:paraId="1F3AD993" w14:textId="00D8F6ED" w:rsidR="00417363" w:rsidRPr="00417363" w:rsidRDefault="00417363" w:rsidP="00C47224">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lastRenderedPageBreak/>
              <w:t>..</w:t>
            </w:r>
            <w:proofErr w:type="gramEnd"/>
            <w:r w:rsidRPr="00417363">
              <w:rPr>
                <w:rFonts w:ascii="Georgia" w:hAnsi="Georgia"/>
                <w:sz w:val="20"/>
                <w:szCs w:val="20"/>
              </w:rPr>
              <w:t>/start</w:t>
            </w:r>
          </w:p>
        </w:tc>
        <w:tc>
          <w:tcPr>
            <w:tcW w:w="1417" w:type="dxa"/>
          </w:tcPr>
          <w:p w14:paraId="2FB998A5" w14:textId="0741F913"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7E21CD47" w14:textId="6B396E48" w:rsidR="00417363" w:rsidRPr="00417363" w:rsidRDefault="00417363" w:rsidP="00C47224">
            <w:pPr>
              <w:rPr>
                <w:i/>
                <w:szCs w:val="20"/>
              </w:rPr>
            </w:pPr>
            <w:r w:rsidRPr="00417363">
              <w:rPr>
                <w:spacing w:val="-1"/>
                <w:szCs w:val="20"/>
              </w:rPr>
              <w:t>Startdatum. Format ÅÅÅÅMMDD.</w:t>
            </w:r>
          </w:p>
        </w:tc>
        <w:tc>
          <w:tcPr>
            <w:tcW w:w="1560" w:type="dxa"/>
          </w:tcPr>
          <w:p w14:paraId="71CD06BD" w14:textId="1548AF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13F7C76" w14:textId="77777777" w:rsidTr="00BE54CC">
        <w:tc>
          <w:tcPr>
            <w:tcW w:w="2660" w:type="dxa"/>
          </w:tcPr>
          <w:p w14:paraId="4BDE7A61" w14:textId="3C5EEB0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109AC03" w14:textId="74061FFF" w:rsidR="00417363" w:rsidRPr="00417363" w:rsidRDefault="00417363" w:rsidP="00C47224">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5B18C196" w14:textId="51442F7A" w:rsidR="00417363" w:rsidRPr="00417363" w:rsidRDefault="00417363" w:rsidP="00C47224">
            <w:pPr>
              <w:rPr>
                <w:szCs w:val="20"/>
              </w:rPr>
            </w:pPr>
            <w:r w:rsidRPr="00417363">
              <w:rPr>
                <w:spacing w:val="-1"/>
                <w:szCs w:val="20"/>
              </w:rPr>
              <w:t>Slutdatum. Format ÅÅÅÅMMDD.</w:t>
            </w:r>
          </w:p>
        </w:tc>
        <w:tc>
          <w:tcPr>
            <w:tcW w:w="1560" w:type="dxa"/>
          </w:tcPr>
          <w:p w14:paraId="5FC770CE" w14:textId="4DE3327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169C0585" w14:textId="77777777" w:rsidTr="00BE54CC">
        <w:tc>
          <w:tcPr>
            <w:tcW w:w="2660" w:type="dxa"/>
          </w:tcPr>
          <w:p w14:paraId="7B966460" w14:textId="1E65379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5395A8D7" w14:textId="62A04A1C"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5A50DB2" w14:textId="77777777" w:rsidR="00417363" w:rsidRPr="00417363" w:rsidRDefault="00417363" w:rsidP="00417363">
            <w:pPr>
              <w:spacing w:line="226" w:lineRule="exact"/>
              <w:ind w:left="34"/>
              <w:rPr>
                <w:szCs w:val="20"/>
              </w:rPr>
            </w:pPr>
            <w:r w:rsidRPr="00417363">
              <w:rPr>
                <w:szCs w:val="20"/>
              </w:rPr>
              <w:t xml:space="preserve">Begränsar sökningen till dokument som är skapade i angivet system. </w:t>
            </w:r>
          </w:p>
          <w:p w14:paraId="580B6B2F" w14:textId="77777777" w:rsidR="00417363" w:rsidRPr="00417363" w:rsidRDefault="00417363" w:rsidP="00417363">
            <w:pPr>
              <w:spacing w:line="226" w:lineRule="exact"/>
              <w:ind w:left="34"/>
              <w:rPr>
                <w:szCs w:val="20"/>
              </w:rPr>
            </w:pPr>
          </w:p>
          <w:p w14:paraId="491BDE4A" w14:textId="77777777" w:rsidR="00417363" w:rsidRPr="00417363" w:rsidRDefault="00417363" w:rsidP="00417363">
            <w:pPr>
              <w:spacing w:line="226" w:lineRule="exact"/>
              <w:ind w:left="34"/>
              <w:rPr>
                <w:szCs w:val="20"/>
              </w:rPr>
            </w:pPr>
            <w:r w:rsidRPr="00417363">
              <w:rPr>
                <w:szCs w:val="20"/>
              </w:rPr>
              <w:t>Värdet på detta fält måste överensstämma med värdet på logicalAddress i anropets tekniska kuvertering (ex. SOAP-header).</w:t>
            </w:r>
          </w:p>
          <w:p w14:paraId="4D2B8C28" w14:textId="77777777" w:rsidR="00417363" w:rsidRPr="00417363" w:rsidRDefault="00417363" w:rsidP="00417363">
            <w:pPr>
              <w:spacing w:line="226" w:lineRule="exact"/>
              <w:ind w:left="34"/>
              <w:rPr>
                <w:spacing w:val="-1"/>
                <w:szCs w:val="20"/>
              </w:rPr>
            </w:pPr>
          </w:p>
          <w:p w14:paraId="1AACBB1E" w14:textId="77777777" w:rsidR="00417363" w:rsidRPr="00417363" w:rsidRDefault="00417363" w:rsidP="00417363">
            <w:pPr>
              <w:spacing w:line="226" w:lineRule="exact"/>
              <w:ind w:left="34"/>
              <w:rPr>
                <w:szCs w:val="20"/>
              </w:rPr>
            </w:pPr>
            <w:r w:rsidRPr="00417363">
              <w:rPr>
                <w:szCs w:val="20"/>
              </w:rPr>
              <w:t>Det innebär i praktiken att aggregerande tjänster inte används när detta fält anges.</w:t>
            </w:r>
          </w:p>
          <w:p w14:paraId="6F93268B" w14:textId="77777777" w:rsidR="00417363" w:rsidRPr="00417363" w:rsidRDefault="00417363" w:rsidP="00417363">
            <w:pPr>
              <w:spacing w:line="226" w:lineRule="exact"/>
              <w:ind w:left="102"/>
              <w:rPr>
                <w:szCs w:val="20"/>
              </w:rPr>
            </w:pPr>
          </w:p>
          <w:p w14:paraId="2F7B3020" w14:textId="7B3A889F" w:rsidR="00417363" w:rsidRPr="00417363" w:rsidRDefault="00417363" w:rsidP="00C47224">
            <w:pPr>
              <w:rPr>
                <w:i/>
                <w:spacing w:val="-1"/>
                <w:szCs w:val="20"/>
              </w:rPr>
            </w:pPr>
            <w:r w:rsidRPr="00417363">
              <w:rPr>
                <w:szCs w:val="20"/>
              </w:rPr>
              <w:t>Fältet är tvingande om careContactId angivits.</w:t>
            </w:r>
          </w:p>
        </w:tc>
        <w:tc>
          <w:tcPr>
            <w:tcW w:w="1560" w:type="dxa"/>
          </w:tcPr>
          <w:p w14:paraId="5BD46069" w14:textId="77777777" w:rsidR="00417363" w:rsidRPr="00417363" w:rsidRDefault="00417363" w:rsidP="00417363">
            <w:pPr>
              <w:spacing w:line="229" w:lineRule="exact"/>
              <w:ind w:left="102"/>
              <w:rPr>
                <w:szCs w:val="20"/>
              </w:rPr>
            </w:pPr>
            <w:r w:rsidRPr="00417363">
              <w:rPr>
                <w:szCs w:val="20"/>
              </w:rPr>
              <w:t>0</w:t>
            </w:r>
            <w:proofErr w:type="gramStart"/>
            <w:r w:rsidRPr="00417363">
              <w:rPr>
                <w:szCs w:val="20"/>
              </w:rPr>
              <w:t>..</w:t>
            </w:r>
            <w:proofErr w:type="gramEnd"/>
            <w:r w:rsidRPr="00417363">
              <w:rPr>
                <w:szCs w:val="20"/>
              </w:rPr>
              <w:t>1</w:t>
            </w:r>
          </w:p>
          <w:p w14:paraId="7D83844B" w14:textId="77777777" w:rsidR="00417363" w:rsidRPr="00417363" w:rsidRDefault="00417363" w:rsidP="00417363">
            <w:pPr>
              <w:spacing w:line="229" w:lineRule="exact"/>
              <w:ind w:left="102"/>
              <w:rPr>
                <w:szCs w:val="20"/>
              </w:rPr>
            </w:pPr>
          </w:p>
          <w:p w14:paraId="39771D85" w14:textId="77777777" w:rsidR="00417363" w:rsidRPr="00417363" w:rsidRDefault="00417363" w:rsidP="00417363">
            <w:pPr>
              <w:spacing w:line="229" w:lineRule="exact"/>
              <w:ind w:left="102"/>
              <w:rPr>
                <w:szCs w:val="20"/>
              </w:rPr>
            </w:pPr>
          </w:p>
          <w:p w14:paraId="23F2044F" w14:textId="0F982BC8" w:rsidR="00417363" w:rsidRPr="00417363" w:rsidRDefault="00417363" w:rsidP="00C47224">
            <w:pPr>
              <w:pStyle w:val="TableParagraph"/>
              <w:spacing w:line="226" w:lineRule="exact"/>
              <w:ind w:left="102"/>
              <w:rPr>
                <w:rFonts w:ascii="Georgia" w:hAnsi="Georgia"/>
                <w:i/>
                <w:sz w:val="20"/>
                <w:szCs w:val="20"/>
              </w:rPr>
            </w:pPr>
          </w:p>
        </w:tc>
      </w:tr>
      <w:tr w:rsidR="00417363" w14:paraId="2F743742" w14:textId="77777777" w:rsidTr="00BE54CC">
        <w:tc>
          <w:tcPr>
            <w:tcW w:w="2660" w:type="dxa"/>
          </w:tcPr>
          <w:p w14:paraId="7A8C8958" w14:textId="0292202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C7DE07D" w14:textId="4F957AA3"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5DAC5E98" w14:textId="70E9037E" w:rsidR="00417363" w:rsidRPr="00417363" w:rsidRDefault="00417363" w:rsidP="00417363">
            <w:pPr>
              <w:spacing w:line="229" w:lineRule="exact"/>
              <w:ind w:left="34"/>
              <w:rPr>
                <w:spacing w:val="-1"/>
                <w:szCs w:val="20"/>
              </w:rPr>
            </w:pPr>
            <w:r w:rsidRPr="00417363">
              <w:rPr>
                <w:spacing w:val="-1"/>
                <w:szCs w:val="20"/>
              </w:rPr>
              <w:t xml:space="preserve">Begränsar sökningen till den vård- och omsorgskontakt där </w:t>
            </w:r>
            <w:del w:id="1348" w:author="Björn Genfors" w:date="2014-03-21T11:26:00Z">
              <w:r w:rsidRPr="00417363" w:rsidDel="006D35DF">
                <w:rPr>
                  <w:spacing w:val="-1"/>
                  <w:szCs w:val="20"/>
                </w:rPr>
                <w:delText xml:space="preserve">den vårdbegäran som låg till grund för laboratoriesvaret </w:delText>
              </w:r>
            </w:del>
            <w:ins w:id="1349" w:author="Björn Genfors" w:date="2014-03-21T11:26:00Z">
              <w:r w:rsidR="006D35DF">
                <w:rPr>
                  <w:spacing w:val="-1"/>
                  <w:szCs w:val="20"/>
                </w:rPr>
                <w:t xml:space="preserve">uppmärksamhetsinformationen </w:t>
              </w:r>
            </w:ins>
            <w:r w:rsidRPr="00417363">
              <w:rPr>
                <w:spacing w:val="-1"/>
                <w:szCs w:val="20"/>
              </w:rPr>
              <w:t>skapades.</w:t>
            </w:r>
          </w:p>
          <w:p w14:paraId="041A0E6E" w14:textId="348E99BB" w:rsidR="00417363" w:rsidRPr="00417363" w:rsidRDefault="00417363" w:rsidP="00C47224">
            <w:pPr>
              <w:rPr>
                <w:i/>
                <w:spacing w:val="-1"/>
                <w:szCs w:val="20"/>
              </w:rPr>
            </w:pPr>
          </w:p>
        </w:tc>
        <w:tc>
          <w:tcPr>
            <w:tcW w:w="1560" w:type="dxa"/>
          </w:tcPr>
          <w:p w14:paraId="76A83E8A" w14:textId="30C1FAB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417363" w14:paraId="2AB5836C" w14:textId="77777777" w:rsidTr="00BE54CC">
        <w:tc>
          <w:tcPr>
            <w:tcW w:w="2660" w:type="dxa"/>
          </w:tcPr>
          <w:p w14:paraId="7E3A20AF" w14:textId="136B21DE"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704D6EF" w14:textId="0FFEEA6A"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D739D24" w14:textId="77777777" w:rsidR="00417363" w:rsidRPr="00417363" w:rsidRDefault="00417363" w:rsidP="00C47224">
            <w:pPr>
              <w:rPr>
                <w:i/>
                <w:szCs w:val="20"/>
              </w:rPr>
            </w:pPr>
          </w:p>
        </w:tc>
        <w:tc>
          <w:tcPr>
            <w:tcW w:w="1560" w:type="dxa"/>
          </w:tcPr>
          <w:p w14:paraId="576076AC" w14:textId="417390CA" w:rsidR="00417363" w:rsidRPr="00417363" w:rsidRDefault="00417363" w:rsidP="00C47224">
            <w:pPr>
              <w:pStyle w:val="TableParagraph"/>
              <w:spacing w:line="226" w:lineRule="exact"/>
              <w:ind w:left="102"/>
              <w:rPr>
                <w:rFonts w:ascii="Georgia" w:hAnsi="Georgia"/>
                <w:i/>
                <w:sz w:val="20"/>
                <w:szCs w:val="20"/>
              </w:rPr>
            </w:pPr>
          </w:p>
        </w:tc>
      </w:tr>
      <w:tr w:rsidR="00417363" w14:paraId="5ABAA17B" w14:textId="77777777" w:rsidTr="00BE54CC">
        <w:tc>
          <w:tcPr>
            <w:tcW w:w="2660" w:type="dxa"/>
            <w:shd w:val="clear" w:color="auto" w:fill="D9D9D9" w:themeFill="background1" w:themeFillShade="D9"/>
          </w:tcPr>
          <w:p w14:paraId="107F7F09" w14:textId="09867CA3"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639239C"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917D902" w14:textId="77777777" w:rsidR="00417363" w:rsidRPr="00417363" w:rsidRDefault="00417363" w:rsidP="00C47224">
            <w:pPr>
              <w:rPr>
                <w:i/>
                <w:szCs w:val="20"/>
              </w:rPr>
            </w:pPr>
          </w:p>
        </w:tc>
        <w:tc>
          <w:tcPr>
            <w:tcW w:w="1560" w:type="dxa"/>
            <w:shd w:val="clear" w:color="auto" w:fill="D9D9D9" w:themeFill="background1" w:themeFillShade="D9"/>
          </w:tcPr>
          <w:p w14:paraId="02ED0A8E" w14:textId="77777777" w:rsidR="00417363" w:rsidRPr="00417363" w:rsidRDefault="00417363" w:rsidP="00C47224">
            <w:pPr>
              <w:pStyle w:val="TableParagraph"/>
              <w:spacing w:line="226" w:lineRule="exact"/>
              <w:ind w:left="102"/>
              <w:rPr>
                <w:rFonts w:ascii="Georgia" w:hAnsi="Georgia"/>
                <w:i/>
                <w:sz w:val="20"/>
                <w:szCs w:val="20"/>
              </w:rPr>
            </w:pPr>
          </w:p>
        </w:tc>
      </w:tr>
      <w:tr w:rsidR="00417363" w14:paraId="5C6CB68C" w14:textId="77777777" w:rsidTr="00BE54CC">
        <w:tc>
          <w:tcPr>
            <w:tcW w:w="2660" w:type="dxa"/>
            <w:shd w:val="clear" w:color="auto" w:fill="auto"/>
          </w:tcPr>
          <w:p w14:paraId="4442000E" w14:textId="77777777" w:rsidR="00417363" w:rsidRPr="00417363" w:rsidRDefault="00417363" w:rsidP="00417363">
            <w:pPr>
              <w:spacing w:line="229" w:lineRule="exact"/>
              <w:rPr>
                <w:szCs w:val="20"/>
              </w:rPr>
            </w:pPr>
            <w:r w:rsidRPr="00417363">
              <w:rPr>
                <w:szCs w:val="20"/>
              </w:rPr>
              <w:t xml:space="preserve"> alertInformation</w:t>
            </w:r>
          </w:p>
          <w:p w14:paraId="44D1D8DB" w14:textId="0768383C"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1792CFD" w14:textId="3309040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60BFC12C" w14:textId="7BEBA248"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376297F7" w14:textId="1871908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14:paraId="49116A55" w14:textId="77777777" w:rsidTr="00BE54CC">
        <w:tc>
          <w:tcPr>
            <w:tcW w:w="2660" w:type="dxa"/>
            <w:shd w:val="clear" w:color="auto" w:fill="D9D9D9" w:themeFill="background1" w:themeFillShade="D9"/>
          </w:tcPr>
          <w:p w14:paraId="18F61676" w14:textId="25E851CB" w:rsidR="00417363" w:rsidRPr="00417363" w:rsidRDefault="00462360" w:rsidP="00462360">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00417363" w:rsidRPr="00417363">
              <w:rPr>
                <w:rFonts w:ascii="Georgia" w:hAnsi="Georgia"/>
                <w:sz w:val="20"/>
                <w:szCs w:val="20"/>
              </w:rPr>
              <w:t>.</w:t>
            </w:r>
            <w:proofErr w:type="gramEnd"/>
            <w:r w:rsidR="00417363" w:rsidRPr="00417363">
              <w:rPr>
                <w:rFonts w:ascii="Georgia" w:hAnsi="Georgia"/>
                <w:sz w:val="20"/>
                <w:szCs w:val="20"/>
              </w:rPr>
              <w:t>/alertInformationHeader</w:t>
            </w:r>
          </w:p>
        </w:tc>
        <w:tc>
          <w:tcPr>
            <w:tcW w:w="1417" w:type="dxa"/>
            <w:shd w:val="clear" w:color="auto" w:fill="D9D9D9" w:themeFill="background1" w:themeFillShade="D9"/>
          </w:tcPr>
          <w:p w14:paraId="33C870FA" w14:textId="1FFBC4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2BA304EF" w14:textId="362B704A"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2800FDB2" w14:textId="2668D75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780E309" w14:textId="77777777" w:rsidTr="00BE54CC">
        <w:tc>
          <w:tcPr>
            <w:tcW w:w="2660" w:type="dxa"/>
            <w:shd w:val="clear" w:color="auto" w:fill="auto"/>
          </w:tcPr>
          <w:p w14:paraId="3C292276" w14:textId="6B2B2176"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shd w:val="clear" w:color="auto" w:fill="auto"/>
          </w:tcPr>
          <w:p w14:paraId="111BCBB5" w14:textId="19DFB48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72629320" w14:textId="2CBA5FCC" w:rsidR="00417363" w:rsidRPr="00417363" w:rsidRDefault="00417363" w:rsidP="00C47224">
            <w:pPr>
              <w:rPr>
                <w:i/>
                <w:szCs w:val="20"/>
              </w:rPr>
            </w:pPr>
            <w:r w:rsidRPr="00417363">
              <w:rPr>
                <w:szCs w:val="20"/>
              </w:rPr>
              <w:t>Dokumentets identitet som är unik inom källsystemet.</w:t>
            </w:r>
          </w:p>
        </w:tc>
        <w:tc>
          <w:tcPr>
            <w:tcW w:w="1560" w:type="dxa"/>
            <w:shd w:val="clear" w:color="auto" w:fill="auto"/>
          </w:tcPr>
          <w:p w14:paraId="4AB3318E" w14:textId="01230B0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4D2F0236" w14:textId="77777777" w:rsidTr="00BE54CC">
        <w:tc>
          <w:tcPr>
            <w:tcW w:w="2660" w:type="dxa"/>
          </w:tcPr>
          <w:p w14:paraId="0692B0EE" w14:textId="0830F704"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tcPr>
          <w:p w14:paraId="449A5A13" w14:textId="449BB85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707E6CE8" w14:textId="5E68A847" w:rsidR="00417363" w:rsidRPr="00417363" w:rsidRDefault="00417363" w:rsidP="00C47224">
            <w:pPr>
              <w:rPr>
                <w:szCs w:val="20"/>
              </w:rPr>
            </w:pPr>
            <w:r w:rsidRPr="00417363">
              <w:rPr>
                <w:szCs w:val="20"/>
              </w:rPr>
              <w:t>HSA-id för det system som dokumentet är skapat i.</w:t>
            </w:r>
          </w:p>
        </w:tc>
        <w:tc>
          <w:tcPr>
            <w:tcW w:w="1560" w:type="dxa"/>
          </w:tcPr>
          <w:p w14:paraId="3D24F099" w14:textId="304651C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8B1FC7" w14:paraId="6D0BF7CB" w14:textId="77777777" w:rsidTr="00BE54CC">
        <w:tc>
          <w:tcPr>
            <w:tcW w:w="2660" w:type="dxa"/>
          </w:tcPr>
          <w:p w14:paraId="5914B440" w14:textId="4F5B4B0D"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/../documentTitle</w:t>
            </w:r>
          </w:p>
        </w:tc>
        <w:tc>
          <w:tcPr>
            <w:tcW w:w="1417" w:type="dxa"/>
          </w:tcPr>
          <w:p w14:paraId="0A53D910"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DBAFE2C" w14:textId="1A937803" w:rsidR="008B1FC7" w:rsidRPr="008B1FC7" w:rsidRDefault="006D35DF" w:rsidP="00C47224">
            <w:pPr>
              <w:rPr>
                <w:color w:val="FF0000"/>
                <w:szCs w:val="20"/>
              </w:rPr>
            </w:pPr>
            <w:ins w:id="1350" w:author="Björn Genfors" w:date="2014-03-21T11:26:00Z">
              <w:r>
                <w:rPr>
                  <w:color w:val="FF0000"/>
                  <w:spacing w:val="-1"/>
                  <w:szCs w:val="20"/>
                </w:rPr>
                <w:t>N/A</w:t>
              </w:r>
            </w:ins>
          </w:p>
        </w:tc>
        <w:tc>
          <w:tcPr>
            <w:tcW w:w="1560" w:type="dxa"/>
          </w:tcPr>
          <w:p w14:paraId="19B5C324" w14:textId="3CADB5B7"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8B1FC7" w14:paraId="00102D12" w14:textId="77777777" w:rsidTr="00BE54CC">
        <w:tc>
          <w:tcPr>
            <w:tcW w:w="2660" w:type="dxa"/>
          </w:tcPr>
          <w:p w14:paraId="7F2E1E07" w14:textId="1282BD88"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/../documentTime</w:t>
            </w:r>
          </w:p>
        </w:tc>
        <w:tc>
          <w:tcPr>
            <w:tcW w:w="1417" w:type="dxa"/>
          </w:tcPr>
          <w:p w14:paraId="2742F957"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F644FC1" w14:textId="266FC948" w:rsidR="008B1FC7" w:rsidRPr="008B1FC7" w:rsidRDefault="006D35DF" w:rsidP="00C47224">
            <w:pPr>
              <w:rPr>
                <w:color w:val="FF0000"/>
                <w:szCs w:val="20"/>
              </w:rPr>
            </w:pPr>
            <w:ins w:id="1351" w:author="Björn Genfors" w:date="2014-03-21T11:26:00Z">
              <w:r>
                <w:rPr>
                  <w:color w:val="FF0000"/>
                  <w:spacing w:val="-1"/>
                  <w:szCs w:val="20"/>
                </w:rPr>
                <w:t>N/A</w:t>
              </w:r>
            </w:ins>
          </w:p>
        </w:tc>
        <w:tc>
          <w:tcPr>
            <w:tcW w:w="1560" w:type="dxa"/>
          </w:tcPr>
          <w:p w14:paraId="56546E16" w14:textId="6F2106DE"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417363" w14:paraId="2077F685" w14:textId="77777777" w:rsidTr="00BE54CC">
        <w:tc>
          <w:tcPr>
            <w:tcW w:w="2660" w:type="dxa"/>
          </w:tcPr>
          <w:p w14:paraId="1F74A949" w14:textId="18D64F08"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598F1CED" w14:textId="28A998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62558DE8" w14:textId="53044633" w:rsidR="00417363" w:rsidRPr="00417363" w:rsidRDefault="00417363" w:rsidP="00C47224">
            <w:pPr>
              <w:rPr>
                <w:i/>
                <w:szCs w:val="20"/>
              </w:rPr>
            </w:pPr>
            <w:r w:rsidRPr="00417363">
              <w:rPr>
                <w:szCs w:val="20"/>
              </w:rPr>
              <w:t xml:space="preserve">Identifierare för patient. </w:t>
            </w:r>
          </w:p>
        </w:tc>
        <w:tc>
          <w:tcPr>
            <w:tcW w:w="1560" w:type="dxa"/>
          </w:tcPr>
          <w:p w14:paraId="0731E702" w14:textId="0DBF53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760A43" w14:paraId="42C45B05" w14:textId="77777777" w:rsidTr="00BE54CC">
        <w:tc>
          <w:tcPr>
            <w:tcW w:w="2660" w:type="dxa"/>
          </w:tcPr>
          <w:p w14:paraId="35390809" w14:textId="5B2F03CB"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67F61231" w14:textId="35B1778F"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624C23B" w14:textId="7444899B" w:rsidR="00417363" w:rsidRPr="00417363" w:rsidRDefault="00417363" w:rsidP="00C47224">
            <w:pPr>
              <w:rPr>
                <w:color w:val="FF0000"/>
                <w:szCs w:val="20"/>
              </w:rPr>
            </w:pPr>
            <w:r w:rsidRPr="00417363">
              <w:rPr>
                <w:szCs w:val="20"/>
              </w:rPr>
              <w:t>Sätts till patientens identifierare. Anges med 12 tecken utan avskiljare.</w:t>
            </w:r>
          </w:p>
        </w:tc>
        <w:tc>
          <w:tcPr>
            <w:tcW w:w="1560" w:type="dxa"/>
          </w:tcPr>
          <w:p w14:paraId="2B3C48DF" w14:textId="6DEC039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77B11763" w14:textId="77777777" w:rsidTr="00BE54CC">
        <w:tc>
          <w:tcPr>
            <w:tcW w:w="2660" w:type="dxa"/>
          </w:tcPr>
          <w:p w14:paraId="01E497A7" w14:textId="14955416"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399A8410" w14:textId="3FC77AB4"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77C91B99" w14:textId="62BB1365" w:rsidR="00417363" w:rsidRPr="00417363" w:rsidRDefault="00417363" w:rsidP="00C47224">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tc>
        <w:tc>
          <w:tcPr>
            <w:tcW w:w="1560" w:type="dxa"/>
          </w:tcPr>
          <w:p w14:paraId="7934BFDA" w14:textId="6DCFE538"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C0F7585" w14:textId="77777777" w:rsidTr="00BE54CC">
        <w:tc>
          <w:tcPr>
            <w:tcW w:w="2660" w:type="dxa"/>
          </w:tcPr>
          <w:p w14:paraId="2A70373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/../accountableHealthcareProfessional</w:t>
            </w:r>
          </w:p>
          <w:p w14:paraId="5FDB2148" w14:textId="5B997D7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2942CA08" w14:textId="77777777" w:rsidR="00417363" w:rsidRPr="00417363" w:rsidRDefault="00417363" w:rsidP="00417363">
            <w:pPr>
              <w:spacing w:line="229" w:lineRule="exact"/>
              <w:ind w:left="102"/>
              <w:rPr>
                <w:szCs w:val="20"/>
              </w:rPr>
            </w:pPr>
            <w:r w:rsidRPr="00417363">
              <w:rPr>
                <w:szCs w:val="20"/>
              </w:rPr>
              <w:t>HealthcareProfessionalType</w:t>
            </w:r>
          </w:p>
          <w:p w14:paraId="7498ABC8" w14:textId="2E024CA3"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8E0162" w14:textId="77777777" w:rsidR="00417363" w:rsidRPr="00417363" w:rsidRDefault="00417363" w:rsidP="00417363">
            <w:pPr>
              <w:spacing w:line="226" w:lineRule="exact"/>
              <w:ind w:left="102"/>
              <w:rPr>
                <w:spacing w:val="-1"/>
                <w:szCs w:val="20"/>
              </w:rPr>
            </w:pPr>
            <w:r w:rsidRPr="00417363">
              <w:rPr>
                <w:spacing w:val="-1"/>
                <w:szCs w:val="20"/>
              </w:rPr>
              <w:lastRenderedPageBreak/>
              <w:t>Information om den hälso- och sjukvårdsperson som verifierat informationen i dokumentet.</w:t>
            </w:r>
          </w:p>
          <w:p w14:paraId="200315B0" w14:textId="024D4CF5" w:rsidR="00417363" w:rsidRPr="00417363" w:rsidRDefault="00417363" w:rsidP="00C47224">
            <w:pPr>
              <w:rPr>
                <w:i/>
                <w:szCs w:val="20"/>
              </w:rPr>
            </w:pPr>
          </w:p>
        </w:tc>
        <w:tc>
          <w:tcPr>
            <w:tcW w:w="1560" w:type="dxa"/>
          </w:tcPr>
          <w:p w14:paraId="3163C87F" w14:textId="4C3168E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DF0EFFF" w14:textId="77777777" w:rsidTr="00BE54CC">
        <w:tc>
          <w:tcPr>
            <w:tcW w:w="2660" w:type="dxa"/>
          </w:tcPr>
          <w:p w14:paraId="537ADD75" w14:textId="77777777" w:rsidR="00417363" w:rsidRPr="00417363" w:rsidRDefault="00417363" w:rsidP="00417363">
            <w:pPr>
              <w:spacing w:line="229" w:lineRule="exact"/>
              <w:ind w:left="102"/>
              <w:rPr>
                <w:szCs w:val="20"/>
              </w:rPr>
            </w:pPr>
            <w:proofErr w:type="gramStart"/>
            <w:r w:rsidRPr="00417363">
              <w:rPr>
                <w:szCs w:val="20"/>
              </w:rPr>
              <w:lastRenderedPageBreak/>
              <w:t>..</w:t>
            </w:r>
            <w:proofErr w:type="gramEnd"/>
            <w:r w:rsidRPr="00417363">
              <w:rPr>
                <w:szCs w:val="20"/>
              </w:rPr>
              <w:t>/../../a</w:t>
            </w:r>
            <w:r w:rsidRPr="00417363">
              <w:rPr>
                <w:spacing w:val="-1"/>
                <w:szCs w:val="20"/>
              </w:rPr>
              <w:t>uthorTime</w:t>
            </w:r>
          </w:p>
          <w:p w14:paraId="581C50CC" w14:textId="1E919E84"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1C3BD60A"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51548803" w14:textId="2B8EB17D"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DCD04F3" w14:textId="77777777" w:rsidR="00417363" w:rsidRPr="00417363" w:rsidRDefault="00417363" w:rsidP="00525094">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32F2B621" w14:textId="3E8EF801" w:rsidR="00417363" w:rsidRPr="00417363" w:rsidRDefault="00417363" w:rsidP="00C47224">
            <w:pPr>
              <w:rPr>
                <w:i/>
                <w:szCs w:val="20"/>
              </w:rPr>
            </w:pPr>
          </w:p>
        </w:tc>
        <w:tc>
          <w:tcPr>
            <w:tcW w:w="1560" w:type="dxa"/>
          </w:tcPr>
          <w:p w14:paraId="2441DE11" w14:textId="74D6A3C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1EFAF97" w14:textId="77777777" w:rsidTr="00BE54CC">
        <w:tc>
          <w:tcPr>
            <w:tcW w:w="2660" w:type="dxa"/>
          </w:tcPr>
          <w:p w14:paraId="4289C765"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healthcareProfessionalHSAId</w:t>
            </w:r>
          </w:p>
          <w:p w14:paraId="6F33B77E" w14:textId="6956D081"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09FA2786" w14:textId="77777777" w:rsidR="00417363" w:rsidRPr="00417363" w:rsidRDefault="00417363" w:rsidP="00417363">
            <w:pPr>
              <w:spacing w:line="229" w:lineRule="exact"/>
              <w:ind w:left="102"/>
              <w:rPr>
                <w:rFonts w:cs="Arial"/>
                <w:szCs w:val="20"/>
              </w:rPr>
            </w:pPr>
            <w:r w:rsidRPr="00417363">
              <w:rPr>
                <w:szCs w:val="20"/>
              </w:rPr>
              <w:t>HSAIdType</w:t>
            </w:r>
          </w:p>
          <w:p w14:paraId="2E133CE8" w14:textId="3AB342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3146BEB" w14:textId="6FE50274" w:rsidR="00417363" w:rsidRPr="00417363" w:rsidRDefault="00417363" w:rsidP="00525094">
            <w:pPr>
              <w:spacing w:line="226" w:lineRule="exact"/>
              <w:rPr>
                <w:szCs w:val="20"/>
              </w:rPr>
            </w:pPr>
            <w:r w:rsidRPr="00417363">
              <w:rPr>
                <w:spacing w:val="-1"/>
                <w:szCs w:val="20"/>
              </w:rPr>
              <w:t>Vård- och omsorgspersonalens HSA-id. Krav enligt NPÖ RIV 2.2.0.</w:t>
            </w:r>
          </w:p>
        </w:tc>
        <w:tc>
          <w:tcPr>
            <w:tcW w:w="1560" w:type="dxa"/>
          </w:tcPr>
          <w:p w14:paraId="317CF5D5" w14:textId="5F23F9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CCCE7A0" w14:textId="77777777" w:rsidTr="00BE54CC">
        <w:tc>
          <w:tcPr>
            <w:tcW w:w="2660" w:type="dxa"/>
            <w:shd w:val="clear" w:color="auto" w:fill="auto"/>
          </w:tcPr>
          <w:p w14:paraId="65259BDC" w14:textId="023678F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1F17AFFC" w14:textId="7ECC87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AC72166" w14:textId="1E8D7932" w:rsidR="00417363" w:rsidRPr="00417363" w:rsidRDefault="00417363" w:rsidP="00525094">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74593180" w14:textId="297D38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5AC6AD" w14:textId="77777777" w:rsidTr="00BE54CC">
        <w:tc>
          <w:tcPr>
            <w:tcW w:w="2660" w:type="dxa"/>
          </w:tcPr>
          <w:p w14:paraId="43EC970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26321660" w14:textId="77777777" w:rsidR="00417363" w:rsidRPr="00417363" w:rsidRDefault="00417363" w:rsidP="00C47224">
            <w:pPr>
              <w:pStyle w:val="TableParagraph"/>
              <w:spacing w:line="229" w:lineRule="exact"/>
              <w:ind w:left="102"/>
              <w:rPr>
                <w:rFonts w:ascii="Georgia" w:hAnsi="Georgia" w:cs="Arial"/>
                <w:color w:val="000000"/>
                <w:sz w:val="20"/>
                <w:szCs w:val="20"/>
                <w:lang w:eastAsia="sv-SE"/>
              </w:rPr>
            </w:pPr>
          </w:p>
        </w:tc>
        <w:tc>
          <w:tcPr>
            <w:tcW w:w="1417" w:type="dxa"/>
          </w:tcPr>
          <w:p w14:paraId="6669F6C6"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6063D1B4" w14:textId="77777777"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7ACB4476" w14:textId="7273E656" w:rsidR="00417363" w:rsidRPr="00417363" w:rsidDel="005066EE" w:rsidRDefault="00417363" w:rsidP="00525094">
            <w:pPr>
              <w:spacing w:line="226" w:lineRule="exact"/>
              <w:rPr>
                <w:del w:id="1352" w:author="Björn Genfors" w:date="2014-03-13T15:49:00Z"/>
                <w:szCs w:val="20"/>
              </w:rPr>
            </w:pPr>
            <w:r w:rsidRPr="00417363">
              <w:rPr>
                <w:szCs w:val="20"/>
              </w:rPr>
              <w:t>Information om personens befattning. Om möjligt skall KV Befattning (OID 1.2.752.129.2.2.1.4) användas, se</w:t>
            </w:r>
            <w:del w:id="1353" w:author="Björn Genfors" w:date="2014-03-13T15:49:00Z">
              <w:r w:rsidRPr="00417363" w:rsidDel="005066EE">
                <w:rPr>
                  <w:szCs w:val="20"/>
                </w:rPr>
                <w:delText xml:space="preserve"> </w:delText>
              </w:r>
            </w:del>
          </w:p>
          <w:p w14:paraId="7070CADE" w14:textId="73E4F8D3" w:rsidR="00417363" w:rsidRPr="00417363" w:rsidRDefault="00AA5D17">
            <w:pPr>
              <w:spacing w:line="226" w:lineRule="exact"/>
              <w:rPr>
                <w:szCs w:val="20"/>
              </w:rPr>
            </w:pPr>
            <w:del w:id="1354" w:author="Björn Genfors" w:date="2014-03-13T15:49:00Z">
              <w:r w:rsidDel="005066EE">
                <w:fldChar w:fldCharType="begin"/>
              </w:r>
              <w:r w:rsidDel="005066EE">
                <w:delInstrText xml:space="preserve"> HYPERLINK "http://www.inera.se/Documents/TJANSTER_PROJEKT/Katalogtjanst_HSA/Innehall/hsa_innehall_befattning.pdf" </w:delInstrText>
              </w:r>
              <w:r w:rsidDel="005066EE">
                <w:fldChar w:fldCharType="separate"/>
              </w:r>
              <w:r w:rsidR="00417363" w:rsidRPr="00417363" w:rsidDel="005066EE">
                <w:rPr>
                  <w:rStyle w:val="Hyperlnk"/>
                  <w:szCs w:val="20"/>
                </w:rPr>
                <w:delText>http://www.inera.se/Documents/TJANSTER_PROJEKT/Katalogtjanst_HSA/Innehall/hsa_innehall_befattning.pdf</w:delText>
              </w:r>
              <w:r w:rsidDel="005066EE">
                <w:rPr>
                  <w:rStyle w:val="Hyperlnk"/>
                  <w:szCs w:val="20"/>
                </w:rPr>
                <w:fldChar w:fldCharType="end"/>
              </w:r>
            </w:del>
            <w:ins w:id="1355" w:author="Björn Genfors" w:date="2014-03-13T15:49:00Z">
              <w:r w:rsidR="005066EE">
                <w:t xml:space="preserve"> referens R13.</w:t>
              </w:r>
            </w:ins>
          </w:p>
        </w:tc>
        <w:tc>
          <w:tcPr>
            <w:tcW w:w="1560" w:type="dxa"/>
          </w:tcPr>
          <w:p w14:paraId="322396BE" w14:textId="2EAE41B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42FE8F9" w14:textId="77777777" w:rsidTr="00BE54CC">
        <w:tc>
          <w:tcPr>
            <w:tcW w:w="2660" w:type="dxa"/>
          </w:tcPr>
          <w:p w14:paraId="2784918C" w14:textId="3FCCC860"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p>
        </w:tc>
        <w:tc>
          <w:tcPr>
            <w:tcW w:w="1417" w:type="dxa"/>
          </w:tcPr>
          <w:p w14:paraId="0EBC5C58" w14:textId="2E2FD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B2F53F0" w14:textId="7625A349" w:rsidR="00417363" w:rsidRPr="00417363" w:rsidRDefault="00417363" w:rsidP="00C47224">
            <w:pPr>
              <w:rPr>
                <w:rFonts w:cs="Arial"/>
                <w:i/>
                <w:szCs w:val="20"/>
              </w:rPr>
            </w:pPr>
            <w:r w:rsidRPr="00417363">
              <w:rPr>
                <w:szCs w:val="20"/>
              </w:rPr>
              <w:t>Befattningskod. Om cod</w:t>
            </w:r>
            <w:r w:rsidR="00D715CF">
              <w:rPr>
                <w:szCs w:val="20"/>
              </w:rPr>
              <w:t xml:space="preserve">e anges skall också codeSystem </w:t>
            </w:r>
            <w:r w:rsidRPr="00417363">
              <w:rPr>
                <w:szCs w:val="20"/>
              </w:rPr>
              <w:t>samt displayName anges.</w:t>
            </w:r>
          </w:p>
        </w:tc>
        <w:tc>
          <w:tcPr>
            <w:tcW w:w="1560" w:type="dxa"/>
          </w:tcPr>
          <w:p w14:paraId="11B41254" w14:textId="072E472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01836B8" w14:textId="77777777" w:rsidTr="00BE54CC">
        <w:tc>
          <w:tcPr>
            <w:tcW w:w="2660" w:type="dxa"/>
          </w:tcPr>
          <w:p w14:paraId="7D0964BB" w14:textId="1A7E3F6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6C6A56B0" w14:textId="4F95BED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68C8869" w14:textId="0CFBF298"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185A0255" w14:textId="7CB3118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37D4C60" w14:textId="77777777" w:rsidTr="00BE54CC">
        <w:tc>
          <w:tcPr>
            <w:tcW w:w="2660" w:type="dxa"/>
          </w:tcPr>
          <w:p w14:paraId="045A3D49" w14:textId="7CB581F9"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03A44FE1" w14:textId="5A4824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A3FF49D" w14:textId="7634C0FE" w:rsidR="00417363" w:rsidRPr="00417363" w:rsidRDefault="00417363" w:rsidP="00C47224">
            <w:pPr>
              <w:rPr>
                <w:szCs w:val="20"/>
              </w:rPr>
            </w:pPr>
            <w:r w:rsidRPr="00417363">
              <w:rPr>
                <w:szCs w:val="20"/>
              </w:rPr>
              <w:t>Namn på kodsystem för befattningskod.</w:t>
            </w:r>
          </w:p>
        </w:tc>
        <w:tc>
          <w:tcPr>
            <w:tcW w:w="1560" w:type="dxa"/>
          </w:tcPr>
          <w:p w14:paraId="02983030" w14:textId="0EA4933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C5CC8E" w14:textId="77777777" w:rsidTr="00BE54CC">
        <w:tc>
          <w:tcPr>
            <w:tcW w:w="2660" w:type="dxa"/>
          </w:tcPr>
          <w:p w14:paraId="18E7B56E" w14:textId="1F656765"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0C27EA12" w14:textId="776849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24B7559" w14:textId="74FEE005" w:rsidR="00417363" w:rsidRPr="00417363" w:rsidRDefault="00417363" w:rsidP="00C47224">
            <w:pPr>
              <w:rPr>
                <w:rFonts w:cs="Arial"/>
                <w:i/>
                <w:szCs w:val="20"/>
              </w:rPr>
            </w:pPr>
            <w:r w:rsidRPr="00417363">
              <w:rPr>
                <w:szCs w:val="20"/>
              </w:rPr>
              <w:t>Version på kodsystem för befattningskod.</w:t>
            </w:r>
          </w:p>
        </w:tc>
        <w:tc>
          <w:tcPr>
            <w:tcW w:w="1560" w:type="dxa"/>
          </w:tcPr>
          <w:p w14:paraId="53E1DC1B" w14:textId="1DCE56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61F2E0C" w14:textId="77777777" w:rsidTr="00BE54CC">
        <w:tc>
          <w:tcPr>
            <w:tcW w:w="2660" w:type="dxa"/>
          </w:tcPr>
          <w:p w14:paraId="314527C6" w14:textId="6438D30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51395A5" w14:textId="444628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60B60F" w14:textId="72F5D205"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8350C21" w14:textId="661F78F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8B33581" w14:textId="77777777" w:rsidTr="00BE54CC">
        <w:tc>
          <w:tcPr>
            <w:tcW w:w="2660" w:type="dxa"/>
          </w:tcPr>
          <w:p w14:paraId="053656F5" w14:textId="01849714"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10B2AB41" w14:textId="7EFBC4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03D5B87E" w14:textId="77777777" w:rsidR="00417363" w:rsidRPr="00417363" w:rsidRDefault="00417363" w:rsidP="00525094">
            <w:pPr>
              <w:spacing w:line="229" w:lineRule="exact"/>
              <w:rPr>
                <w:szCs w:val="20"/>
              </w:rPr>
            </w:pPr>
            <w:r w:rsidRPr="00417363">
              <w:rPr>
                <w:szCs w:val="20"/>
              </w:rPr>
              <w:t>Om befattning är beskriven i ett lokalt kodverk utan OID, eller när kod helt saknas, kan en beskrivande text anges i originalText.</w:t>
            </w:r>
          </w:p>
          <w:p w14:paraId="3160A392" w14:textId="39136C20" w:rsidR="00417363" w:rsidRPr="00417363" w:rsidRDefault="00417363" w:rsidP="00C47224">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636FF267" w14:textId="4A5D5FC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052231" w14:textId="77777777" w:rsidTr="00BE54CC">
        <w:tc>
          <w:tcPr>
            <w:tcW w:w="2660" w:type="dxa"/>
          </w:tcPr>
          <w:p w14:paraId="6E1878C4" w14:textId="6EB8A169"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3BDDEE6A" w14:textId="138571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4C10320C" w14:textId="73856C98" w:rsidR="00417363" w:rsidRPr="00417363" w:rsidRDefault="00417363" w:rsidP="00C47224">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245CD286" w14:textId="0EED85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814D1C1" w14:textId="77777777" w:rsidTr="00BE54CC">
        <w:tc>
          <w:tcPr>
            <w:tcW w:w="2660" w:type="dxa"/>
          </w:tcPr>
          <w:p w14:paraId="17FD7E88" w14:textId="55C36C05"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72EBDAE1" w14:textId="244907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5D38E1C6" w14:textId="5EC48B83"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6A3A4277" w14:textId="0172303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E93BEDF" w14:textId="77777777" w:rsidTr="00BE54CC">
        <w:tc>
          <w:tcPr>
            <w:tcW w:w="2660" w:type="dxa"/>
          </w:tcPr>
          <w:p w14:paraId="31BFC2FD" w14:textId="7CC357E0"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/../../../orgUnitName</w:t>
            </w:r>
          </w:p>
        </w:tc>
        <w:tc>
          <w:tcPr>
            <w:tcW w:w="1417" w:type="dxa"/>
          </w:tcPr>
          <w:p w14:paraId="24A830A4" w14:textId="7A3AEAE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3A165C2" w14:textId="0646384C" w:rsidR="00417363" w:rsidRPr="00417363" w:rsidRDefault="00417363" w:rsidP="00C47224">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21C99CDE" w14:textId="146C3CE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CEDB43B" w14:textId="77777777" w:rsidTr="00BE54CC">
        <w:tc>
          <w:tcPr>
            <w:tcW w:w="2660" w:type="dxa"/>
          </w:tcPr>
          <w:p w14:paraId="150E6321" w14:textId="1748860E"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63FDB4F7" w14:textId="720AF10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714489E" w14:textId="18D16D99" w:rsidR="00417363" w:rsidRPr="00417363" w:rsidRDefault="00417363" w:rsidP="00C47224">
            <w:pPr>
              <w:rPr>
                <w:rFonts w:cs="Arial"/>
                <w:i/>
                <w:szCs w:val="20"/>
              </w:rPr>
            </w:pPr>
            <w:r w:rsidRPr="00417363">
              <w:rPr>
                <w:szCs w:val="20"/>
              </w:rPr>
              <w:t xml:space="preserve">Telefon till </w:t>
            </w:r>
            <w:r w:rsidRPr="00417363">
              <w:rPr>
                <w:spacing w:val="-1"/>
                <w:szCs w:val="20"/>
              </w:rPr>
              <w:t>organisationsenhet.</w:t>
            </w:r>
          </w:p>
        </w:tc>
        <w:tc>
          <w:tcPr>
            <w:tcW w:w="1560" w:type="dxa"/>
          </w:tcPr>
          <w:p w14:paraId="0032838F" w14:textId="2FE7AAF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32D34216" w14:textId="77777777" w:rsidTr="00BE54CC">
        <w:tc>
          <w:tcPr>
            <w:tcW w:w="2660" w:type="dxa"/>
          </w:tcPr>
          <w:p w14:paraId="36280684" w14:textId="35A3ABD0"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388EB7F7" w14:textId="0787986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34598B" w14:textId="0A30E243"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315C0908" w14:textId="05F7D2C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E5F2742" w14:textId="77777777" w:rsidTr="00BE54CC">
        <w:tc>
          <w:tcPr>
            <w:tcW w:w="2660" w:type="dxa"/>
          </w:tcPr>
          <w:p w14:paraId="6D9B1916" w14:textId="1B82DB0E" w:rsidR="00417363" w:rsidRPr="00417363" w:rsidRDefault="00417363" w:rsidP="00C47224">
            <w:pPr>
              <w:pStyle w:val="TableParagraph"/>
              <w:spacing w:line="229" w:lineRule="exact"/>
              <w:ind w:left="102"/>
              <w:rPr>
                <w:rFonts w:ascii="Georgia" w:hAnsi="Georgia"/>
                <w:b/>
                <w:i/>
                <w:sz w:val="20"/>
                <w:szCs w:val="20"/>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721E4BB0" w14:textId="3BF2781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F4A91F5" w14:textId="74C2008B" w:rsidR="00417363" w:rsidRPr="00417363" w:rsidRDefault="00417363" w:rsidP="00C47224">
            <w:pPr>
              <w:rPr>
                <w:rFonts w:cs="Arial"/>
                <w:i/>
                <w:szCs w:val="20"/>
              </w:rPr>
            </w:pPr>
            <w:r w:rsidRPr="00417363">
              <w:rPr>
                <w:spacing w:val="-1"/>
                <w:szCs w:val="20"/>
              </w:rPr>
              <w:t>Postadress för den organisation som vård- och omsorgspersonalen är uppdragstagare på.</w:t>
            </w:r>
          </w:p>
        </w:tc>
        <w:tc>
          <w:tcPr>
            <w:tcW w:w="1560" w:type="dxa"/>
          </w:tcPr>
          <w:p w14:paraId="3ACE1096" w14:textId="614A33A3"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87C14EB" w14:textId="77777777" w:rsidTr="00BE54CC">
        <w:tc>
          <w:tcPr>
            <w:tcW w:w="2660" w:type="dxa"/>
          </w:tcPr>
          <w:p w14:paraId="7371BD81" w14:textId="392953F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/../../../orgUnitLocation</w:t>
            </w:r>
          </w:p>
        </w:tc>
        <w:tc>
          <w:tcPr>
            <w:tcW w:w="1417" w:type="dxa"/>
          </w:tcPr>
          <w:p w14:paraId="6D7FF658" w14:textId="249315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611A912B" w14:textId="04183B69" w:rsidR="00417363" w:rsidRPr="00417363" w:rsidRDefault="00417363" w:rsidP="00C47224">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533FFA8F" w14:textId="4E4B972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A853018" w14:textId="77777777" w:rsidTr="00BE54CC">
        <w:tc>
          <w:tcPr>
            <w:tcW w:w="2660" w:type="dxa"/>
          </w:tcPr>
          <w:p w14:paraId="064EFC8B"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2B3B5476" w14:textId="44F1AB8C"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39BEDA84" w14:textId="77777777" w:rsidR="00417363" w:rsidRPr="00417363" w:rsidRDefault="00417363" w:rsidP="00417363">
            <w:pPr>
              <w:spacing w:line="229" w:lineRule="exact"/>
              <w:ind w:left="102"/>
              <w:rPr>
                <w:rFonts w:cs="Arial"/>
                <w:szCs w:val="20"/>
              </w:rPr>
            </w:pPr>
            <w:r w:rsidRPr="00417363">
              <w:rPr>
                <w:spacing w:val="-1"/>
                <w:szCs w:val="20"/>
              </w:rPr>
              <w:t>HSAIdType</w:t>
            </w:r>
          </w:p>
          <w:p w14:paraId="69D1CE05" w14:textId="77777777" w:rsidR="00417363" w:rsidRPr="00417363" w:rsidRDefault="00417363" w:rsidP="00417363">
            <w:pPr>
              <w:spacing w:line="226" w:lineRule="exact"/>
              <w:ind w:left="102"/>
              <w:rPr>
                <w:spacing w:val="-1"/>
                <w:szCs w:val="20"/>
              </w:rPr>
            </w:pPr>
          </w:p>
          <w:p w14:paraId="1E240B96" w14:textId="1F3B1C71"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537DCAE" w14:textId="04A41EFE" w:rsidR="00417363" w:rsidRPr="00417363" w:rsidRDefault="00417363" w:rsidP="00525094">
            <w:pPr>
              <w:spacing w:line="229" w:lineRule="exact"/>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B19D6F3" w14:textId="77777777" w:rsidR="00417363" w:rsidRPr="00417363" w:rsidRDefault="00417363" w:rsidP="00417363">
            <w:pPr>
              <w:spacing w:line="229" w:lineRule="exact"/>
              <w:ind w:left="102"/>
              <w:rPr>
                <w:szCs w:val="20"/>
              </w:rPr>
            </w:pPr>
          </w:p>
          <w:p w14:paraId="67DD2F5D" w14:textId="30D98E61" w:rsidR="00417363" w:rsidRPr="00417363" w:rsidRDefault="00417363" w:rsidP="00C47224">
            <w:pPr>
              <w:rPr>
                <w:rFonts w:cs="Arial"/>
                <w:szCs w:val="20"/>
              </w:rPr>
            </w:pPr>
          </w:p>
        </w:tc>
        <w:tc>
          <w:tcPr>
            <w:tcW w:w="1560" w:type="dxa"/>
          </w:tcPr>
          <w:p w14:paraId="2B6EF3A1" w14:textId="245DFC4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5EB034A" w14:textId="77777777" w:rsidTr="00BE54CC">
        <w:tc>
          <w:tcPr>
            <w:tcW w:w="2660" w:type="dxa"/>
          </w:tcPr>
          <w:p w14:paraId="4292E2EF" w14:textId="79D802C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587174ED" w14:textId="77777777" w:rsidR="00417363" w:rsidRPr="00417363" w:rsidRDefault="00417363" w:rsidP="00417363">
            <w:pPr>
              <w:spacing w:line="226" w:lineRule="exact"/>
              <w:ind w:left="102"/>
              <w:rPr>
                <w:spacing w:val="-1"/>
                <w:szCs w:val="20"/>
              </w:rPr>
            </w:pPr>
            <w:r w:rsidRPr="00417363">
              <w:rPr>
                <w:spacing w:val="-1"/>
                <w:szCs w:val="20"/>
              </w:rPr>
              <w:t>HSAIdType</w:t>
            </w:r>
          </w:p>
          <w:p w14:paraId="1818B8FA" w14:textId="6EEEC1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77D139C" w14:textId="6CF77B70" w:rsidR="00417363" w:rsidRPr="00417363" w:rsidRDefault="00417363" w:rsidP="00C47224">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6465F168" w14:textId="686507D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0BDAE1" w14:textId="77777777" w:rsidTr="00BE54CC">
        <w:tc>
          <w:tcPr>
            <w:tcW w:w="2660" w:type="dxa"/>
          </w:tcPr>
          <w:p w14:paraId="13EA05ED" w14:textId="1DE2834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13F218FC" w14:textId="4D219C7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269045DC" w14:textId="77777777" w:rsidR="00417363" w:rsidRPr="00417363" w:rsidRDefault="00417363" w:rsidP="00525094">
            <w:pPr>
              <w:spacing w:line="229" w:lineRule="exact"/>
              <w:rPr>
                <w:szCs w:val="20"/>
              </w:rPr>
            </w:pPr>
            <w:r w:rsidRPr="00417363">
              <w:rPr>
                <w:szCs w:val="20"/>
              </w:rPr>
              <w:t>Information om vem som signerat informationen i dokumentet.</w:t>
            </w:r>
          </w:p>
          <w:p w14:paraId="49B544C0" w14:textId="1D7B8454" w:rsidR="00417363" w:rsidRPr="00417363" w:rsidRDefault="00417363" w:rsidP="00C47224">
            <w:pPr>
              <w:rPr>
                <w:rFonts w:cs="Arial"/>
                <w:i/>
                <w:szCs w:val="20"/>
              </w:rPr>
            </w:pPr>
          </w:p>
        </w:tc>
        <w:tc>
          <w:tcPr>
            <w:tcW w:w="1560" w:type="dxa"/>
          </w:tcPr>
          <w:p w14:paraId="4A1B6559" w14:textId="0C3D2D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4FCB891" w14:textId="77777777" w:rsidTr="00BE54CC">
        <w:tc>
          <w:tcPr>
            <w:tcW w:w="2660" w:type="dxa"/>
          </w:tcPr>
          <w:p w14:paraId="6BC072CF"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/../../signatureTime</w:t>
            </w:r>
          </w:p>
          <w:p w14:paraId="19D8B186" w14:textId="2213C6DB" w:rsidR="00417363" w:rsidRPr="00417363" w:rsidRDefault="00417363" w:rsidP="00C47224">
            <w:pPr>
              <w:spacing w:line="229" w:lineRule="exact"/>
              <w:ind w:left="102"/>
              <w:rPr>
                <w:szCs w:val="20"/>
              </w:rPr>
            </w:pPr>
          </w:p>
        </w:tc>
        <w:tc>
          <w:tcPr>
            <w:tcW w:w="1417" w:type="dxa"/>
          </w:tcPr>
          <w:p w14:paraId="3AC04658"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291F159B" w14:textId="51015254" w:rsidR="00417363" w:rsidRPr="00417363" w:rsidRDefault="00417363" w:rsidP="00C47224">
            <w:pPr>
              <w:spacing w:line="229" w:lineRule="exact"/>
              <w:ind w:left="102"/>
              <w:rPr>
                <w:rFonts w:cs="Arial"/>
                <w:szCs w:val="20"/>
              </w:rPr>
            </w:pPr>
          </w:p>
        </w:tc>
        <w:tc>
          <w:tcPr>
            <w:tcW w:w="3969" w:type="dxa"/>
          </w:tcPr>
          <w:p w14:paraId="7D577209" w14:textId="77777777" w:rsidR="00417363" w:rsidRPr="00417363" w:rsidRDefault="00417363" w:rsidP="00525094">
            <w:pPr>
              <w:spacing w:line="229" w:lineRule="exact"/>
              <w:rPr>
                <w:szCs w:val="20"/>
              </w:rPr>
            </w:pPr>
            <w:r w:rsidRPr="00417363">
              <w:rPr>
                <w:szCs w:val="20"/>
              </w:rPr>
              <w:t>Tidpunkt för signering.</w:t>
            </w:r>
          </w:p>
          <w:p w14:paraId="38592CA0" w14:textId="77777777" w:rsidR="00417363" w:rsidRPr="00417363" w:rsidRDefault="00417363" w:rsidP="00C47224">
            <w:pPr>
              <w:rPr>
                <w:rFonts w:cs="Arial"/>
                <w:szCs w:val="20"/>
              </w:rPr>
            </w:pPr>
          </w:p>
        </w:tc>
        <w:tc>
          <w:tcPr>
            <w:tcW w:w="1560" w:type="dxa"/>
          </w:tcPr>
          <w:p w14:paraId="5011C699" w14:textId="163897E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1B8567B" w14:textId="77777777" w:rsidTr="00BE54CC">
        <w:tc>
          <w:tcPr>
            <w:tcW w:w="2660" w:type="dxa"/>
          </w:tcPr>
          <w:p w14:paraId="5F370A2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/../../legalAuthenticatorHSAId</w:t>
            </w:r>
          </w:p>
          <w:p w14:paraId="7E417C79" w14:textId="14280AE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D8E140C" w14:textId="77777777" w:rsidR="00417363" w:rsidRPr="00417363" w:rsidRDefault="00417363" w:rsidP="00417363">
            <w:pPr>
              <w:spacing w:line="229" w:lineRule="exact"/>
              <w:ind w:left="102"/>
              <w:rPr>
                <w:szCs w:val="20"/>
              </w:rPr>
            </w:pPr>
            <w:r w:rsidRPr="00417363">
              <w:rPr>
                <w:szCs w:val="20"/>
              </w:rPr>
              <w:t>HSAIdType</w:t>
            </w:r>
          </w:p>
          <w:p w14:paraId="0F624F4E"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4989153D" w14:textId="63452236" w:rsidR="00417363" w:rsidRPr="00417363" w:rsidRDefault="00417363" w:rsidP="00C47224">
            <w:pPr>
              <w:rPr>
                <w:rFonts w:cs="Arial"/>
                <w:i/>
                <w:szCs w:val="20"/>
              </w:rPr>
            </w:pPr>
            <w:r w:rsidRPr="00417363">
              <w:rPr>
                <w:szCs w:val="20"/>
              </w:rPr>
              <w:t>HSA-id för person som signerat dokumentet</w:t>
            </w:r>
          </w:p>
        </w:tc>
        <w:tc>
          <w:tcPr>
            <w:tcW w:w="1560" w:type="dxa"/>
          </w:tcPr>
          <w:p w14:paraId="2B009DF4" w14:textId="6B0EE91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7732C37B" w14:textId="77777777" w:rsidTr="00BE54CC">
        <w:tc>
          <w:tcPr>
            <w:tcW w:w="2660" w:type="dxa"/>
          </w:tcPr>
          <w:p w14:paraId="20B1682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/../../legalAuthenticatorName</w:t>
            </w:r>
          </w:p>
          <w:p w14:paraId="27DA9968" w14:textId="36100C3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083BF3C4" w14:textId="546FFF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E1B7F51" w14:textId="67B5AF11" w:rsidR="00417363" w:rsidRPr="00417363" w:rsidRDefault="00417363" w:rsidP="00C47224">
            <w:pPr>
              <w:rPr>
                <w:rFonts w:cs="Arial"/>
                <w:i/>
                <w:szCs w:val="20"/>
              </w:rPr>
            </w:pPr>
            <w:r w:rsidRPr="00417363">
              <w:rPr>
                <w:szCs w:val="20"/>
              </w:rPr>
              <w:t>Namnen i klartext för signerande person.</w:t>
            </w:r>
          </w:p>
        </w:tc>
        <w:tc>
          <w:tcPr>
            <w:tcW w:w="1560" w:type="dxa"/>
          </w:tcPr>
          <w:p w14:paraId="3FF00D15" w14:textId="5F1DA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4A40170" w14:textId="77777777" w:rsidTr="00BE54CC">
        <w:tc>
          <w:tcPr>
            <w:tcW w:w="2660" w:type="dxa"/>
          </w:tcPr>
          <w:p w14:paraId="18AF1BA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71823241" w14:textId="0EB6DFA9"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411DF80D" w14:textId="77777777" w:rsidR="00417363" w:rsidRPr="00417363" w:rsidRDefault="00417363" w:rsidP="00417363">
            <w:pPr>
              <w:spacing w:line="229" w:lineRule="exact"/>
              <w:ind w:left="102"/>
              <w:rPr>
                <w:rFonts w:cs="Arial"/>
                <w:color w:val="FF0000"/>
                <w:szCs w:val="20"/>
              </w:rPr>
            </w:pPr>
            <w:r w:rsidRPr="00417363">
              <w:rPr>
                <w:szCs w:val="20"/>
              </w:rPr>
              <w:t>boolean</w:t>
            </w:r>
          </w:p>
          <w:p w14:paraId="2ACEC919" w14:textId="10C3C30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7B7935" w14:textId="77777777" w:rsidR="00417363" w:rsidRPr="00417363" w:rsidRDefault="00417363" w:rsidP="00525094">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5A0583B2" w14:textId="35C1E503" w:rsidR="00417363" w:rsidRPr="00417363" w:rsidRDefault="00417363" w:rsidP="00C47224">
            <w:pPr>
              <w:rPr>
                <w:rFonts w:cs="Arial"/>
                <w:i/>
                <w:szCs w:val="20"/>
              </w:rPr>
            </w:pPr>
          </w:p>
        </w:tc>
        <w:tc>
          <w:tcPr>
            <w:tcW w:w="1560" w:type="dxa"/>
          </w:tcPr>
          <w:p w14:paraId="209A25AC" w14:textId="140113A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B38AAF" w14:textId="77777777" w:rsidTr="00BE54CC">
        <w:tc>
          <w:tcPr>
            <w:tcW w:w="2660" w:type="dxa"/>
          </w:tcPr>
          <w:p w14:paraId="32D80A3E" w14:textId="21FBDFC2"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50DBD39" w14:textId="32BE6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20FF3D" w14:textId="32D739D8"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5BEC7E3B" w14:textId="037FF41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8B1FC7" w14:paraId="0C4BAAB8" w14:textId="77777777" w:rsidTr="00BE54CC">
        <w:tc>
          <w:tcPr>
            <w:tcW w:w="2660" w:type="dxa"/>
          </w:tcPr>
          <w:p w14:paraId="730119CB" w14:textId="2A19AF8C"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w:t>
            </w:r>
          </w:p>
        </w:tc>
        <w:tc>
          <w:tcPr>
            <w:tcW w:w="1417" w:type="dxa"/>
          </w:tcPr>
          <w:p w14:paraId="0C477843"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2CDD4B07" w14:textId="322ABBA7" w:rsidR="008B1FC7" w:rsidRPr="008B1FC7" w:rsidRDefault="005066EE" w:rsidP="00C47224">
            <w:pPr>
              <w:rPr>
                <w:color w:val="FF0000"/>
                <w:spacing w:val="-1"/>
                <w:szCs w:val="20"/>
              </w:rPr>
            </w:pPr>
            <w:ins w:id="1356" w:author="Björn Genfors" w:date="2014-03-13T15:49:00Z">
              <w:r>
                <w:rPr>
                  <w:color w:val="FF0000"/>
                  <w:spacing w:val="-1"/>
                  <w:szCs w:val="20"/>
                </w:rPr>
                <w:t>N/A</w:t>
              </w:r>
            </w:ins>
          </w:p>
        </w:tc>
        <w:tc>
          <w:tcPr>
            <w:tcW w:w="1560" w:type="dxa"/>
          </w:tcPr>
          <w:p w14:paraId="40941739" w14:textId="351274CA"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8B1FC7" w14:paraId="7E42719F" w14:textId="77777777" w:rsidTr="00BE54CC">
        <w:tc>
          <w:tcPr>
            <w:tcW w:w="2660" w:type="dxa"/>
          </w:tcPr>
          <w:p w14:paraId="4DE1137C" w14:textId="2B960389"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/../nullifiedReason</w:t>
            </w:r>
          </w:p>
        </w:tc>
        <w:tc>
          <w:tcPr>
            <w:tcW w:w="1417" w:type="dxa"/>
          </w:tcPr>
          <w:p w14:paraId="4EB55031"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1CD240F8" w14:textId="2C6DB908" w:rsidR="008B1FC7" w:rsidRPr="008B1FC7" w:rsidRDefault="005066EE" w:rsidP="00C47224">
            <w:pPr>
              <w:rPr>
                <w:color w:val="FF0000"/>
                <w:spacing w:val="-1"/>
                <w:szCs w:val="20"/>
              </w:rPr>
            </w:pPr>
            <w:ins w:id="1357" w:author="Björn Genfors" w:date="2014-03-13T15:49:00Z">
              <w:r>
                <w:rPr>
                  <w:color w:val="FF0000"/>
                  <w:spacing w:val="-1"/>
                  <w:szCs w:val="20"/>
                </w:rPr>
                <w:t>N/A</w:t>
              </w:r>
            </w:ins>
          </w:p>
        </w:tc>
        <w:tc>
          <w:tcPr>
            <w:tcW w:w="1560" w:type="dxa"/>
          </w:tcPr>
          <w:p w14:paraId="4913236A" w14:textId="201730F1"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417363" w14:paraId="43ABB2DA" w14:textId="77777777" w:rsidTr="00BE54CC">
        <w:tc>
          <w:tcPr>
            <w:tcW w:w="2660" w:type="dxa"/>
            <w:shd w:val="clear" w:color="auto" w:fill="D9D9D9" w:themeFill="background1" w:themeFillShade="D9"/>
          </w:tcPr>
          <w:p w14:paraId="12E336F6" w14:textId="6484084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/alertInformationBody</w:t>
            </w:r>
          </w:p>
        </w:tc>
        <w:tc>
          <w:tcPr>
            <w:tcW w:w="1417" w:type="dxa"/>
            <w:shd w:val="clear" w:color="auto" w:fill="D9D9D9" w:themeFill="background1" w:themeFillShade="D9"/>
          </w:tcPr>
          <w:p w14:paraId="383EA5EC" w14:textId="77777777" w:rsidR="00417363" w:rsidRPr="00417363" w:rsidRDefault="00417363" w:rsidP="00417363">
            <w:pPr>
              <w:spacing w:line="226" w:lineRule="exact"/>
              <w:ind w:left="102"/>
              <w:rPr>
                <w:spacing w:val="-1"/>
                <w:szCs w:val="20"/>
              </w:rPr>
            </w:pPr>
            <w:r w:rsidRPr="00417363">
              <w:rPr>
                <w:spacing w:val="-1"/>
                <w:szCs w:val="20"/>
              </w:rPr>
              <w:t>AlertInformation</w:t>
            </w:r>
          </w:p>
          <w:p w14:paraId="374769D2" w14:textId="56701A9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9B36286" w14:textId="25B7D943" w:rsidR="00417363" w:rsidRPr="00417363" w:rsidRDefault="00417363" w:rsidP="00C47224">
            <w:pPr>
              <w:spacing w:line="226" w:lineRule="exact"/>
              <w:ind w:left="102"/>
              <w:rPr>
                <w:spacing w:val="-1"/>
                <w:szCs w:val="20"/>
              </w:rPr>
            </w:pPr>
          </w:p>
        </w:tc>
        <w:tc>
          <w:tcPr>
            <w:tcW w:w="1560" w:type="dxa"/>
            <w:shd w:val="clear" w:color="auto" w:fill="D9D9D9" w:themeFill="background1" w:themeFillShade="D9"/>
          </w:tcPr>
          <w:p w14:paraId="01D7823B" w14:textId="127B488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39F4E52" w14:textId="77777777" w:rsidTr="00BE54CC">
        <w:tc>
          <w:tcPr>
            <w:tcW w:w="2660" w:type="dxa"/>
          </w:tcPr>
          <w:p w14:paraId="2CF92F7D" w14:textId="45349997"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/../typeOfAlertInformation</w:t>
            </w:r>
          </w:p>
        </w:tc>
        <w:tc>
          <w:tcPr>
            <w:tcW w:w="1417" w:type="dxa"/>
          </w:tcPr>
          <w:p w14:paraId="0DB58DD9" w14:textId="77777777" w:rsidR="00417363" w:rsidRPr="00417363" w:rsidRDefault="00417363" w:rsidP="00D715CF">
            <w:pPr>
              <w:spacing w:line="226" w:lineRule="exact"/>
              <w:rPr>
                <w:szCs w:val="20"/>
              </w:rPr>
            </w:pPr>
            <w:r w:rsidRPr="00417363">
              <w:rPr>
                <w:szCs w:val="20"/>
              </w:rPr>
              <w:t>CVType</w:t>
            </w:r>
          </w:p>
          <w:p w14:paraId="6E9F942A" w14:textId="0DF511B9" w:rsidR="00417363" w:rsidRPr="00417363" w:rsidRDefault="00417363" w:rsidP="00D715CF">
            <w:pPr>
              <w:pStyle w:val="TableParagraph"/>
              <w:spacing w:line="226" w:lineRule="exact"/>
              <w:rPr>
                <w:rFonts w:ascii="Georgia" w:hAnsi="Georgia"/>
                <w:i/>
                <w:sz w:val="20"/>
                <w:szCs w:val="20"/>
              </w:rPr>
            </w:pPr>
          </w:p>
        </w:tc>
        <w:tc>
          <w:tcPr>
            <w:tcW w:w="3969" w:type="dxa"/>
          </w:tcPr>
          <w:p w14:paraId="7B041394" w14:textId="67F64D83" w:rsidR="00417363" w:rsidRPr="00417363" w:rsidRDefault="00417363">
            <w:pPr>
              <w:rPr>
                <w:rFonts w:cs="Arial"/>
                <w:i/>
                <w:szCs w:val="20"/>
              </w:rPr>
            </w:pPr>
            <w:r w:rsidRPr="00417363">
              <w:rPr>
                <w:spacing w:val="-1"/>
                <w:szCs w:val="20"/>
              </w:rPr>
              <w:t xml:space="preserve">Kod som anger vilken typ av uppmärksamhetssignal som avses. Om möjligt ska KV Uppmärksamhetstyp </w:t>
            </w:r>
            <w:r w:rsidRPr="00417363">
              <w:rPr>
                <w:spacing w:val="-1"/>
                <w:szCs w:val="20"/>
              </w:rPr>
              <w:lastRenderedPageBreak/>
              <w:t>användas.</w:t>
            </w:r>
            <w:del w:id="1358" w:author="Björn Genfors" w:date="2014-03-13T15:54:00Z">
              <w:r w:rsidRPr="00417363" w:rsidDel="005066EE">
                <w:rPr>
                  <w:spacing w:val="-1"/>
                  <w:szCs w:val="20"/>
                </w:rPr>
                <w:delText xml:space="preserve"> Den har </w:delText>
              </w:r>
            </w:del>
            <w:del w:id="1359" w:author="Björn Genfors" w:date="2014-03-13T15:51:00Z">
              <w:r w:rsidRPr="00417363" w:rsidDel="005066EE">
                <w:rPr>
                  <w:spacing w:val="-1"/>
                  <w:szCs w:val="20"/>
                </w:rPr>
                <w:delText xml:space="preserve">tyvärr </w:delText>
              </w:r>
            </w:del>
            <w:del w:id="1360" w:author="Björn Genfors" w:date="2014-03-13T15:54:00Z">
              <w:r w:rsidRPr="00417363" w:rsidDel="005066EE">
                <w:rPr>
                  <w:spacing w:val="-1"/>
                  <w:szCs w:val="20"/>
                </w:rPr>
                <w:delText xml:space="preserve">ingen OID, men KV Uppmärksamhetstyp </w:delText>
              </w:r>
            </w:del>
            <w:del w:id="1361" w:author="Björn Genfors" w:date="2014-03-13T15:50:00Z">
              <w:r w:rsidRPr="00417363" w:rsidDel="005066EE">
                <w:rPr>
                  <w:spacing w:val="-1"/>
                  <w:szCs w:val="20"/>
                </w:rPr>
                <w:delText xml:space="preserve">verkar </w:delText>
              </w:r>
            </w:del>
            <w:del w:id="1362" w:author="Björn Genfors" w:date="2014-03-13T15:54:00Z">
              <w:r w:rsidRPr="00417363" w:rsidDel="005066EE">
                <w:rPr>
                  <w:spacing w:val="-1"/>
                  <w:szCs w:val="20"/>
                </w:rPr>
                <w:delText xml:space="preserve">i nuvarande format vara </w:delText>
              </w:r>
            </w:del>
            <w:del w:id="1363" w:author="Björn Genfors" w:date="2014-03-13T15:50:00Z">
              <w:r w:rsidRPr="00417363" w:rsidDel="005066EE">
                <w:rPr>
                  <w:spacing w:val="-1"/>
                  <w:szCs w:val="20"/>
                </w:rPr>
                <w:delText>ett subset</w:delText>
              </w:r>
            </w:del>
            <w:del w:id="1364" w:author="Björn Genfors" w:date="2014-03-13T15:54:00Z">
              <w:r w:rsidRPr="00417363" w:rsidDel="005066EE">
                <w:rPr>
                  <w:spacing w:val="-1"/>
                  <w:szCs w:val="20"/>
                </w:rPr>
                <w:delText xml:space="preserve"> av KV Informationstyp, så KV Informationstyp går bra att ange här.</w:delText>
              </w:r>
            </w:del>
          </w:p>
        </w:tc>
        <w:tc>
          <w:tcPr>
            <w:tcW w:w="1560" w:type="dxa"/>
          </w:tcPr>
          <w:p w14:paraId="66700C93" w14:textId="4087434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91667A" w14:textId="77777777" w:rsidTr="00BE54CC">
        <w:tc>
          <w:tcPr>
            <w:tcW w:w="2660" w:type="dxa"/>
            <w:shd w:val="clear" w:color="auto" w:fill="auto"/>
          </w:tcPr>
          <w:p w14:paraId="418CA7B6" w14:textId="6489A1E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shd w:val="clear" w:color="auto" w:fill="auto"/>
          </w:tcPr>
          <w:p w14:paraId="4C0AB7C6" w14:textId="5C6D3F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2390BC8" w14:textId="66271402" w:rsidR="00417363" w:rsidRPr="00417363" w:rsidRDefault="00417363" w:rsidP="00C47224">
            <w:pPr>
              <w:rPr>
                <w:rFonts w:cs="Arial"/>
                <w:i/>
                <w:szCs w:val="20"/>
              </w:rPr>
            </w:pPr>
            <w:r w:rsidRPr="00417363">
              <w:rPr>
                <w:szCs w:val="20"/>
              </w:rPr>
              <w:t>Kod som anger typ av uppmärksamhetssignal. Bör tas från KV Uppmärksamhetstyp.</w:t>
            </w:r>
          </w:p>
        </w:tc>
        <w:tc>
          <w:tcPr>
            <w:tcW w:w="1560" w:type="dxa"/>
            <w:shd w:val="clear" w:color="auto" w:fill="auto"/>
          </w:tcPr>
          <w:p w14:paraId="7185E43A" w14:textId="6075668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95D3435" w14:textId="77777777" w:rsidTr="00BE54CC">
        <w:tc>
          <w:tcPr>
            <w:tcW w:w="2660" w:type="dxa"/>
            <w:shd w:val="clear" w:color="auto" w:fill="auto"/>
          </w:tcPr>
          <w:p w14:paraId="3D153541" w14:textId="4FD716E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shd w:val="clear" w:color="auto" w:fill="auto"/>
          </w:tcPr>
          <w:p w14:paraId="71A8DDC5" w14:textId="518298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650C2A1" w14:textId="1CBAB69E" w:rsidR="00417363" w:rsidRPr="00417363" w:rsidRDefault="00417363" w:rsidP="00C47224">
            <w:pPr>
              <w:rPr>
                <w:rFonts w:cs="Arial"/>
                <w:i/>
                <w:szCs w:val="20"/>
              </w:rPr>
            </w:pPr>
            <w:r w:rsidRPr="00417363">
              <w:rPr>
                <w:szCs w:val="20"/>
              </w:rPr>
              <w:t>Koden i klartext.</w:t>
            </w:r>
          </w:p>
        </w:tc>
        <w:tc>
          <w:tcPr>
            <w:tcW w:w="1560" w:type="dxa"/>
            <w:shd w:val="clear" w:color="auto" w:fill="auto"/>
          </w:tcPr>
          <w:p w14:paraId="13478244" w14:textId="12E077E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16F8416" w14:textId="77777777" w:rsidTr="00BE54CC">
        <w:tc>
          <w:tcPr>
            <w:tcW w:w="2660" w:type="dxa"/>
          </w:tcPr>
          <w:p w14:paraId="47A8B65C" w14:textId="5B21C30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2E68D0D9" w14:textId="75553AD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20DE1E" w14:textId="6485DF3E" w:rsidR="00417363" w:rsidRPr="005066EE" w:rsidRDefault="00417363">
            <w:pPr>
              <w:rPr>
                <w:szCs w:val="20"/>
                <w:rPrChange w:id="1365" w:author="Björn Genfors" w:date="2014-03-13T15:53:00Z">
                  <w:rPr>
                    <w:rFonts w:cs="Arial"/>
                    <w:i/>
                    <w:szCs w:val="20"/>
                  </w:rPr>
                </w:rPrChange>
              </w:rPr>
            </w:pPr>
            <w:r w:rsidRPr="00417363">
              <w:rPr>
                <w:szCs w:val="20"/>
              </w:rPr>
              <w:t xml:space="preserve">OID för kodsystem. </w:t>
            </w:r>
            <w:del w:id="1366" w:author="Björn Genfors" w:date="2014-03-13T15:53:00Z">
              <w:r w:rsidRPr="00417363" w:rsidDel="005066EE">
                <w:rPr>
                  <w:szCs w:val="20"/>
                </w:rPr>
                <w:delText>Bör vara</w:delText>
              </w:r>
            </w:del>
            <w:ins w:id="1367" w:author="Björn Genfors" w:date="2014-03-13T15:53:00Z">
              <w:r w:rsidR="005066EE">
                <w:rPr>
                  <w:szCs w:val="20"/>
                </w:rPr>
                <w:t>Då</w:t>
              </w:r>
            </w:ins>
            <w:r w:rsidRPr="00417363">
              <w:rPr>
                <w:szCs w:val="20"/>
              </w:rPr>
              <w:t xml:space="preserve"> OID till KV Uppmärksamhetstyp</w:t>
            </w:r>
            <w:ins w:id="1368" w:author="Björn Genfors" w:date="2014-03-13T15:54:00Z">
              <w:r w:rsidR="005066EE">
                <w:rPr>
                  <w:szCs w:val="20"/>
                </w:rPr>
                <w:t xml:space="preserve"> saknas</w:t>
              </w:r>
            </w:ins>
            <w:ins w:id="1369" w:author="Björn Genfors" w:date="2014-03-13T15:55:00Z">
              <w:r w:rsidR="005066EE">
                <w:rPr>
                  <w:szCs w:val="20"/>
                </w:rPr>
                <w:t xml:space="preserve"> bör </w:t>
              </w:r>
              <w:r w:rsidR="005066EE" w:rsidRPr="00417363">
                <w:rPr>
                  <w:szCs w:val="20"/>
                </w:rPr>
                <w:t xml:space="preserve">OID för KV Informationstyp </w:t>
              </w:r>
              <w:r w:rsidR="005066EE">
                <w:rPr>
                  <w:szCs w:val="20"/>
                </w:rPr>
                <w:t xml:space="preserve">anges istället (1.2.752.129.2.2.2.1), då </w:t>
              </w:r>
              <w:r w:rsidR="005066EE" w:rsidRPr="00417363">
                <w:rPr>
                  <w:szCs w:val="20"/>
                </w:rPr>
                <w:t>KV Uppmärksamhetstyp är en delmängd av KV Informationstyp</w:t>
              </w:r>
              <w:r w:rsidR="005066EE">
                <w:rPr>
                  <w:szCs w:val="20"/>
                </w:rPr>
                <w:t>.</w:t>
              </w:r>
            </w:ins>
            <w:del w:id="1370" w:author="Björn Genfors" w:date="2014-03-13T15:55:00Z">
              <w:r w:rsidRPr="00417363" w:rsidDel="005066EE">
                <w:rPr>
                  <w:szCs w:val="20"/>
                </w:rPr>
                <w:delText xml:space="preserve">, om sådan finns tillgänglig. </w:delText>
              </w:r>
            </w:del>
            <w:del w:id="1371" w:author="Björn Genfors" w:date="2014-03-13T15:50:00Z">
              <w:r w:rsidRPr="00417363" w:rsidDel="005066EE">
                <w:rPr>
                  <w:szCs w:val="20"/>
                </w:rPr>
                <w:delText>Backup</w:delText>
              </w:r>
            </w:del>
            <w:del w:id="1372" w:author="Björn Genfors" w:date="2014-03-13T15:55:00Z">
              <w:r w:rsidRPr="00417363" w:rsidDel="005066EE">
                <w:rPr>
                  <w:szCs w:val="20"/>
                </w:rPr>
                <w:delText>, så länge KV Uppmärksamhetstyp är en delmängd av KV Informationstyp går det bra att ange</w:delText>
              </w:r>
            </w:del>
            <w:r w:rsidRPr="00417363">
              <w:rPr>
                <w:szCs w:val="20"/>
              </w:rPr>
              <w:t xml:space="preserve"> </w:t>
            </w:r>
            <w:del w:id="1373" w:author="Björn Genfors" w:date="2014-03-13T15:55:00Z">
              <w:r w:rsidRPr="00417363" w:rsidDel="005066EE">
                <w:rPr>
                  <w:szCs w:val="20"/>
                </w:rPr>
                <w:delText>OID för KV Informationstyp istället (1.2.752.129.2.2.2.1).</w:delText>
              </w:r>
            </w:del>
          </w:p>
        </w:tc>
        <w:tc>
          <w:tcPr>
            <w:tcW w:w="1560" w:type="dxa"/>
          </w:tcPr>
          <w:p w14:paraId="35F5CABD" w14:textId="75E7369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C56D62" w14:textId="77777777" w:rsidTr="00BE54CC">
        <w:tc>
          <w:tcPr>
            <w:tcW w:w="2660" w:type="dxa"/>
          </w:tcPr>
          <w:p w14:paraId="1E2B0827" w14:textId="55BA55C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3E47092" w14:textId="4515549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1DBF77EB" w14:textId="02774472" w:rsidR="00417363" w:rsidRPr="00417363" w:rsidRDefault="00417363" w:rsidP="00C47224">
            <w:pPr>
              <w:rPr>
                <w:rFonts w:cs="Arial"/>
                <w:i/>
                <w:szCs w:val="20"/>
              </w:rPr>
            </w:pPr>
            <w:r w:rsidRPr="00417363">
              <w:rPr>
                <w:szCs w:val="20"/>
              </w:rPr>
              <w:t>Klartext för kodsystemet angivet i codeSystem.</w:t>
            </w:r>
          </w:p>
        </w:tc>
        <w:tc>
          <w:tcPr>
            <w:tcW w:w="1560" w:type="dxa"/>
          </w:tcPr>
          <w:p w14:paraId="556834FB" w14:textId="6B8A6242"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5DBA9A3" w14:textId="77777777" w:rsidTr="00BE54CC">
        <w:tc>
          <w:tcPr>
            <w:tcW w:w="2660" w:type="dxa"/>
          </w:tcPr>
          <w:p w14:paraId="4602072B" w14:textId="64001484"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6D9C9CC" w14:textId="4D212A05" w:rsidR="00417363" w:rsidRPr="00417363" w:rsidRDefault="00417363" w:rsidP="00D715CF">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7C1F7464" w14:textId="56C6F775" w:rsidR="00417363" w:rsidRPr="00417363" w:rsidRDefault="00417363" w:rsidP="00C47224">
            <w:pPr>
              <w:rPr>
                <w:rFonts w:cs="Arial"/>
                <w:szCs w:val="20"/>
              </w:rPr>
            </w:pPr>
            <w:r w:rsidRPr="00417363">
              <w:rPr>
                <w:szCs w:val="20"/>
              </w:rPr>
              <w:t>Version på kodsystem, om tillgängligt.</w:t>
            </w:r>
          </w:p>
        </w:tc>
        <w:tc>
          <w:tcPr>
            <w:tcW w:w="1560" w:type="dxa"/>
          </w:tcPr>
          <w:p w14:paraId="5DC12600" w14:textId="0EA26EE1" w:rsidR="00417363" w:rsidRPr="00417363" w:rsidRDefault="00417363" w:rsidP="00D715CF">
            <w:pPr>
              <w:pStyle w:val="TableParagraph"/>
              <w:spacing w:line="226" w:lineRule="exact"/>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DB080CE" w14:textId="77777777" w:rsidTr="00BE54CC">
        <w:tc>
          <w:tcPr>
            <w:tcW w:w="2660" w:type="dxa"/>
          </w:tcPr>
          <w:p w14:paraId="6707B1AC" w14:textId="6F0CA371"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2D37FD0F" w14:textId="064C390A"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57F3FFAA" w14:textId="4AA2215E" w:rsidR="00417363" w:rsidRPr="00417363" w:rsidRDefault="00417363" w:rsidP="00C47224">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6A40715" w14:textId="36E87377"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848F52" w14:textId="77777777" w:rsidTr="00BE54CC">
        <w:tc>
          <w:tcPr>
            <w:tcW w:w="2660" w:type="dxa"/>
          </w:tcPr>
          <w:p w14:paraId="174A1FF4" w14:textId="412E925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/../ascertainedDate</w:t>
            </w:r>
          </w:p>
        </w:tc>
        <w:tc>
          <w:tcPr>
            <w:tcW w:w="1417" w:type="dxa"/>
          </w:tcPr>
          <w:p w14:paraId="11B88133" w14:textId="54DD9279"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3583FCDB" w14:textId="77777777" w:rsidR="00417363" w:rsidRPr="00417363" w:rsidRDefault="00417363" w:rsidP="00417363">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6E4145C9" w14:textId="534913A8" w:rsidR="00417363" w:rsidRPr="00417363" w:rsidRDefault="00417363" w:rsidP="00C47224">
            <w:pPr>
              <w:rPr>
                <w:rFonts w:cs="Arial"/>
                <w:i/>
                <w:szCs w:val="20"/>
              </w:rPr>
            </w:pPr>
          </w:p>
        </w:tc>
        <w:tc>
          <w:tcPr>
            <w:tcW w:w="1560" w:type="dxa"/>
          </w:tcPr>
          <w:p w14:paraId="3C6BAE19" w14:textId="08846EA1" w:rsidR="00417363" w:rsidRPr="00417363" w:rsidRDefault="00417363" w:rsidP="00417363">
            <w:pPr>
              <w:spacing w:line="226" w:lineRule="exact"/>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p w14:paraId="591F1C11" w14:textId="23883BD2" w:rsidR="00417363" w:rsidRPr="00417363" w:rsidRDefault="00417363" w:rsidP="00C47224">
            <w:pPr>
              <w:pStyle w:val="TableParagraph"/>
              <w:spacing w:line="226" w:lineRule="exact"/>
              <w:ind w:left="102"/>
              <w:rPr>
                <w:rFonts w:ascii="Georgia" w:hAnsi="Georgia"/>
                <w:i/>
                <w:sz w:val="20"/>
                <w:szCs w:val="20"/>
              </w:rPr>
            </w:pPr>
          </w:p>
        </w:tc>
      </w:tr>
      <w:tr w:rsidR="00417363" w14:paraId="6CA8AA26" w14:textId="77777777" w:rsidTr="00BE54CC">
        <w:tc>
          <w:tcPr>
            <w:tcW w:w="2660" w:type="dxa"/>
          </w:tcPr>
          <w:p w14:paraId="0D7AF9C9" w14:textId="26C67C8F"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/../verifiedTime</w:t>
            </w:r>
          </w:p>
        </w:tc>
        <w:tc>
          <w:tcPr>
            <w:tcW w:w="1417" w:type="dxa"/>
          </w:tcPr>
          <w:p w14:paraId="080B91EB" w14:textId="77777777" w:rsidR="00417363" w:rsidRPr="00417363" w:rsidRDefault="00417363" w:rsidP="00417363">
            <w:pPr>
              <w:rPr>
                <w:szCs w:val="20"/>
              </w:rPr>
            </w:pPr>
            <w:r w:rsidRPr="00417363">
              <w:rPr>
                <w:szCs w:val="20"/>
              </w:rPr>
              <w:t>TimeStampType</w:t>
            </w:r>
          </w:p>
          <w:p w14:paraId="41CD41F3" w14:textId="27A535BE" w:rsidR="00417363" w:rsidRPr="00417363" w:rsidRDefault="00417363" w:rsidP="00C47224">
            <w:pPr>
              <w:pStyle w:val="TableParagraph"/>
              <w:spacing w:line="226" w:lineRule="exact"/>
              <w:ind w:left="102"/>
              <w:rPr>
                <w:rFonts w:ascii="Georgia" w:hAnsi="Georgia"/>
                <w:sz w:val="20"/>
                <w:szCs w:val="20"/>
                <w:lang w:val="en-GB"/>
              </w:rPr>
            </w:pPr>
          </w:p>
        </w:tc>
        <w:tc>
          <w:tcPr>
            <w:tcW w:w="3969" w:type="dxa"/>
          </w:tcPr>
          <w:p w14:paraId="22D20D3D" w14:textId="77777777" w:rsidR="00417363" w:rsidRPr="00417363" w:rsidRDefault="00417363" w:rsidP="00417363">
            <w:pPr>
              <w:rPr>
                <w:szCs w:val="20"/>
              </w:rPr>
            </w:pPr>
            <w:r w:rsidRPr="00417363">
              <w:rPr>
                <w:szCs w:val="20"/>
              </w:rPr>
              <w:t>Den tidpunkt då uppmärksamhetssignalen verifierades i det lokala systemet</w:t>
            </w:r>
          </w:p>
          <w:p w14:paraId="7A67EE60" w14:textId="3EE99A52" w:rsidR="00417363" w:rsidRPr="00417363" w:rsidRDefault="00417363" w:rsidP="00C47224">
            <w:pPr>
              <w:rPr>
                <w:rFonts w:cs="Arial"/>
                <w:szCs w:val="20"/>
              </w:rPr>
            </w:pPr>
          </w:p>
        </w:tc>
        <w:tc>
          <w:tcPr>
            <w:tcW w:w="1560" w:type="dxa"/>
          </w:tcPr>
          <w:p w14:paraId="50101187" w14:textId="5B94D580"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1</w:t>
            </w:r>
          </w:p>
          <w:p w14:paraId="0030D6AF" w14:textId="6F52A1A4" w:rsidR="00417363" w:rsidRPr="00417363" w:rsidRDefault="00417363" w:rsidP="00C47224">
            <w:pPr>
              <w:pStyle w:val="TableParagraph"/>
              <w:spacing w:line="226" w:lineRule="exact"/>
              <w:ind w:left="102"/>
              <w:rPr>
                <w:rFonts w:ascii="Georgia" w:hAnsi="Georgia"/>
                <w:sz w:val="20"/>
                <w:szCs w:val="20"/>
              </w:rPr>
            </w:pPr>
          </w:p>
        </w:tc>
      </w:tr>
      <w:tr w:rsidR="00417363" w14:paraId="7766E017" w14:textId="77777777" w:rsidTr="00BE54CC">
        <w:tc>
          <w:tcPr>
            <w:tcW w:w="2660" w:type="dxa"/>
          </w:tcPr>
          <w:p w14:paraId="1D9464F3" w14:textId="4AD064AF"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/../validityTimePeriod</w:t>
            </w:r>
          </w:p>
        </w:tc>
        <w:tc>
          <w:tcPr>
            <w:tcW w:w="1417" w:type="dxa"/>
          </w:tcPr>
          <w:p w14:paraId="76C733DE" w14:textId="77777777" w:rsidR="00417363" w:rsidRPr="00417363" w:rsidRDefault="00417363" w:rsidP="00417363">
            <w:pPr>
              <w:rPr>
                <w:szCs w:val="20"/>
              </w:rPr>
            </w:pPr>
            <w:r w:rsidRPr="00417363">
              <w:rPr>
                <w:szCs w:val="20"/>
              </w:rPr>
              <w:t>TimePeriodType</w:t>
            </w:r>
          </w:p>
          <w:p w14:paraId="60F18AC7" w14:textId="37B35B6D"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3A24F04E" w14:textId="77777777" w:rsidR="00417363" w:rsidRPr="00417363" w:rsidRDefault="00417363" w:rsidP="00417363">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2D65DF97" w14:textId="531DD298" w:rsidR="00417363" w:rsidRPr="00417363" w:rsidRDefault="00417363" w:rsidP="00C47224">
            <w:pPr>
              <w:rPr>
                <w:rFonts w:cs="Arial"/>
                <w:i/>
                <w:szCs w:val="20"/>
              </w:rPr>
            </w:pPr>
          </w:p>
        </w:tc>
        <w:tc>
          <w:tcPr>
            <w:tcW w:w="1560" w:type="dxa"/>
          </w:tcPr>
          <w:p w14:paraId="383F81E4" w14:textId="77CF867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577477B" w14:textId="77777777" w:rsidTr="00BE54CC">
        <w:tc>
          <w:tcPr>
            <w:tcW w:w="2660" w:type="dxa"/>
            <w:shd w:val="clear" w:color="auto" w:fill="auto"/>
          </w:tcPr>
          <w:p w14:paraId="40AFD182" w14:textId="146622C7"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shd w:val="clear" w:color="auto" w:fill="auto"/>
          </w:tcPr>
          <w:p w14:paraId="34054B82" w14:textId="12E1B787" w:rsidR="00417363" w:rsidRPr="00417363" w:rsidRDefault="00417363" w:rsidP="00D715CF">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4A2E878D" w14:textId="583516B4" w:rsidR="00417363" w:rsidRPr="00417363" w:rsidRDefault="00417363" w:rsidP="00C47224">
            <w:pPr>
              <w:rPr>
                <w:rFonts w:cs="Arial"/>
                <w:i/>
                <w:szCs w:val="20"/>
              </w:rPr>
            </w:pPr>
            <w:r w:rsidRPr="00417363">
              <w:rPr>
                <w:spacing w:val="-1"/>
                <w:szCs w:val="20"/>
              </w:rPr>
              <w:t>Format ÅÅÅÅMMDDhhmmss.</w:t>
            </w:r>
          </w:p>
        </w:tc>
        <w:tc>
          <w:tcPr>
            <w:tcW w:w="1560" w:type="dxa"/>
            <w:shd w:val="clear" w:color="auto" w:fill="auto"/>
          </w:tcPr>
          <w:p w14:paraId="76131771" w14:textId="6F672DF8"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26FB7262" w14:textId="77777777" w:rsidTr="00BE54CC">
        <w:tc>
          <w:tcPr>
            <w:tcW w:w="2660" w:type="dxa"/>
          </w:tcPr>
          <w:p w14:paraId="5BFE1638" w14:textId="21B5D328"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DA748B2" w14:textId="5B1D98C2"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559CB326" w14:textId="7D011268" w:rsidR="00417363" w:rsidRPr="00417363" w:rsidRDefault="00417363" w:rsidP="00C47224">
            <w:pPr>
              <w:rPr>
                <w:rFonts w:cs="Arial"/>
                <w:i/>
                <w:szCs w:val="20"/>
                <w:lang w:val="en-US"/>
              </w:rPr>
            </w:pPr>
            <w:r w:rsidRPr="00417363">
              <w:rPr>
                <w:spacing w:val="-1"/>
                <w:szCs w:val="20"/>
              </w:rPr>
              <w:t>Format ÅÅÅÅMMDDhhmmss.</w:t>
            </w:r>
          </w:p>
        </w:tc>
        <w:tc>
          <w:tcPr>
            <w:tcW w:w="1560" w:type="dxa"/>
          </w:tcPr>
          <w:p w14:paraId="77919484" w14:textId="486A8643" w:rsidR="00417363" w:rsidRPr="00417363" w:rsidRDefault="00417363" w:rsidP="0081502E">
            <w:pPr>
              <w:pStyle w:val="TableParagraph"/>
              <w:spacing w:line="226" w:lineRule="exact"/>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7910597" w14:textId="77777777" w:rsidTr="00BE54CC">
        <w:tc>
          <w:tcPr>
            <w:tcW w:w="2660" w:type="dxa"/>
          </w:tcPr>
          <w:p w14:paraId="175FD8C5" w14:textId="77ACA89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/../alertInformationComment</w:t>
            </w:r>
          </w:p>
        </w:tc>
        <w:tc>
          <w:tcPr>
            <w:tcW w:w="1417" w:type="dxa"/>
          </w:tcPr>
          <w:p w14:paraId="530BB5C3" w14:textId="2DE53BE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5063203F" w14:textId="77777777" w:rsidR="00417363" w:rsidRPr="00417363" w:rsidRDefault="00417363" w:rsidP="00417363">
            <w:pPr>
              <w:rPr>
                <w:szCs w:val="20"/>
              </w:rPr>
            </w:pPr>
            <w:r w:rsidRPr="00417363">
              <w:rPr>
                <w:szCs w:val="20"/>
              </w:rPr>
              <w:t xml:space="preserve">Text som innehåller en kommentar av den ansvarige vård- och omsorgspersonalen angående uppmärksamhetssignalen. Vid läkemedelsöverkänslighet kan </w:t>
            </w:r>
            <w:r w:rsidRPr="00417363">
              <w:rPr>
                <w:szCs w:val="20"/>
              </w:rPr>
              <w:lastRenderedPageBreak/>
              <w:t>kommentaren avse en anamnes,</w:t>
            </w:r>
            <w:r w:rsidRPr="00417363">
              <w:rPr>
                <w:szCs w:val="20"/>
              </w:rPr>
              <w:br/>
              <w:t xml:space="preserve">en beskrivning av den observerade reaktionen, en beskrivning av </w:t>
            </w:r>
            <w:proofErr w:type="gramStart"/>
            <w:r w:rsidRPr="00417363">
              <w:rPr>
                <w:szCs w:val="20"/>
              </w:rPr>
              <w:t>möjliga agens</w:t>
            </w:r>
            <w:proofErr w:type="gramEnd"/>
            <w:r w:rsidRPr="00417363">
              <w:rPr>
                <w:szCs w:val="20"/>
              </w:rPr>
              <w:t>, föreliggande undersökningsresultat.</w:t>
            </w:r>
          </w:p>
          <w:p w14:paraId="0348DC86" w14:textId="4E37DE97" w:rsidR="00417363" w:rsidRPr="00417363" w:rsidRDefault="00417363" w:rsidP="00C47224">
            <w:pPr>
              <w:rPr>
                <w:rFonts w:cs="Arial"/>
                <w:i/>
                <w:szCs w:val="20"/>
              </w:rPr>
            </w:pPr>
          </w:p>
        </w:tc>
        <w:tc>
          <w:tcPr>
            <w:tcW w:w="1560" w:type="dxa"/>
          </w:tcPr>
          <w:p w14:paraId="6BF42749" w14:textId="39AD9900" w:rsidR="00417363" w:rsidRPr="00417363" w:rsidRDefault="00417363" w:rsidP="00417363">
            <w:pPr>
              <w:rPr>
                <w:szCs w:val="20"/>
              </w:rPr>
            </w:pPr>
            <w:r w:rsidRPr="00417363">
              <w:rPr>
                <w:szCs w:val="20"/>
              </w:rPr>
              <w:lastRenderedPageBreak/>
              <w:t>0</w:t>
            </w:r>
            <w:proofErr w:type="gramStart"/>
            <w:r w:rsidRPr="00417363">
              <w:rPr>
                <w:szCs w:val="20"/>
              </w:rPr>
              <w:t>..</w:t>
            </w:r>
            <w:proofErr w:type="gramEnd"/>
            <w:r w:rsidRPr="00417363">
              <w:rPr>
                <w:szCs w:val="20"/>
              </w:rPr>
              <w:t>1</w:t>
            </w:r>
          </w:p>
          <w:p w14:paraId="1D40BCA0" w14:textId="05D8DF1E" w:rsidR="00417363" w:rsidRPr="00417363" w:rsidRDefault="00417363" w:rsidP="00C47224">
            <w:pPr>
              <w:pStyle w:val="TableParagraph"/>
              <w:spacing w:line="226" w:lineRule="exact"/>
              <w:ind w:left="102"/>
              <w:rPr>
                <w:rFonts w:ascii="Georgia" w:hAnsi="Georgia"/>
                <w:i/>
                <w:sz w:val="20"/>
                <w:szCs w:val="20"/>
              </w:rPr>
            </w:pPr>
          </w:p>
        </w:tc>
      </w:tr>
      <w:tr w:rsidR="00417363" w14:paraId="595837E3" w14:textId="77777777" w:rsidTr="00BE54CC">
        <w:tc>
          <w:tcPr>
            <w:tcW w:w="2660" w:type="dxa"/>
          </w:tcPr>
          <w:p w14:paraId="71905CED" w14:textId="1AE491F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/../obsoleteTime</w:t>
            </w:r>
          </w:p>
        </w:tc>
        <w:tc>
          <w:tcPr>
            <w:tcW w:w="1417" w:type="dxa"/>
          </w:tcPr>
          <w:p w14:paraId="5E9C2C7B" w14:textId="77777777" w:rsidR="00417363" w:rsidRPr="00417363" w:rsidRDefault="00417363" w:rsidP="00417363">
            <w:pPr>
              <w:rPr>
                <w:szCs w:val="20"/>
              </w:rPr>
            </w:pPr>
            <w:r w:rsidRPr="00417363">
              <w:rPr>
                <w:szCs w:val="20"/>
              </w:rPr>
              <w:t>TimeStampType</w:t>
            </w:r>
          </w:p>
          <w:p w14:paraId="4A49DF97" w14:textId="4DC02019"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06EED053" w14:textId="77777777" w:rsidR="00417363" w:rsidRPr="00417363" w:rsidRDefault="00417363" w:rsidP="00417363">
            <w:pPr>
              <w:rPr>
                <w:szCs w:val="20"/>
              </w:rPr>
            </w:pPr>
            <w:r w:rsidRPr="00417363">
              <w:rPr>
                <w:szCs w:val="20"/>
              </w:rPr>
              <w:t xml:space="preserve">Tidpunkt då uppmärksamhetssignalen registrerades som inaktuell i det lokala systemet. Används exempelvis om det uppmärksammade förhållandet bedöms som inte längre aktuellt trots att tidigare angiven gilitighetstid </w:t>
            </w:r>
            <w:proofErr w:type="gramStart"/>
            <w:r w:rsidRPr="00417363">
              <w:rPr>
                <w:szCs w:val="20"/>
              </w:rPr>
              <w:t>ej</w:t>
            </w:r>
            <w:proofErr w:type="gramEnd"/>
            <w:r w:rsidRPr="00417363">
              <w:rPr>
                <w:szCs w:val="20"/>
              </w:rPr>
              <w:t xml:space="preserve"> gått ut.</w:t>
            </w:r>
          </w:p>
          <w:p w14:paraId="0F13887D" w14:textId="28635CE0" w:rsidR="00417363" w:rsidRPr="00417363" w:rsidRDefault="00417363" w:rsidP="00C47224">
            <w:pPr>
              <w:rPr>
                <w:rFonts w:cs="Arial"/>
                <w:i/>
                <w:szCs w:val="20"/>
              </w:rPr>
            </w:pPr>
          </w:p>
        </w:tc>
        <w:tc>
          <w:tcPr>
            <w:tcW w:w="1560" w:type="dxa"/>
          </w:tcPr>
          <w:p w14:paraId="1FFA141E" w14:textId="53D3549D"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1</w:t>
            </w:r>
          </w:p>
          <w:p w14:paraId="7B67D4B6" w14:textId="12BAB68E" w:rsidR="00417363" w:rsidRPr="00417363" w:rsidRDefault="00417363" w:rsidP="00C47224">
            <w:pPr>
              <w:pStyle w:val="TableParagraph"/>
              <w:spacing w:line="226" w:lineRule="exact"/>
              <w:ind w:left="102"/>
              <w:rPr>
                <w:rFonts w:ascii="Georgia" w:hAnsi="Georgia"/>
                <w:i/>
                <w:sz w:val="20"/>
                <w:szCs w:val="20"/>
              </w:rPr>
            </w:pPr>
          </w:p>
        </w:tc>
      </w:tr>
      <w:tr w:rsidR="00417363" w14:paraId="34C58774" w14:textId="77777777" w:rsidTr="00BE54CC">
        <w:tc>
          <w:tcPr>
            <w:tcW w:w="2660" w:type="dxa"/>
          </w:tcPr>
          <w:p w14:paraId="2864DD5A" w14:textId="2A7BBDA7"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/../obsoleteComment</w:t>
            </w:r>
          </w:p>
        </w:tc>
        <w:tc>
          <w:tcPr>
            <w:tcW w:w="1417" w:type="dxa"/>
          </w:tcPr>
          <w:p w14:paraId="408C9006" w14:textId="5020AE68" w:rsidR="00417363" w:rsidRPr="00417363" w:rsidRDefault="00417363" w:rsidP="00E84D94">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0992F09E" w14:textId="77777777" w:rsidR="00417363" w:rsidRPr="00417363" w:rsidRDefault="00417363" w:rsidP="00417363">
            <w:pPr>
              <w:rPr>
                <w:szCs w:val="20"/>
              </w:rPr>
            </w:pPr>
            <w:r w:rsidRPr="00417363">
              <w:rPr>
                <w:szCs w:val="20"/>
              </w:rPr>
              <w:t>Text som innehåller information om varför uppmärksamhetssignalen gjorts inaktuell.</w:t>
            </w:r>
          </w:p>
          <w:p w14:paraId="6B7E1736" w14:textId="10CFA8FF" w:rsidR="00417363" w:rsidRPr="00417363" w:rsidRDefault="00417363" w:rsidP="00C47224">
            <w:pPr>
              <w:rPr>
                <w:rFonts w:cs="Arial"/>
                <w:szCs w:val="20"/>
              </w:rPr>
            </w:pPr>
          </w:p>
        </w:tc>
        <w:tc>
          <w:tcPr>
            <w:tcW w:w="1560" w:type="dxa"/>
          </w:tcPr>
          <w:p w14:paraId="5F4D5512" w14:textId="5E321815" w:rsidR="00417363" w:rsidRPr="00417363" w:rsidRDefault="00417363" w:rsidP="00337850">
            <w:pPr>
              <w:pStyle w:val="TableParagraph"/>
              <w:spacing w:line="226" w:lineRule="exact"/>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666740" w14:textId="77777777" w:rsidTr="00BE54CC">
        <w:tc>
          <w:tcPr>
            <w:tcW w:w="2660" w:type="dxa"/>
          </w:tcPr>
          <w:p w14:paraId="18EA46E8" w14:textId="1644CFFF"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/../hypersensitivity</w:t>
            </w:r>
          </w:p>
        </w:tc>
        <w:tc>
          <w:tcPr>
            <w:tcW w:w="1417" w:type="dxa"/>
          </w:tcPr>
          <w:p w14:paraId="6EAEFCFB" w14:textId="475919DC" w:rsidR="00417363" w:rsidRPr="00417363" w:rsidRDefault="00417363" w:rsidP="00E84D94">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A2C2D0F" w14:textId="3ADCDCE9" w:rsidR="00417363" w:rsidRPr="00417363" w:rsidRDefault="00417363" w:rsidP="00C47224">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1BC9664D" w14:textId="42D2D956"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AD538C1" w14:textId="77777777" w:rsidTr="00BE54CC">
        <w:tc>
          <w:tcPr>
            <w:tcW w:w="2660" w:type="dxa"/>
          </w:tcPr>
          <w:p w14:paraId="2B93BC79" w14:textId="7DCAE8C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/../../typeOfHypersensitivity</w:t>
            </w:r>
          </w:p>
        </w:tc>
        <w:tc>
          <w:tcPr>
            <w:tcW w:w="1417" w:type="dxa"/>
          </w:tcPr>
          <w:p w14:paraId="5DB2269A" w14:textId="083FBAE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5A6358F7" w14:textId="77777777" w:rsidR="00417363" w:rsidRPr="00417363" w:rsidRDefault="00417363" w:rsidP="00417363">
            <w:pPr>
              <w:rPr>
                <w:szCs w:val="20"/>
              </w:rPr>
            </w:pPr>
            <w:r w:rsidRPr="00417363">
              <w:rPr>
                <w:szCs w:val="20"/>
              </w:rPr>
              <w:t>Kod som anger en precisering av vilken typ av överkänslighet som uppmärksamhetssignalen avser. Koden bör hämtas ur ICD10/SNOMED.</w:t>
            </w:r>
          </w:p>
          <w:p w14:paraId="3058E468" w14:textId="77777777" w:rsidR="00417363" w:rsidRPr="00417363" w:rsidRDefault="00417363" w:rsidP="00417363">
            <w:pPr>
              <w:rPr>
                <w:szCs w:val="20"/>
              </w:rPr>
            </w:pPr>
            <w:r w:rsidRPr="00417363">
              <w:rPr>
                <w:szCs w:val="20"/>
              </w:rPr>
              <w:t>Exempel:</w:t>
            </w:r>
          </w:p>
          <w:p w14:paraId="5D3F3A1A" w14:textId="77777777" w:rsidR="00417363" w:rsidRPr="00417363" w:rsidRDefault="00417363" w:rsidP="00417363">
            <w:pPr>
              <w:rPr>
                <w:szCs w:val="20"/>
              </w:rPr>
            </w:pPr>
            <w:r w:rsidRPr="00417363">
              <w:rPr>
                <w:szCs w:val="20"/>
              </w:rPr>
              <w:t>Läkemedelsöverkänslighet</w:t>
            </w:r>
          </w:p>
          <w:p w14:paraId="5DA4ECDB" w14:textId="77777777" w:rsidR="00417363" w:rsidRPr="00417363" w:rsidRDefault="00417363" w:rsidP="00417363">
            <w:pPr>
              <w:rPr>
                <w:szCs w:val="20"/>
              </w:rPr>
            </w:pPr>
            <w:r w:rsidRPr="00417363">
              <w:rPr>
                <w:szCs w:val="20"/>
              </w:rPr>
              <w:t>Överkänslighet avs. födoämne</w:t>
            </w:r>
          </w:p>
          <w:p w14:paraId="1B1F7F9A" w14:textId="77777777" w:rsidR="00417363" w:rsidRPr="00417363" w:rsidRDefault="00417363" w:rsidP="00417363">
            <w:pPr>
              <w:rPr>
                <w:szCs w:val="20"/>
              </w:rPr>
            </w:pPr>
            <w:r w:rsidRPr="00417363">
              <w:rPr>
                <w:szCs w:val="20"/>
              </w:rPr>
              <w:t>Överkänslighet avs. djur</w:t>
            </w:r>
          </w:p>
          <w:p w14:paraId="226EFBF5" w14:textId="77777777" w:rsidR="00417363" w:rsidRPr="00417363" w:rsidRDefault="00417363" w:rsidP="00417363">
            <w:pPr>
              <w:rPr>
                <w:szCs w:val="20"/>
              </w:rPr>
            </w:pPr>
            <w:r w:rsidRPr="00417363">
              <w:rPr>
                <w:szCs w:val="20"/>
              </w:rPr>
              <w:t>Överkänslighet avs. växt</w:t>
            </w:r>
          </w:p>
          <w:p w14:paraId="167FC813" w14:textId="16C4A4A6" w:rsidR="00417363" w:rsidRPr="00417363" w:rsidRDefault="00417363" w:rsidP="00C47224">
            <w:pPr>
              <w:rPr>
                <w:rFonts w:cs="Arial"/>
                <w:i/>
                <w:szCs w:val="20"/>
              </w:rPr>
            </w:pPr>
            <w:r w:rsidRPr="00417363">
              <w:rPr>
                <w:szCs w:val="20"/>
              </w:rPr>
              <w:t>Överkänslighet av kemikalie</w:t>
            </w:r>
          </w:p>
        </w:tc>
        <w:tc>
          <w:tcPr>
            <w:tcW w:w="1560" w:type="dxa"/>
          </w:tcPr>
          <w:p w14:paraId="3F2B4A7B" w14:textId="74417F27"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E86348" w14:textId="77777777" w:rsidTr="00BE54CC">
        <w:tc>
          <w:tcPr>
            <w:tcW w:w="2660" w:type="dxa"/>
          </w:tcPr>
          <w:p w14:paraId="60EF4FC7" w14:textId="2113732C"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57D4754F" w14:textId="73FB362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A546BF" w14:textId="16A4C11B"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3B97C835" w14:textId="57ACF3AE"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71AFCF7" w14:textId="77777777" w:rsidTr="00BE54CC">
        <w:tc>
          <w:tcPr>
            <w:tcW w:w="2660" w:type="dxa"/>
          </w:tcPr>
          <w:p w14:paraId="1635ACAE" w14:textId="1261CA9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242E5BCA" w14:textId="16BF146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84204A" w14:textId="07DA3FA2"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4D76A6E" w14:textId="428AF9C8"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27EB63" w14:textId="77777777" w:rsidTr="00BE54CC">
        <w:tc>
          <w:tcPr>
            <w:tcW w:w="2660" w:type="dxa"/>
          </w:tcPr>
          <w:p w14:paraId="21676500" w14:textId="722EE2F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69A7F9A" w14:textId="2252D9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01DFF2D" w14:textId="29B78461"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59D33F15" w14:textId="3D22D8B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1B1D7F8" w14:textId="77777777" w:rsidTr="00BE54CC">
        <w:tc>
          <w:tcPr>
            <w:tcW w:w="2660" w:type="dxa"/>
          </w:tcPr>
          <w:p w14:paraId="4E7DF7E0" w14:textId="7B05994D"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519B2E15" w14:textId="7583ADB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943B013" w14:textId="1FB0DF9A" w:rsidR="00417363" w:rsidRPr="00417363" w:rsidRDefault="00417363" w:rsidP="00C47224">
            <w:pPr>
              <w:rPr>
                <w:rFonts w:cs="Arial"/>
                <w:szCs w:val="20"/>
              </w:rPr>
            </w:pPr>
            <w:r w:rsidRPr="00417363">
              <w:rPr>
                <w:szCs w:val="20"/>
              </w:rPr>
              <w:t>Klartext för kodsystem.</w:t>
            </w:r>
          </w:p>
        </w:tc>
        <w:tc>
          <w:tcPr>
            <w:tcW w:w="1560" w:type="dxa"/>
          </w:tcPr>
          <w:p w14:paraId="44C69794" w14:textId="2155DE4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75EBF8D" w14:textId="77777777" w:rsidTr="00BE54CC">
        <w:tc>
          <w:tcPr>
            <w:tcW w:w="2660" w:type="dxa"/>
          </w:tcPr>
          <w:p w14:paraId="6EB6F858" w14:textId="4E2C3918"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7C622B18" w14:textId="6CDB816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5D1C43E8" w14:textId="4F6E95C8" w:rsidR="00417363" w:rsidRPr="00417363" w:rsidRDefault="00417363" w:rsidP="00C47224">
            <w:pPr>
              <w:rPr>
                <w:rFonts w:cs="Arial"/>
                <w:szCs w:val="20"/>
                <w:lang w:val="en-US"/>
              </w:rPr>
            </w:pPr>
            <w:r w:rsidRPr="00417363">
              <w:rPr>
                <w:szCs w:val="20"/>
              </w:rPr>
              <w:t>Kodsystemsversion.</w:t>
            </w:r>
          </w:p>
        </w:tc>
        <w:tc>
          <w:tcPr>
            <w:tcW w:w="1560" w:type="dxa"/>
          </w:tcPr>
          <w:p w14:paraId="206615CB" w14:textId="018302C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636BC4" w14:textId="77777777" w:rsidTr="00BE54CC">
        <w:tc>
          <w:tcPr>
            <w:tcW w:w="2660" w:type="dxa"/>
            <w:shd w:val="clear" w:color="auto" w:fill="auto"/>
          </w:tcPr>
          <w:p w14:paraId="58E73D8B" w14:textId="0AE5820B"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3A30D59D" w14:textId="0F7FF62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7E7FB2E3" w14:textId="45834D1A" w:rsidR="00417363" w:rsidRPr="00417363" w:rsidRDefault="00417363" w:rsidP="00C47224">
            <w:pPr>
              <w:rPr>
                <w:rFonts w:cs="Arial"/>
                <w:szCs w:val="20"/>
              </w:rPr>
            </w:pPr>
            <w:r w:rsidRPr="00417363">
              <w:rPr>
                <w:szCs w:val="20"/>
              </w:rPr>
              <w:t xml:space="preserve">Används i de fall kod finns i ett lokalt </w:t>
            </w:r>
            <w:r w:rsidRPr="00417363">
              <w:rPr>
                <w:szCs w:val="20"/>
              </w:rPr>
              <w:lastRenderedPageBreak/>
              <w:t xml:space="preserve">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03FE99EB" w14:textId="63F334A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3CCA1F9" w14:textId="77777777" w:rsidTr="005066EE">
        <w:tblPrEx>
          <w:tblW w:w="9606" w:type="dxa"/>
          <w:tblLayout w:type="fixed"/>
          <w:tblPrExChange w:id="1374" w:author="Björn Genfors" w:date="2014-03-13T15:57:00Z">
            <w:tblPrEx>
              <w:tblW w:w="9606" w:type="dxa"/>
              <w:tblLayout w:type="fixed"/>
            </w:tblPrEx>
          </w:tblPrExChange>
        </w:tblPrEx>
        <w:trPr>
          <w:trHeight w:val="1746"/>
        </w:trPr>
        <w:tc>
          <w:tcPr>
            <w:tcW w:w="2660" w:type="dxa"/>
            <w:tcPrChange w:id="1375" w:author="Björn Genfors" w:date="2014-03-13T15:57:00Z">
              <w:tcPr>
                <w:tcW w:w="2660" w:type="dxa"/>
              </w:tcPr>
            </w:tcPrChange>
          </w:tcPr>
          <w:p w14:paraId="562A1C2A" w14:textId="4A1B55BF" w:rsidR="00417363" w:rsidRPr="00417363" w:rsidRDefault="00417363" w:rsidP="00C47224">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/../../degreeOfSeverity</w:t>
            </w:r>
          </w:p>
        </w:tc>
        <w:tc>
          <w:tcPr>
            <w:tcW w:w="1417" w:type="dxa"/>
            <w:tcPrChange w:id="1376" w:author="Björn Genfors" w:date="2014-03-13T15:57:00Z">
              <w:tcPr>
                <w:tcW w:w="1417" w:type="dxa"/>
              </w:tcPr>
            </w:tcPrChange>
          </w:tcPr>
          <w:p w14:paraId="2887488F" w14:textId="67846990"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Change w:id="1377" w:author="Björn Genfors" w:date="2014-03-13T15:57:00Z">
              <w:tcPr>
                <w:tcW w:w="3969" w:type="dxa"/>
              </w:tcPr>
            </w:tcPrChange>
          </w:tcPr>
          <w:p w14:paraId="7404DE16" w14:textId="77777777" w:rsidR="00417363" w:rsidRPr="00417363" w:rsidRDefault="00417363" w:rsidP="00417363">
            <w:pPr>
              <w:rPr>
                <w:szCs w:val="20"/>
              </w:rPr>
            </w:pPr>
            <w:r w:rsidRPr="00417363">
              <w:rPr>
                <w:szCs w:val="20"/>
              </w:rPr>
              <w:t xml:space="preserve">Kod som anger bedömning av överkänslighetens allvarlighet. För kompatibilitet med NPÖ RIV 2.2.0 </w:t>
            </w:r>
            <w:proofErr w:type="gramStart"/>
            <w:r w:rsidRPr="00417363">
              <w:rPr>
                <w:szCs w:val="20"/>
              </w:rPr>
              <w:t>ska  KV</w:t>
            </w:r>
            <w:proofErr w:type="gramEnd"/>
            <w:r w:rsidRPr="00417363">
              <w:rPr>
                <w:szCs w:val="20"/>
              </w:rPr>
              <w:t xml:space="preserve"> Allvarlighetsgrad (1.2.752.129.2.2.3.3) följas.</w:t>
            </w:r>
          </w:p>
          <w:p w14:paraId="79C8DBA3" w14:textId="77777777" w:rsidR="00417363" w:rsidRPr="00417363" w:rsidDel="005066EE" w:rsidRDefault="00417363" w:rsidP="00417363">
            <w:pPr>
              <w:rPr>
                <w:del w:id="1378" w:author="Björn Genfors" w:date="2014-03-13T15:57:00Z"/>
                <w:szCs w:val="20"/>
              </w:rPr>
            </w:pPr>
            <w:r w:rsidRPr="00417363">
              <w:rPr>
                <w:szCs w:val="20"/>
              </w:rPr>
              <w:t>Bör anges.</w:t>
            </w:r>
          </w:p>
          <w:p w14:paraId="68F74C7F" w14:textId="5DD29E04" w:rsidR="00417363" w:rsidRPr="00417363" w:rsidRDefault="00417363" w:rsidP="00C47224">
            <w:pPr>
              <w:rPr>
                <w:rFonts w:cs="Arial"/>
                <w:szCs w:val="20"/>
              </w:rPr>
            </w:pPr>
          </w:p>
        </w:tc>
        <w:tc>
          <w:tcPr>
            <w:tcW w:w="1560" w:type="dxa"/>
            <w:tcPrChange w:id="1379" w:author="Björn Genfors" w:date="2014-03-13T15:57:00Z">
              <w:tcPr>
                <w:tcW w:w="1560" w:type="dxa"/>
              </w:tcPr>
            </w:tcPrChange>
          </w:tcPr>
          <w:p w14:paraId="723E86F7" w14:textId="53F2DED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42916CF" w14:textId="77777777" w:rsidTr="00BE54CC">
        <w:tc>
          <w:tcPr>
            <w:tcW w:w="2660" w:type="dxa"/>
          </w:tcPr>
          <w:p w14:paraId="3C6EAB31" w14:textId="1FD5F7C0"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7CAA598E" w14:textId="613CBDD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2E3A85DD" w14:textId="3F240E98"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162E2AB5" w14:textId="65AAFF3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C7C4D88" w14:textId="77777777" w:rsidTr="00BE54CC">
        <w:tc>
          <w:tcPr>
            <w:tcW w:w="2660" w:type="dxa"/>
          </w:tcPr>
          <w:p w14:paraId="375CA764" w14:textId="3EF0DB2C"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88E76E6" w14:textId="72A8948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745204" w14:textId="52AC5F05"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57B0BB0" w14:textId="033FE87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AF70E53" w14:textId="77777777" w:rsidTr="00BE54CC">
        <w:tc>
          <w:tcPr>
            <w:tcW w:w="2660" w:type="dxa"/>
          </w:tcPr>
          <w:p w14:paraId="07B73825" w14:textId="25E6109E"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AF19FD6" w14:textId="6E4D97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28D97A7" w14:textId="1DC68E23"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CFFC360" w14:textId="058562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732C83B" w14:textId="77777777" w:rsidTr="00BE54CC">
        <w:tc>
          <w:tcPr>
            <w:tcW w:w="2660" w:type="dxa"/>
          </w:tcPr>
          <w:p w14:paraId="42ED2E77" w14:textId="340B937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01C5A6F" w14:textId="200A8EC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AC60792" w14:textId="4F40CCBC" w:rsidR="00417363" w:rsidRPr="00417363" w:rsidRDefault="00417363" w:rsidP="00C47224">
            <w:pPr>
              <w:rPr>
                <w:rFonts w:cs="Arial"/>
                <w:szCs w:val="20"/>
              </w:rPr>
            </w:pPr>
            <w:r w:rsidRPr="00417363">
              <w:rPr>
                <w:szCs w:val="20"/>
              </w:rPr>
              <w:t>Klartext för kodsystem.</w:t>
            </w:r>
          </w:p>
        </w:tc>
        <w:tc>
          <w:tcPr>
            <w:tcW w:w="1560" w:type="dxa"/>
          </w:tcPr>
          <w:p w14:paraId="1A1D7589" w14:textId="56C92E5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0303A9A" w14:textId="77777777" w:rsidTr="00BE54CC">
        <w:tc>
          <w:tcPr>
            <w:tcW w:w="2660" w:type="dxa"/>
          </w:tcPr>
          <w:p w14:paraId="723879DD" w14:textId="2F493A4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7BA80BFE" w14:textId="6F67D9F9"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8E10116" w14:textId="7D28ABDD" w:rsidR="00417363" w:rsidRPr="00417363" w:rsidRDefault="00417363" w:rsidP="00C47224">
            <w:pPr>
              <w:rPr>
                <w:rFonts w:cs="Arial"/>
                <w:szCs w:val="20"/>
              </w:rPr>
            </w:pPr>
            <w:r w:rsidRPr="00417363">
              <w:rPr>
                <w:szCs w:val="20"/>
              </w:rPr>
              <w:t>Kodsystemsversion.</w:t>
            </w:r>
          </w:p>
        </w:tc>
        <w:tc>
          <w:tcPr>
            <w:tcW w:w="1560" w:type="dxa"/>
          </w:tcPr>
          <w:p w14:paraId="6AF3A5E5" w14:textId="34C3A7AC"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A16F542" w14:textId="77777777" w:rsidTr="00BE54CC">
        <w:tc>
          <w:tcPr>
            <w:tcW w:w="2660" w:type="dxa"/>
            <w:shd w:val="clear" w:color="auto" w:fill="auto"/>
          </w:tcPr>
          <w:p w14:paraId="7544FBE3" w14:textId="2D9697A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72801A6A" w14:textId="29AECA9F"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37824487" w14:textId="5F6D3333" w:rsidR="00417363" w:rsidRPr="00417363" w:rsidRDefault="00417363" w:rsidP="00C47224">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1B8BB7CD" w14:textId="1861ED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A02319" w14:textId="77777777" w:rsidTr="00BE54CC">
        <w:tc>
          <w:tcPr>
            <w:tcW w:w="2660" w:type="dxa"/>
          </w:tcPr>
          <w:p w14:paraId="3DCBD140" w14:textId="71B9F9D3"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/../../degreeOfCertainty</w:t>
            </w:r>
          </w:p>
        </w:tc>
        <w:tc>
          <w:tcPr>
            <w:tcW w:w="1417" w:type="dxa"/>
          </w:tcPr>
          <w:p w14:paraId="4F2749C8" w14:textId="78770C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31466D13" w14:textId="64FBDCDC" w:rsidR="00417363" w:rsidRPr="00417363" w:rsidRDefault="00417363" w:rsidP="00C47224">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75D34F8F" w14:textId="2BD79BC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878ED0C" w14:textId="77777777" w:rsidTr="00BE54CC">
        <w:tc>
          <w:tcPr>
            <w:tcW w:w="2660" w:type="dxa"/>
          </w:tcPr>
          <w:p w14:paraId="086F638E" w14:textId="06494FCE"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344B0086" w14:textId="71DF7B35"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C5FE886" w14:textId="34570D43"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6684056" w14:textId="64D905CA"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3097F4A" w14:textId="77777777" w:rsidTr="00BE54CC">
        <w:tc>
          <w:tcPr>
            <w:tcW w:w="2660" w:type="dxa"/>
          </w:tcPr>
          <w:p w14:paraId="422ABBFA" w14:textId="07913148"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C7A3EC2" w14:textId="1FD28140"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78C6899D" w14:textId="690EF638"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739A5706" w14:textId="2DB26DD9"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4AB3727" w14:textId="77777777" w:rsidTr="00BE54CC">
        <w:tc>
          <w:tcPr>
            <w:tcW w:w="2660" w:type="dxa"/>
          </w:tcPr>
          <w:p w14:paraId="1E64E1F9" w14:textId="2320EA7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F3DC7C2" w14:textId="4EA80D76"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0250DBC" w14:textId="04E08415"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88C97E0" w14:textId="5E08FC5B"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F93D1BA" w14:textId="77777777" w:rsidTr="00BE54CC">
        <w:tc>
          <w:tcPr>
            <w:tcW w:w="2660" w:type="dxa"/>
          </w:tcPr>
          <w:p w14:paraId="476FB7A6" w14:textId="5EF99E1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3E52509" w14:textId="13AF761B"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8CA99EC" w14:textId="75ADC816" w:rsidR="00417363" w:rsidRPr="00417363" w:rsidRDefault="00417363" w:rsidP="00C47224">
            <w:pPr>
              <w:rPr>
                <w:rFonts w:cs="Arial"/>
                <w:i/>
                <w:szCs w:val="20"/>
              </w:rPr>
            </w:pPr>
            <w:r w:rsidRPr="00417363">
              <w:rPr>
                <w:szCs w:val="20"/>
              </w:rPr>
              <w:t>Klartext för kodsystem.</w:t>
            </w:r>
          </w:p>
        </w:tc>
        <w:tc>
          <w:tcPr>
            <w:tcW w:w="1560" w:type="dxa"/>
          </w:tcPr>
          <w:p w14:paraId="7F7FA96E" w14:textId="41FDDAF8"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B814187" w14:textId="77777777" w:rsidTr="00BE54CC">
        <w:tc>
          <w:tcPr>
            <w:tcW w:w="2660" w:type="dxa"/>
          </w:tcPr>
          <w:p w14:paraId="44E1B4A5" w14:textId="46D3DD3B"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1DC033F" w14:textId="15D9A8EC"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075518B" w14:textId="4E6B64E2" w:rsidR="00417363" w:rsidRPr="00417363" w:rsidRDefault="00417363" w:rsidP="00C47224">
            <w:pPr>
              <w:rPr>
                <w:rFonts w:cs="Arial"/>
                <w:i/>
                <w:szCs w:val="20"/>
              </w:rPr>
            </w:pPr>
            <w:r w:rsidRPr="00417363">
              <w:rPr>
                <w:szCs w:val="20"/>
              </w:rPr>
              <w:t>Kodsystemsversion.</w:t>
            </w:r>
          </w:p>
        </w:tc>
        <w:tc>
          <w:tcPr>
            <w:tcW w:w="1560" w:type="dxa"/>
          </w:tcPr>
          <w:p w14:paraId="7FC60A2C" w14:textId="6427EF5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6CD7D8" w14:textId="77777777" w:rsidTr="00BE54CC">
        <w:tc>
          <w:tcPr>
            <w:tcW w:w="2660" w:type="dxa"/>
          </w:tcPr>
          <w:p w14:paraId="58BBC882" w14:textId="14959FC5" w:rsidR="00417363" w:rsidRPr="00417363" w:rsidRDefault="00417363" w:rsidP="00C47224">
            <w:pPr>
              <w:pStyle w:val="TableParagraph"/>
              <w:spacing w:line="229" w:lineRule="exact"/>
              <w:ind w:left="102"/>
              <w:rPr>
                <w:rFonts w:ascii="Georgia" w:hAnsi="Georgia"/>
                <w:i/>
                <w:sz w:val="20"/>
                <w:szCs w:val="20"/>
                <w:lang w:val="en-US"/>
              </w:rPr>
            </w:pPr>
            <w:proofErr w:type="gramStart"/>
            <w:r w:rsidRPr="00417363">
              <w:rPr>
                <w:rFonts w:ascii="Georgia" w:hAnsi="Georgia"/>
                <w:sz w:val="20"/>
                <w:szCs w:val="20"/>
              </w:rPr>
              <w:lastRenderedPageBreak/>
              <w:t>..</w:t>
            </w:r>
            <w:proofErr w:type="gramEnd"/>
            <w:r w:rsidRPr="00417363">
              <w:rPr>
                <w:rFonts w:ascii="Georgia" w:hAnsi="Georgia"/>
                <w:sz w:val="20"/>
                <w:szCs w:val="20"/>
              </w:rPr>
              <w:t>/../../../originalText</w:t>
            </w:r>
          </w:p>
        </w:tc>
        <w:tc>
          <w:tcPr>
            <w:tcW w:w="1417" w:type="dxa"/>
          </w:tcPr>
          <w:p w14:paraId="370815CB" w14:textId="02B755A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C38DC2B" w14:textId="59E14800" w:rsidR="00417363" w:rsidRPr="00417363" w:rsidRDefault="00417363" w:rsidP="00C47224">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C634C24" w14:textId="7644E22D"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9407D66" w14:textId="77777777" w:rsidTr="00BE54CC">
        <w:tc>
          <w:tcPr>
            <w:tcW w:w="2660" w:type="dxa"/>
          </w:tcPr>
          <w:p w14:paraId="12A16059" w14:textId="3212E62F"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/../../pharmaceuticalHypersensitivity</w:t>
            </w:r>
          </w:p>
        </w:tc>
        <w:tc>
          <w:tcPr>
            <w:tcW w:w="1417" w:type="dxa"/>
          </w:tcPr>
          <w:p w14:paraId="53F9F8DE" w14:textId="7486D939" w:rsidR="00417363" w:rsidRPr="00417363" w:rsidRDefault="00D6353E" w:rsidP="00C47224">
            <w:pPr>
              <w:rPr>
                <w:rFonts w:cs="Arial"/>
                <w:i/>
                <w:color w:val="000000"/>
                <w:szCs w:val="20"/>
                <w:lang w:eastAsia="sv-SE"/>
              </w:rPr>
            </w:pPr>
            <w:r>
              <w:rPr>
                <w:szCs w:val="20"/>
              </w:rPr>
              <w:t>PharmaceuticalHypers</w:t>
            </w:r>
            <w:r w:rsidR="00417363" w:rsidRPr="00417363">
              <w:rPr>
                <w:szCs w:val="20"/>
              </w:rPr>
              <w:t>ensitivityType</w:t>
            </w:r>
          </w:p>
        </w:tc>
        <w:tc>
          <w:tcPr>
            <w:tcW w:w="3969" w:type="dxa"/>
          </w:tcPr>
          <w:p w14:paraId="37CD41E1" w14:textId="366951F4" w:rsidR="00417363" w:rsidRPr="00417363" w:rsidRDefault="00417363" w:rsidP="00C47224">
            <w:pPr>
              <w:rPr>
                <w:rFonts w:cs="Arial"/>
                <w:i/>
                <w:color w:val="000000"/>
                <w:szCs w:val="20"/>
                <w:lang w:eastAsia="sv-SE"/>
              </w:rPr>
            </w:pPr>
            <w:r w:rsidRPr="00417363">
              <w:rPr>
                <w:szCs w:val="20"/>
              </w:rPr>
              <w:t>Mer detaljerad information om läkemedelsöverkänslighet.</w:t>
            </w:r>
          </w:p>
        </w:tc>
        <w:tc>
          <w:tcPr>
            <w:tcW w:w="1560" w:type="dxa"/>
          </w:tcPr>
          <w:p w14:paraId="5865176C" w14:textId="3A1E5D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4AE2ED0" w14:textId="77777777" w:rsidTr="00BE54CC">
        <w:tc>
          <w:tcPr>
            <w:tcW w:w="2660" w:type="dxa"/>
          </w:tcPr>
          <w:p w14:paraId="7A1792DC" w14:textId="3782913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/../../../atcSubstance</w:t>
            </w:r>
          </w:p>
        </w:tc>
        <w:tc>
          <w:tcPr>
            <w:tcW w:w="1417" w:type="dxa"/>
          </w:tcPr>
          <w:p w14:paraId="47B1E0A5" w14:textId="77777777" w:rsidR="00417363" w:rsidRPr="00417363" w:rsidRDefault="00417363" w:rsidP="00417363">
            <w:pPr>
              <w:rPr>
                <w:szCs w:val="20"/>
              </w:rPr>
            </w:pPr>
            <w:r w:rsidRPr="00417363">
              <w:rPr>
                <w:szCs w:val="20"/>
              </w:rPr>
              <w:t>CVType</w:t>
            </w:r>
          </w:p>
          <w:p w14:paraId="7569F5D5" w14:textId="270A0D6D" w:rsidR="00417363" w:rsidRPr="00417363" w:rsidRDefault="00417363" w:rsidP="00C47224">
            <w:pPr>
              <w:rPr>
                <w:szCs w:val="20"/>
              </w:rPr>
            </w:pPr>
          </w:p>
        </w:tc>
        <w:tc>
          <w:tcPr>
            <w:tcW w:w="3969" w:type="dxa"/>
          </w:tcPr>
          <w:p w14:paraId="4813B82F" w14:textId="77777777" w:rsidR="00417363" w:rsidRPr="00417363" w:rsidRDefault="00417363" w:rsidP="00417363">
            <w:pPr>
              <w:rPr>
                <w:szCs w:val="20"/>
              </w:rPr>
            </w:pPr>
            <w:r w:rsidRPr="00417363">
              <w:rPr>
                <w:szCs w:val="20"/>
              </w:rPr>
              <w:t xml:space="preserve">Kod och klartext som anger den substans, eller grupp av substanser, som kan förorsaka en överkänslighetsreaktion. ATC-kod på minst treställig nivå ska anges för en läkemedelsöverkänslighet med en allvarlighetsgrad livshotande eller skadande. Om en ATC-kod </w:t>
            </w:r>
            <w:proofErr w:type="gramStart"/>
            <w:r w:rsidRPr="00417363">
              <w:rPr>
                <w:szCs w:val="20"/>
              </w:rPr>
              <w:t>ej</w:t>
            </w:r>
            <w:proofErr w:type="gramEnd"/>
            <w:r w:rsidRPr="00417363">
              <w:rPr>
                <w:szCs w:val="20"/>
              </w:rPr>
              <w:t xml:space="preserve">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7D08EC94" w14:textId="0E03EFD0" w:rsidR="00417363" w:rsidRPr="00417363" w:rsidRDefault="00417363" w:rsidP="00C47224">
            <w:pPr>
              <w:rPr>
                <w:rFonts w:cs="Arial"/>
                <w:szCs w:val="20"/>
              </w:rPr>
            </w:pPr>
          </w:p>
        </w:tc>
        <w:tc>
          <w:tcPr>
            <w:tcW w:w="1560" w:type="dxa"/>
          </w:tcPr>
          <w:p w14:paraId="5A68E1E0" w14:textId="51C0A3C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7A893B0" w14:textId="77777777" w:rsidTr="00BE54CC">
        <w:tc>
          <w:tcPr>
            <w:tcW w:w="2660" w:type="dxa"/>
          </w:tcPr>
          <w:p w14:paraId="29468C46" w14:textId="3ACFAB1F"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12802170" w14:textId="1A3F17E4" w:rsidR="00417363" w:rsidRPr="00417363" w:rsidRDefault="00417363" w:rsidP="00C47224">
            <w:pPr>
              <w:rPr>
                <w:i/>
                <w:szCs w:val="20"/>
              </w:rPr>
            </w:pPr>
            <w:r w:rsidRPr="00417363">
              <w:rPr>
                <w:szCs w:val="20"/>
              </w:rPr>
              <w:t>string</w:t>
            </w:r>
          </w:p>
        </w:tc>
        <w:tc>
          <w:tcPr>
            <w:tcW w:w="3969" w:type="dxa"/>
          </w:tcPr>
          <w:p w14:paraId="588F8E84" w14:textId="49E1C823" w:rsidR="00417363" w:rsidRPr="00417363" w:rsidRDefault="00417363" w:rsidP="00C47224">
            <w:pPr>
              <w:rPr>
                <w:rFonts w:cs="Arial"/>
                <w:i/>
                <w:color w:val="000000"/>
                <w:szCs w:val="20"/>
                <w:lang w:eastAsia="sv-SE"/>
              </w:rPr>
            </w:pPr>
            <w:r w:rsidRPr="00417363">
              <w:rPr>
                <w:szCs w:val="20"/>
              </w:rPr>
              <w:t>Substansens ATC-kod.</w:t>
            </w:r>
          </w:p>
        </w:tc>
        <w:tc>
          <w:tcPr>
            <w:tcW w:w="1560" w:type="dxa"/>
          </w:tcPr>
          <w:p w14:paraId="165B4D13" w14:textId="09195CE9"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438C96F0" w14:textId="77777777" w:rsidTr="00BE54CC">
        <w:tc>
          <w:tcPr>
            <w:tcW w:w="2660" w:type="dxa"/>
          </w:tcPr>
          <w:p w14:paraId="2936B336" w14:textId="0DE3A1BB"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3285E427" w14:textId="1AA3586C" w:rsidR="00417363" w:rsidRPr="00417363" w:rsidRDefault="00417363" w:rsidP="00C47224">
            <w:pPr>
              <w:rPr>
                <w:i/>
                <w:szCs w:val="20"/>
              </w:rPr>
            </w:pPr>
            <w:r w:rsidRPr="00417363">
              <w:rPr>
                <w:szCs w:val="20"/>
              </w:rPr>
              <w:t>string</w:t>
            </w:r>
          </w:p>
        </w:tc>
        <w:tc>
          <w:tcPr>
            <w:tcW w:w="3969" w:type="dxa"/>
          </w:tcPr>
          <w:p w14:paraId="558E7539" w14:textId="67B25210" w:rsidR="00417363" w:rsidRPr="00417363" w:rsidRDefault="00417363" w:rsidP="00C47224">
            <w:pPr>
              <w:rPr>
                <w:rFonts w:cs="Arial"/>
                <w:i/>
                <w:color w:val="000000"/>
                <w:szCs w:val="20"/>
                <w:lang w:eastAsia="sv-SE"/>
              </w:rPr>
            </w:pPr>
            <w:r w:rsidRPr="00417363">
              <w:rPr>
                <w:szCs w:val="20"/>
              </w:rPr>
              <w:t>Klartext för substans (substansnamn)</w:t>
            </w:r>
          </w:p>
        </w:tc>
        <w:tc>
          <w:tcPr>
            <w:tcW w:w="1560" w:type="dxa"/>
          </w:tcPr>
          <w:p w14:paraId="5533E95E" w14:textId="778CA42D"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7F4A3A9C" w14:textId="77777777" w:rsidTr="00BE54CC">
        <w:tc>
          <w:tcPr>
            <w:tcW w:w="2660" w:type="dxa"/>
          </w:tcPr>
          <w:p w14:paraId="03873C39" w14:textId="6B2E5D8F" w:rsidR="00417363" w:rsidRPr="00417363" w:rsidRDefault="00417363" w:rsidP="00C47224">
            <w:pPr>
              <w:pStyle w:val="TableParagraph"/>
              <w:spacing w:line="229" w:lineRule="exact"/>
              <w:ind w:left="102"/>
              <w:rPr>
                <w:rFonts w:ascii="Georgia" w:hAnsi="Georgia"/>
                <w:i/>
                <w:sz w:val="20"/>
                <w:szCs w:val="20"/>
                <w:lang w:val="en-US" w:eastAsia="sv-SE"/>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61E11AC" w14:textId="539A774C" w:rsidR="00417363" w:rsidRPr="00417363" w:rsidRDefault="00417363" w:rsidP="00C47224">
            <w:pPr>
              <w:rPr>
                <w:szCs w:val="20"/>
                <w:lang w:val="en-GB"/>
              </w:rPr>
            </w:pPr>
            <w:r w:rsidRPr="00417363">
              <w:rPr>
                <w:szCs w:val="20"/>
              </w:rPr>
              <w:t>string</w:t>
            </w:r>
          </w:p>
        </w:tc>
        <w:tc>
          <w:tcPr>
            <w:tcW w:w="3969" w:type="dxa"/>
          </w:tcPr>
          <w:p w14:paraId="7A98F1CF" w14:textId="03EB9C24" w:rsidR="00417363" w:rsidRPr="00417363" w:rsidRDefault="00417363" w:rsidP="00C47224">
            <w:pPr>
              <w:rPr>
                <w:rFonts w:cs="Arial"/>
                <w:i/>
                <w:color w:val="000000"/>
                <w:szCs w:val="20"/>
                <w:lang w:eastAsia="sv-SE"/>
              </w:rPr>
            </w:pPr>
            <w:r w:rsidRPr="00417363">
              <w:rPr>
                <w:szCs w:val="20"/>
              </w:rPr>
              <w:t>1.2.752.129.2.2.3.1.1</w:t>
            </w:r>
          </w:p>
        </w:tc>
        <w:tc>
          <w:tcPr>
            <w:tcW w:w="1560" w:type="dxa"/>
          </w:tcPr>
          <w:p w14:paraId="58819BFE" w14:textId="0BE3FC73" w:rsidR="00417363" w:rsidRPr="00BE54CC" w:rsidRDefault="00417363" w:rsidP="00C47224">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144FFB64" w14:textId="77777777" w:rsidTr="00BE54CC">
        <w:tc>
          <w:tcPr>
            <w:tcW w:w="2660" w:type="dxa"/>
          </w:tcPr>
          <w:p w14:paraId="5DB75C9E" w14:textId="119FC83D"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w:t>
            </w:r>
          </w:p>
        </w:tc>
        <w:tc>
          <w:tcPr>
            <w:tcW w:w="1417" w:type="dxa"/>
          </w:tcPr>
          <w:p w14:paraId="5E69139B" w14:textId="35903C96" w:rsidR="00417363" w:rsidRPr="00417363" w:rsidRDefault="00417363" w:rsidP="00C47224">
            <w:pPr>
              <w:rPr>
                <w:szCs w:val="20"/>
              </w:rPr>
            </w:pPr>
            <w:r w:rsidRPr="00417363">
              <w:rPr>
                <w:szCs w:val="20"/>
              </w:rPr>
              <w:t>string</w:t>
            </w:r>
          </w:p>
        </w:tc>
        <w:tc>
          <w:tcPr>
            <w:tcW w:w="3969" w:type="dxa"/>
          </w:tcPr>
          <w:p w14:paraId="018DEA1A" w14:textId="77777777" w:rsidR="00417363" w:rsidRPr="00417363" w:rsidRDefault="00417363" w:rsidP="00417363">
            <w:pPr>
              <w:rPr>
                <w:szCs w:val="20"/>
              </w:rPr>
            </w:pPr>
            <w:r w:rsidRPr="00417363">
              <w:rPr>
                <w:szCs w:val="20"/>
              </w:rPr>
              <w:t>Text som anger benämning på aktiv substans som kan förorsaka en överkänslighetsreaktion</w:t>
            </w:r>
          </w:p>
          <w:p w14:paraId="002204F8" w14:textId="7971105E" w:rsidR="00417363" w:rsidRPr="00417363" w:rsidRDefault="00417363" w:rsidP="00C47224">
            <w:pPr>
              <w:rPr>
                <w:rFonts w:eastAsia="Times New Roman" w:cs="Arial"/>
                <w:szCs w:val="20"/>
              </w:rPr>
            </w:pPr>
          </w:p>
        </w:tc>
        <w:tc>
          <w:tcPr>
            <w:tcW w:w="1560" w:type="dxa"/>
          </w:tcPr>
          <w:p w14:paraId="34254189" w14:textId="7A3869F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3E1854B" w14:textId="77777777" w:rsidTr="00BE54CC">
        <w:tc>
          <w:tcPr>
            <w:tcW w:w="2660" w:type="dxa"/>
          </w:tcPr>
          <w:p w14:paraId="5B6BEC4A" w14:textId="3589C10B"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/../../../nonATCSubstanceComment</w:t>
            </w:r>
          </w:p>
        </w:tc>
        <w:tc>
          <w:tcPr>
            <w:tcW w:w="1417" w:type="dxa"/>
          </w:tcPr>
          <w:p w14:paraId="5654BF3A" w14:textId="4DA960B0" w:rsidR="00417363" w:rsidRPr="00417363" w:rsidRDefault="00417363" w:rsidP="00C47224">
            <w:pPr>
              <w:rPr>
                <w:i/>
                <w:szCs w:val="20"/>
              </w:rPr>
            </w:pPr>
            <w:r w:rsidRPr="00417363">
              <w:rPr>
                <w:szCs w:val="20"/>
              </w:rPr>
              <w:t>string</w:t>
            </w:r>
          </w:p>
        </w:tc>
        <w:tc>
          <w:tcPr>
            <w:tcW w:w="3969" w:type="dxa"/>
          </w:tcPr>
          <w:p w14:paraId="704129FD" w14:textId="77777777" w:rsidR="00417363" w:rsidRPr="00417363" w:rsidRDefault="00417363" w:rsidP="00417363">
            <w:pPr>
              <w:rPr>
                <w:szCs w:val="20"/>
              </w:rPr>
            </w:pPr>
            <w:r w:rsidRPr="00417363">
              <w:rPr>
                <w:szCs w:val="20"/>
              </w:rPr>
              <w:t xml:space="preserve">Text som innehåller en förklaing till varför </w:t>
            </w:r>
            <w:proofErr w:type="gramStart"/>
            <w:r w:rsidRPr="00417363">
              <w:rPr>
                <w:szCs w:val="20"/>
              </w:rPr>
              <w:t>ej</w:t>
            </w:r>
            <w:proofErr w:type="gramEnd"/>
            <w:r w:rsidRPr="00417363">
              <w:rPr>
                <w:szCs w:val="20"/>
              </w:rPr>
              <w:t xml:space="preserve"> ATC-kod används.</w:t>
            </w:r>
          </w:p>
          <w:p w14:paraId="0C3906F0" w14:textId="75EF168E" w:rsidR="00417363" w:rsidRPr="00417363" w:rsidRDefault="00417363" w:rsidP="00C47224">
            <w:pPr>
              <w:rPr>
                <w:i/>
                <w:szCs w:val="20"/>
              </w:rPr>
            </w:pPr>
          </w:p>
        </w:tc>
        <w:tc>
          <w:tcPr>
            <w:tcW w:w="1560" w:type="dxa"/>
          </w:tcPr>
          <w:p w14:paraId="02CBEA20" w14:textId="5D45051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47E6317" w14:textId="77777777" w:rsidTr="00BE54CC">
        <w:tc>
          <w:tcPr>
            <w:tcW w:w="2660" w:type="dxa"/>
          </w:tcPr>
          <w:p w14:paraId="5DC38CE0" w14:textId="6A20DA9A"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/../../../pharmaceuticalProductId</w:t>
            </w:r>
          </w:p>
        </w:tc>
        <w:tc>
          <w:tcPr>
            <w:tcW w:w="1417" w:type="dxa"/>
          </w:tcPr>
          <w:p w14:paraId="32005D2B" w14:textId="0C67570A" w:rsidR="00417363" w:rsidRPr="00417363" w:rsidRDefault="00417363" w:rsidP="00C47224">
            <w:pPr>
              <w:rPr>
                <w:i/>
                <w:szCs w:val="20"/>
              </w:rPr>
            </w:pPr>
            <w:r w:rsidRPr="00417363">
              <w:rPr>
                <w:szCs w:val="20"/>
              </w:rPr>
              <w:t>CVType</w:t>
            </w:r>
          </w:p>
        </w:tc>
        <w:tc>
          <w:tcPr>
            <w:tcW w:w="3969" w:type="dxa"/>
          </w:tcPr>
          <w:p w14:paraId="7FA7D19F" w14:textId="77777777" w:rsidR="00417363" w:rsidRPr="00417363" w:rsidRDefault="00417363" w:rsidP="00417363">
            <w:pPr>
              <w:rPr>
                <w:szCs w:val="20"/>
              </w:rPr>
            </w:pPr>
            <w:r w:rsidRPr="00417363">
              <w:rPr>
                <w:szCs w:val="20"/>
              </w:rPr>
              <w:t>Identifierare för aktuell läkemedelsprodukt som kan orsaka överkänslighet. För kompatibilitet med NPÖ 2.2.0 skall detta anges med NPL-id (1.2.752.129.2.1.5.1).</w:t>
            </w:r>
          </w:p>
          <w:p w14:paraId="530314C2" w14:textId="7382E569" w:rsidR="00417363" w:rsidRPr="00417363" w:rsidRDefault="00417363" w:rsidP="00C47224">
            <w:pPr>
              <w:rPr>
                <w:i/>
                <w:szCs w:val="20"/>
              </w:rPr>
            </w:pPr>
          </w:p>
        </w:tc>
        <w:tc>
          <w:tcPr>
            <w:tcW w:w="1560" w:type="dxa"/>
          </w:tcPr>
          <w:p w14:paraId="7B8D7126" w14:textId="77777777"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w:t>
            </w:r>
          </w:p>
          <w:p w14:paraId="38404406" w14:textId="6421B0ED" w:rsidR="00417363" w:rsidRPr="00417363" w:rsidRDefault="00417363" w:rsidP="00C47224">
            <w:pPr>
              <w:pStyle w:val="TableParagraph"/>
              <w:spacing w:line="226" w:lineRule="exact"/>
              <w:ind w:left="102"/>
              <w:rPr>
                <w:rFonts w:ascii="Georgia" w:hAnsi="Georgia"/>
                <w:i/>
                <w:sz w:val="20"/>
                <w:szCs w:val="20"/>
              </w:rPr>
            </w:pPr>
          </w:p>
        </w:tc>
      </w:tr>
      <w:tr w:rsidR="00417363" w14:paraId="69BFF8DA" w14:textId="77777777" w:rsidTr="00BE54CC">
        <w:tc>
          <w:tcPr>
            <w:tcW w:w="2660" w:type="dxa"/>
          </w:tcPr>
          <w:p w14:paraId="4FAC12B7" w14:textId="75A756EC"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1756DA83" w14:textId="3A5AC702" w:rsidR="00417363" w:rsidRPr="00417363" w:rsidRDefault="00417363" w:rsidP="00C47224">
            <w:pPr>
              <w:rPr>
                <w:szCs w:val="20"/>
                <w:lang w:val="en-GB"/>
              </w:rPr>
            </w:pPr>
            <w:r w:rsidRPr="00417363">
              <w:rPr>
                <w:szCs w:val="20"/>
              </w:rPr>
              <w:t>string</w:t>
            </w:r>
          </w:p>
        </w:tc>
        <w:tc>
          <w:tcPr>
            <w:tcW w:w="3969" w:type="dxa"/>
          </w:tcPr>
          <w:p w14:paraId="7A0999DF" w14:textId="334E275F"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5D60E863" w14:textId="0DB0479F"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FAB4F7A" w14:textId="77777777" w:rsidTr="00BE54CC">
        <w:tc>
          <w:tcPr>
            <w:tcW w:w="2660" w:type="dxa"/>
          </w:tcPr>
          <w:p w14:paraId="04BAA9B3" w14:textId="3F7CE83D"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080CFE17" w14:textId="5DED219C" w:rsidR="00417363" w:rsidRPr="00417363" w:rsidRDefault="00417363" w:rsidP="00C47224">
            <w:pPr>
              <w:rPr>
                <w:szCs w:val="20"/>
                <w:lang w:val="en-GB"/>
              </w:rPr>
            </w:pPr>
            <w:r w:rsidRPr="00417363">
              <w:rPr>
                <w:szCs w:val="20"/>
              </w:rPr>
              <w:t>string</w:t>
            </w:r>
          </w:p>
        </w:tc>
        <w:tc>
          <w:tcPr>
            <w:tcW w:w="3969" w:type="dxa"/>
          </w:tcPr>
          <w:p w14:paraId="757C6576" w14:textId="4AE3E68F" w:rsidR="00417363" w:rsidRPr="00417363" w:rsidRDefault="00417363" w:rsidP="00C47224">
            <w:pPr>
              <w:rPr>
                <w:rFonts w:cs="Arial"/>
                <w:szCs w:val="20"/>
              </w:rPr>
            </w:pPr>
            <w:r w:rsidRPr="00417363">
              <w:rPr>
                <w:szCs w:val="20"/>
              </w:rPr>
              <w:t>Klartext. Om displayName anges måste också code och codeSystem anges.</w:t>
            </w:r>
          </w:p>
        </w:tc>
        <w:tc>
          <w:tcPr>
            <w:tcW w:w="1560" w:type="dxa"/>
          </w:tcPr>
          <w:p w14:paraId="404D470B" w14:textId="34F7B74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1D9952" w14:textId="77777777" w:rsidTr="00BE54CC">
        <w:tc>
          <w:tcPr>
            <w:tcW w:w="2660" w:type="dxa"/>
          </w:tcPr>
          <w:p w14:paraId="1A14FD66" w14:textId="72CF19C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3249F21F" w14:textId="69A3CA86" w:rsidR="00417363" w:rsidRPr="00417363" w:rsidRDefault="00417363" w:rsidP="00C47224">
            <w:pPr>
              <w:rPr>
                <w:i/>
                <w:szCs w:val="20"/>
                <w:lang w:val="en-GB"/>
              </w:rPr>
            </w:pPr>
            <w:r w:rsidRPr="00417363">
              <w:rPr>
                <w:szCs w:val="20"/>
              </w:rPr>
              <w:t>string</w:t>
            </w:r>
          </w:p>
        </w:tc>
        <w:tc>
          <w:tcPr>
            <w:tcW w:w="3969" w:type="dxa"/>
          </w:tcPr>
          <w:p w14:paraId="59DA4E5A" w14:textId="70EF8467" w:rsidR="00417363" w:rsidRPr="00417363" w:rsidRDefault="00417363" w:rsidP="00C47224">
            <w:pPr>
              <w:rPr>
                <w:rFonts w:cs="Arial"/>
                <w:i/>
                <w:szCs w:val="20"/>
              </w:rPr>
            </w:pPr>
            <w:r w:rsidRPr="00417363">
              <w:rPr>
                <w:szCs w:val="20"/>
              </w:rPr>
              <w:t xml:space="preserve">OID för kodsystem. Om codeSystem anges </w:t>
            </w:r>
            <w:r w:rsidRPr="00417363">
              <w:rPr>
                <w:szCs w:val="20"/>
              </w:rPr>
              <w:lastRenderedPageBreak/>
              <w:t>måste också code och displayName anges.</w:t>
            </w:r>
          </w:p>
        </w:tc>
        <w:tc>
          <w:tcPr>
            <w:tcW w:w="1560" w:type="dxa"/>
          </w:tcPr>
          <w:p w14:paraId="26FCAA4A" w14:textId="283C4AA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5FA80C7" w14:textId="77777777" w:rsidTr="00BE54CC">
        <w:tc>
          <w:tcPr>
            <w:tcW w:w="2660" w:type="dxa"/>
          </w:tcPr>
          <w:p w14:paraId="788FC0B8" w14:textId="0FB21363"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/../../../../codeSystemName</w:t>
            </w:r>
          </w:p>
        </w:tc>
        <w:tc>
          <w:tcPr>
            <w:tcW w:w="1417" w:type="dxa"/>
          </w:tcPr>
          <w:p w14:paraId="3DE13C32" w14:textId="06152525" w:rsidR="00417363" w:rsidRPr="00417363" w:rsidRDefault="00417363" w:rsidP="00C47224">
            <w:pPr>
              <w:rPr>
                <w:i/>
                <w:szCs w:val="20"/>
                <w:lang w:val="en-GB"/>
              </w:rPr>
            </w:pPr>
            <w:r w:rsidRPr="00417363">
              <w:rPr>
                <w:szCs w:val="20"/>
              </w:rPr>
              <w:t>string</w:t>
            </w:r>
          </w:p>
        </w:tc>
        <w:tc>
          <w:tcPr>
            <w:tcW w:w="3969" w:type="dxa"/>
          </w:tcPr>
          <w:p w14:paraId="04CF0CA1" w14:textId="22B64A24" w:rsidR="00417363" w:rsidRPr="00417363" w:rsidRDefault="00417363" w:rsidP="00C47224">
            <w:pPr>
              <w:rPr>
                <w:rFonts w:cs="Arial"/>
                <w:i/>
                <w:szCs w:val="20"/>
              </w:rPr>
            </w:pPr>
            <w:r w:rsidRPr="00417363">
              <w:rPr>
                <w:szCs w:val="20"/>
              </w:rPr>
              <w:t>Klartext för kodsystem.</w:t>
            </w:r>
          </w:p>
        </w:tc>
        <w:tc>
          <w:tcPr>
            <w:tcW w:w="1560" w:type="dxa"/>
          </w:tcPr>
          <w:p w14:paraId="16243463" w14:textId="300BFC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7B61A85" w14:textId="77777777" w:rsidTr="00BE54CC">
        <w:tc>
          <w:tcPr>
            <w:tcW w:w="2660" w:type="dxa"/>
          </w:tcPr>
          <w:p w14:paraId="762AF85B" w14:textId="711138F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69869F63" w14:textId="2697C30C" w:rsidR="00417363" w:rsidRPr="00417363" w:rsidRDefault="00417363" w:rsidP="00C47224">
            <w:pPr>
              <w:rPr>
                <w:i/>
                <w:szCs w:val="20"/>
                <w:lang w:val="en-GB"/>
              </w:rPr>
            </w:pPr>
            <w:r w:rsidRPr="00417363">
              <w:rPr>
                <w:szCs w:val="20"/>
              </w:rPr>
              <w:t>string</w:t>
            </w:r>
          </w:p>
        </w:tc>
        <w:tc>
          <w:tcPr>
            <w:tcW w:w="3969" w:type="dxa"/>
          </w:tcPr>
          <w:p w14:paraId="6C9D7B32" w14:textId="7046C96A" w:rsidR="00417363" w:rsidRPr="00417363" w:rsidRDefault="00417363" w:rsidP="00C47224">
            <w:pPr>
              <w:rPr>
                <w:rFonts w:cs="Arial"/>
                <w:i/>
                <w:szCs w:val="20"/>
              </w:rPr>
            </w:pPr>
            <w:r w:rsidRPr="00417363">
              <w:rPr>
                <w:szCs w:val="20"/>
              </w:rPr>
              <w:t>Kodsystemsversion.</w:t>
            </w:r>
          </w:p>
        </w:tc>
        <w:tc>
          <w:tcPr>
            <w:tcW w:w="1560" w:type="dxa"/>
          </w:tcPr>
          <w:p w14:paraId="708C0C05" w14:textId="1C25C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C940EC0" w14:textId="77777777" w:rsidTr="00BE54CC">
        <w:tc>
          <w:tcPr>
            <w:tcW w:w="2660" w:type="dxa"/>
          </w:tcPr>
          <w:p w14:paraId="30244027" w14:textId="7CE37F63"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9BDD7DB" w14:textId="5C556159" w:rsidR="00417363" w:rsidRPr="00417363" w:rsidRDefault="00417363" w:rsidP="00C47224">
            <w:pPr>
              <w:rPr>
                <w:i/>
                <w:szCs w:val="20"/>
                <w:lang w:val="en-GB"/>
              </w:rPr>
            </w:pPr>
            <w:r w:rsidRPr="00417363">
              <w:rPr>
                <w:szCs w:val="20"/>
              </w:rPr>
              <w:t>string</w:t>
            </w:r>
          </w:p>
        </w:tc>
        <w:tc>
          <w:tcPr>
            <w:tcW w:w="3969" w:type="dxa"/>
          </w:tcPr>
          <w:p w14:paraId="030ED58A" w14:textId="3DA4DF6C" w:rsidR="00417363" w:rsidRPr="00417363" w:rsidRDefault="00417363" w:rsidP="00C47224">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6B22AEAD" w14:textId="45C5928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563E0B" w14:textId="77777777" w:rsidTr="00BE54CC">
        <w:trPr>
          <w:trHeight w:val="112"/>
        </w:trPr>
        <w:tc>
          <w:tcPr>
            <w:tcW w:w="2660" w:type="dxa"/>
          </w:tcPr>
          <w:p w14:paraId="47069585" w14:textId="7408BF4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/../../otherHypersensitivity</w:t>
            </w:r>
          </w:p>
        </w:tc>
        <w:tc>
          <w:tcPr>
            <w:tcW w:w="1417" w:type="dxa"/>
          </w:tcPr>
          <w:p w14:paraId="62A2EAE1" w14:textId="0BED6E0A" w:rsidR="00417363" w:rsidRPr="00417363" w:rsidRDefault="00C35178" w:rsidP="00C47224">
            <w:pPr>
              <w:rPr>
                <w:i/>
                <w:szCs w:val="20"/>
                <w:lang w:val="en-GB"/>
              </w:rPr>
            </w:pPr>
            <w:r>
              <w:rPr>
                <w:szCs w:val="20"/>
              </w:rPr>
              <w:t>OtherHypers</w:t>
            </w:r>
            <w:r w:rsidR="00417363" w:rsidRPr="00417363">
              <w:rPr>
                <w:szCs w:val="20"/>
              </w:rPr>
              <w:t>ensitivityType</w:t>
            </w:r>
          </w:p>
        </w:tc>
        <w:tc>
          <w:tcPr>
            <w:tcW w:w="3969" w:type="dxa"/>
          </w:tcPr>
          <w:p w14:paraId="1F19923B" w14:textId="2EA167FE" w:rsidR="00417363" w:rsidRPr="00417363" w:rsidRDefault="00417363" w:rsidP="00C47224">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330BA8C4" w14:textId="2A5EA7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279CBEF" w14:textId="77777777" w:rsidTr="00BE54CC">
        <w:tc>
          <w:tcPr>
            <w:tcW w:w="2660" w:type="dxa"/>
          </w:tcPr>
          <w:p w14:paraId="449719D7" w14:textId="323C0E2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w:t>
            </w:r>
          </w:p>
        </w:tc>
        <w:tc>
          <w:tcPr>
            <w:tcW w:w="1417" w:type="dxa"/>
          </w:tcPr>
          <w:p w14:paraId="73C731E2" w14:textId="6296998B" w:rsidR="00417363" w:rsidRPr="00417363" w:rsidRDefault="00417363" w:rsidP="00C47224">
            <w:pPr>
              <w:rPr>
                <w:szCs w:val="20"/>
              </w:rPr>
            </w:pPr>
            <w:r w:rsidRPr="00417363">
              <w:rPr>
                <w:szCs w:val="20"/>
              </w:rPr>
              <w:t>string</w:t>
            </w:r>
          </w:p>
        </w:tc>
        <w:tc>
          <w:tcPr>
            <w:tcW w:w="3969" w:type="dxa"/>
          </w:tcPr>
          <w:p w14:paraId="345FEBC9" w14:textId="77777777" w:rsidR="00417363" w:rsidRPr="00417363" w:rsidRDefault="00417363" w:rsidP="00417363">
            <w:pPr>
              <w:rPr>
                <w:szCs w:val="20"/>
              </w:rPr>
            </w:pPr>
            <w:r w:rsidRPr="00417363">
              <w:rPr>
                <w:szCs w:val="20"/>
              </w:rPr>
              <w:t>Text som beskriver det agens som bedöms kunna orsaka en överkänslighetsreaktion.</w:t>
            </w:r>
          </w:p>
          <w:p w14:paraId="3BD190B4" w14:textId="5EE55349" w:rsidR="00417363" w:rsidRPr="00417363" w:rsidRDefault="00417363" w:rsidP="00C47224">
            <w:pPr>
              <w:rPr>
                <w:rFonts w:cs="Arial"/>
                <w:i/>
                <w:szCs w:val="20"/>
              </w:rPr>
            </w:pPr>
            <w:r w:rsidRPr="00417363">
              <w:rPr>
                <w:szCs w:val="20"/>
              </w:rPr>
              <w:t>Bör anges.</w:t>
            </w:r>
          </w:p>
        </w:tc>
        <w:tc>
          <w:tcPr>
            <w:tcW w:w="1560" w:type="dxa"/>
          </w:tcPr>
          <w:p w14:paraId="71A92EEA" w14:textId="3C20B94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FF64347" w14:textId="77777777" w:rsidTr="00BE54CC">
        <w:tc>
          <w:tcPr>
            <w:tcW w:w="2660" w:type="dxa"/>
          </w:tcPr>
          <w:p w14:paraId="15914C4B" w14:textId="55173BCC" w:rsidR="00417363" w:rsidRPr="00417363" w:rsidRDefault="00417363" w:rsidP="00C47224">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/../../../hypersensitivityAgentCode</w:t>
            </w:r>
          </w:p>
        </w:tc>
        <w:tc>
          <w:tcPr>
            <w:tcW w:w="1417" w:type="dxa"/>
          </w:tcPr>
          <w:p w14:paraId="68F5934E" w14:textId="77777777" w:rsidR="00417363" w:rsidRPr="00417363" w:rsidRDefault="00417363" w:rsidP="00417363">
            <w:pPr>
              <w:rPr>
                <w:szCs w:val="20"/>
              </w:rPr>
            </w:pPr>
            <w:r w:rsidRPr="00417363">
              <w:rPr>
                <w:szCs w:val="20"/>
              </w:rPr>
              <w:t>CVType</w:t>
            </w:r>
          </w:p>
          <w:p w14:paraId="0228A322" w14:textId="775DEA61" w:rsidR="00417363" w:rsidRPr="00417363" w:rsidRDefault="00417363" w:rsidP="00C47224">
            <w:pPr>
              <w:rPr>
                <w:szCs w:val="20"/>
              </w:rPr>
            </w:pPr>
          </w:p>
        </w:tc>
        <w:tc>
          <w:tcPr>
            <w:tcW w:w="3969" w:type="dxa"/>
          </w:tcPr>
          <w:p w14:paraId="7FC1E41D" w14:textId="77777777" w:rsidR="00417363" w:rsidRPr="00417363" w:rsidRDefault="00417363" w:rsidP="00417363">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6C06F736" w14:textId="30211225" w:rsidR="00417363" w:rsidRPr="00417363" w:rsidRDefault="00417363" w:rsidP="00C47224">
            <w:pPr>
              <w:rPr>
                <w:rFonts w:cs="Arial"/>
                <w:szCs w:val="20"/>
              </w:rPr>
            </w:pPr>
          </w:p>
        </w:tc>
        <w:tc>
          <w:tcPr>
            <w:tcW w:w="1560" w:type="dxa"/>
          </w:tcPr>
          <w:p w14:paraId="6246C4BC" w14:textId="127DF2C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E875DFF" w14:textId="77777777" w:rsidTr="00BE54CC">
        <w:tc>
          <w:tcPr>
            <w:tcW w:w="2660" w:type="dxa"/>
          </w:tcPr>
          <w:p w14:paraId="357FD29C" w14:textId="5497B063"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03BF8005" w14:textId="4C22E6A2" w:rsidR="00417363" w:rsidRPr="00417363" w:rsidRDefault="00417363" w:rsidP="00C47224">
            <w:pPr>
              <w:rPr>
                <w:i/>
                <w:szCs w:val="20"/>
              </w:rPr>
            </w:pPr>
            <w:r w:rsidRPr="00417363">
              <w:rPr>
                <w:szCs w:val="20"/>
              </w:rPr>
              <w:t>string</w:t>
            </w:r>
          </w:p>
        </w:tc>
        <w:tc>
          <w:tcPr>
            <w:tcW w:w="3969" w:type="dxa"/>
          </w:tcPr>
          <w:p w14:paraId="649EEF05" w14:textId="1DF200FC"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0447D4A" w14:textId="2B8CBF1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B18C0A0" w14:textId="77777777" w:rsidTr="00BE54CC">
        <w:tc>
          <w:tcPr>
            <w:tcW w:w="2660" w:type="dxa"/>
          </w:tcPr>
          <w:p w14:paraId="65D9C59D" w14:textId="0FA29205"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E7EFC23" w14:textId="6AC87FC3" w:rsidR="00417363" w:rsidRPr="00417363" w:rsidRDefault="00417363" w:rsidP="00C47224">
            <w:pPr>
              <w:rPr>
                <w:szCs w:val="20"/>
              </w:rPr>
            </w:pPr>
            <w:r w:rsidRPr="00417363">
              <w:rPr>
                <w:szCs w:val="20"/>
              </w:rPr>
              <w:t>string</w:t>
            </w:r>
          </w:p>
        </w:tc>
        <w:tc>
          <w:tcPr>
            <w:tcW w:w="3969" w:type="dxa"/>
          </w:tcPr>
          <w:p w14:paraId="189BBE55" w14:textId="28DA53A7" w:rsidR="00417363" w:rsidRPr="00417363" w:rsidRDefault="00417363" w:rsidP="00C47224">
            <w:pPr>
              <w:rPr>
                <w:szCs w:val="20"/>
              </w:rPr>
            </w:pPr>
            <w:r w:rsidRPr="00417363">
              <w:rPr>
                <w:szCs w:val="20"/>
              </w:rPr>
              <w:t>Klartext. Om displayName anges måste också code och codeSystem anges.</w:t>
            </w:r>
          </w:p>
        </w:tc>
        <w:tc>
          <w:tcPr>
            <w:tcW w:w="1560" w:type="dxa"/>
          </w:tcPr>
          <w:p w14:paraId="29E180D9" w14:textId="5AC7F2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D1A5E29" w14:textId="77777777" w:rsidTr="00BE54CC">
        <w:tc>
          <w:tcPr>
            <w:tcW w:w="2660" w:type="dxa"/>
          </w:tcPr>
          <w:p w14:paraId="18F826EE" w14:textId="579B372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2FA438B" w14:textId="78A03227" w:rsidR="00417363" w:rsidRPr="00417363" w:rsidRDefault="00417363" w:rsidP="00C47224">
            <w:pPr>
              <w:rPr>
                <w:szCs w:val="20"/>
              </w:rPr>
            </w:pPr>
            <w:r w:rsidRPr="00417363">
              <w:rPr>
                <w:szCs w:val="20"/>
              </w:rPr>
              <w:t>string</w:t>
            </w:r>
          </w:p>
        </w:tc>
        <w:tc>
          <w:tcPr>
            <w:tcW w:w="3969" w:type="dxa"/>
          </w:tcPr>
          <w:p w14:paraId="55FDDF1F" w14:textId="34B0F196"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076587E0" w14:textId="0330E53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4513EB8" w14:textId="77777777" w:rsidTr="00BE54CC">
        <w:tc>
          <w:tcPr>
            <w:tcW w:w="2660" w:type="dxa"/>
          </w:tcPr>
          <w:p w14:paraId="594B1F20" w14:textId="5BDFE02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31F5E2D8" w14:textId="36A7F531" w:rsidR="00417363" w:rsidRPr="00417363" w:rsidRDefault="00417363" w:rsidP="00C47224">
            <w:pPr>
              <w:rPr>
                <w:szCs w:val="20"/>
              </w:rPr>
            </w:pPr>
            <w:r w:rsidRPr="00417363">
              <w:rPr>
                <w:szCs w:val="20"/>
              </w:rPr>
              <w:t>string</w:t>
            </w:r>
          </w:p>
        </w:tc>
        <w:tc>
          <w:tcPr>
            <w:tcW w:w="3969" w:type="dxa"/>
          </w:tcPr>
          <w:p w14:paraId="410C589A" w14:textId="64762048" w:rsidR="00417363" w:rsidRPr="00417363" w:rsidRDefault="00417363" w:rsidP="00C47224">
            <w:pPr>
              <w:rPr>
                <w:szCs w:val="20"/>
              </w:rPr>
            </w:pPr>
            <w:r w:rsidRPr="00417363">
              <w:rPr>
                <w:szCs w:val="20"/>
              </w:rPr>
              <w:t>Klartext för kodsystem.</w:t>
            </w:r>
          </w:p>
        </w:tc>
        <w:tc>
          <w:tcPr>
            <w:tcW w:w="1560" w:type="dxa"/>
          </w:tcPr>
          <w:p w14:paraId="11AFE783" w14:textId="22C14EF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ACC9DF5" w14:textId="77777777" w:rsidTr="00BE54CC">
        <w:tc>
          <w:tcPr>
            <w:tcW w:w="2660" w:type="dxa"/>
          </w:tcPr>
          <w:p w14:paraId="2721BE50" w14:textId="66D482C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48EC2FA" w14:textId="01A96CFA" w:rsidR="00417363" w:rsidRPr="00417363" w:rsidRDefault="00417363" w:rsidP="00C47224">
            <w:pPr>
              <w:rPr>
                <w:szCs w:val="20"/>
              </w:rPr>
            </w:pPr>
            <w:r w:rsidRPr="00417363">
              <w:rPr>
                <w:szCs w:val="20"/>
              </w:rPr>
              <w:t>string</w:t>
            </w:r>
          </w:p>
        </w:tc>
        <w:tc>
          <w:tcPr>
            <w:tcW w:w="3969" w:type="dxa"/>
          </w:tcPr>
          <w:p w14:paraId="03DAC857" w14:textId="5BC66924" w:rsidR="00417363" w:rsidRPr="00417363" w:rsidRDefault="00417363" w:rsidP="00C47224">
            <w:pPr>
              <w:rPr>
                <w:szCs w:val="20"/>
              </w:rPr>
            </w:pPr>
            <w:r w:rsidRPr="00417363">
              <w:rPr>
                <w:szCs w:val="20"/>
              </w:rPr>
              <w:t>Kodsystemsversion</w:t>
            </w:r>
          </w:p>
        </w:tc>
        <w:tc>
          <w:tcPr>
            <w:tcW w:w="1560" w:type="dxa"/>
          </w:tcPr>
          <w:p w14:paraId="7B446B12" w14:textId="65BC7E5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C82A8C4" w14:textId="77777777" w:rsidTr="00BE54CC">
        <w:tc>
          <w:tcPr>
            <w:tcW w:w="2660" w:type="dxa"/>
          </w:tcPr>
          <w:p w14:paraId="46020E75" w14:textId="7B9143E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57F1799E" w14:textId="0EE64FC2" w:rsidR="00417363" w:rsidRPr="00417363" w:rsidRDefault="00417363" w:rsidP="00C47224">
            <w:pPr>
              <w:rPr>
                <w:szCs w:val="20"/>
              </w:rPr>
            </w:pPr>
            <w:r w:rsidRPr="00417363">
              <w:rPr>
                <w:szCs w:val="20"/>
              </w:rPr>
              <w:t>string</w:t>
            </w:r>
          </w:p>
        </w:tc>
        <w:tc>
          <w:tcPr>
            <w:tcW w:w="3969" w:type="dxa"/>
            <w:vAlign w:val="bottom"/>
          </w:tcPr>
          <w:p w14:paraId="65D37771" w14:textId="348E755B"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C9A0A1B" w14:textId="5839008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B21D2A0" w14:textId="77777777" w:rsidTr="00BE54CC">
        <w:tc>
          <w:tcPr>
            <w:tcW w:w="2660" w:type="dxa"/>
          </w:tcPr>
          <w:p w14:paraId="42E310A9" w14:textId="2B99EB7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/../seriousDisease</w:t>
            </w:r>
          </w:p>
        </w:tc>
        <w:tc>
          <w:tcPr>
            <w:tcW w:w="1417" w:type="dxa"/>
          </w:tcPr>
          <w:p w14:paraId="1C02F91D" w14:textId="4AEAF591" w:rsidR="00417363" w:rsidRPr="00417363" w:rsidRDefault="00417363" w:rsidP="00C47224">
            <w:pPr>
              <w:rPr>
                <w:szCs w:val="20"/>
              </w:rPr>
            </w:pPr>
            <w:r w:rsidRPr="00417363">
              <w:rPr>
                <w:szCs w:val="20"/>
              </w:rPr>
              <w:t>SeriousDisea</w:t>
            </w:r>
            <w:r w:rsidRPr="00417363">
              <w:rPr>
                <w:szCs w:val="20"/>
              </w:rPr>
              <w:lastRenderedPageBreak/>
              <w:t>seType</w:t>
            </w:r>
          </w:p>
        </w:tc>
        <w:tc>
          <w:tcPr>
            <w:tcW w:w="3969" w:type="dxa"/>
          </w:tcPr>
          <w:p w14:paraId="391B9F95" w14:textId="32DBA480" w:rsidR="00417363" w:rsidRPr="00417363" w:rsidRDefault="00417363" w:rsidP="00C47224">
            <w:pPr>
              <w:rPr>
                <w:szCs w:val="20"/>
              </w:rPr>
            </w:pPr>
            <w:r w:rsidRPr="00417363">
              <w:rPr>
                <w:szCs w:val="20"/>
              </w:rPr>
              <w:lastRenderedPageBreak/>
              <w:t xml:space="preserve">En och endast en av hypersensitivity, </w:t>
            </w:r>
            <w:r w:rsidRPr="00417363">
              <w:rPr>
                <w:szCs w:val="20"/>
              </w:rPr>
              <w:lastRenderedPageBreak/>
              <w:t>seriousDisease, treatment, communicableDisease, restrictionOfCare och unstructuredAlertInformation ska anges.</w:t>
            </w:r>
          </w:p>
        </w:tc>
        <w:tc>
          <w:tcPr>
            <w:tcW w:w="1560" w:type="dxa"/>
          </w:tcPr>
          <w:p w14:paraId="73C5ECFE" w14:textId="2F42A0C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75F21F1" w14:textId="77777777" w:rsidTr="00BE54CC">
        <w:tc>
          <w:tcPr>
            <w:tcW w:w="2660" w:type="dxa"/>
          </w:tcPr>
          <w:p w14:paraId="128A012E" w14:textId="17A608B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/../../disease</w:t>
            </w:r>
          </w:p>
        </w:tc>
        <w:tc>
          <w:tcPr>
            <w:tcW w:w="1417" w:type="dxa"/>
          </w:tcPr>
          <w:p w14:paraId="535C0598" w14:textId="57A86F1A" w:rsidR="00417363" w:rsidRPr="00417363" w:rsidRDefault="00417363" w:rsidP="00C47224">
            <w:pPr>
              <w:rPr>
                <w:szCs w:val="20"/>
              </w:rPr>
            </w:pPr>
            <w:r w:rsidRPr="00417363">
              <w:rPr>
                <w:szCs w:val="20"/>
              </w:rPr>
              <w:t>CVType</w:t>
            </w:r>
          </w:p>
        </w:tc>
        <w:tc>
          <w:tcPr>
            <w:tcW w:w="3969" w:type="dxa"/>
          </w:tcPr>
          <w:p w14:paraId="0C4F87CA" w14:textId="73BB1B7F" w:rsidR="00417363" w:rsidRPr="00417363" w:rsidRDefault="00417363" w:rsidP="00C47224">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6219159D" w14:textId="6C1ADC4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A296C42" w14:textId="77777777" w:rsidTr="00BE54CC">
        <w:tc>
          <w:tcPr>
            <w:tcW w:w="2660" w:type="dxa"/>
          </w:tcPr>
          <w:p w14:paraId="50C59BF2" w14:textId="122AD73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7FC6436" w14:textId="108E9459" w:rsidR="00417363" w:rsidRPr="00417363" w:rsidRDefault="00417363" w:rsidP="00C47224">
            <w:pPr>
              <w:rPr>
                <w:szCs w:val="20"/>
              </w:rPr>
            </w:pPr>
            <w:r w:rsidRPr="00417363">
              <w:rPr>
                <w:szCs w:val="20"/>
              </w:rPr>
              <w:t>string</w:t>
            </w:r>
          </w:p>
        </w:tc>
        <w:tc>
          <w:tcPr>
            <w:tcW w:w="3969" w:type="dxa"/>
          </w:tcPr>
          <w:p w14:paraId="389D4887" w14:textId="48DDE57C"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04F445E1" w14:textId="03B9A70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1A85297" w14:textId="77777777" w:rsidTr="00BE54CC">
        <w:tc>
          <w:tcPr>
            <w:tcW w:w="2660" w:type="dxa"/>
          </w:tcPr>
          <w:p w14:paraId="4EDF6224" w14:textId="51751FA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AC4CDFA" w14:textId="154D323A" w:rsidR="00417363" w:rsidRPr="00417363" w:rsidRDefault="00417363" w:rsidP="00C47224">
            <w:pPr>
              <w:rPr>
                <w:szCs w:val="20"/>
              </w:rPr>
            </w:pPr>
            <w:r w:rsidRPr="00417363">
              <w:rPr>
                <w:szCs w:val="20"/>
              </w:rPr>
              <w:t>string</w:t>
            </w:r>
          </w:p>
        </w:tc>
        <w:tc>
          <w:tcPr>
            <w:tcW w:w="3969" w:type="dxa"/>
          </w:tcPr>
          <w:p w14:paraId="1B1ED3ED" w14:textId="4D8C90A5" w:rsidR="00417363" w:rsidRPr="00417363" w:rsidRDefault="00417363" w:rsidP="00C47224">
            <w:pPr>
              <w:rPr>
                <w:szCs w:val="20"/>
              </w:rPr>
            </w:pPr>
            <w:r w:rsidRPr="00417363">
              <w:rPr>
                <w:szCs w:val="20"/>
              </w:rPr>
              <w:t>Klartext. Om displayName anges måste också code och codeSystem anges.</w:t>
            </w:r>
          </w:p>
        </w:tc>
        <w:tc>
          <w:tcPr>
            <w:tcW w:w="1560" w:type="dxa"/>
          </w:tcPr>
          <w:p w14:paraId="08B4F85A" w14:textId="2495DEE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49AF10B" w14:textId="77777777" w:rsidTr="00BE54CC">
        <w:tc>
          <w:tcPr>
            <w:tcW w:w="2660" w:type="dxa"/>
          </w:tcPr>
          <w:p w14:paraId="075FB865" w14:textId="671DE62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E31BC7A" w14:textId="01140226" w:rsidR="00417363" w:rsidRPr="00417363" w:rsidRDefault="00417363" w:rsidP="00C47224">
            <w:pPr>
              <w:rPr>
                <w:szCs w:val="20"/>
              </w:rPr>
            </w:pPr>
            <w:r w:rsidRPr="00417363">
              <w:rPr>
                <w:szCs w:val="20"/>
              </w:rPr>
              <w:t>string</w:t>
            </w:r>
          </w:p>
        </w:tc>
        <w:tc>
          <w:tcPr>
            <w:tcW w:w="3969" w:type="dxa"/>
          </w:tcPr>
          <w:p w14:paraId="55188097" w14:textId="77A32F50"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280A0CD4" w14:textId="4A5B032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0176BC0" w14:textId="77777777" w:rsidTr="00BE54CC">
        <w:tc>
          <w:tcPr>
            <w:tcW w:w="2660" w:type="dxa"/>
          </w:tcPr>
          <w:p w14:paraId="64ADC627" w14:textId="5D8D833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997C385" w14:textId="18F07083" w:rsidR="00417363" w:rsidRPr="00417363" w:rsidRDefault="00417363" w:rsidP="00C47224">
            <w:pPr>
              <w:rPr>
                <w:szCs w:val="20"/>
              </w:rPr>
            </w:pPr>
            <w:r w:rsidRPr="00417363">
              <w:rPr>
                <w:szCs w:val="20"/>
              </w:rPr>
              <w:t>string</w:t>
            </w:r>
          </w:p>
        </w:tc>
        <w:tc>
          <w:tcPr>
            <w:tcW w:w="3969" w:type="dxa"/>
          </w:tcPr>
          <w:p w14:paraId="4E34C119" w14:textId="5B1911A7" w:rsidR="00417363" w:rsidRPr="00417363" w:rsidRDefault="00417363" w:rsidP="00C47224">
            <w:pPr>
              <w:rPr>
                <w:szCs w:val="20"/>
              </w:rPr>
            </w:pPr>
            <w:r w:rsidRPr="00417363">
              <w:rPr>
                <w:szCs w:val="20"/>
              </w:rPr>
              <w:t>Klartext för kodsystem.</w:t>
            </w:r>
          </w:p>
        </w:tc>
        <w:tc>
          <w:tcPr>
            <w:tcW w:w="1560" w:type="dxa"/>
          </w:tcPr>
          <w:p w14:paraId="58E0B89E" w14:textId="6BC7191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78F97D7" w14:textId="77777777" w:rsidTr="00BE54CC">
        <w:tc>
          <w:tcPr>
            <w:tcW w:w="2660" w:type="dxa"/>
          </w:tcPr>
          <w:p w14:paraId="5C21C10E" w14:textId="4AC0E4C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15F82941" w14:textId="65157FAE" w:rsidR="00417363" w:rsidRPr="00417363" w:rsidRDefault="00417363" w:rsidP="00C47224">
            <w:pPr>
              <w:rPr>
                <w:szCs w:val="20"/>
              </w:rPr>
            </w:pPr>
            <w:r w:rsidRPr="00417363">
              <w:rPr>
                <w:szCs w:val="20"/>
              </w:rPr>
              <w:t>string</w:t>
            </w:r>
          </w:p>
        </w:tc>
        <w:tc>
          <w:tcPr>
            <w:tcW w:w="3969" w:type="dxa"/>
          </w:tcPr>
          <w:p w14:paraId="6C535D0E" w14:textId="04D02ACE" w:rsidR="00417363" w:rsidRPr="00417363" w:rsidRDefault="00417363" w:rsidP="00C47224">
            <w:pPr>
              <w:rPr>
                <w:szCs w:val="20"/>
              </w:rPr>
            </w:pPr>
            <w:r w:rsidRPr="00417363">
              <w:rPr>
                <w:szCs w:val="20"/>
              </w:rPr>
              <w:t>Kodsystemsversion.</w:t>
            </w:r>
          </w:p>
        </w:tc>
        <w:tc>
          <w:tcPr>
            <w:tcW w:w="1560" w:type="dxa"/>
          </w:tcPr>
          <w:p w14:paraId="5525D600" w14:textId="4106C6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289565C" w14:textId="77777777" w:rsidTr="00BE54CC">
        <w:tc>
          <w:tcPr>
            <w:tcW w:w="2660" w:type="dxa"/>
          </w:tcPr>
          <w:p w14:paraId="07E020A9" w14:textId="79C2F27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3C51A705" w14:textId="46DDBB44" w:rsidR="00417363" w:rsidRPr="00417363" w:rsidRDefault="00417363" w:rsidP="00C47224">
            <w:pPr>
              <w:rPr>
                <w:szCs w:val="20"/>
              </w:rPr>
            </w:pPr>
            <w:r w:rsidRPr="00417363">
              <w:rPr>
                <w:szCs w:val="20"/>
              </w:rPr>
              <w:t>string</w:t>
            </w:r>
          </w:p>
        </w:tc>
        <w:tc>
          <w:tcPr>
            <w:tcW w:w="3969" w:type="dxa"/>
          </w:tcPr>
          <w:p w14:paraId="23814A6D" w14:textId="43660455"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21108BF" w14:textId="3BC108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BFA6BB" w14:textId="77777777" w:rsidTr="00BE54CC">
        <w:tc>
          <w:tcPr>
            <w:tcW w:w="2660" w:type="dxa"/>
          </w:tcPr>
          <w:p w14:paraId="406C6D10" w14:textId="106C4321"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/../treatment</w:t>
            </w:r>
          </w:p>
        </w:tc>
        <w:tc>
          <w:tcPr>
            <w:tcW w:w="1417" w:type="dxa"/>
          </w:tcPr>
          <w:p w14:paraId="1AA0CFBD" w14:textId="245811BF" w:rsidR="00417363" w:rsidRPr="00417363" w:rsidRDefault="00417363" w:rsidP="00C47224">
            <w:pPr>
              <w:rPr>
                <w:szCs w:val="20"/>
              </w:rPr>
            </w:pPr>
            <w:r w:rsidRPr="00417363">
              <w:rPr>
                <w:szCs w:val="20"/>
              </w:rPr>
              <w:t>TreatmentType</w:t>
            </w:r>
          </w:p>
        </w:tc>
        <w:tc>
          <w:tcPr>
            <w:tcW w:w="3969" w:type="dxa"/>
          </w:tcPr>
          <w:p w14:paraId="264E3FBB" w14:textId="61AD8E2C"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22EFBA02" w14:textId="5A341A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37F7177" w14:textId="77777777" w:rsidTr="00BE54CC">
        <w:tc>
          <w:tcPr>
            <w:tcW w:w="2660" w:type="dxa"/>
          </w:tcPr>
          <w:p w14:paraId="0BFA3213" w14:textId="5B30D13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/../../treatmentDescription</w:t>
            </w:r>
          </w:p>
        </w:tc>
        <w:tc>
          <w:tcPr>
            <w:tcW w:w="1417" w:type="dxa"/>
          </w:tcPr>
          <w:p w14:paraId="185FB5A2" w14:textId="7AD66BBD" w:rsidR="00417363" w:rsidRPr="00417363" w:rsidRDefault="00417363" w:rsidP="00C47224">
            <w:pPr>
              <w:rPr>
                <w:szCs w:val="20"/>
              </w:rPr>
            </w:pPr>
            <w:r w:rsidRPr="00417363">
              <w:rPr>
                <w:szCs w:val="20"/>
              </w:rPr>
              <w:t>string</w:t>
            </w:r>
          </w:p>
        </w:tc>
        <w:tc>
          <w:tcPr>
            <w:tcW w:w="3969" w:type="dxa"/>
          </w:tcPr>
          <w:p w14:paraId="2AC7BA34" w14:textId="0EF0262D" w:rsidR="00417363" w:rsidRPr="00417363" w:rsidRDefault="00417363" w:rsidP="00C47224">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omsorgstagaren har denna behandling skulle kunna innebära ett allvarligt hot för </w:t>
            </w:r>
            <w:r w:rsidRPr="00417363">
              <w:rPr>
                <w:szCs w:val="20"/>
              </w:rPr>
              <w:lastRenderedPageBreak/>
              <w:t>liv eller hälsa för vård- och omsorgstagaren).</w:t>
            </w:r>
          </w:p>
        </w:tc>
        <w:tc>
          <w:tcPr>
            <w:tcW w:w="1560" w:type="dxa"/>
          </w:tcPr>
          <w:p w14:paraId="4B3F3921" w14:textId="2DF5513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DEB567" w14:textId="77777777" w:rsidTr="00BE54CC">
        <w:tc>
          <w:tcPr>
            <w:tcW w:w="2660" w:type="dxa"/>
          </w:tcPr>
          <w:p w14:paraId="155DA1A4" w14:textId="4FE2198B"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lastRenderedPageBreak/>
              <w:t>..</w:t>
            </w:r>
            <w:proofErr w:type="gramEnd"/>
            <w:r w:rsidRPr="00417363">
              <w:rPr>
                <w:rFonts w:ascii="Georgia" w:hAnsi="Georgia"/>
                <w:sz w:val="20"/>
                <w:szCs w:val="20"/>
              </w:rPr>
              <w:t>/../../treatmentCode</w:t>
            </w:r>
          </w:p>
        </w:tc>
        <w:tc>
          <w:tcPr>
            <w:tcW w:w="1417" w:type="dxa"/>
          </w:tcPr>
          <w:p w14:paraId="440ED7D6" w14:textId="2FFABD44" w:rsidR="00417363" w:rsidRPr="00417363" w:rsidRDefault="00417363" w:rsidP="00C47224">
            <w:pPr>
              <w:rPr>
                <w:szCs w:val="20"/>
              </w:rPr>
            </w:pPr>
            <w:r w:rsidRPr="00417363">
              <w:rPr>
                <w:szCs w:val="20"/>
              </w:rPr>
              <w:t>CVType</w:t>
            </w:r>
          </w:p>
        </w:tc>
        <w:tc>
          <w:tcPr>
            <w:tcW w:w="3969" w:type="dxa"/>
          </w:tcPr>
          <w:p w14:paraId="087AFC9F" w14:textId="413BB664" w:rsidR="00417363" w:rsidRPr="00417363" w:rsidRDefault="00417363" w:rsidP="00C47224">
            <w:pPr>
              <w:rPr>
                <w:szCs w:val="20"/>
              </w:rPr>
            </w:pPr>
            <w:r w:rsidRPr="00417363">
              <w:rPr>
                <w:szCs w:val="20"/>
              </w:rPr>
              <w:t xml:space="preserve">En preciserad uppgift om behandlingen. Bör anges med KVÅ-kod (1.2.752.116.1.3.2.1.4) </w:t>
            </w:r>
          </w:p>
        </w:tc>
        <w:tc>
          <w:tcPr>
            <w:tcW w:w="1560" w:type="dxa"/>
          </w:tcPr>
          <w:p w14:paraId="713A0500" w14:textId="2AD0E8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2B41616" w14:textId="77777777" w:rsidTr="00BE54CC">
        <w:tc>
          <w:tcPr>
            <w:tcW w:w="2660" w:type="dxa"/>
          </w:tcPr>
          <w:p w14:paraId="5CD406B0" w14:textId="21BFF98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D1177E3" w14:textId="5CD35D1E" w:rsidR="00417363" w:rsidRPr="00417363" w:rsidRDefault="00417363" w:rsidP="00C47224">
            <w:pPr>
              <w:rPr>
                <w:szCs w:val="20"/>
              </w:rPr>
            </w:pPr>
            <w:r w:rsidRPr="00417363">
              <w:rPr>
                <w:szCs w:val="20"/>
              </w:rPr>
              <w:t>string</w:t>
            </w:r>
          </w:p>
        </w:tc>
        <w:tc>
          <w:tcPr>
            <w:tcW w:w="3969" w:type="dxa"/>
          </w:tcPr>
          <w:p w14:paraId="32311329" w14:textId="33A83BE3"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1FB8E19D" w14:textId="580E543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D7DF80" w14:textId="77777777" w:rsidTr="00BE54CC">
        <w:tc>
          <w:tcPr>
            <w:tcW w:w="2660" w:type="dxa"/>
          </w:tcPr>
          <w:p w14:paraId="4122D99C" w14:textId="4CA6068B"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1030312" w14:textId="1855E28F" w:rsidR="00417363" w:rsidRPr="00417363" w:rsidRDefault="00417363" w:rsidP="00C47224">
            <w:pPr>
              <w:rPr>
                <w:szCs w:val="20"/>
              </w:rPr>
            </w:pPr>
            <w:r w:rsidRPr="00417363">
              <w:rPr>
                <w:szCs w:val="20"/>
              </w:rPr>
              <w:t>string</w:t>
            </w:r>
          </w:p>
        </w:tc>
        <w:tc>
          <w:tcPr>
            <w:tcW w:w="3969" w:type="dxa"/>
          </w:tcPr>
          <w:p w14:paraId="1B99BBBB" w14:textId="31E1362E" w:rsidR="00417363" w:rsidRPr="00417363" w:rsidRDefault="00417363" w:rsidP="00C47224">
            <w:pPr>
              <w:rPr>
                <w:szCs w:val="20"/>
              </w:rPr>
            </w:pPr>
            <w:r w:rsidRPr="00417363">
              <w:rPr>
                <w:szCs w:val="20"/>
              </w:rPr>
              <w:t>Klartext. Om displayName anges måste också code och codeSystem anges.</w:t>
            </w:r>
          </w:p>
        </w:tc>
        <w:tc>
          <w:tcPr>
            <w:tcW w:w="1560" w:type="dxa"/>
          </w:tcPr>
          <w:p w14:paraId="73C3C7E0" w14:textId="27E85F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810E05" w14:textId="77777777" w:rsidTr="00BE54CC">
        <w:tc>
          <w:tcPr>
            <w:tcW w:w="2660" w:type="dxa"/>
          </w:tcPr>
          <w:p w14:paraId="1F11BAF3" w14:textId="2F03B50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63DD1A0" w14:textId="3C458864" w:rsidR="00417363" w:rsidRPr="00417363" w:rsidRDefault="00417363" w:rsidP="00C47224">
            <w:pPr>
              <w:rPr>
                <w:szCs w:val="20"/>
              </w:rPr>
            </w:pPr>
            <w:r w:rsidRPr="00417363">
              <w:rPr>
                <w:szCs w:val="20"/>
              </w:rPr>
              <w:t>string</w:t>
            </w:r>
          </w:p>
        </w:tc>
        <w:tc>
          <w:tcPr>
            <w:tcW w:w="3969" w:type="dxa"/>
          </w:tcPr>
          <w:p w14:paraId="0C9F9655" w14:textId="528E47E8"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6156FEFD" w14:textId="3769787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672B80E" w14:textId="77777777" w:rsidTr="00BE54CC">
        <w:tc>
          <w:tcPr>
            <w:tcW w:w="2660" w:type="dxa"/>
          </w:tcPr>
          <w:p w14:paraId="5F1AB585" w14:textId="0A0BCB8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1EB2A63B" w14:textId="018BB6BD" w:rsidR="00417363" w:rsidRPr="00417363" w:rsidRDefault="00417363" w:rsidP="00C47224">
            <w:pPr>
              <w:rPr>
                <w:szCs w:val="20"/>
              </w:rPr>
            </w:pPr>
            <w:r w:rsidRPr="00417363">
              <w:rPr>
                <w:szCs w:val="20"/>
              </w:rPr>
              <w:t>string</w:t>
            </w:r>
          </w:p>
        </w:tc>
        <w:tc>
          <w:tcPr>
            <w:tcW w:w="3969" w:type="dxa"/>
          </w:tcPr>
          <w:p w14:paraId="469FE306" w14:textId="67EE2914" w:rsidR="00417363" w:rsidRPr="00417363" w:rsidRDefault="00417363" w:rsidP="00C47224">
            <w:pPr>
              <w:rPr>
                <w:szCs w:val="20"/>
              </w:rPr>
            </w:pPr>
            <w:r w:rsidRPr="00417363">
              <w:rPr>
                <w:szCs w:val="20"/>
              </w:rPr>
              <w:t>Klartext för kodsystem.</w:t>
            </w:r>
          </w:p>
        </w:tc>
        <w:tc>
          <w:tcPr>
            <w:tcW w:w="1560" w:type="dxa"/>
          </w:tcPr>
          <w:p w14:paraId="7ED542DB" w14:textId="36AADBD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279FAB" w14:textId="77777777" w:rsidTr="00BE54CC">
        <w:tc>
          <w:tcPr>
            <w:tcW w:w="2660" w:type="dxa"/>
          </w:tcPr>
          <w:p w14:paraId="2B1A4151" w14:textId="4125211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94882E4" w14:textId="48732B26" w:rsidR="00417363" w:rsidRPr="00417363" w:rsidRDefault="00417363" w:rsidP="00C47224">
            <w:pPr>
              <w:rPr>
                <w:szCs w:val="20"/>
              </w:rPr>
            </w:pPr>
            <w:r w:rsidRPr="00417363">
              <w:rPr>
                <w:szCs w:val="20"/>
              </w:rPr>
              <w:t>string</w:t>
            </w:r>
          </w:p>
        </w:tc>
        <w:tc>
          <w:tcPr>
            <w:tcW w:w="3969" w:type="dxa"/>
          </w:tcPr>
          <w:p w14:paraId="5DD21CB9" w14:textId="054B28B3" w:rsidR="00417363" w:rsidRPr="00417363" w:rsidRDefault="00417363" w:rsidP="00C47224">
            <w:pPr>
              <w:rPr>
                <w:szCs w:val="20"/>
              </w:rPr>
            </w:pPr>
            <w:r w:rsidRPr="00417363">
              <w:rPr>
                <w:szCs w:val="20"/>
              </w:rPr>
              <w:t>Kodsystemsversion.</w:t>
            </w:r>
          </w:p>
        </w:tc>
        <w:tc>
          <w:tcPr>
            <w:tcW w:w="1560" w:type="dxa"/>
          </w:tcPr>
          <w:p w14:paraId="60A4D260" w14:textId="2F6510F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FFAD8F" w14:textId="77777777" w:rsidTr="00BE54CC">
        <w:tc>
          <w:tcPr>
            <w:tcW w:w="2660" w:type="dxa"/>
          </w:tcPr>
          <w:p w14:paraId="666DBE57" w14:textId="21B2185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1B2C0805" w14:textId="485BE5AB" w:rsidR="00417363" w:rsidRPr="00417363" w:rsidRDefault="00417363" w:rsidP="00C47224">
            <w:pPr>
              <w:rPr>
                <w:szCs w:val="20"/>
              </w:rPr>
            </w:pPr>
            <w:r w:rsidRPr="00417363">
              <w:rPr>
                <w:szCs w:val="20"/>
              </w:rPr>
              <w:t>string</w:t>
            </w:r>
          </w:p>
        </w:tc>
        <w:tc>
          <w:tcPr>
            <w:tcW w:w="3969" w:type="dxa"/>
          </w:tcPr>
          <w:p w14:paraId="033C5753" w14:textId="0886AFD6"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CEEC4C6" w14:textId="321448A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0408523" w14:textId="77777777" w:rsidTr="00BE54CC">
        <w:tc>
          <w:tcPr>
            <w:tcW w:w="2660" w:type="dxa"/>
          </w:tcPr>
          <w:p w14:paraId="05F46450" w14:textId="4640508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/../../pharmaceuticalTreatment</w:t>
            </w:r>
          </w:p>
        </w:tc>
        <w:tc>
          <w:tcPr>
            <w:tcW w:w="1417" w:type="dxa"/>
          </w:tcPr>
          <w:p w14:paraId="2C5E2975" w14:textId="77777777" w:rsidR="00417363" w:rsidRPr="00417363" w:rsidRDefault="00417363" w:rsidP="00417363">
            <w:pPr>
              <w:rPr>
                <w:szCs w:val="20"/>
              </w:rPr>
            </w:pPr>
            <w:r w:rsidRPr="00417363">
              <w:rPr>
                <w:szCs w:val="20"/>
              </w:rPr>
              <w:t>CVType</w:t>
            </w:r>
          </w:p>
          <w:p w14:paraId="0BB90597" w14:textId="77777777" w:rsidR="00417363" w:rsidRPr="00417363" w:rsidRDefault="00417363" w:rsidP="00C47224">
            <w:pPr>
              <w:rPr>
                <w:szCs w:val="20"/>
              </w:rPr>
            </w:pPr>
          </w:p>
        </w:tc>
        <w:tc>
          <w:tcPr>
            <w:tcW w:w="3969" w:type="dxa"/>
          </w:tcPr>
          <w:p w14:paraId="33692A46" w14:textId="77777777" w:rsidR="00417363" w:rsidRPr="00417363" w:rsidRDefault="00417363" w:rsidP="00417363">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4877ED1" w14:textId="77777777" w:rsidR="00417363" w:rsidRPr="00417363" w:rsidRDefault="00417363" w:rsidP="00417363">
            <w:pPr>
              <w:rPr>
                <w:szCs w:val="20"/>
              </w:rPr>
            </w:pPr>
          </w:p>
          <w:p w14:paraId="541831FE" w14:textId="77777777" w:rsidR="00417363" w:rsidRPr="00417363" w:rsidRDefault="00417363" w:rsidP="00C47224">
            <w:pPr>
              <w:rPr>
                <w:szCs w:val="20"/>
              </w:rPr>
            </w:pPr>
          </w:p>
        </w:tc>
        <w:tc>
          <w:tcPr>
            <w:tcW w:w="1560" w:type="dxa"/>
          </w:tcPr>
          <w:p w14:paraId="3F42C9B2" w14:textId="3D190B6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4E7EBF9" w14:textId="77777777" w:rsidTr="00BE54CC">
        <w:tc>
          <w:tcPr>
            <w:tcW w:w="2660" w:type="dxa"/>
          </w:tcPr>
          <w:p w14:paraId="0ED51977" w14:textId="2054685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203E9936" w14:textId="6133332F" w:rsidR="00417363" w:rsidRPr="00417363" w:rsidRDefault="00417363" w:rsidP="00417363">
            <w:pPr>
              <w:rPr>
                <w:szCs w:val="20"/>
              </w:rPr>
            </w:pPr>
            <w:r w:rsidRPr="00417363">
              <w:rPr>
                <w:szCs w:val="20"/>
              </w:rPr>
              <w:t>string</w:t>
            </w:r>
          </w:p>
        </w:tc>
        <w:tc>
          <w:tcPr>
            <w:tcW w:w="3969" w:type="dxa"/>
          </w:tcPr>
          <w:p w14:paraId="1C888230" w14:textId="043F75A8" w:rsidR="00417363" w:rsidRPr="00417363" w:rsidRDefault="00417363" w:rsidP="00417363">
            <w:pPr>
              <w:rPr>
                <w:szCs w:val="20"/>
              </w:rPr>
            </w:pPr>
            <w:r w:rsidRPr="00417363">
              <w:rPr>
                <w:szCs w:val="20"/>
              </w:rPr>
              <w:t>Läkemedlets (ATC-)kod. Om code anges måste också codeSystem och displayName anges.</w:t>
            </w:r>
          </w:p>
        </w:tc>
        <w:tc>
          <w:tcPr>
            <w:tcW w:w="1560" w:type="dxa"/>
          </w:tcPr>
          <w:p w14:paraId="3BF72F8C" w14:textId="119170DF"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F18DE9D" w14:textId="77777777" w:rsidTr="00BE54CC">
        <w:tc>
          <w:tcPr>
            <w:tcW w:w="2660" w:type="dxa"/>
          </w:tcPr>
          <w:p w14:paraId="26CE462E" w14:textId="4820F56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52670D9B" w14:textId="3373CF2E" w:rsidR="00417363" w:rsidRPr="00417363" w:rsidRDefault="00417363" w:rsidP="00417363">
            <w:pPr>
              <w:rPr>
                <w:szCs w:val="20"/>
              </w:rPr>
            </w:pPr>
            <w:r w:rsidRPr="00417363">
              <w:rPr>
                <w:szCs w:val="20"/>
              </w:rPr>
              <w:t>string</w:t>
            </w:r>
          </w:p>
        </w:tc>
        <w:tc>
          <w:tcPr>
            <w:tcW w:w="3969" w:type="dxa"/>
          </w:tcPr>
          <w:p w14:paraId="5681C44E" w14:textId="7CDFF239" w:rsidR="00417363" w:rsidRPr="00417363" w:rsidRDefault="00417363" w:rsidP="00417363">
            <w:pPr>
              <w:rPr>
                <w:szCs w:val="20"/>
              </w:rPr>
            </w:pPr>
            <w:r w:rsidRPr="00417363">
              <w:rPr>
                <w:szCs w:val="20"/>
              </w:rPr>
              <w:t>Klartext för läkemedel (namn på läkemedel). Om displayName anges måste också code och codeSystem anges.</w:t>
            </w:r>
          </w:p>
        </w:tc>
        <w:tc>
          <w:tcPr>
            <w:tcW w:w="1560" w:type="dxa"/>
          </w:tcPr>
          <w:p w14:paraId="4B54CBBD" w14:textId="365C5EB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FB4B77" w14:textId="77777777" w:rsidTr="00BE54CC">
        <w:tc>
          <w:tcPr>
            <w:tcW w:w="2660" w:type="dxa"/>
          </w:tcPr>
          <w:p w14:paraId="0690C7C7" w14:textId="188AF73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B4CD842" w14:textId="263AAA6F" w:rsidR="00417363" w:rsidRPr="00417363" w:rsidRDefault="00417363" w:rsidP="00417363">
            <w:pPr>
              <w:rPr>
                <w:szCs w:val="20"/>
              </w:rPr>
            </w:pPr>
            <w:r w:rsidRPr="00417363">
              <w:rPr>
                <w:szCs w:val="20"/>
              </w:rPr>
              <w:t>string</w:t>
            </w:r>
          </w:p>
        </w:tc>
        <w:tc>
          <w:tcPr>
            <w:tcW w:w="3969" w:type="dxa"/>
          </w:tcPr>
          <w:p w14:paraId="4E115A4E" w14:textId="33A939AB" w:rsidR="00417363" w:rsidRPr="00417363" w:rsidRDefault="00417363" w:rsidP="00417363">
            <w:pPr>
              <w:rPr>
                <w:szCs w:val="20"/>
              </w:rPr>
            </w:pPr>
            <w:r w:rsidRPr="00417363">
              <w:rPr>
                <w:spacing w:val="-1"/>
                <w:szCs w:val="20"/>
              </w:rPr>
              <w:t>OID för kodsystem. Om codeSystem anges måste också code och displayName anges.</w:t>
            </w:r>
          </w:p>
        </w:tc>
        <w:tc>
          <w:tcPr>
            <w:tcW w:w="1560" w:type="dxa"/>
          </w:tcPr>
          <w:p w14:paraId="0AC245C5" w14:textId="7E162AB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D0678B1" w14:textId="77777777" w:rsidTr="00BE54CC">
        <w:tc>
          <w:tcPr>
            <w:tcW w:w="2660" w:type="dxa"/>
          </w:tcPr>
          <w:p w14:paraId="281D8149" w14:textId="3C51040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0EF58CD6" w14:textId="0B155A31" w:rsidR="00417363" w:rsidRPr="00417363" w:rsidRDefault="00417363" w:rsidP="00417363">
            <w:pPr>
              <w:rPr>
                <w:szCs w:val="20"/>
              </w:rPr>
            </w:pPr>
            <w:r w:rsidRPr="00417363">
              <w:rPr>
                <w:szCs w:val="20"/>
              </w:rPr>
              <w:t>string</w:t>
            </w:r>
          </w:p>
        </w:tc>
        <w:tc>
          <w:tcPr>
            <w:tcW w:w="3969" w:type="dxa"/>
          </w:tcPr>
          <w:p w14:paraId="7D28B3DF" w14:textId="4D31B9C1" w:rsidR="00417363" w:rsidRPr="00417363" w:rsidRDefault="00417363" w:rsidP="00417363">
            <w:pPr>
              <w:rPr>
                <w:spacing w:val="-1"/>
                <w:szCs w:val="20"/>
              </w:rPr>
            </w:pPr>
            <w:r w:rsidRPr="00417363">
              <w:rPr>
                <w:spacing w:val="-1"/>
                <w:szCs w:val="20"/>
              </w:rPr>
              <w:t>Klartext för kodsystem.</w:t>
            </w:r>
          </w:p>
        </w:tc>
        <w:tc>
          <w:tcPr>
            <w:tcW w:w="1560" w:type="dxa"/>
          </w:tcPr>
          <w:p w14:paraId="1D8972D1" w14:textId="07B004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BB56490" w14:textId="77777777" w:rsidTr="00BE54CC">
        <w:tc>
          <w:tcPr>
            <w:tcW w:w="2660" w:type="dxa"/>
          </w:tcPr>
          <w:p w14:paraId="708BECEB" w14:textId="18DFA5E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30CDDD8" w14:textId="56EC7498" w:rsidR="00417363" w:rsidRPr="00417363" w:rsidRDefault="00417363" w:rsidP="00417363">
            <w:pPr>
              <w:rPr>
                <w:szCs w:val="20"/>
              </w:rPr>
            </w:pPr>
            <w:r w:rsidRPr="00417363">
              <w:rPr>
                <w:szCs w:val="20"/>
              </w:rPr>
              <w:t>string</w:t>
            </w:r>
          </w:p>
        </w:tc>
        <w:tc>
          <w:tcPr>
            <w:tcW w:w="3969" w:type="dxa"/>
          </w:tcPr>
          <w:p w14:paraId="5FA785A7" w14:textId="4841D7B7" w:rsidR="00417363" w:rsidRPr="00417363" w:rsidRDefault="00417363" w:rsidP="00417363">
            <w:pPr>
              <w:rPr>
                <w:spacing w:val="-1"/>
                <w:szCs w:val="20"/>
              </w:rPr>
            </w:pPr>
            <w:r w:rsidRPr="00417363">
              <w:rPr>
                <w:spacing w:val="-1"/>
                <w:szCs w:val="20"/>
              </w:rPr>
              <w:t>Kodsystemsversion.</w:t>
            </w:r>
          </w:p>
        </w:tc>
        <w:tc>
          <w:tcPr>
            <w:tcW w:w="1560" w:type="dxa"/>
          </w:tcPr>
          <w:p w14:paraId="38BF3DDF" w14:textId="20FD61E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83ED85" w14:textId="77777777" w:rsidTr="00BE54CC">
        <w:tc>
          <w:tcPr>
            <w:tcW w:w="2660" w:type="dxa"/>
          </w:tcPr>
          <w:p w14:paraId="36555D2C" w14:textId="083BD3A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03E42A7E" w14:textId="7A34247B" w:rsidR="00417363" w:rsidRPr="00417363" w:rsidRDefault="00417363" w:rsidP="00417363">
            <w:pPr>
              <w:rPr>
                <w:szCs w:val="20"/>
              </w:rPr>
            </w:pPr>
            <w:r w:rsidRPr="00417363">
              <w:rPr>
                <w:szCs w:val="20"/>
              </w:rPr>
              <w:t>string</w:t>
            </w:r>
          </w:p>
        </w:tc>
        <w:tc>
          <w:tcPr>
            <w:tcW w:w="3969" w:type="dxa"/>
          </w:tcPr>
          <w:p w14:paraId="633EDE84" w14:textId="3D6868F6" w:rsidR="00417363" w:rsidRPr="00417363" w:rsidRDefault="00417363" w:rsidP="00417363">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w:t>
            </w:r>
            <w:r w:rsidRPr="00417363">
              <w:rPr>
                <w:szCs w:val="20"/>
              </w:rPr>
              <w:lastRenderedPageBreak/>
              <w:t>originalText. Om originalText anges kan ingen av de övriga elementen anges.</w:t>
            </w:r>
          </w:p>
        </w:tc>
        <w:tc>
          <w:tcPr>
            <w:tcW w:w="1560" w:type="dxa"/>
          </w:tcPr>
          <w:p w14:paraId="7DEB5760" w14:textId="698F7CF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B9FAA88" w14:textId="77777777" w:rsidTr="00BE54CC">
        <w:tc>
          <w:tcPr>
            <w:tcW w:w="2660" w:type="dxa"/>
          </w:tcPr>
          <w:p w14:paraId="67A9CDF3" w14:textId="675E053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/../communicableDisease</w:t>
            </w:r>
          </w:p>
        </w:tc>
        <w:tc>
          <w:tcPr>
            <w:tcW w:w="1417" w:type="dxa"/>
          </w:tcPr>
          <w:p w14:paraId="784EDFA8" w14:textId="1CF9DDED" w:rsidR="00417363" w:rsidRPr="00417363" w:rsidRDefault="00417363" w:rsidP="00417363">
            <w:pPr>
              <w:rPr>
                <w:szCs w:val="20"/>
              </w:rPr>
            </w:pPr>
            <w:r w:rsidRPr="00417363">
              <w:rPr>
                <w:szCs w:val="20"/>
                <w:lang w:val="en-US"/>
              </w:rPr>
              <w:t>CommunicableDiseaseType</w:t>
            </w:r>
          </w:p>
        </w:tc>
        <w:tc>
          <w:tcPr>
            <w:tcW w:w="3969" w:type="dxa"/>
          </w:tcPr>
          <w:p w14:paraId="04E71DF4" w14:textId="38C39E9F"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174DF1A" w14:textId="43A9053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B94FB99" w14:textId="77777777" w:rsidTr="00BE54CC">
        <w:tc>
          <w:tcPr>
            <w:tcW w:w="2660" w:type="dxa"/>
          </w:tcPr>
          <w:p w14:paraId="4B42048A" w14:textId="6D84C1D2"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/../../communicableDiseaseCode</w:t>
            </w:r>
          </w:p>
        </w:tc>
        <w:tc>
          <w:tcPr>
            <w:tcW w:w="1417" w:type="dxa"/>
          </w:tcPr>
          <w:p w14:paraId="3EB4F4A1" w14:textId="190C79B2" w:rsidR="00417363" w:rsidRPr="00417363" w:rsidRDefault="00417363" w:rsidP="00417363">
            <w:pPr>
              <w:rPr>
                <w:szCs w:val="20"/>
                <w:lang w:val="en-US"/>
              </w:rPr>
            </w:pPr>
            <w:r w:rsidRPr="00417363">
              <w:rPr>
                <w:szCs w:val="20"/>
              </w:rPr>
              <w:t>CVType</w:t>
            </w:r>
          </w:p>
        </w:tc>
        <w:tc>
          <w:tcPr>
            <w:tcW w:w="3969" w:type="dxa"/>
          </w:tcPr>
          <w:p w14:paraId="0EA5646E" w14:textId="77777777" w:rsidR="00417363" w:rsidRPr="00417363" w:rsidRDefault="00417363" w:rsidP="00417363">
            <w:pPr>
              <w:rPr>
                <w:szCs w:val="20"/>
              </w:rPr>
            </w:pPr>
            <w:r w:rsidRPr="00417363">
              <w:rPr>
                <w:szCs w:val="20"/>
              </w:rPr>
              <w:t>Kod som anger en precisering av vilken smittsam sjukdom som vård- och omsorgstagaren har. Bör anges som ICD10-kod.</w:t>
            </w:r>
          </w:p>
          <w:p w14:paraId="3F199DCE" w14:textId="77777777" w:rsidR="00417363" w:rsidRPr="00417363" w:rsidRDefault="00417363" w:rsidP="00417363">
            <w:pPr>
              <w:rPr>
                <w:szCs w:val="20"/>
              </w:rPr>
            </w:pPr>
          </w:p>
        </w:tc>
        <w:tc>
          <w:tcPr>
            <w:tcW w:w="1560" w:type="dxa"/>
          </w:tcPr>
          <w:p w14:paraId="54C7AF18" w14:textId="7A0A7D5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E000D23" w14:textId="77777777" w:rsidTr="00BE54CC">
        <w:tc>
          <w:tcPr>
            <w:tcW w:w="2660" w:type="dxa"/>
          </w:tcPr>
          <w:p w14:paraId="60F5725D" w14:textId="0304C45F"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3313952" w14:textId="68EE1D04" w:rsidR="00417363" w:rsidRPr="00417363" w:rsidRDefault="00417363" w:rsidP="00417363">
            <w:pPr>
              <w:rPr>
                <w:szCs w:val="20"/>
              </w:rPr>
            </w:pPr>
            <w:r w:rsidRPr="00417363">
              <w:rPr>
                <w:szCs w:val="20"/>
              </w:rPr>
              <w:t>string</w:t>
            </w:r>
          </w:p>
        </w:tc>
        <w:tc>
          <w:tcPr>
            <w:tcW w:w="3969" w:type="dxa"/>
          </w:tcPr>
          <w:p w14:paraId="5270C8F8" w14:textId="11DC1E9D"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4BDAA530" w14:textId="448F36B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2ED09C5" w14:textId="77777777" w:rsidTr="00BE54CC">
        <w:tc>
          <w:tcPr>
            <w:tcW w:w="2660" w:type="dxa"/>
          </w:tcPr>
          <w:p w14:paraId="04049E98" w14:textId="2A9C922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4044D2E8" w14:textId="539EB203" w:rsidR="00417363" w:rsidRPr="00417363" w:rsidRDefault="00417363" w:rsidP="00417363">
            <w:pPr>
              <w:rPr>
                <w:szCs w:val="20"/>
              </w:rPr>
            </w:pPr>
            <w:r w:rsidRPr="00417363">
              <w:rPr>
                <w:szCs w:val="20"/>
              </w:rPr>
              <w:t>string</w:t>
            </w:r>
          </w:p>
        </w:tc>
        <w:tc>
          <w:tcPr>
            <w:tcW w:w="3969" w:type="dxa"/>
          </w:tcPr>
          <w:p w14:paraId="2B5BF622" w14:textId="0A1FF582" w:rsidR="00417363" w:rsidRPr="00417363" w:rsidRDefault="00417363" w:rsidP="00417363">
            <w:pPr>
              <w:rPr>
                <w:szCs w:val="20"/>
              </w:rPr>
            </w:pPr>
            <w:r w:rsidRPr="00417363">
              <w:rPr>
                <w:szCs w:val="20"/>
              </w:rPr>
              <w:t>Klartext. Om displayName anges måste också code och codeSystem anges.</w:t>
            </w:r>
          </w:p>
        </w:tc>
        <w:tc>
          <w:tcPr>
            <w:tcW w:w="1560" w:type="dxa"/>
          </w:tcPr>
          <w:p w14:paraId="01FE46C1" w14:textId="071A3C9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FEA4B3B" w14:textId="77777777" w:rsidTr="00BE54CC">
        <w:tc>
          <w:tcPr>
            <w:tcW w:w="2660" w:type="dxa"/>
          </w:tcPr>
          <w:p w14:paraId="70AF428D" w14:textId="7A54D4E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E990B65" w14:textId="23794E4F" w:rsidR="00417363" w:rsidRPr="00417363" w:rsidRDefault="00417363" w:rsidP="00417363">
            <w:pPr>
              <w:rPr>
                <w:szCs w:val="20"/>
              </w:rPr>
            </w:pPr>
            <w:r w:rsidRPr="00417363">
              <w:rPr>
                <w:szCs w:val="20"/>
              </w:rPr>
              <w:t>string</w:t>
            </w:r>
          </w:p>
        </w:tc>
        <w:tc>
          <w:tcPr>
            <w:tcW w:w="3969" w:type="dxa"/>
          </w:tcPr>
          <w:p w14:paraId="2056D206" w14:textId="7FBDE7D0"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3DC3E9BA" w14:textId="337322D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7C6AEB" w14:textId="77777777" w:rsidTr="00BE54CC">
        <w:tc>
          <w:tcPr>
            <w:tcW w:w="2660" w:type="dxa"/>
          </w:tcPr>
          <w:p w14:paraId="49280C65" w14:textId="7D1EA73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0705A42" w14:textId="1C01CDC3" w:rsidR="00417363" w:rsidRPr="00417363" w:rsidRDefault="00417363" w:rsidP="00417363">
            <w:pPr>
              <w:rPr>
                <w:szCs w:val="20"/>
              </w:rPr>
            </w:pPr>
            <w:r w:rsidRPr="00417363">
              <w:rPr>
                <w:szCs w:val="20"/>
              </w:rPr>
              <w:t>string</w:t>
            </w:r>
          </w:p>
        </w:tc>
        <w:tc>
          <w:tcPr>
            <w:tcW w:w="3969" w:type="dxa"/>
          </w:tcPr>
          <w:p w14:paraId="1143481B" w14:textId="0C3F7128" w:rsidR="00417363" w:rsidRPr="00417363" w:rsidRDefault="00417363" w:rsidP="00417363">
            <w:pPr>
              <w:rPr>
                <w:szCs w:val="20"/>
              </w:rPr>
            </w:pPr>
            <w:r w:rsidRPr="00417363">
              <w:rPr>
                <w:szCs w:val="20"/>
              </w:rPr>
              <w:t>Klartext för kodsystem.</w:t>
            </w:r>
          </w:p>
        </w:tc>
        <w:tc>
          <w:tcPr>
            <w:tcW w:w="1560" w:type="dxa"/>
          </w:tcPr>
          <w:p w14:paraId="5D31FB24" w14:textId="78E4D1A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D69C4E8" w14:textId="77777777" w:rsidTr="00BE54CC">
        <w:tc>
          <w:tcPr>
            <w:tcW w:w="2660" w:type="dxa"/>
          </w:tcPr>
          <w:p w14:paraId="77CEEF85" w14:textId="6DB3D54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8C7C75D" w14:textId="27097B81" w:rsidR="00417363" w:rsidRPr="00417363" w:rsidRDefault="00417363" w:rsidP="00417363">
            <w:pPr>
              <w:rPr>
                <w:szCs w:val="20"/>
              </w:rPr>
            </w:pPr>
            <w:r w:rsidRPr="00417363">
              <w:rPr>
                <w:szCs w:val="20"/>
              </w:rPr>
              <w:t>string</w:t>
            </w:r>
          </w:p>
        </w:tc>
        <w:tc>
          <w:tcPr>
            <w:tcW w:w="3969" w:type="dxa"/>
          </w:tcPr>
          <w:p w14:paraId="033812FB" w14:textId="31D3C99F" w:rsidR="00417363" w:rsidRPr="00417363" w:rsidRDefault="00417363" w:rsidP="00417363">
            <w:pPr>
              <w:rPr>
                <w:szCs w:val="20"/>
              </w:rPr>
            </w:pPr>
            <w:r w:rsidRPr="00417363">
              <w:rPr>
                <w:szCs w:val="20"/>
              </w:rPr>
              <w:t>Kodsystemsversion.</w:t>
            </w:r>
          </w:p>
        </w:tc>
        <w:tc>
          <w:tcPr>
            <w:tcW w:w="1560" w:type="dxa"/>
          </w:tcPr>
          <w:p w14:paraId="193CD2A5" w14:textId="24EAB6B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D1CC7E4" w14:textId="77777777" w:rsidTr="00BE54CC">
        <w:tc>
          <w:tcPr>
            <w:tcW w:w="2660" w:type="dxa"/>
          </w:tcPr>
          <w:p w14:paraId="7270C56D" w14:textId="442D433B"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6B52E1C7" w14:textId="1778FA44" w:rsidR="00417363" w:rsidRPr="00417363" w:rsidRDefault="00417363" w:rsidP="00417363">
            <w:pPr>
              <w:rPr>
                <w:szCs w:val="20"/>
              </w:rPr>
            </w:pPr>
            <w:r w:rsidRPr="00417363">
              <w:rPr>
                <w:szCs w:val="20"/>
              </w:rPr>
              <w:t>string</w:t>
            </w:r>
          </w:p>
        </w:tc>
        <w:tc>
          <w:tcPr>
            <w:tcW w:w="3969" w:type="dxa"/>
          </w:tcPr>
          <w:p w14:paraId="65AC80CF" w14:textId="1725AF4A" w:rsidR="00417363" w:rsidRPr="00417363" w:rsidRDefault="00417363" w:rsidP="00417363">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25D6663C" w14:textId="1BC2604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72B015" w14:textId="77777777" w:rsidTr="00BE54CC">
        <w:tc>
          <w:tcPr>
            <w:tcW w:w="2660" w:type="dxa"/>
          </w:tcPr>
          <w:p w14:paraId="24F824AE" w14:textId="00D9D5FF"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/../../routeOfTransmission</w:t>
            </w:r>
          </w:p>
        </w:tc>
        <w:tc>
          <w:tcPr>
            <w:tcW w:w="1417" w:type="dxa"/>
          </w:tcPr>
          <w:p w14:paraId="5EA3EC12" w14:textId="3FF34C3D" w:rsidR="00417363" w:rsidRPr="00417363" w:rsidRDefault="00417363" w:rsidP="00417363">
            <w:pPr>
              <w:rPr>
                <w:szCs w:val="20"/>
              </w:rPr>
            </w:pPr>
            <w:r w:rsidRPr="00417363">
              <w:rPr>
                <w:szCs w:val="20"/>
              </w:rPr>
              <w:t>CVType</w:t>
            </w:r>
          </w:p>
        </w:tc>
        <w:tc>
          <w:tcPr>
            <w:tcW w:w="3969" w:type="dxa"/>
          </w:tcPr>
          <w:p w14:paraId="51A4459B" w14:textId="73C08744" w:rsidR="00417363" w:rsidRPr="00417363" w:rsidRDefault="00417363" w:rsidP="00417363">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260F27B2" w14:textId="3C122F7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765A3D6" w14:textId="77777777" w:rsidTr="00BE54CC">
        <w:tc>
          <w:tcPr>
            <w:tcW w:w="2660" w:type="dxa"/>
          </w:tcPr>
          <w:p w14:paraId="123D3FB0" w14:textId="714B2A7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52C10B2B" w14:textId="6BA86939" w:rsidR="00417363" w:rsidRPr="00417363" w:rsidRDefault="00417363" w:rsidP="00417363">
            <w:pPr>
              <w:rPr>
                <w:szCs w:val="20"/>
              </w:rPr>
            </w:pPr>
            <w:r w:rsidRPr="00417363">
              <w:rPr>
                <w:szCs w:val="20"/>
              </w:rPr>
              <w:t>string</w:t>
            </w:r>
          </w:p>
        </w:tc>
        <w:tc>
          <w:tcPr>
            <w:tcW w:w="3969" w:type="dxa"/>
          </w:tcPr>
          <w:p w14:paraId="52D64E5B" w14:textId="36D99BD4"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0288DBD1" w14:textId="553BF20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7BA4B98" w14:textId="77777777" w:rsidTr="00BE54CC">
        <w:tc>
          <w:tcPr>
            <w:tcW w:w="2660" w:type="dxa"/>
          </w:tcPr>
          <w:p w14:paraId="53030967" w14:textId="60F2B74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368C8B8F" w14:textId="5A6EB779" w:rsidR="00417363" w:rsidRPr="00417363" w:rsidRDefault="00417363" w:rsidP="00417363">
            <w:pPr>
              <w:rPr>
                <w:szCs w:val="20"/>
              </w:rPr>
            </w:pPr>
            <w:r w:rsidRPr="00417363">
              <w:rPr>
                <w:szCs w:val="20"/>
              </w:rPr>
              <w:t>string</w:t>
            </w:r>
          </w:p>
        </w:tc>
        <w:tc>
          <w:tcPr>
            <w:tcW w:w="3969" w:type="dxa"/>
          </w:tcPr>
          <w:p w14:paraId="48D2D04E" w14:textId="64818721" w:rsidR="00417363" w:rsidRPr="00417363" w:rsidRDefault="00417363" w:rsidP="00417363">
            <w:pPr>
              <w:rPr>
                <w:szCs w:val="20"/>
              </w:rPr>
            </w:pPr>
            <w:r w:rsidRPr="00417363">
              <w:rPr>
                <w:szCs w:val="20"/>
              </w:rPr>
              <w:t>Klartext. Om displayName anges måste också code och codeSystem anges.</w:t>
            </w:r>
          </w:p>
        </w:tc>
        <w:tc>
          <w:tcPr>
            <w:tcW w:w="1560" w:type="dxa"/>
          </w:tcPr>
          <w:p w14:paraId="5A8E14A1" w14:textId="5829E596"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5A73D9" w14:textId="77777777" w:rsidTr="00BE54CC">
        <w:tc>
          <w:tcPr>
            <w:tcW w:w="2660" w:type="dxa"/>
          </w:tcPr>
          <w:p w14:paraId="44A503D7" w14:textId="011B2201"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9912161" w14:textId="08F42F7F" w:rsidR="00417363" w:rsidRPr="00417363" w:rsidRDefault="00417363" w:rsidP="00417363">
            <w:pPr>
              <w:rPr>
                <w:szCs w:val="20"/>
              </w:rPr>
            </w:pPr>
            <w:r w:rsidRPr="00417363">
              <w:rPr>
                <w:szCs w:val="20"/>
              </w:rPr>
              <w:t>string</w:t>
            </w:r>
          </w:p>
        </w:tc>
        <w:tc>
          <w:tcPr>
            <w:tcW w:w="3969" w:type="dxa"/>
          </w:tcPr>
          <w:p w14:paraId="1FBA4AA6" w14:textId="1ACED848"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48CE95ED" w14:textId="0C4C098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EC8CEF8" w14:textId="77777777" w:rsidTr="00BE54CC">
        <w:tc>
          <w:tcPr>
            <w:tcW w:w="2660" w:type="dxa"/>
          </w:tcPr>
          <w:p w14:paraId="6B5EEC96" w14:textId="38B8C61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/../../../codeSystemName</w:t>
            </w:r>
          </w:p>
        </w:tc>
        <w:tc>
          <w:tcPr>
            <w:tcW w:w="1417" w:type="dxa"/>
          </w:tcPr>
          <w:p w14:paraId="33A7162D" w14:textId="2393B9C5" w:rsidR="00417363" w:rsidRPr="00417363" w:rsidRDefault="00417363" w:rsidP="00417363">
            <w:pPr>
              <w:rPr>
                <w:szCs w:val="20"/>
              </w:rPr>
            </w:pPr>
            <w:r w:rsidRPr="00417363">
              <w:rPr>
                <w:szCs w:val="20"/>
              </w:rPr>
              <w:t>string</w:t>
            </w:r>
          </w:p>
        </w:tc>
        <w:tc>
          <w:tcPr>
            <w:tcW w:w="3969" w:type="dxa"/>
          </w:tcPr>
          <w:p w14:paraId="2C0A948A" w14:textId="754A7F7F" w:rsidR="00417363" w:rsidRPr="00417363" w:rsidRDefault="00417363" w:rsidP="00417363">
            <w:pPr>
              <w:rPr>
                <w:szCs w:val="20"/>
              </w:rPr>
            </w:pPr>
            <w:r w:rsidRPr="00417363">
              <w:rPr>
                <w:szCs w:val="20"/>
              </w:rPr>
              <w:t>Klartext för kodsystem.</w:t>
            </w:r>
          </w:p>
        </w:tc>
        <w:tc>
          <w:tcPr>
            <w:tcW w:w="1560" w:type="dxa"/>
          </w:tcPr>
          <w:p w14:paraId="2CF143F5" w14:textId="460A2F8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0A6097B" w14:textId="77777777" w:rsidTr="00BE54CC">
        <w:tc>
          <w:tcPr>
            <w:tcW w:w="2660" w:type="dxa"/>
          </w:tcPr>
          <w:p w14:paraId="15BE528D" w14:textId="5CC6AB7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171A930" w14:textId="4CADEB9F" w:rsidR="00417363" w:rsidRPr="00417363" w:rsidRDefault="00417363" w:rsidP="00417363">
            <w:pPr>
              <w:rPr>
                <w:szCs w:val="20"/>
              </w:rPr>
            </w:pPr>
            <w:r w:rsidRPr="00417363">
              <w:rPr>
                <w:szCs w:val="20"/>
              </w:rPr>
              <w:t>string</w:t>
            </w:r>
          </w:p>
        </w:tc>
        <w:tc>
          <w:tcPr>
            <w:tcW w:w="3969" w:type="dxa"/>
          </w:tcPr>
          <w:p w14:paraId="40747898" w14:textId="47350D5A" w:rsidR="00417363" w:rsidRPr="00417363" w:rsidRDefault="00417363" w:rsidP="00417363">
            <w:pPr>
              <w:rPr>
                <w:szCs w:val="20"/>
              </w:rPr>
            </w:pPr>
            <w:r w:rsidRPr="00417363">
              <w:rPr>
                <w:szCs w:val="20"/>
              </w:rPr>
              <w:t>Kodsystemsversion.</w:t>
            </w:r>
          </w:p>
        </w:tc>
        <w:tc>
          <w:tcPr>
            <w:tcW w:w="1560" w:type="dxa"/>
          </w:tcPr>
          <w:p w14:paraId="4F43371C" w14:textId="594E00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5CFFE03" w14:textId="77777777" w:rsidTr="00BE54CC">
        <w:tc>
          <w:tcPr>
            <w:tcW w:w="2660" w:type="dxa"/>
          </w:tcPr>
          <w:p w14:paraId="4D0FE4D4" w14:textId="17506A8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5CA7D44" w14:textId="03142BD8" w:rsidR="00417363" w:rsidRPr="00417363" w:rsidRDefault="00417363" w:rsidP="00417363">
            <w:pPr>
              <w:rPr>
                <w:szCs w:val="20"/>
              </w:rPr>
            </w:pPr>
            <w:r w:rsidRPr="00417363">
              <w:rPr>
                <w:szCs w:val="20"/>
              </w:rPr>
              <w:t>string</w:t>
            </w:r>
          </w:p>
        </w:tc>
        <w:tc>
          <w:tcPr>
            <w:tcW w:w="3969" w:type="dxa"/>
          </w:tcPr>
          <w:p w14:paraId="74349B40" w14:textId="37E2ACAD" w:rsidR="00417363" w:rsidRPr="00417363" w:rsidRDefault="00417363" w:rsidP="00417363">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2134E8B4" w14:textId="0E072CF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3E4B0C0" w14:textId="77777777" w:rsidTr="00BE54CC">
        <w:tc>
          <w:tcPr>
            <w:tcW w:w="2660" w:type="dxa"/>
          </w:tcPr>
          <w:p w14:paraId="21BB4D3B" w14:textId="775D6A6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w:t>
            </w:r>
          </w:p>
        </w:tc>
        <w:tc>
          <w:tcPr>
            <w:tcW w:w="1417" w:type="dxa"/>
          </w:tcPr>
          <w:p w14:paraId="298E9050" w14:textId="55C8A5AC" w:rsidR="00417363" w:rsidRPr="00417363" w:rsidRDefault="00417363" w:rsidP="00417363">
            <w:pPr>
              <w:rPr>
                <w:szCs w:val="20"/>
              </w:rPr>
            </w:pPr>
            <w:r w:rsidRPr="00417363">
              <w:rPr>
                <w:szCs w:val="20"/>
              </w:rPr>
              <w:t>RestrictionOfCareType</w:t>
            </w:r>
          </w:p>
        </w:tc>
        <w:tc>
          <w:tcPr>
            <w:tcW w:w="3969" w:type="dxa"/>
          </w:tcPr>
          <w:p w14:paraId="5D430DE9" w14:textId="0D889BD1" w:rsidR="00417363" w:rsidRPr="00417363" w:rsidRDefault="00417363" w:rsidP="00417363">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07998B8" w14:textId="4CCE5CB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F55BBE" w14:textId="77777777" w:rsidTr="00BE54CC">
        <w:tc>
          <w:tcPr>
            <w:tcW w:w="2660" w:type="dxa"/>
          </w:tcPr>
          <w:p w14:paraId="67B4BEF9" w14:textId="74CD45C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/../../restrictionOfCareComment</w:t>
            </w:r>
          </w:p>
        </w:tc>
        <w:tc>
          <w:tcPr>
            <w:tcW w:w="1417" w:type="dxa"/>
          </w:tcPr>
          <w:p w14:paraId="1C0F4774" w14:textId="01FA3D75" w:rsidR="00417363" w:rsidRPr="00417363" w:rsidRDefault="00417363" w:rsidP="00417363">
            <w:pPr>
              <w:rPr>
                <w:szCs w:val="20"/>
              </w:rPr>
            </w:pPr>
            <w:r w:rsidRPr="00417363">
              <w:rPr>
                <w:szCs w:val="20"/>
              </w:rPr>
              <w:t>string</w:t>
            </w:r>
          </w:p>
        </w:tc>
        <w:tc>
          <w:tcPr>
            <w:tcW w:w="3969" w:type="dxa"/>
          </w:tcPr>
          <w:p w14:paraId="78146F77" w14:textId="77777777" w:rsidR="00417363" w:rsidRPr="00417363" w:rsidRDefault="00417363" w:rsidP="00417363">
            <w:pPr>
              <w:rPr>
                <w:szCs w:val="20"/>
              </w:rPr>
            </w:pPr>
            <w:r w:rsidRPr="00417363">
              <w:rPr>
                <w:szCs w:val="20"/>
              </w:rPr>
              <w:t>Text som innehåller information om ett uppmärskammat förhållande som inte avser överkänslighet, annat medicinskt tillstånd, behandling eller arbetsmiljörisk.</w:t>
            </w:r>
          </w:p>
          <w:p w14:paraId="1134DD53" w14:textId="77777777" w:rsidR="00417363" w:rsidRPr="00417363" w:rsidRDefault="00417363" w:rsidP="00417363">
            <w:pPr>
              <w:rPr>
                <w:spacing w:val="-1"/>
                <w:szCs w:val="20"/>
              </w:rPr>
            </w:pPr>
          </w:p>
        </w:tc>
        <w:tc>
          <w:tcPr>
            <w:tcW w:w="1560" w:type="dxa"/>
          </w:tcPr>
          <w:p w14:paraId="341B64C3" w14:textId="430530C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9BB00B0" w14:textId="77777777" w:rsidTr="00BE54CC">
        <w:tc>
          <w:tcPr>
            <w:tcW w:w="2660" w:type="dxa"/>
          </w:tcPr>
          <w:p w14:paraId="3B22E7E7" w14:textId="4616465D"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/../unstructuredAlertInformation</w:t>
            </w:r>
          </w:p>
        </w:tc>
        <w:tc>
          <w:tcPr>
            <w:tcW w:w="1417" w:type="dxa"/>
          </w:tcPr>
          <w:p w14:paraId="45276574" w14:textId="5F96433D" w:rsidR="00417363" w:rsidRPr="00417363" w:rsidRDefault="00417363" w:rsidP="00417363">
            <w:pPr>
              <w:rPr>
                <w:szCs w:val="20"/>
              </w:rPr>
            </w:pPr>
            <w:r w:rsidRPr="00417363">
              <w:rPr>
                <w:szCs w:val="20"/>
              </w:rPr>
              <w:t>UnstructuredAlertInformationType</w:t>
            </w:r>
          </w:p>
        </w:tc>
        <w:tc>
          <w:tcPr>
            <w:tcW w:w="3969" w:type="dxa"/>
          </w:tcPr>
          <w:p w14:paraId="136BF97F" w14:textId="229E52C1"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04F3542" w14:textId="2ED9768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BD173E6" w14:textId="77777777" w:rsidTr="00BE54CC">
        <w:tc>
          <w:tcPr>
            <w:tcW w:w="2660" w:type="dxa"/>
          </w:tcPr>
          <w:p w14:paraId="6EEAD09C" w14:textId="1D57FC2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/../../unstructuredAlertInformationHeading</w:t>
            </w:r>
          </w:p>
        </w:tc>
        <w:tc>
          <w:tcPr>
            <w:tcW w:w="1417" w:type="dxa"/>
          </w:tcPr>
          <w:p w14:paraId="4151E2CA" w14:textId="5370FD1E" w:rsidR="00417363" w:rsidRPr="00417363" w:rsidRDefault="00417363" w:rsidP="00417363">
            <w:pPr>
              <w:rPr>
                <w:szCs w:val="20"/>
              </w:rPr>
            </w:pPr>
            <w:r w:rsidRPr="00417363">
              <w:rPr>
                <w:szCs w:val="20"/>
              </w:rPr>
              <w:t>string</w:t>
            </w:r>
          </w:p>
        </w:tc>
        <w:tc>
          <w:tcPr>
            <w:tcW w:w="3969" w:type="dxa"/>
          </w:tcPr>
          <w:p w14:paraId="30AB5465" w14:textId="77777777" w:rsidR="00417363" w:rsidRPr="00417363" w:rsidRDefault="00417363" w:rsidP="00417363">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7D762B6E" w14:textId="77777777" w:rsidR="00417363" w:rsidRPr="00417363" w:rsidRDefault="00417363" w:rsidP="00417363">
            <w:pPr>
              <w:rPr>
                <w:szCs w:val="20"/>
              </w:rPr>
            </w:pPr>
          </w:p>
        </w:tc>
        <w:tc>
          <w:tcPr>
            <w:tcW w:w="1560" w:type="dxa"/>
          </w:tcPr>
          <w:p w14:paraId="396D292D" w14:textId="37D1812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E12CEF8" w14:textId="77777777" w:rsidTr="00BE54CC">
        <w:tc>
          <w:tcPr>
            <w:tcW w:w="2660" w:type="dxa"/>
          </w:tcPr>
          <w:p w14:paraId="7A9C540D" w14:textId="329AEFD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/../../unstructuredAlertInformationContent</w:t>
            </w:r>
          </w:p>
        </w:tc>
        <w:tc>
          <w:tcPr>
            <w:tcW w:w="1417" w:type="dxa"/>
          </w:tcPr>
          <w:p w14:paraId="5A5166F7" w14:textId="7CEED1CE" w:rsidR="00417363" w:rsidRPr="00417363" w:rsidRDefault="00417363" w:rsidP="00417363">
            <w:pPr>
              <w:rPr>
                <w:szCs w:val="20"/>
              </w:rPr>
            </w:pPr>
            <w:r w:rsidRPr="00417363">
              <w:rPr>
                <w:szCs w:val="20"/>
              </w:rPr>
              <w:t>string</w:t>
            </w:r>
          </w:p>
        </w:tc>
        <w:tc>
          <w:tcPr>
            <w:tcW w:w="3969" w:type="dxa"/>
          </w:tcPr>
          <w:p w14:paraId="70F3C478" w14:textId="77777777" w:rsidR="00417363" w:rsidRPr="00417363" w:rsidRDefault="00417363" w:rsidP="00417363">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7FE7EF76" w14:textId="77777777" w:rsidR="00417363" w:rsidRPr="00417363" w:rsidRDefault="00417363" w:rsidP="00417363">
            <w:pPr>
              <w:rPr>
                <w:szCs w:val="20"/>
              </w:rPr>
            </w:pPr>
          </w:p>
        </w:tc>
        <w:tc>
          <w:tcPr>
            <w:tcW w:w="1560" w:type="dxa"/>
          </w:tcPr>
          <w:p w14:paraId="7FDA8AFB" w14:textId="52C51A8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3B5A60" w14:textId="77777777" w:rsidTr="00BE54CC">
        <w:tc>
          <w:tcPr>
            <w:tcW w:w="2660" w:type="dxa"/>
          </w:tcPr>
          <w:p w14:paraId="27667696" w14:textId="6E06F21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/../relatedAlertInformation</w:t>
            </w:r>
          </w:p>
        </w:tc>
        <w:tc>
          <w:tcPr>
            <w:tcW w:w="1417" w:type="dxa"/>
          </w:tcPr>
          <w:p w14:paraId="20E02A9E" w14:textId="1B822557" w:rsidR="00417363" w:rsidRPr="00417363" w:rsidRDefault="00417363" w:rsidP="00417363">
            <w:pPr>
              <w:rPr>
                <w:szCs w:val="20"/>
              </w:rPr>
            </w:pPr>
            <w:r w:rsidRPr="00417363">
              <w:rPr>
                <w:szCs w:val="20"/>
              </w:rPr>
              <w:t>RelatedAlertInformationType</w:t>
            </w:r>
          </w:p>
        </w:tc>
        <w:tc>
          <w:tcPr>
            <w:tcW w:w="3969" w:type="dxa"/>
          </w:tcPr>
          <w:p w14:paraId="52CFA5DF" w14:textId="6ADF2B15" w:rsidR="00417363" w:rsidRPr="00417363" w:rsidRDefault="00417363" w:rsidP="00417363">
            <w:pPr>
              <w:rPr>
                <w:szCs w:val="20"/>
              </w:rPr>
            </w:pPr>
            <w:r w:rsidRPr="00417363">
              <w:rPr>
                <w:szCs w:val="20"/>
              </w:rPr>
              <w:t>Information om samband uppmärksamhetssignal</w:t>
            </w:r>
          </w:p>
        </w:tc>
        <w:tc>
          <w:tcPr>
            <w:tcW w:w="1560" w:type="dxa"/>
          </w:tcPr>
          <w:p w14:paraId="0E84B27A" w14:textId="77777777"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w:t>
            </w:r>
          </w:p>
          <w:p w14:paraId="031B37E1" w14:textId="77777777" w:rsidR="00417363" w:rsidRPr="00417363" w:rsidRDefault="00417363" w:rsidP="00C47224">
            <w:pPr>
              <w:pStyle w:val="TableParagraph"/>
              <w:spacing w:line="226" w:lineRule="exact"/>
              <w:ind w:left="102"/>
              <w:rPr>
                <w:rFonts w:ascii="Georgia" w:hAnsi="Georgia"/>
                <w:spacing w:val="-1"/>
                <w:sz w:val="20"/>
                <w:szCs w:val="20"/>
              </w:rPr>
            </w:pPr>
          </w:p>
        </w:tc>
      </w:tr>
      <w:tr w:rsidR="00417363" w14:paraId="57A3D794" w14:textId="77777777" w:rsidTr="00BE54CC">
        <w:tc>
          <w:tcPr>
            <w:tcW w:w="2660" w:type="dxa"/>
          </w:tcPr>
          <w:p w14:paraId="6FFC40DA" w14:textId="4392400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/../../typeOfAlertInformationRelationship</w:t>
            </w:r>
          </w:p>
        </w:tc>
        <w:tc>
          <w:tcPr>
            <w:tcW w:w="1417" w:type="dxa"/>
          </w:tcPr>
          <w:p w14:paraId="5CB01327" w14:textId="77777777" w:rsidR="00417363" w:rsidRPr="00417363" w:rsidRDefault="00417363" w:rsidP="00417363">
            <w:pPr>
              <w:rPr>
                <w:szCs w:val="20"/>
              </w:rPr>
            </w:pPr>
            <w:r w:rsidRPr="00417363">
              <w:rPr>
                <w:szCs w:val="20"/>
              </w:rPr>
              <w:t>CVType</w:t>
            </w:r>
          </w:p>
          <w:p w14:paraId="3B50F105" w14:textId="77777777" w:rsidR="00417363" w:rsidRPr="00417363" w:rsidRDefault="00417363" w:rsidP="00417363">
            <w:pPr>
              <w:rPr>
                <w:szCs w:val="20"/>
              </w:rPr>
            </w:pPr>
          </w:p>
        </w:tc>
        <w:tc>
          <w:tcPr>
            <w:tcW w:w="3969" w:type="dxa"/>
          </w:tcPr>
          <w:p w14:paraId="2B3B102E" w14:textId="69DBB69A" w:rsidR="00417363" w:rsidRPr="00417363" w:rsidRDefault="00417363" w:rsidP="00417363">
            <w:pPr>
              <w:rPr>
                <w:szCs w:val="20"/>
              </w:rPr>
            </w:pPr>
            <w:r w:rsidRPr="00417363">
              <w:rPr>
                <w:szCs w:val="20"/>
              </w:rPr>
              <w:t>Text som anger vilken typ av samband som avses. NPÖ RIV 2.2.0 kräver att KV Sambandstyp (1.2.752.129.2.2.2.4) används.</w:t>
            </w:r>
          </w:p>
        </w:tc>
        <w:tc>
          <w:tcPr>
            <w:tcW w:w="1560" w:type="dxa"/>
          </w:tcPr>
          <w:p w14:paraId="2CF92051" w14:textId="77777777" w:rsidR="00417363" w:rsidRPr="00417363" w:rsidRDefault="00417363" w:rsidP="00417363">
            <w:pPr>
              <w:rPr>
                <w:szCs w:val="20"/>
              </w:rPr>
            </w:pPr>
            <w:r w:rsidRPr="00417363">
              <w:rPr>
                <w:szCs w:val="20"/>
              </w:rPr>
              <w:t>1</w:t>
            </w:r>
            <w:proofErr w:type="gramStart"/>
            <w:r w:rsidRPr="00417363">
              <w:rPr>
                <w:szCs w:val="20"/>
              </w:rPr>
              <w:t>..</w:t>
            </w:r>
            <w:proofErr w:type="gramEnd"/>
            <w:r w:rsidRPr="00417363">
              <w:rPr>
                <w:szCs w:val="20"/>
              </w:rPr>
              <w:t>1</w:t>
            </w:r>
          </w:p>
          <w:p w14:paraId="13E87381" w14:textId="77777777" w:rsidR="00417363" w:rsidRPr="00417363" w:rsidRDefault="00417363" w:rsidP="00417363">
            <w:pPr>
              <w:rPr>
                <w:szCs w:val="20"/>
              </w:rPr>
            </w:pPr>
          </w:p>
        </w:tc>
      </w:tr>
      <w:tr w:rsidR="00417363" w14:paraId="05B596DA" w14:textId="77777777" w:rsidTr="00BE54CC">
        <w:tc>
          <w:tcPr>
            <w:tcW w:w="2660" w:type="dxa"/>
          </w:tcPr>
          <w:p w14:paraId="5BEB807E" w14:textId="2268CB9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74AD3923" w14:textId="295721A5" w:rsidR="00417363" w:rsidRPr="00417363" w:rsidRDefault="00417363" w:rsidP="00417363">
            <w:pPr>
              <w:rPr>
                <w:szCs w:val="20"/>
              </w:rPr>
            </w:pPr>
            <w:r w:rsidRPr="00417363">
              <w:rPr>
                <w:szCs w:val="20"/>
              </w:rPr>
              <w:t>string</w:t>
            </w:r>
          </w:p>
        </w:tc>
        <w:tc>
          <w:tcPr>
            <w:tcW w:w="3969" w:type="dxa"/>
          </w:tcPr>
          <w:p w14:paraId="3475EBFA" w14:textId="0EB27CDA" w:rsidR="00417363" w:rsidRPr="00417363" w:rsidRDefault="00417363" w:rsidP="00417363">
            <w:pPr>
              <w:rPr>
                <w:szCs w:val="20"/>
              </w:rPr>
            </w:pPr>
            <w:r w:rsidRPr="00417363">
              <w:rPr>
                <w:spacing w:val="-1"/>
                <w:szCs w:val="20"/>
              </w:rPr>
              <w:t>Kod för samband uppmärksamhetssignal. Om code anges måste också displayName och codeSystem anges.</w:t>
            </w:r>
          </w:p>
        </w:tc>
        <w:tc>
          <w:tcPr>
            <w:tcW w:w="1560" w:type="dxa"/>
          </w:tcPr>
          <w:p w14:paraId="2AEA9DD4" w14:textId="706C7CBA" w:rsidR="00417363" w:rsidRPr="00417363" w:rsidRDefault="00417363" w:rsidP="00417363">
            <w:pPr>
              <w:rPr>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61C3B628" w14:textId="77777777" w:rsidTr="00BE54CC">
        <w:tc>
          <w:tcPr>
            <w:tcW w:w="2660" w:type="dxa"/>
          </w:tcPr>
          <w:p w14:paraId="688A52E4" w14:textId="2C2FFFA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1D9AEFA3" w14:textId="486FDC26" w:rsidR="00417363" w:rsidRPr="00417363" w:rsidRDefault="00417363" w:rsidP="00417363">
            <w:pPr>
              <w:rPr>
                <w:szCs w:val="20"/>
              </w:rPr>
            </w:pPr>
            <w:r w:rsidRPr="00417363">
              <w:rPr>
                <w:szCs w:val="20"/>
              </w:rPr>
              <w:t>string</w:t>
            </w:r>
          </w:p>
        </w:tc>
        <w:tc>
          <w:tcPr>
            <w:tcW w:w="3969" w:type="dxa"/>
          </w:tcPr>
          <w:p w14:paraId="5BE80EE3" w14:textId="065D6AE9" w:rsidR="00417363" w:rsidRPr="00417363" w:rsidRDefault="00417363" w:rsidP="00417363">
            <w:pPr>
              <w:rPr>
                <w:spacing w:val="-1"/>
                <w:szCs w:val="20"/>
              </w:rPr>
            </w:pPr>
            <w:r w:rsidRPr="00417363">
              <w:rPr>
                <w:spacing w:val="-1"/>
                <w:szCs w:val="20"/>
              </w:rPr>
              <w:t>Klartext för samband uppmärksamhetssignal. Om displayName anges måste också code och codeSystem anges.</w:t>
            </w:r>
          </w:p>
        </w:tc>
        <w:tc>
          <w:tcPr>
            <w:tcW w:w="1560" w:type="dxa"/>
          </w:tcPr>
          <w:p w14:paraId="70901006" w14:textId="48DB1C99"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2669E178" w14:textId="77777777" w:rsidTr="00BE54CC">
        <w:tc>
          <w:tcPr>
            <w:tcW w:w="2660" w:type="dxa"/>
          </w:tcPr>
          <w:p w14:paraId="251B2D1A" w14:textId="46FB8D4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E9E1404" w14:textId="3B6726EC" w:rsidR="00417363" w:rsidRPr="00417363" w:rsidRDefault="00417363" w:rsidP="00417363">
            <w:pPr>
              <w:rPr>
                <w:szCs w:val="20"/>
              </w:rPr>
            </w:pPr>
            <w:r w:rsidRPr="00417363">
              <w:rPr>
                <w:szCs w:val="20"/>
              </w:rPr>
              <w:t>string</w:t>
            </w:r>
          </w:p>
        </w:tc>
        <w:tc>
          <w:tcPr>
            <w:tcW w:w="3969" w:type="dxa"/>
          </w:tcPr>
          <w:p w14:paraId="3172A190" w14:textId="7F4CEE91" w:rsidR="00417363" w:rsidRPr="00417363" w:rsidRDefault="00417363" w:rsidP="00417363">
            <w:pPr>
              <w:rPr>
                <w:spacing w:val="-1"/>
                <w:szCs w:val="20"/>
              </w:rPr>
            </w:pPr>
            <w:r w:rsidRPr="00417363">
              <w:rPr>
                <w:spacing w:val="-1"/>
                <w:szCs w:val="20"/>
              </w:rPr>
              <w:t>Kodsystem för samband uppmärksamhetssignal. Om codeSystem anges måste också code och displayName anges.</w:t>
            </w:r>
          </w:p>
        </w:tc>
        <w:tc>
          <w:tcPr>
            <w:tcW w:w="1560" w:type="dxa"/>
          </w:tcPr>
          <w:p w14:paraId="15ACEF6D" w14:textId="456931C7"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21790280" w14:textId="77777777" w:rsidTr="00BE54CC">
        <w:tc>
          <w:tcPr>
            <w:tcW w:w="2660" w:type="dxa"/>
          </w:tcPr>
          <w:p w14:paraId="018A3F56" w14:textId="3A61BAB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FAC8363" w14:textId="52459267" w:rsidR="00417363" w:rsidRPr="00417363" w:rsidRDefault="00417363" w:rsidP="00417363">
            <w:pPr>
              <w:rPr>
                <w:szCs w:val="20"/>
              </w:rPr>
            </w:pPr>
            <w:r w:rsidRPr="00417363">
              <w:rPr>
                <w:szCs w:val="20"/>
              </w:rPr>
              <w:t>string</w:t>
            </w:r>
          </w:p>
        </w:tc>
        <w:tc>
          <w:tcPr>
            <w:tcW w:w="3969" w:type="dxa"/>
          </w:tcPr>
          <w:p w14:paraId="083928D6" w14:textId="520E6251" w:rsidR="00417363" w:rsidRPr="00417363" w:rsidRDefault="00417363" w:rsidP="00417363">
            <w:pPr>
              <w:rPr>
                <w:spacing w:val="-1"/>
                <w:szCs w:val="20"/>
              </w:rPr>
            </w:pPr>
            <w:r w:rsidRPr="00417363">
              <w:rPr>
                <w:spacing w:val="-1"/>
                <w:szCs w:val="20"/>
              </w:rPr>
              <w:t>Klartext för kodsystem för samband uppmärksamhetssignal.</w:t>
            </w:r>
          </w:p>
        </w:tc>
        <w:tc>
          <w:tcPr>
            <w:tcW w:w="1560" w:type="dxa"/>
          </w:tcPr>
          <w:p w14:paraId="13E05DBE" w14:textId="0CDEA2A8"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020BF925" w14:textId="77777777" w:rsidTr="00BE54CC">
        <w:tc>
          <w:tcPr>
            <w:tcW w:w="2660" w:type="dxa"/>
          </w:tcPr>
          <w:p w14:paraId="4F73A8BC" w14:textId="2061BAA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31D255E" w14:textId="6042C468" w:rsidR="00417363" w:rsidRPr="00417363" w:rsidRDefault="00417363" w:rsidP="00417363">
            <w:pPr>
              <w:rPr>
                <w:szCs w:val="20"/>
              </w:rPr>
            </w:pPr>
            <w:r w:rsidRPr="00417363">
              <w:rPr>
                <w:szCs w:val="20"/>
              </w:rPr>
              <w:t>string</w:t>
            </w:r>
          </w:p>
        </w:tc>
        <w:tc>
          <w:tcPr>
            <w:tcW w:w="3969" w:type="dxa"/>
          </w:tcPr>
          <w:p w14:paraId="302F3E4C" w14:textId="7C75A08B" w:rsidR="00417363" w:rsidRPr="00417363" w:rsidRDefault="00417363" w:rsidP="00417363">
            <w:pPr>
              <w:rPr>
                <w:spacing w:val="-1"/>
                <w:szCs w:val="20"/>
              </w:rPr>
            </w:pPr>
            <w:r w:rsidRPr="00417363">
              <w:rPr>
                <w:spacing w:val="-1"/>
                <w:szCs w:val="20"/>
              </w:rPr>
              <w:t>Version för kodsystem för samband uppmärksamhetssignal.</w:t>
            </w:r>
          </w:p>
        </w:tc>
        <w:tc>
          <w:tcPr>
            <w:tcW w:w="1560" w:type="dxa"/>
          </w:tcPr>
          <w:p w14:paraId="1F75B776" w14:textId="479D01BC"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710445CC" w14:textId="77777777" w:rsidTr="00BE54CC">
        <w:tc>
          <w:tcPr>
            <w:tcW w:w="2660" w:type="dxa"/>
          </w:tcPr>
          <w:p w14:paraId="6E2D23AD" w14:textId="4BF69BE5"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54BEA58C" w14:textId="4EC77289" w:rsidR="00417363" w:rsidRPr="00417363" w:rsidRDefault="00417363" w:rsidP="00417363">
            <w:pPr>
              <w:rPr>
                <w:szCs w:val="20"/>
              </w:rPr>
            </w:pPr>
            <w:r w:rsidRPr="00417363">
              <w:rPr>
                <w:szCs w:val="20"/>
              </w:rPr>
              <w:t>string</w:t>
            </w:r>
          </w:p>
        </w:tc>
        <w:tc>
          <w:tcPr>
            <w:tcW w:w="3969" w:type="dxa"/>
          </w:tcPr>
          <w:p w14:paraId="30E1D5E2" w14:textId="5481E382" w:rsidR="00417363" w:rsidRPr="00417363" w:rsidRDefault="00417363" w:rsidP="00417363">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62D719C3" w14:textId="1601E817"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0261A227" w14:textId="77777777" w:rsidTr="00BE54CC">
        <w:tc>
          <w:tcPr>
            <w:tcW w:w="2660" w:type="dxa"/>
          </w:tcPr>
          <w:p w14:paraId="58D61BD3" w14:textId="76966C02"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/../../relationComment</w:t>
            </w:r>
          </w:p>
        </w:tc>
        <w:tc>
          <w:tcPr>
            <w:tcW w:w="1417" w:type="dxa"/>
          </w:tcPr>
          <w:p w14:paraId="28F65F8C" w14:textId="03BA91A0" w:rsidR="00417363" w:rsidRPr="00417363" w:rsidRDefault="00417363" w:rsidP="00417363">
            <w:pPr>
              <w:rPr>
                <w:szCs w:val="20"/>
              </w:rPr>
            </w:pPr>
            <w:r w:rsidRPr="00417363">
              <w:rPr>
                <w:szCs w:val="20"/>
              </w:rPr>
              <w:t>string</w:t>
            </w:r>
          </w:p>
        </w:tc>
        <w:tc>
          <w:tcPr>
            <w:tcW w:w="3969" w:type="dxa"/>
          </w:tcPr>
          <w:p w14:paraId="27716C23" w14:textId="77777777" w:rsidR="00417363" w:rsidRPr="00417363" w:rsidRDefault="00417363" w:rsidP="00417363">
            <w:pPr>
              <w:rPr>
                <w:szCs w:val="20"/>
              </w:rPr>
            </w:pPr>
            <w:r w:rsidRPr="00417363">
              <w:rPr>
                <w:szCs w:val="20"/>
              </w:rPr>
              <w:t>Text som innehåller en kommentar till det aktuella sambandet</w:t>
            </w:r>
          </w:p>
          <w:p w14:paraId="0EBC34EF" w14:textId="77777777" w:rsidR="00417363" w:rsidRPr="00417363" w:rsidRDefault="00417363" w:rsidP="00417363">
            <w:pPr>
              <w:rPr>
                <w:szCs w:val="20"/>
              </w:rPr>
            </w:pPr>
          </w:p>
        </w:tc>
        <w:tc>
          <w:tcPr>
            <w:tcW w:w="1560" w:type="dxa"/>
          </w:tcPr>
          <w:p w14:paraId="65477BB4" w14:textId="454E395B"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5CCD4DA4" w14:textId="77777777" w:rsidTr="00BE54CC">
        <w:tc>
          <w:tcPr>
            <w:tcW w:w="2660" w:type="dxa"/>
          </w:tcPr>
          <w:p w14:paraId="6A7BA56D" w14:textId="4B28653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2486321F" w14:textId="67BFEA9C" w:rsidR="00417363" w:rsidRPr="00417363" w:rsidRDefault="00417363" w:rsidP="00417363">
            <w:pPr>
              <w:rPr>
                <w:szCs w:val="20"/>
              </w:rPr>
            </w:pPr>
            <w:r w:rsidRPr="00417363">
              <w:rPr>
                <w:szCs w:val="20"/>
              </w:rPr>
              <w:t>string</w:t>
            </w:r>
          </w:p>
        </w:tc>
        <w:tc>
          <w:tcPr>
            <w:tcW w:w="3969" w:type="dxa"/>
          </w:tcPr>
          <w:p w14:paraId="489857A2" w14:textId="77777777" w:rsidR="00417363" w:rsidRPr="00417363" w:rsidDel="00314D47" w:rsidRDefault="00417363" w:rsidP="00417363">
            <w:pPr>
              <w:rPr>
                <w:del w:id="1380" w:author="Khaled Daham" w:date="2014-03-17T18:02:00Z"/>
                <w:szCs w:val="20"/>
              </w:rPr>
            </w:pPr>
            <w:r w:rsidRPr="00417363">
              <w:rPr>
                <w:szCs w:val="20"/>
              </w:rPr>
              <w:t>Lokalt unik identitet för relaterad uppmärksamhetssignal</w:t>
            </w:r>
          </w:p>
          <w:p w14:paraId="4B3D9BD7" w14:textId="77777777" w:rsidR="00417363" w:rsidRPr="00417363" w:rsidRDefault="00417363" w:rsidP="00417363">
            <w:pPr>
              <w:rPr>
                <w:szCs w:val="20"/>
              </w:rPr>
            </w:pPr>
          </w:p>
        </w:tc>
        <w:tc>
          <w:tcPr>
            <w:tcW w:w="1560" w:type="dxa"/>
          </w:tcPr>
          <w:p w14:paraId="1766D073" w14:textId="77777777" w:rsidR="00417363" w:rsidRPr="00417363" w:rsidDel="00314D47" w:rsidRDefault="00417363" w:rsidP="00417363">
            <w:pPr>
              <w:rPr>
                <w:del w:id="1381" w:author="Khaled Daham" w:date="2014-03-17T18:02:00Z"/>
                <w:szCs w:val="20"/>
              </w:rPr>
            </w:pPr>
            <w:r w:rsidRPr="00417363">
              <w:rPr>
                <w:szCs w:val="20"/>
              </w:rPr>
              <w:t>1</w:t>
            </w:r>
            <w:proofErr w:type="gramStart"/>
            <w:r w:rsidRPr="00417363">
              <w:rPr>
                <w:szCs w:val="20"/>
              </w:rPr>
              <w:t>..</w:t>
            </w:r>
            <w:proofErr w:type="gramEnd"/>
            <w:r w:rsidRPr="00417363">
              <w:rPr>
                <w:szCs w:val="20"/>
              </w:rPr>
              <w:t>*</w:t>
            </w:r>
          </w:p>
          <w:p w14:paraId="15905303" w14:textId="77777777" w:rsidR="00417363" w:rsidRPr="00417363" w:rsidRDefault="00417363" w:rsidP="00417363">
            <w:pPr>
              <w:rPr>
                <w:spacing w:val="-1"/>
                <w:szCs w:val="20"/>
              </w:rPr>
            </w:pPr>
          </w:p>
        </w:tc>
      </w:tr>
      <w:tr w:rsidR="00701BFD" w14:paraId="16D1A287" w14:textId="77777777" w:rsidTr="00BE54CC">
        <w:trPr>
          <w:ins w:id="1382" w:author="Khaled Daham" w:date="2014-03-17T18:02:00Z"/>
        </w:trPr>
        <w:tc>
          <w:tcPr>
            <w:tcW w:w="2660" w:type="dxa"/>
          </w:tcPr>
          <w:p w14:paraId="25662AB0" w14:textId="4A0BC1F6" w:rsidR="00701BFD" w:rsidRPr="00417363" w:rsidRDefault="00701BFD" w:rsidP="00C47224">
            <w:pPr>
              <w:pStyle w:val="TableParagraph"/>
              <w:spacing w:line="229" w:lineRule="exact"/>
              <w:ind w:left="102"/>
              <w:rPr>
                <w:ins w:id="1383" w:author="Khaled Daham" w:date="2014-03-17T18:02:00Z"/>
                <w:rFonts w:ascii="Georgia" w:hAnsi="Georgia"/>
                <w:sz w:val="20"/>
                <w:szCs w:val="20"/>
              </w:rPr>
            </w:pPr>
            <w:ins w:id="1384" w:author="Khaled Daham" w:date="2014-03-17T20:45:00Z">
              <w:r w:rsidRPr="0006701E">
                <w:rPr>
                  <w:rFonts w:ascii="Georgia" w:hAnsi="Georgia" w:cs="Arial"/>
                  <w:sz w:val="20"/>
                  <w:szCs w:val="20"/>
                </w:rPr>
                <w:t>result</w:t>
              </w:r>
            </w:ins>
          </w:p>
        </w:tc>
        <w:tc>
          <w:tcPr>
            <w:tcW w:w="1417" w:type="dxa"/>
          </w:tcPr>
          <w:p w14:paraId="5B80775B" w14:textId="2ADAFFE3" w:rsidR="00701BFD" w:rsidRPr="00417363" w:rsidRDefault="00701BFD" w:rsidP="00417363">
            <w:pPr>
              <w:rPr>
                <w:ins w:id="1385" w:author="Khaled Daham" w:date="2014-03-17T18:02:00Z"/>
                <w:szCs w:val="20"/>
              </w:rPr>
            </w:pPr>
            <w:ins w:id="1386" w:author="Khaled Daham" w:date="2014-03-17T20:45:00Z">
              <w:r w:rsidRPr="0006701E">
                <w:rPr>
                  <w:spacing w:val="-1"/>
                  <w:szCs w:val="20"/>
                </w:rPr>
                <w:t>ResultType</w:t>
              </w:r>
            </w:ins>
          </w:p>
        </w:tc>
        <w:tc>
          <w:tcPr>
            <w:tcW w:w="3969" w:type="dxa"/>
          </w:tcPr>
          <w:p w14:paraId="6A6FBA98" w14:textId="472282E7" w:rsidR="00701BFD" w:rsidRPr="00417363" w:rsidRDefault="00701BFD" w:rsidP="00417363">
            <w:pPr>
              <w:rPr>
                <w:ins w:id="1387" w:author="Khaled Daham" w:date="2014-03-17T18:02:00Z"/>
                <w:szCs w:val="20"/>
              </w:rPr>
            </w:pPr>
            <w:ins w:id="1388" w:author="Khaled Daham" w:date="2014-03-17T20:45:00Z">
              <w:r w:rsidRPr="0006701E">
                <w:rPr>
                  <w:szCs w:val="20"/>
                </w:rPr>
                <w:t xml:space="preserve">Innehåller information om begäran gick bra eller </w:t>
              </w:r>
              <w:proofErr w:type="gramStart"/>
              <w:r w:rsidRPr="0006701E">
                <w:rPr>
                  <w:szCs w:val="20"/>
                </w:rPr>
                <w:t>ej</w:t>
              </w:r>
              <w:proofErr w:type="gramEnd"/>
              <w:r w:rsidRPr="0006701E">
                <w:rPr>
                  <w:szCs w:val="20"/>
                </w:rPr>
                <w:t>,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ins>
          </w:p>
        </w:tc>
        <w:tc>
          <w:tcPr>
            <w:tcW w:w="1560" w:type="dxa"/>
          </w:tcPr>
          <w:p w14:paraId="5B563F92" w14:textId="5760E574" w:rsidR="00701BFD" w:rsidRPr="00417363" w:rsidRDefault="00701BFD" w:rsidP="00417363">
            <w:pPr>
              <w:rPr>
                <w:ins w:id="1389" w:author="Khaled Daham" w:date="2014-03-17T18:02:00Z"/>
                <w:szCs w:val="20"/>
              </w:rPr>
            </w:pPr>
            <w:ins w:id="1390" w:author="Khaled Daham" w:date="2014-03-17T20:45:00Z">
              <w:r w:rsidRPr="0006701E">
                <w:rPr>
                  <w:szCs w:val="20"/>
                </w:rPr>
                <w:t>1</w:t>
              </w:r>
              <w:proofErr w:type="gramStart"/>
              <w:r w:rsidRPr="0006701E">
                <w:rPr>
                  <w:szCs w:val="20"/>
                </w:rPr>
                <w:t>..</w:t>
              </w:r>
              <w:proofErr w:type="gramEnd"/>
              <w:r w:rsidRPr="0006701E">
                <w:rPr>
                  <w:szCs w:val="20"/>
                </w:rPr>
                <w:t>1</w:t>
              </w:r>
            </w:ins>
          </w:p>
        </w:tc>
      </w:tr>
      <w:tr w:rsidR="00701BFD" w14:paraId="1D5A845B" w14:textId="77777777" w:rsidTr="00BE54CC">
        <w:trPr>
          <w:ins w:id="1391" w:author="Khaled Daham" w:date="2014-03-17T18:02:00Z"/>
        </w:trPr>
        <w:tc>
          <w:tcPr>
            <w:tcW w:w="2660" w:type="dxa"/>
          </w:tcPr>
          <w:p w14:paraId="7B37B2D0" w14:textId="703D148D" w:rsidR="00701BFD" w:rsidRPr="0006701E" w:rsidRDefault="00701BFD" w:rsidP="00C47224">
            <w:pPr>
              <w:pStyle w:val="TableParagraph"/>
              <w:spacing w:line="229" w:lineRule="exact"/>
              <w:ind w:left="102"/>
              <w:rPr>
                <w:ins w:id="1392" w:author="Khaled Daham" w:date="2014-03-17T18:02:00Z"/>
                <w:rFonts w:ascii="Georgia" w:hAnsi="Georgia" w:cs="Arial"/>
                <w:sz w:val="20"/>
                <w:szCs w:val="20"/>
              </w:rPr>
            </w:pPr>
            <w:proofErr w:type="gramStart"/>
            <w:ins w:id="1393" w:author="Khaled Daham" w:date="2014-03-17T20:45:00Z">
              <w:r w:rsidRPr="0006701E">
                <w:rPr>
                  <w:rFonts w:ascii="Georgia" w:hAnsi="Georgia" w:cs="Arial"/>
                  <w:sz w:val="20"/>
                  <w:szCs w:val="20"/>
                </w:rPr>
                <w:t>..</w:t>
              </w:r>
              <w:proofErr w:type="gramEnd"/>
              <w:r w:rsidRPr="0006701E">
                <w:rPr>
                  <w:rFonts w:ascii="Georgia" w:hAnsi="Georgia" w:cs="Arial"/>
                  <w:sz w:val="20"/>
                  <w:szCs w:val="20"/>
                </w:rPr>
                <w:t>/resultCode</w:t>
              </w:r>
            </w:ins>
          </w:p>
        </w:tc>
        <w:tc>
          <w:tcPr>
            <w:tcW w:w="1417" w:type="dxa"/>
          </w:tcPr>
          <w:p w14:paraId="22D3CE59" w14:textId="0E20470C" w:rsidR="00701BFD" w:rsidRPr="0006701E" w:rsidRDefault="00701BFD" w:rsidP="00417363">
            <w:pPr>
              <w:rPr>
                <w:ins w:id="1394" w:author="Khaled Daham" w:date="2014-03-17T18:02:00Z"/>
                <w:spacing w:val="-1"/>
                <w:szCs w:val="20"/>
              </w:rPr>
            </w:pPr>
            <w:ins w:id="1395" w:author="Khaled Daham" w:date="2014-03-17T20:45:00Z">
              <w:r w:rsidRPr="0006701E">
                <w:rPr>
                  <w:spacing w:val="-1"/>
                  <w:szCs w:val="20"/>
                </w:rPr>
                <w:t>Result</w:t>
              </w:r>
              <w:r>
                <w:rPr>
                  <w:spacing w:val="-1"/>
                  <w:szCs w:val="20"/>
                </w:rPr>
                <w:t>Code</w:t>
              </w:r>
              <w:r w:rsidRPr="0006701E">
                <w:rPr>
                  <w:spacing w:val="-1"/>
                  <w:szCs w:val="20"/>
                </w:rPr>
                <w:t>Enum</w:t>
              </w:r>
            </w:ins>
          </w:p>
        </w:tc>
        <w:tc>
          <w:tcPr>
            <w:tcW w:w="3969" w:type="dxa"/>
          </w:tcPr>
          <w:p w14:paraId="329FFEAE" w14:textId="7D8BE8B3" w:rsidR="00701BFD" w:rsidRPr="0006701E" w:rsidRDefault="00701BFD" w:rsidP="00417363">
            <w:pPr>
              <w:rPr>
                <w:ins w:id="1396" w:author="Khaled Daham" w:date="2014-03-17T18:02:00Z"/>
                <w:szCs w:val="20"/>
              </w:rPr>
            </w:pPr>
            <w:ins w:id="1397" w:author="Khaled Daham" w:date="2014-03-17T20:45:00Z">
              <w:r w:rsidRPr="0006701E">
                <w:rPr>
                  <w:szCs w:val="20"/>
                </w:rPr>
                <w:t>Kan endast vara OK, INFO eller ERROR</w:t>
              </w:r>
            </w:ins>
          </w:p>
        </w:tc>
        <w:tc>
          <w:tcPr>
            <w:tcW w:w="1560" w:type="dxa"/>
          </w:tcPr>
          <w:p w14:paraId="3EFA2497" w14:textId="57CF6EDE" w:rsidR="00701BFD" w:rsidRPr="0006701E" w:rsidRDefault="00701BFD" w:rsidP="00417363">
            <w:pPr>
              <w:rPr>
                <w:ins w:id="1398" w:author="Khaled Daham" w:date="2014-03-17T18:02:00Z"/>
                <w:szCs w:val="20"/>
              </w:rPr>
            </w:pPr>
            <w:ins w:id="1399" w:author="Khaled Daham" w:date="2014-03-17T20:45:00Z">
              <w:r w:rsidRPr="0006701E">
                <w:rPr>
                  <w:szCs w:val="20"/>
                </w:rPr>
                <w:t>1</w:t>
              </w:r>
              <w:proofErr w:type="gramStart"/>
              <w:r w:rsidRPr="0006701E">
                <w:rPr>
                  <w:szCs w:val="20"/>
                </w:rPr>
                <w:t>..</w:t>
              </w:r>
              <w:proofErr w:type="gramEnd"/>
              <w:r w:rsidRPr="0006701E">
                <w:rPr>
                  <w:szCs w:val="20"/>
                </w:rPr>
                <w:t>1</w:t>
              </w:r>
            </w:ins>
          </w:p>
        </w:tc>
      </w:tr>
      <w:tr w:rsidR="00701BFD" w14:paraId="62B42EB6" w14:textId="77777777" w:rsidTr="00BE54CC">
        <w:trPr>
          <w:ins w:id="1400" w:author="Khaled Daham" w:date="2014-03-17T18:02:00Z"/>
        </w:trPr>
        <w:tc>
          <w:tcPr>
            <w:tcW w:w="2660" w:type="dxa"/>
          </w:tcPr>
          <w:p w14:paraId="3CB977FC" w14:textId="7DEBB41C" w:rsidR="00701BFD" w:rsidRPr="0006701E" w:rsidRDefault="00701BFD" w:rsidP="00C47224">
            <w:pPr>
              <w:pStyle w:val="TableParagraph"/>
              <w:spacing w:line="229" w:lineRule="exact"/>
              <w:ind w:left="102"/>
              <w:rPr>
                <w:ins w:id="1401" w:author="Khaled Daham" w:date="2014-03-17T18:02:00Z"/>
                <w:rFonts w:ascii="Georgia" w:hAnsi="Georgia" w:cs="Arial"/>
                <w:sz w:val="20"/>
                <w:szCs w:val="20"/>
              </w:rPr>
            </w:pPr>
            <w:proofErr w:type="gramStart"/>
            <w:ins w:id="1402" w:author="Khaled Daham" w:date="2014-03-17T20:45:00Z">
              <w:r w:rsidRPr="0006701E">
                <w:rPr>
                  <w:rFonts w:ascii="Georgia" w:hAnsi="Georgia" w:cs="Arial"/>
                  <w:sz w:val="20"/>
                  <w:szCs w:val="20"/>
                </w:rPr>
                <w:t>..</w:t>
              </w:r>
              <w:proofErr w:type="gramEnd"/>
              <w:r w:rsidRPr="0006701E">
                <w:rPr>
                  <w:rFonts w:ascii="Georgia" w:hAnsi="Georgia" w:cs="Arial"/>
                  <w:sz w:val="20"/>
                  <w:szCs w:val="20"/>
                </w:rPr>
                <w:t>/errorCode</w:t>
              </w:r>
            </w:ins>
          </w:p>
        </w:tc>
        <w:tc>
          <w:tcPr>
            <w:tcW w:w="1417" w:type="dxa"/>
          </w:tcPr>
          <w:p w14:paraId="323CCCFF" w14:textId="2B4D778A" w:rsidR="00701BFD" w:rsidRPr="0006701E" w:rsidRDefault="00701BFD" w:rsidP="00417363">
            <w:pPr>
              <w:rPr>
                <w:ins w:id="1403" w:author="Khaled Daham" w:date="2014-03-17T18:02:00Z"/>
                <w:spacing w:val="-1"/>
                <w:szCs w:val="20"/>
              </w:rPr>
            </w:pPr>
            <w:ins w:id="1404" w:author="Khaled Daham" w:date="2014-03-17T20:45:00Z">
              <w:r w:rsidRPr="0006701E">
                <w:rPr>
                  <w:spacing w:val="-1"/>
                  <w:szCs w:val="20"/>
                </w:rPr>
                <w:t>ErrorCodeEnum</w:t>
              </w:r>
            </w:ins>
          </w:p>
        </w:tc>
        <w:tc>
          <w:tcPr>
            <w:tcW w:w="3969" w:type="dxa"/>
          </w:tcPr>
          <w:p w14:paraId="6191334B" w14:textId="443D94CE" w:rsidR="00701BFD" w:rsidRPr="0006701E" w:rsidRDefault="00701BFD" w:rsidP="00417363">
            <w:pPr>
              <w:rPr>
                <w:ins w:id="1405" w:author="Khaled Daham" w:date="2014-03-17T18:02:00Z"/>
                <w:szCs w:val="20"/>
              </w:rPr>
            </w:pPr>
            <w:ins w:id="1406" w:author="Khaled Daham" w:date="2014-03-17T20:45:00Z">
              <w:r w:rsidRPr="0006701E">
                <w:rPr>
                  <w:szCs w:val="20"/>
                </w:rPr>
                <w:t xml:space="preserve">Sätts endast om </w:t>
              </w:r>
              <w:r>
                <w:rPr>
                  <w:szCs w:val="20"/>
                </w:rPr>
                <w:t>resultCode</w:t>
              </w:r>
              <w:r w:rsidRPr="0006701E">
                <w:rPr>
                  <w:szCs w:val="20"/>
                </w:rPr>
                <w:t xml:space="preserve"> är ERROR, se kapitel 4.4 för mer information.</w:t>
              </w:r>
            </w:ins>
          </w:p>
        </w:tc>
        <w:tc>
          <w:tcPr>
            <w:tcW w:w="1560" w:type="dxa"/>
          </w:tcPr>
          <w:p w14:paraId="1A69AA3A" w14:textId="6CC2385B" w:rsidR="00701BFD" w:rsidRPr="0006701E" w:rsidRDefault="00701BFD" w:rsidP="00417363">
            <w:pPr>
              <w:rPr>
                <w:ins w:id="1407" w:author="Khaled Daham" w:date="2014-03-17T18:02:00Z"/>
                <w:szCs w:val="20"/>
              </w:rPr>
            </w:pPr>
            <w:ins w:id="1408" w:author="Khaled Daham" w:date="2014-03-17T20:45:00Z">
              <w:r w:rsidRPr="0006701E">
                <w:rPr>
                  <w:szCs w:val="20"/>
                </w:rPr>
                <w:t>0</w:t>
              </w:r>
              <w:proofErr w:type="gramStart"/>
              <w:r w:rsidRPr="0006701E">
                <w:rPr>
                  <w:szCs w:val="20"/>
                </w:rPr>
                <w:t>..</w:t>
              </w:r>
              <w:proofErr w:type="gramEnd"/>
              <w:r w:rsidRPr="0006701E">
                <w:rPr>
                  <w:szCs w:val="20"/>
                </w:rPr>
                <w:t>1</w:t>
              </w:r>
            </w:ins>
          </w:p>
        </w:tc>
      </w:tr>
      <w:tr w:rsidR="00701BFD" w14:paraId="185AA755" w14:textId="77777777" w:rsidTr="00BE54CC">
        <w:trPr>
          <w:ins w:id="1409" w:author="Khaled Daham" w:date="2014-03-17T18:02:00Z"/>
        </w:trPr>
        <w:tc>
          <w:tcPr>
            <w:tcW w:w="2660" w:type="dxa"/>
          </w:tcPr>
          <w:p w14:paraId="589256DB" w14:textId="74D24D6E" w:rsidR="00701BFD" w:rsidRPr="0006701E" w:rsidRDefault="00701BFD" w:rsidP="00C47224">
            <w:pPr>
              <w:pStyle w:val="TableParagraph"/>
              <w:spacing w:line="229" w:lineRule="exact"/>
              <w:ind w:left="102"/>
              <w:rPr>
                <w:ins w:id="1410" w:author="Khaled Daham" w:date="2014-03-17T18:02:00Z"/>
                <w:rFonts w:ascii="Georgia" w:hAnsi="Georgia" w:cs="Arial"/>
                <w:sz w:val="20"/>
                <w:szCs w:val="20"/>
              </w:rPr>
            </w:pPr>
            <w:proofErr w:type="gramStart"/>
            <w:ins w:id="1411" w:author="Khaled Daham" w:date="2014-03-17T20:45:00Z">
              <w:r w:rsidRPr="0006701E">
                <w:rPr>
                  <w:rFonts w:ascii="Georgia" w:hAnsi="Georgia" w:cs="Arial"/>
                  <w:sz w:val="20"/>
                  <w:szCs w:val="20"/>
                </w:rPr>
                <w:t>..</w:t>
              </w:r>
              <w:proofErr w:type="gramEnd"/>
              <w:r w:rsidRPr="0006701E">
                <w:rPr>
                  <w:rFonts w:ascii="Georgia" w:hAnsi="Georgia" w:cs="Arial"/>
                  <w:sz w:val="20"/>
                  <w:szCs w:val="20"/>
                </w:rPr>
                <w:t>/subcode</w:t>
              </w:r>
            </w:ins>
          </w:p>
        </w:tc>
        <w:tc>
          <w:tcPr>
            <w:tcW w:w="1417" w:type="dxa"/>
          </w:tcPr>
          <w:p w14:paraId="011AE3EF" w14:textId="432029E7" w:rsidR="00701BFD" w:rsidRPr="0006701E" w:rsidRDefault="00701BFD" w:rsidP="00417363">
            <w:pPr>
              <w:rPr>
                <w:ins w:id="1412" w:author="Khaled Daham" w:date="2014-03-17T18:02:00Z"/>
                <w:spacing w:val="-1"/>
                <w:szCs w:val="20"/>
              </w:rPr>
            </w:pPr>
            <w:ins w:id="1413" w:author="Khaled Daham" w:date="2014-03-17T20:45:00Z">
              <w:r w:rsidRPr="0006701E">
                <w:rPr>
                  <w:spacing w:val="-1"/>
                  <w:szCs w:val="20"/>
                </w:rPr>
                <w:t>string</w:t>
              </w:r>
            </w:ins>
          </w:p>
        </w:tc>
        <w:tc>
          <w:tcPr>
            <w:tcW w:w="3969" w:type="dxa"/>
          </w:tcPr>
          <w:p w14:paraId="7FA6E92A" w14:textId="3957C63E" w:rsidR="00701BFD" w:rsidRPr="0006701E" w:rsidRDefault="00701BFD" w:rsidP="00417363">
            <w:pPr>
              <w:rPr>
                <w:ins w:id="1414" w:author="Khaled Daham" w:date="2014-03-17T18:02:00Z"/>
                <w:szCs w:val="20"/>
              </w:rPr>
            </w:pPr>
            <w:ins w:id="1415" w:author="Khaled Daham" w:date="2014-03-17T20:45:00Z">
              <w:r>
                <w:rPr>
                  <w:szCs w:val="20"/>
                </w:rPr>
                <w:t>Inga subkoder är specificerade.</w:t>
              </w:r>
            </w:ins>
          </w:p>
        </w:tc>
        <w:tc>
          <w:tcPr>
            <w:tcW w:w="1560" w:type="dxa"/>
          </w:tcPr>
          <w:p w14:paraId="414BE9F1" w14:textId="485CCE0B" w:rsidR="00701BFD" w:rsidRPr="0006701E" w:rsidRDefault="00701BFD" w:rsidP="00417363">
            <w:pPr>
              <w:rPr>
                <w:ins w:id="1416" w:author="Khaled Daham" w:date="2014-03-17T18:02:00Z"/>
                <w:szCs w:val="20"/>
              </w:rPr>
            </w:pPr>
            <w:ins w:id="1417" w:author="Khaled Daham" w:date="2014-03-17T20:45:00Z">
              <w:r w:rsidRPr="0006701E">
                <w:rPr>
                  <w:szCs w:val="20"/>
                </w:rPr>
                <w:t>0</w:t>
              </w:r>
              <w:proofErr w:type="gramStart"/>
              <w:r w:rsidRPr="0006701E">
                <w:rPr>
                  <w:szCs w:val="20"/>
                </w:rPr>
                <w:t>..</w:t>
              </w:r>
              <w:proofErr w:type="gramEnd"/>
              <w:r w:rsidRPr="0006701E">
                <w:rPr>
                  <w:szCs w:val="20"/>
                </w:rPr>
                <w:t>1</w:t>
              </w:r>
            </w:ins>
          </w:p>
        </w:tc>
      </w:tr>
      <w:tr w:rsidR="00701BFD" w14:paraId="1FFB6251" w14:textId="77777777" w:rsidTr="00BE54CC">
        <w:trPr>
          <w:ins w:id="1418" w:author="Khaled Daham" w:date="2014-03-17T18:02:00Z"/>
        </w:trPr>
        <w:tc>
          <w:tcPr>
            <w:tcW w:w="2660" w:type="dxa"/>
          </w:tcPr>
          <w:p w14:paraId="082518CF" w14:textId="1E0DBB1B" w:rsidR="00701BFD" w:rsidRPr="0006701E" w:rsidRDefault="00701BFD" w:rsidP="00C47224">
            <w:pPr>
              <w:pStyle w:val="TableParagraph"/>
              <w:spacing w:line="229" w:lineRule="exact"/>
              <w:ind w:left="102"/>
              <w:rPr>
                <w:ins w:id="1419" w:author="Khaled Daham" w:date="2014-03-17T18:02:00Z"/>
                <w:rFonts w:ascii="Georgia" w:hAnsi="Georgia" w:cs="Arial"/>
                <w:sz w:val="20"/>
                <w:szCs w:val="20"/>
              </w:rPr>
            </w:pPr>
            <w:proofErr w:type="gramStart"/>
            <w:ins w:id="1420" w:author="Khaled Daham" w:date="2014-03-17T20:45:00Z">
              <w:r w:rsidRPr="0006701E">
                <w:rPr>
                  <w:rFonts w:ascii="Georgia" w:hAnsi="Georgia" w:cs="Arial"/>
                  <w:sz w:val="20"/>
                  <w:szCs w:val="20"/>
                </w:rPr>
                <w:t>..</w:t>
              </w:r>
              <w:proofErr w:type="gramEnd"/>
              <w:r w:rsidRPr="0006701E">
                <w:rPr>
                  <w:rFonts w:ascii="Georgia" w:hAnsi="Georgia" w:cs="Arial"/>
                  <w:sz w:val="20"/>
                  <w:szCs w:val="20"/>
                </w:rPr>
                <w:t>/logId</w:t>
              </w:r>
            </w:ins>
          </w:p>
        </w:tc>
        <w:tc>
          <w:tcPr>
            <w:tcW w:w="1417" w:type="dxa"/>
          </w:tcPr>
          <w:p w14:paraId="12356EF4" w14:textId="2ED3A761" w:rsidR="00701BFD" w:rsidRPr="0006701E" w:rsidRDefault="00701BFD" w:rsidP="00417363">
            <w:pPr>
              <w:rPr>
                <w:ins w:id="1421" w:author="Khaled Daham" w:date="2014-03-17T18:02:00Z"/>
                <w:spacing w:val="-1"/>
                <w:szCs w:val="20"/>
              </w:rPr>
            </w:pPr>
            <w:ins w:id="1422" w:author="Khaled Daham" w:date="2014-03-17T20:45:00Z">
              <w:r w:rsidRPr="0006701E">
                <w:rPr>
                  <w:spacing w:val="-1"/>
                  <w:szCs w:val="20"/>
                </w:rPr>
                <w:t>string</w:t>
              </w:r>
            </w:ins>
          </w:p>
        </w:tc>
        <w:tc>
          <w:tcPr>
            <w:tcW w:w="3969" w:type="dxa"/>
          </w:tcPr>
          <w:p w14:paraId="26EE517F" w14:textId="24506563" w:rsidR="00701BFD" w:rsidRDefault="00701BFD" w:rsidP="00417363">
            <w:pPr>
              <w:rPr>
                <w:ins w:id="1423" w:author="Khaled Daham" w:date="2014-03-17T18:02:00Z"/>
                <w:szCs w:val="20"/>
              </w:rPr>
            </w:pPr>
            <w:ins w:id="1424" w:author="Khaled Daham" w:date="2014-03-17T20:45:00Z">
              <w:r w:rsidRPr="0006701E">
                <w:rPr>
                  <w:szCs w:val="20"/>
                </w:rPr>
                <w:t xml:space="preserve">En UUID som kan användas vid </w:t>
              </w:r>
              <w:r w:rsidRPr="0006701E">
                <w:rPr>
                  <w:szCs w:val="20"/>
                </w:rPr>
                <w:lastRenderedPageBreak/>
                <w:t>felanmälan för att användas vid felsökning av producent.</w:t>
              </w:r>
            </w:ins>
          </w:p>
        </w:tc>
        <w:tc>
          <w:tcPr>
            <w:tcW w:w="1560" w:type="dxa"/>
          </w:tcPr>
          <w:p w14:paraId="1FB93A39" w14:textId="4729E46D" w:rsidR="00701BFD" w:rsidRPr="0006701E" w:rsidRDefault="00701BFD" w:rsidP="00417363">
            <w:pPr>
              <w:rPr>
                <w:ins w:id="1425" w:author="Khaled Daham" w:date="2014-03-17T18:02:00Z"/>
                <w:szCs w:val="20"/>
              </w:rPr>
            </w:pPr>
            <w:ins w:id="1426" w:author="Khaled Daham" w:date="2014-03-17T20:45:00Z">
              <w:r w:rsidRPr="0006701E">
                <w:rPr>
                  <w:szCs w:val="20"/>
                </w:rPr>
                <w:lastRenderedPageBreak/>
                <w:t>1</w:t>
              </w:r>
              <w:proofErr w:type="gramStart"/>
              <w:r w:rsidRPr="0006701E">
                <w:rPr>
                  <w:szCs w:val="20"/>
                </w:rPr>
                <w:t>..</w:t>
              </w:r>
              <w:proofErr w:type="gramEnd"/>
              <w:r w:rsidRPr="0006701E">
                <w:rPr>
                  <w:szCs w:val="20"/>
                </w:rPr>
                <w:t>1</w:t>
              </w:r>
            </w:ins>
          </w:p>
        </w:tc>
      </w:tr>
      <w:tr w:rsidR="00701BFD" w14:paraId="5CB15DF1" w14:textId="77777777" w:rsidTr="00BE54CC">
        <w:trPr>
          <w:ins w:id="1427" w:author="Khaled Daham" w:date="2014-03-17T18:02:00Z"/>
        </w:trPr>
        <w:tc>
          <w:tcPr>
            <w:tcW w:w="2660" w:type="dxa"/>
          </w:tcPr>
          <w:p w14:paraId="0649347E" w14:textId="3037D066" w:rsidR="00701BFD" w:rsidRPr="0006701E" w:rsidRDefault="00701BFD" w:rsidP="00C47224">
            <w:pPr>
              <w:pStyle w:val="TableParagraph"/>
              <w:spacing w:line="229" w:lineRule="exact"/>
              <w:ind w:left="102"/>
              <w:rPr>
                <w:ins w:id="1428" w:author="Khaled Daham" w:date="2014-03-17T18:02:00Z"/>
                <w:rFonts w:ascii="Georgia" w:hAnsi="Georgia" w:cs="Arial"/>
                <w:sz w:val="20"/>
                <w:szCs w:val="20"/>
              </w:rPr>
            </w:pPr>
            <w:proofErr w:type="gramStart"/>
            <w:ins w:id="1429" w:author="Khaled Daham" w:date="2014-03-17T20:45:00Z">
              <w:r w:rsidRPr="0006701E">
                <w:rPr>
                  <w:rFonts w:ascii="Georgia" w:hAnsi="Georgia" w:cs="Arial"/>
                  <w:sz w:val="20"/>
                  <w:szCs w:val="20"/>
                </w:rPr>
                <w:lastRenderedPageBreak/>
                <w:t>..</w:t>
              </w:r>
              <w:proofErr w:type="gramEnd"/>
              <w:r w:rsidRPr="0006701E">
                <w:rPr>
                  <w:rFonts w:ascii="Georgia" w:hAnsi="Georgia" w:cs="Arial"/>
                  <w:sz w:val="20"/>
                  <w:szCs w:val="20"/>
                </w:rPr>
                <w:t>/message</w:t>
              </w:r>
            </w:ins>
          </w:p>
        </w:tc>
        <w:tc>
          <w:tcPr>
            <w:tcW w:w="1417" w:type="dxa"/>
          </w:tcPr>
          <w:p w14:paraId="416F6EE9" w14:textId="60829C1F" w:rsidR="00701BFD" w:rsidRPr="0006701E" w:rsidRDefault="00701BFD" w:rsidP="00417363">
            <w:pPr>
              <w:rPr>
                <w:ins w:id="1430" w:author="Khaled Daham" w:date="2014-03-17T18:02:00Z"/>
                <w:spacing w:val="-1"/>
                <w:szCs w:val="20"/>
              </w:rPr>
            </w:pPr>
            <w:ins w:id="1431" w:author="Khaled Daham" w:date="2014-03-17T20:45:00Z">
              <w:r w:rsidRPr="0006701E">
                <w:rPr>
                  <w:spacing w:val="-1"/>
                  <w:szCs w:val="20"/>
                </w:rPr>
                <w:t>string</w:t>
              </w:r>
            </w:ins>
          </w:p>
        </w:tc>
        <w:tc>
          <w:tcPr>
            <w:tcW w:w="3969" w:type="dxa"/>
          </w:tcPr>
          <w:p w14:paraId="6AFEAFC4" w14:textId="24CFAA26" w:rsidR="00701BFD" w:rsidRPr="0006701E" w:rsidRDefault="00701BFD" w:rsidP="00417363">
            <w:pPr>
              <w:rPr>
                <w:ins w:id="1432" w:author="Khaled Daham" w:date="2014-03-17T18:02:00Z"/>
                <w:szCs w:val="20"/>
              </w:rPr>
            </w:pPr>
            <w:ins w:id="1433" w:author="Khaled Daham" w:date="2014-03-17T20:45:00Z">
              <w:r w:rsidRPr="0006701E">
                <w:rPr>
                  <w:szCs w:val="20"/>
                </w:rPr>
                <w:t>En beskrivande text som kan visas för användaren.</w:t>
              </w:r>
            </w:ins>
          </w:p>
        </w:tc>
        <w:tc>
          <w:tcPr>
            <w:tcW w:w="1560" w:type="dxa"/>
          </w:tcPr>
          <w:p w14:paraId="47A9EB36" w14:textId="3BFEE80D" w:rsidR="00701BFD" w:rsidRPr="0006701E" w:rsidRDefault="00701BFD" w:rsidP="00417363">
            <w:pPr>
              <w:rPr>
                <w:ins w:id="1434" w:author="Khaled Daham" w:date="2014-03-17T18:02:00Z"/>
                <w:szCs w:val="20"/>
              </w:rPr>
            </w:pPr>
            <w:ins w:id="1435" w:author="Khaled Daham" w:date="2014-03-17T20:45:00Z">
              <w:r w:rsidRPr="0006701E">
                <w:rPr>
                  <w:szCs w:val="20"/>
                </w:rPr>
                <w:t>0</w:t>
              </w:r>
              <w:proofErr w:type="gramStart"/>
              <w:r w:rsidRPr="0006701E">
                <w:rPr>
                  <w:szCs w:val="20"/>
                </w:rPr>
                <w:t>..</w:t>
              </w:r>
              <w:proofErr w:type="gramEnd"/>
              <w:r w:rsidRPr="0006701E">
                <w:rPr>
                  <w:szCs w:val="20"/>
                </w:rPr>
                <w:t>1</w:t>
              </w:r>
            </w:ins>
          </w:p>
        </w:tc>
      </w:tr>
    </w:tbl>
    <w:p w14:paraId="570C27E5" w14:textId="77777777" w:rsidR="00E7695F" w:rsidRPr="00ED19D0" w:rsidRDefault="00E7695F" w:rsidP="00827A96">
      <w:pPr>
        <w:pStyle w:val="Brdtext"/>
      </w:pPr>
    </w:p>
    <w:p w14:paraId="08635FC6" w14:textId="77777777" w:rsidR="00E7695F" w:rsidRDefault="00E7695F" w:rsidP="00E7695F">
      <w:pPr>
        <w:pStyle w:val="Rubrik3"/>
      </w:pPr>
      <w:bookmarkStart w:id="1436" w:name="_Toc382487437"/>
      <w:r>
        <w:t>Övriga regler</w:t>
      </w:r>
      <w:bookmarkEnd w:id="1436"/>
    </w:p>
    <w:p w14:paraId="675DF1C3" w14:textId="77777777" w:rsidR="00E7695F" w:rsidRDefault="00E7695F" w:rsidP="00E7695F">
      <w:r>
        <w:t>Inga fältregler utöver de som är beskrivna ovan.</w:t>
      </w:r>
    </w:p>
    <w:p w14:paraId="1A10C6F2" w14:textId="77777777" w:rsidR="00E7695F" w:rsidRDefault="00E7695F" w:rsidP="00E7695F">
      <w:pPr>
        <w:rPr>
          <w:color w:val="4F81BD" w:themeColor="accent1"/>
        </w:rPr>
      </w:pPr>
    </w:p>
    <w:p w14:paraId="10ACE41F" w14:textId="77777777" w:rsidR="00E7695F" w:rsidRPr="00776D68" w:rsidRDefault="00E7695F" w:rsidP="00E7695F">
      <w:pPr>
        <w:pStyle w:val="Rubrik4"/>
      </w:pPr>
      <w:r w:rsidRPr="00776D68">
        <w:t>Icke funktionella krav</w:t>
      </w:r>
    </w:p>
    <w:p w14:paraId="53B82133" w14:textId="77777777" w:rsidR="00E7695F" w:rsidRPr="00E146AE" w:rsidRDefault="00E7695F" w:rsidP="00E7695F">
      <w:r w:rsidRPr="00E146AE">
        <w:t>Inga övriga icke funktionella krav.</w:t>
      </w:r>
    </w:p>
    <w:p w14:paraId="59DE743F" w14:textId="77777777" w:rsidR="00E7695F" w:rsidRPr="00776D68" w:rsidRDefault="00E7695F" w:rsidP="00E7695F">
      <w:pPr>
        <w:pStyle w:val="Rubrik5"/>
      </w:pPr>
      <w:r w:rsidRPr="00776D68">
        <w:t>SLA-krav</w:t>
      </w:r>
    </w:p>
    <w:p w14:paraId="461E831B"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41927EFC" w14:textId="77777777" w:rsidR="00E3189A" w:rsidRPr="008E6A45" w:rsidRDefault="00E3189A" w:rsidP="00E7695F"/>
    <w:sectPr w:rsidR="00E3189A" w:rsidRPr="008E6A45" w:rsidSect="00346224">
      <w:headerReference w:type="default" r:id="rId19"/>
      <w:headerReference w:type="first" r:id="rId20"/>
      <w:footerReference w:type="first" r:id="rId21"/>
      <w:pgSz w:w="11906" w:h="16838" w:code="9"/>
      <w:pgMar w:top="2495" w:right="1531" w:bottom="1843"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C14E31" w14:textId="77777777" w:rsidR="00433D01" w:rsidRDefault="00433D01" w:rsidP="00C72B17">
      <w:pPr>
        <w:spacing w:line="240" w:lineRule="auto"/>
      </w:pPr>
      <w:r>
        <w:separator/>
      </w:r>
    </w:p>
  </w:endnote>
  <w:endnote w:type="continuationSeparator" w:id="0">
    <w:p w14:paraId="1E8030EA" w14:textId="77777777" w:rsidR="00433D01" w:rsidRDefault="00433D01"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MS Mincho"/>
    <w:charset w:val="80"/>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00435" w:rsidRDefault="00500435">
    <w:pPr>
      <w:pStyle w:val="Sidfot"/>
    </w:pPr>
  </w:p>
  <w:p w14:paraId="12C113D0" w14:textId="77777777" w:rsidR="00500435" w:rsidRDefault="00500435">
    <w:pPr>
      <w:pStyle w:val="Sidfot"/>
    </w:pPr>
  </w:p>
  <w:p w14:paraId="1421CB49" w14:textId="77777777" w:rsidR="00500435" w:rsidRDefault="00500435">
    <w:pPr>
      <w:pStyle w:val="Sidfot"/>
    </w:pPr>
  </w:p>
  <w:p w14:paraId="6F807640" w14:textId="77777777" w:rsidR="00500435" w:rsidRDefault="00500435">
    <w:pPr>
      <w:pStyle w:val="Sidfot"/>
    </w:pPr>
  </w:p>
  <w:p w14:paraId="2E456113" w14:textId="77777777" w:rsidR="00500435" w:rsidRDefault="00500435">
    <w:pPr>
      <w:pStyle w:val="Sidfot"/>
    </w:pPr>
  </w:p>
  <w:p w14:paraId="36A9D811" w14:textId="77777777" w:rsidR="00500435" w:rsidRDefault="00500435">
    <w:pPr>
      <w:pStyle w:val="Sidfot"/>
    </w:pPr>
  </w:p>
  <w:p w14:paraId="2CD2C690" w14:textId="77777777" w:rsidR="00500435" w:rsidRDefault="00500435" w:rsidP="00956547">
    <w:pPr>
      <w:pStyle w:val="Sidfot"/>
    </w:pPr>
    <w:bookmarkStart w:id="1474"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474"/>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0E3AAB" w14:textId="77777777" w:rsidR="00433D01" w:rsidRDefault="00433D01" w:rsidP="00C72B17">
      <w:pPr>
        <w:spacing w:line="240" w:lineRule="auto"/>
      </w:pPr>
      <w:r>
        <w:separator/>
      </w:r>
    </w:p>
  </w:footnote>
  <w:footnote w:type="continuationSeparator" w:id="0">
    <w:p w14:paraId="0A2E66F2" w14:textId="77777777" w:rsidR="00433D01" w:rsidRDefault="00433D01"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1CC32EE2" w:rsidR="00500435" w:rsidRDefault="00500435" w:rsidP="008303EF">
    <w:pPr>
      <w:tabs>
        <w:tab w:val="left" w:pos="6237"/>
      </w:tabs>
    </w:pP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437" w:name="Date1"/>
    <w:r>
      <w:t>1</w:t>
    </w:r>
    <w:del w:id="1438" w:author="Björn Genfors" w:date="2014-03-13T15:20:00Z">
      <w:r w:rsidDel="005F7AB6">
        <w:delText>0</w:delText>
      </w:r>
    </w:del>
    <w:ins w:id="1439" w:author="Khaled Daham" w:date="2014-03-17T19:30:00Z">
      <w:r w:rsidR="00BA6A35">
        <w:t>7</w:t>
      </w:r>
    </w:ins>
    <w:ins w:id="1440" w:author="Björn Genfors" w:date="2014-03-13T15:20:00Z">
      <w:del w:id="1441" w:author="Khaled Daham" w:date="2014-03-17T19:30:00Z">
        <w:r w:rsidDel="00BA6A35">
          <w:delText>3</w:delText>
        </w:r>
      </w:del>
    </w:ins>
    <w:r>
      <w:t xml:space="preserve"> mars 201</w:t>
    </w:r>
    <w:bookmarkEnd w:id="1437"/>
    <w:r>
      <w:t>4</w:t>
    </w:r>
  </w:p>
  <w:p w14:paraId="005707D8" w14:textId="588DF0F6" w:rsidR="00500435" w:rsidRDefault="00500435" w:rsidP="008303EF">
    <w:pPr>
      <w:tabs>
        <w:tab w:val="left" w:pos="6237"/>
      </w:tabs>
    </w:pPr>
    <w:r>
      <w:tab/>
    </w:r>
    <w:bookmarkStart w:id="1442" w:name="LDnr1"/>
    <w:bookmarkEnd w:id="1442"/>
    <w:r>
      <w:t xml:space="preserve"> </w:t>
    </w:r>
    <w:bookmarkStart w:id="1443" w:name="Dnr1"/>
    <w:bookmarkEnd w:id="1443"/>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14957046" w:rsidR="00500435" w:rsidRPr="00C05223" w:rsidRDefault="00500435"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33025">
                            <w:rPr>
                              <w:noProof/>
                              <w:sz w:val="16"/>
                              <w:szCs w:val="16"/>
                            </w:rPr>
                            <w:t>12</w:t>
                          </w:r>
                          <w:r w:rsidRPr="00E12C4A">
                            <w:rPr>
                              <w:sz w:val="16"/>
                              <w:szCs w:val="16"/>
                            </w:rPr>
                            <w:fldChar w:fldCharType="end"/>
                          </w:r>
                          <w:r w:rsidRPr="00E12C4A">
                            <w:rPr>
                              <w:sz w:val="16"/>
                              <w:szCs w:val="16"/>
                            </w:rPr>
                            <w:t xml:space="preserve"> (</w:t>
                          </w:r>
                          <w:fldSimple w:instr=" SECTIONPAGES   \* MERGEFORMAT ">
                            <w:ins w:id="1444" w:author="Björn Genfors" w:date="2014-04-16T14:37:00Z">
                              <w:r w:rsidR="00B33025">
                                <w:rPr>
                                  <w:noProof/>
                                </w:rPr>
                                <w:t>70</w:t>
                              </w:r>
                            </w:ins>
                            <w:ins w:id="1445" w:author="Khaled Daham" w:date="2014-03-17T20:48:00Z">
                              <w:del w:id="1446" w:author="Björn Genfors" w:date="2014-03-21T11:25:00Z">
                                <w:r w:rsidR="009E6F45" w:rsidDel="006D35DF">
                                  <w:rPr>
                                    <w:noProof/>
                                  </w:rPr>
                                  <w:delText>70</w:delText>
                                </w:r>
                              </w:del>
                            </w:ins>
                            <w:del w:id="1447" w:author="Björn Genfors" w:date="2014-03-21T11:25:00Z">
                              <w:r w:rsidRPr="00827A96" w:rsidDel="006D35DF">
                                <w:rPr>
                                  <w:noProof/>
                                  <w:sz w:val="16"/>
                                  <w:szCs w:val="16"/>
                                </w:rPr>
                                <w:delText>67</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72D7D166" w14:textId="14957046" w:rsidR="00500435" w:rsidRPr="00C05223" w:rsidRDefault="00500435"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33025">
                      <w:rPr>
                        <w:noProof/>
                        <w:sz w:val="16"/>
                        <w:szCs w:val="16"/>
                      </w:rPr>
                      <w:t>12</w:t>
                    </w:r>
                    <w:r w:rsidRPr="00E12C4A">
                      <w:rPr>
                        <w:sz w:val="16"/>
                        <w:szCs w:val="16"/>
                      </w:rPr>
                      <w:fldChar w:fldCharType="end"/>
                    </w:r>
                    <w:r w:rsidRPr="00E12C4A">
                      <w:rPr>
                        <w:sz w:val="16"/>
                        <w:szCs w:val="16"/>
                      </w:rPr>
                      <w:t xml:space="preserve"> (</w:t>
                    </w:r>
                    <w:fldSimple w:instr=" SECTIONPAGES   \* MERGEFORMAT ">
                      <w:ins w:id="1448" w:author="Björn Genfors" w:date="2014-04-16T14:37:00Z">
                        <w:r w:rsidR="00B33025">
                          <w:rPr>
                            <w:noProof/>
                          </w:rPr>
                          <w:t>70</w:t>
                        </w:r>
                      </w:ins>
                      <w:ins w:id="1449" w:author="Khaled Daham" w:date="2014-03-17T20:48:00Z">
                        <w:del w:id="1450" w:author="Björn Genfors" w:date="2014-03-21T11:25:00Z">
                          <w:r w:rsidR="009E6F45" w:rsidDel="006D35DF">
                            <w:rPr>
                              <w:noProof/>
                            </w:rPr>
                            <w:delText>70</w:delText>
                          </w:r>
                        </w:del>
                      </w:ins>
                      <w:del w:id="1451" w:author="Björn Genfors" w:date="2014-03-21T11:25:00Z">
                        <w:r w:rsidRPr="00827A96" w:rsidDel="006D35DF">
                          <w:rPr>
                            <w:noProof/>
                            <w:sz w:val="16"/>
                            <w:szCs w:val="16"/>
                          </w:rPr>
                          <w:delText>67</w:delText>
                        </w:r>
                      </w:del>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40E6FC34" w:rsidR="00500435" w:rsidRDefault="00500435"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452" w:name="Date"/>
    <w:r>
      <w:t>1</w:t>
    </w:r>
    <w:del w:id="1453" w:author="Björn Genfors" w:date="2014-03-13T15:20:00Z">
      <w:r w:rsidDel="005F7AB6">
        <w:delText>0</w:delText>
      </w:r>
    </w:del>
    <w:ins w:id="1454" w:author="Khaled Daham" w:date="2014-03-17T19:29:00Z">
      <w:r w:rsidR="0090631E">
        <w:t>7</w:t>
      </w:r>
    </w:ins>
    <w:ins w:id="1455" w:author="Björn Genfors" w:date="2014-03-13T15:20:00Z">
      <w:del w:id="1456" w:author="Khaled Daham" w:date="2014-03-17T19:29:00Z">
        <w:r w:rsidDel="0090631E">
          <w:delText>3</w:delText>
        </w:r>
      </w:del>
    </w:ins>
    <w:r>
      <w:t xml:space="preserve"> mars 201</w:t>
    </w:r>
    <w:bookmarkEnd w:id="1452"/>
    <w:r>
      <w:t>4</w:t>
    </w:r>
  </w:p>
  <w:p w14:paraId="587ABBD2" w14:textId="77777777" w:rsidR="00500435" w:rsidRDefault="00500435" w:rsidP="00D774BC">
    <w:pPr>
      <w:tabs>
        <w:tab w:val="left" w:pos="6237"/>
      </w:tabs>
    </w:pPr>
    <w:r>
      <w:tab/>
    </w:r>
    <w:bookmarkStart w:id="1457" w:name="LDnr"/>
    <w:bookmarkEnd w:id="1457"/>
    <w:r>
      <w:t xml:space="preserve"> </w:t>
    </w:r>
    <w:bookmarkStart w:id="1458" w:name="Dnr"/>
    <w:bookmarkEnd w:id="1458"/>
  </w:p>
  <w:p w14:paraId="77845D5F" w14:textId="77777777" w:rsidR="00500435" w:rsidRDefault="00500435"/>
  <w:tbl>
    <w:tblPr>
      <w:tblW w:w="9180" w:type="dxa"/>
      <w:tblLayout w:type="fixed"/>
      <w:tblLook w:val="04A0" w:firstRow="1" w:lastRow="0" w:firstColumn="1" w:lastColumn="0" w:noHBand="0" w:noVBand="1"/>
    </w:tblPr>
    <w:tblGrid>
      <w:gridCol w:w="956"/>
      <w:gridCol w:w="1199"/>
      <w:gridCol w:w="4049"/>
      <w:gridCol w:w="2976"/>
    </w:tblGrid>
    <w:tr w:rsidR="00500435" w:rsidRPr="0024387D" w14:paraId="7770CDCA" w14:textId="77777777" w:rsidTr="00364AE6">
      <w:tc>
        <w:tcPr>
          <w:tcW w:w="2155" w:type="dxa"/>
          <w:gridSpan w:val="2"/>
        </w:tcPr>
        <w:p w14:paraId="2BFF0FE8" w14:textId="77777777" w:rsidR="00500435" w:rsidRPr="0024387D" w:rsidRDefault="00500435" w:rsidP="00514BAB">
          <w:pPr>
            <w:pStyle w:val="Sidhuvud"/>
            <w:rPr>
              <w:rFonts w:cs="Georgia"/>
              <w:sz w:val="14"/>
              <w:szCs w:val="14"/>
            </w:rPr>
          </w:pPr>
          <w:r w:rsidRPr="0024387D">
            <w:rPr>
              <w:rFonts w:cs="Georgia"/>
              <w:sz w:val="14"/>
              <w:szCs w:val="14"/>
            </w:rPr>
            <w:t>Center för eHälsa i samverkan</w:t>
          </w:r>
        </w:p>
        <w:p w14:paraId="7311FDA3" w14:textId="77777777" w:rsidR="00500435" w:rsidRPr="0024387D" w:rsidRDefault="00500435" w:rsidP="00514BAB">
          <w:pPr>
            <w:pStyle w:val="Sidhuvud"/>
            <w:rPr>
              <w:rFonts w:cs="Georgia"/>
              <w:sz w:val="12"/>
              <w:szCs w:val="12"/>
            </w:rPr>
          </w:pPr>
          <w:r w:rsidRPr="0024387D">
            <w:rPr>
              <w:rFonts w:cs="Georgia"/>
              <w:sz w:val="12"/>
              <w:szCs w:val="12"/>
            </w:rPr>
            <w:t>Hornsgatan 20, 118 82 Stockholm</w:t>
          </w:r>
        </w:p>
        <w:p w14:paraId="143C4590" w14:textId="77777777" w:rsidR="00500435" w:rsidRPr="0024387D" w:rsidRDefault="00500435" w:rsidP="00514BAB">
          <w:pPr>
            <w:pStyle w:val="Sidhuvud"/>
            <w:rPr>
              <w:rFonts w:cs="Georgia"/>
              <w:sz w:val="12"/>
              <w:szCs w:val="12"/>
            </w:rPr>
          </w:pPr>
          <w:r>
            <w:rPr>
              <w:rFonts w:cs="Georgia"/>
              <w:sz w:val="12"/>
              <w:szCs w:val="12"/>
            </w:rPr>
            <w:t>Vxl: 08-452 70 00</w:t>
          </w:r>
          <w:bookmarkStart w:id="1459" w:name="PhoneDirect"/>
          <w:bookmarkStart w:id="1460" w:name="LMobile"/>
          <w:bookmarkEnd w:id="1459"/>
          <w:bookmarkEnd w:id="1460"/>
          <w:r w:rsidRPr="0024387D">
            <w:rPr>
              <w:rFonts w:cs="Georgia"/>
              <w:sz w:val="12"/>
              <w:szCs w:val="12"/>
            </w:rPr>
            <w:t xml:space="preserve"> </w:t>
          </w:r>
          <w:bookmarkStart w:id="1461" w:name="Mobile"/>
          <w:bookmarkEnd w:id="1461"/>
        </w:p>
        <w:p w14:paraId="674555CA" w14:textId="77777777" w:rsidR="00500435" w:rsidRDefault="00500435" w:rsidP="00514BAB">
          <w:pPr>
            <w:pStyle w:val="Sidhuvud"/>
            <w:rPr>
              <w:rFonts w:cs="Georgia"/>
              <w:sz w:val="12"/>
              <w:szCs w:val="12"/>
            </w:rPr>
          </w:pPr>
        </w:p>
        <w:bookmarkStart w:id="1462" w:name="Email"/>
        <w:bookmarkEnd w:id="1462"/>
        <w:p w14:paraId="1389D9DA" w14:textId="77777777" w:rsidR="00500435" w:rsidRDefault="00500435" w:rsidP="00514BAB">
          <w:pPr>
            <w:pStyle w:val="Sidhuvud"/>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00435" w:rsidRPr="0024387D" w:rsidRDefault="00500435" w:rsidP="00514BAB">
          <w:pPr>
            <w:pStyle w:val="Sidhuvud"/>
            <w:rPr>
              <w:rFonts w:cs="Georgia"/>
              <w:sz w:val="12"/>
              <w:szCs w:val="12"/>
            </w:rPr>
          </w:pPr>
        </w:p>
      </w:tc>
      <w:tc>
        <w:tcPr>
          <w:tcW w:w="4049" w:type="dxa"/>
        </w:tcPr>
        <w:p w14:paraId="3BC96ADA" w14:textId="77777777" w:rsidR="00500435" w:rsidRPr="0024387D" w:rsidRDefault="00500435" w:rsidP="00514BAB">
          <w:pPr>
            <w:pStyle w:val="Sidhuvud"/>
            <w:rPr>
              <w:rFonts w:cs="Georgia"/>
              <w:sz w:val="14"/>
              <w:szCs w:val="14"/>
            </w:rPr>
          </w:pPr>
        </w:p>
      </w:tc>
      <w:tc>
        <w:tcPr>
          <w:tcW w:w="2976" w:type="dxa"/>
        </w:tcPr>
        <w:p w14:paraId="39150BC1" w14:textId="77777777" w:rsidR="00500435" w:rsidRDefault="00500435" w:rsidP="00514BAB">
          <w:r>
            <w:t xml:space="preserve"> </w:t>
          </w:r>
          <w:bookmarkStart w:id="1463" w:name="slask"/>
          <w:bookmarkStart w:id="1464" w:name="Addressee"/>
          <w:bookmarkEnd w:id="1463"/>
          <w:bookmarkEnd w:id="1464"/>
        </w:p>
      </w:tc>
    </w:tr>
    <w:tr w:rsidR="00500435" w:rsidRPr="00F456CC" w14:paraId="726051DA" w14:textId="77777777" w:rsidTr="00364AE6">
      <w:tc>
        <w:tcPr>
          <w:tcW w:w="956" w:type="dxa"/>
          <w:tcBorders>
            <w:right w:val="single" w:sz="4" w:space="0" w:color="auto"/>
          </w:tcBorders>
        </w:tcPr>
        <w:p w14:paraId="3D93C70D" w14:textId="77777777" w:rsidR="00500435" w:rsidRPr="00F456CC" w:rsidRDefault="00500435"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00435" w:rsidRPr="00F456CC" w:rsidRDefault="00500435" w:rsidP="00514BAB">
          <w:pPr>
            <w:pStyle w:val="Sidhuvud"/>
            <w:rPr>
              <w:rFonts w:cs="Georgia"/>
              <w:sz w:val="12"/>
              <w:szCs w:val="12"/>
            </w:rPr>
          </w:pPr>
          <w:r w:rsidRPr="002C11AF">
            <w:rPr>
              <w:rFonts w:cs="Georgia"/>
              <w:sz w:val="12"/>
              <w:szCs w:val="12"/>
            </w:rPr>
            <w:t>info@cehis.se</w:t>
          </w:r>
        </w:p>
      </w:tc>
      <w:tc>
        <w:tcPr>
          <w:tcW w:w="4049" w:type="dxa"/>
        </w:tcPr>
        <w:p w14:paraId="0F88AC4C" w14:textId="77777777" w:rsidR="00500435" w:rsidRPr="002C11AF" w:rsidRDefault="00500435" w:rsidP="00514BAB">
          <w:pPr>
            <w:pStyle w:val="Sidhuvud"/>
            <w:rPr>
              <w:rFonts w:cs="Georgia"/>
              <w:sz w:val="12"/>
              <w:szCs w:val="12"/>
            </w:rPr>
          </w:pPr>
        </w:p>
      </w:tc>
      <w:tc>
        <w:tcPr>
          <w:tcW w:w="2976" w:type="dxa"/>
        </w:tcPr>
        <w:p w14:paraId="09468B72" w14:textId="77777777" w:rsidR="00500435" w:rsidRPr="002C11AF" w:rsidRDefault="00500435" w:rsidP="00514BAB">
          <w:pPr>
            <w:pStyle w:val="Sidhuvud"/>
            <w:rPr>
              <w:rFonts w:cs="Georgia"/>
              <w:sz w:val="12"/>
              <w:szCs w:val="12"/>
            </w:rPr>
          </w:pPr>
        </w:p>
      </w:tc>
    </w:tr>
  </w:tbl>
  <w:p w14:paraId="7431164C" w14:textId="77777777" w:rsidR="00500435" w:rsidRDefault="00500435" w:rsidP="003755FD">
    <w:pPr>
      <w:pStyle w:val="Sidhuvud"/>
    </w:pPr>
    <w:bookmarkStart w:id="1465" w:name="Radera2"/>
    <w:bookmarkEnd w:id="1465"/>
  </w:p>
  <w:p w14:paraId="1A31566D" w14:textId="77777777" w:rsidR="00500435" w:rsidRDefault="00500435" w:rsidP="003755FD">
    <w:pPr>
      <w:pStyle w:val="Sidhuvud"/>
    </w:pPr>
  </w:p>
  <w:p w14:paraId="71CD4DF7" w14:textId="77777777" w:rsidR="00500435" w:rsidRDefault="00500435" w:rsidP="003755FD">
    <w:pPr>
      <w:pStyle w:val="Sidhuvud"/>
    </w:pPr>
  </w:p>
  <w:p w14:paraId="6C34E9AD" w14:textId="7ABCC737" w:rsidR="00500435" w:rsidRPr="003755FD" w:rsidRDefault="00500435"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4400D9CA" w:rsidR="00500435" w:rsidRPr="00C05223" w:rsidRDefault="00500435"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33025">
                            <w:rPr>
                              <w:noProof/>
                              <w:sz w:val="16"/>
                              <w:szCs w:val="16"/>
                            </w:rPr>
                            <w:t>1</w:t>
                          </w:r>
                          <w:r w:rsidRPr="00E12C4A">
                            <w:rPr>
                              <w:sz w:val="16"/>
                              <w:szCs w:val="16"/>
                            </w:rPr>
                            <w:fldChar w:fldCharType="end"/>
                          </w:r>
                          <w:r w:rsidRPr="00E12C4A">
                            <w:rPr>
                              <w:sz w:val="16"/>
                              <w:szCs w:val="16"/>
                            </w:rPr>
                            <w:t xml:space="preserve"> (</w:t>
                          </w:r>
                          <w:fldSimple w:instr=" SECTIONPAGES   \* MERGEFORMAT ">
                            <w:ins w:id="1466" w:author="Björn Genfors" w:date="2014-04-16T14:35:00Z">
                              <w:r w:rsidR="00B33025">
                                <w:rPr>
                                  <w:noProof/>
                                </w:rPr>
                                <w:t>1</w:t>
                              </w:r>
                            </w:ins>
                            <w:ins w:id="1467" w:author="Khaled Daham" w:date="2014-03-17T20:46:00Z">
                              <w:del w:id="1468" w:author="Björn Genfors" w:date="2014-03-21T11:25:00Z">
                                <w:r w:rsidR="009E6F45" w:rsidDel="006D35DF">
                                  <w:rPr>
                                    <w:noProof/>
                                  </w:rPr>
                                  <w:delText>70</w:delText>
                                </w:r>
                              </w:del>
                            </w:ins>
                            <w:del w:id="1469" w:author="Björn Genfors" w:date="2014-03-21T11:25:00Z">
                              <w:r w:rsidRPr="00827A96" w:rsidDel="006D35DF">
                                <w:rPr>
                                  <w:noProof/>
                                  <w:sz w:val="16"/>
                                  <w:szCs w:val="16"/>
                                </w:rPr>
                                <w:delText>66</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15A022FD" w14:textId="4400D9CA" w:rsidR="00500435" w:rsidRPr="00C05223" w:rsidRDefault="00500435"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33025">
                      <w:rPr>
                        <w:noProof/>
                        <w:sz w:val="16"/>
                        <w:szCs w:val="16"/>
                      </w:rPr>
                      <w:t>1</w:t>
                    </w:r>
                    <w:r w:rsidRPr="00E12C4A">
                      <w:rPr>
                        <w:sz w:val="16"/>
                        <w:szCs w:val="16"/>
                      </w:rPr>
                      <w:fldChar w:fldCharType="end"/>
                    </w:r>
                    <w:r w:rsidRPr="00E12C4A">
                      <w:rPr>
                        <w:sz w:val="16"/>
                        <w:szCs w:val="16"/>
                      </w:rPr>
                      <w:t xml:space="preserve"> (</w:t>
                    </w:r>
                    <w:fldSimple w:instr=" SECTIONPAGES   \* MERGEFORMAT ">
                      <w:ins w:id="1470" w:author="Björn Genfors" w:date="2014-04-16T14:35:00Z">
                        <w:r w:rsidR="00B33025">
                          <w:rPr>
                            <w:noProof/>
                          </w:rPr>
                          <w:t>1</w:t>
                        </w:r>
                      </w:ins>
                      <w:ins w:id="1471" w:author="Khaled Daham" w:date="2014-03-17T20:46:00Z">
                        <w:del w:id="1472" w:author="Björn Genfors" w:date="2014-03-21T11:25:00Z">
                          <w:r w:rsidR="009E6F45" w:rsidDel="006D35DF">
                            <w:rPr>
                              <w:noProof/>
                            </w:rPr>
                            <w:delText>70</w:delText>
                          </w:r>
                        </w:del>
                      </w:ins>
                      <w:del w:id="1473" w:author="Björn Genfors" w:date="2014-03-21T11:25:00Z">
                        <w:r w:rsidRPr="00827A96" w:rsidDel="006D35DF">
                          <w:rPr>
                            <w:noProof/>
                            <w:sz w:val="16"/>
                            <w:szCs w:val="16"/>
                          </w:rPr>
                          <w:delText>66</w:delText>
                        </w:r>
                      </w:del>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4"/>
  </w:num>
  <w:num w:numId="6">
    <w:abstractNumId w:val="18"/>
  </w:num>
  <w:num w:numId="7">
    <w:abstractNumId w:val="26"/>
  </w:num>
  <w:num w:numId="8">
    <w:abstractNumId w:val="27"/>
  </w:num>
  <w:num w:numId="9">
    <w:abstractNumId w:val="20"/>
  </w:num>
  <w:num w:numId="10">
    <w:abstractNumId w:val="19"/>
  </w:num>
  <w:num w:numId="11">
    <w:abstractNumId w:val="14"/>
  </w:num>
  <w:num w:numId="12">
    <w:abstractNumId w:val="28"/>
  </w:num>
  <w:num w:numId="13">
    <w:abstractNumId w:val="17"/>
  </w:num>
  <w:num w:numId="14">
    <w:abstractNumId w:val="3"/>
  </w:num>
  <w:num w:numId="15">
    <w:abstractNumId w:val="22"/>
  </w:num>
  <w:num w:numId="16">
    <w:abstractNumId w:val="25"/>
  </w:num>
  <w:num w:numId="17">
    <w:abstractNumId w:val="31"/>
  </w:num>
  <w:num w:numId="18">
    <w:abstractNumId w:val="23"/>
  </w:num>
  <w:num w:numId="19">
    <w:abstractNumId w:val="4"/>
  </w:num>
  <w:num w:numId="20">
    <w:abstractNumId w:val="8"/>
  </w:num>
  <w:num w:numId="21">
    <w:abstractNumId w:val="7"/>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9"/>
  </w:num>
  <w:num w:numId="29">
    <w:abstractNumId w:val="6"/>
  </w:num>
  <w:num w:numId="30">
    <w:abstractNumId w:val="16"/>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2A62"/>
    <w:rsid w:val="00003FF5"/>
    <w:rsid w:val="000065DE"/>
    <w:rsid w:val="00013301"/>
    <w:rsid w:val="00020486"/>
    <w:rsid w:val="00020CF3"/>
    <w:rsid w:val="00027F59"/>
    <w:rsid w:val="00030D6C"/>
    <w:rsid w:val="00036FF1"/>
    <w:rsid w:val="00047E25"/>
    <w:rsid w:val="00053977"/>
    <w:rsid w:val="00072165"/>
    <w:rsid w:val="00072FA1"/>
    <w:rsid w:val="00074D4D"/>
    <w:rsid w:val="0008100A"/>
    <w:rsid w:val="000844ED"/>
    <w:rsid w:val="0008470C"/>
    <w:rsid w:val="000946F5"/>
    <w:rsid w:val="000954B2"/>
    <w:rsid w:val="000A69BD"/>
    <w:rsid w:val="000B43D6"/>
    <w:rsid w:val="000C1ACF"/>
    <w:rsid w:val="000C34D4"/>
    <w:rsid w:val="000C4D44"/>
    <w:rsid w:val="000C776C"/>
    <w:rsid w:val="000D1BD9"/>
    <w:rsid w:val="000D4323"/>
    <w:rsid w:val="000E020A"/>
    <w:rsid w:val="000E190F"/>
    <w:rsid w:val="000F306F"/>
    <w:rsid w:val="00100B52"/>
    <w:rsid w:val="0011216F"/>
    <w:rsid w:val="00116504"/>
    <w:rsid w:val="001233FB"/>
    <w:rsid w:val="00132876"/>
    <w:rsid w:val="00140785"/>
    <w:rsid w:val="0014104B"/>
    <w:rsid w:val="00143050"/>
    <w:rsid w:val="001502F9"/>
    <w:rsid w:val="00154059"/>
    <w:rsid w:val="001542CF"/>
    <w:rsid w:val="00160052"/>
    <w:rsid w:val="00163234"/>
    <w:rsid w:val="00163E8B"/>
    <w:rsid w:val="001714C5"/>
    <w:rsid w:val="001752B9"/>
    <w:rsid w:val="00183401"/>
    <w:rsid w:val="00184750"/>
    <w:rsid w:val="00190C37"/>
    <w:rsid w:val="00191B2C"/>
    <w:rsid w:val="001A5816"/>
    <w:rsid w:val="001A5897"/>
    <w:rsid w:val="001B2C00"/>
    <w:rsid w:val="001C046C"/>
    <w:rsid w:val="001C1E6E"/>
    <w:rsid w:val="001C604C"/>
    <w:rsid w:val="001D07CD"/>
    <w:rsid w:val="001F51E0"/>
    <w:rsid w:val="002025FB"/>
    <w:rsid w:val="002047F2"/>
    <w:rsid w:val="00212825"/>
    <w:rsid w:val="00220C86"/>
    <w:rsid w:val="00224476"/>
    <w:rsid w:val="00224DDD"/>
    <w:rsid w:val="00225BB4"/>
    <w:rsid w:val="00226F03"/>
    <w:rsid w:val="00230CD8"/>
    <w:rsid w:val="0024387D"/>
    <w:rsid w:val="00246426"/>
    <w:rsid w:val="00250E71"/>
    <w:rsid w:val="0025330F"/>
    <w:rsid w:val="00265F33"/>
    <w:rsid w:val="00267208"/>
    <w:rsid w:val="00277ADB"/>
    <w:rsid w:val="0029087A"/>
    <w:rsid w:val="00291C0D"/>
    <w:rsid w:val="002A59E4"/>
    <w:rsid w:val="002A77D2"/>
    <w:rsid w:val="002B336D"/>
    <w:rsid w:val="002C11AF"/>
    <w:rsid w:val="002D5B10"/>
    <w:rsid w:val="002D631E"/>
    <w:rsid w:val="002D76F9"/>
    <w:rsid w:val="002E4547"/>
    <w:rsid w:val="002E6348"/>
    <w:rsid w:val="002F2EFD"/>
    <w:rsid w:val="002F7E28"/>
    <w:rsid w:val="0030710D"/>
    <w:rsid w:val="00311146"/>
    <w:rsid w:val="00314D47"/>
    <w:rsid w:val="003164EA"/>
    <w:rsid w:val="00322A41"/>
    <w:rsid w:val="00322C51"/>
    <w:rsid w:val="00325EBF"/>
    <w:rsid w:val="00333AE4"/>
    <w:rsid w:val="00337850"/>
    <w:rsid w:val="00342A3E"/>
    <w:rsid w:val="00346224"/>
    <w:rsid w:val="00351AAD"/>
    <w:rsid w:val="0036441D"/>
    <w:rsid w:val="00364AE6"/>
    <w:rsid w:val="00364D31"/>
    <w:rsid w:val="0037157D"/>
    <w:rsid w:val="003755FD"/>
    <w:rsid w:val="00390030"/>
    <w:rsid w:val="00392F1D"/>
    <w:rsid w:val="00394F76"/>
    <w:rsid w:val="0039770F"/>
    <w:rsid w:val="003A1F89"/>
    <w:rsid w:val="003B0599"/>
    <w:rsid w:val="003B35EA"/>
    <w:rsid w:val="003B673B"/>
    <w:rsid w:val="003C2D14"/>
    <w:rsid w:val="003C7474"/>
    <w:rsid w:val="003D21E1"/>
    <w:rsid w:val="003F45DF"/>
    <w:rsid w:val="003F55C0"/>
    <w:rsid w:val="003F7AC3"/>
    <w:rsid w:val="00403EF5"/>
    <w:rsid w:val="00405057"/>
    <w:rsid w:val="00407991"/>
    <w:rsid w:val="00415214"/>
    <w:rsid w:val="00415791"/>
    <w:rsid w:val="00417363"/>
    <w:rsid w:val="004255A2"/>
    <w:rsid w:val="00433D01"/>
    <w:rsid w:val="00435636"/>
    <w:rsid w:val="004375C9"/>
    <w:rsid w:val="004433BE"/>
    <w:rsid w:val="00444C74"/>
    <w:rsid w:val="00460BEE"/>
    <w:rsid w:val="00462360"/>
    <w:rsid w:val="00465386"/>
    <w:rsid w:val="004813CF"/>
    <w:rsid w:val="00482B99"/>
    <w:rsid w:val="00491FA2"/>
    <w:rsid w:val="0049416E"/>
    <w:rsid w:val="004A7B51"/>
    <w:rsid w:val="004B0B17"/>
    <w:rsid w:val="004B347C"/>
    <w:rsid w:val="004C349F"/>
    <w:rsid w:val="004C489F"/>
    <w:rsid w:val="004F0E55"/>
    <w:rsid w:val="004F2686"/>
    <w:rsid w:val="004F39E1"/>
    <w:rsid w:val="00500435"/>
    <w:rsid w:val="005066EE"/>
    <w:rsid w:val="00510484"/>
    <w:rsid w:val="00514BAB"/>
    <w:rsid w:val="00525094"/>
    <w:rsid w:val="00525CF4"/>
    <w:rsid w:val="00536215"/>
    <w:rsid w:val="005408F3"/>
    <w:rsid w:val="00541F96"/>
    <w:rsid w:val="00543197"/>
    <w:rsid w:val="0054379D"/>
    <w:rsid w:val="00545D7B"/>
    <w:rsid w:val="005477ED"/>
    <w:rsid w:val="005506E6"/>
    <w:rsid w:val="005521B0"/>
    <w:rsid w:val="0056497A"/>
    <w:rsid w:val="00566F67"/>
    <w:rsid w:val="0057032F"/>
    <w:rsid w:val="00572D95"/>
    <w:rsid w:val="00574BD4"/>
    <w:rsid w:val="00581B58"/>
    <w:rsid w:val="00590DDC"/>
    <w:rsid w:val="0059544B"/>
    <w:rsid w:val="005957FC"/>
    <w:rsid w:val="005A0069"/>
    <w:rsid w:val="005A11F9"/>
    <w:rsid w:val="005A2DFC"/>
    <w:rsid w:val="005A6077"/>
    <w:rsid w:val="005A6380"/>
    <w:rsid w:val="005B3978"/>
    <w:rsid w:val="005B6762"/>
    <w:rsid w:val="005C5369"/>
    <w:rsid w:val="005D1533"/>
    <w:rsid w:val="005D397E"/>
    <w:rsid w:val="005D655F"/>
    <w:rsid w:val="005D6C3E"/>
    <w:rsid w:val="005E1A70"/>
    <w:rsid w:val="005E6B04"/>
    <w:rsid w:val="005E710A"/>
    <w:rsid w:val="005F4679"/>
    <w:rsid w:val="005F764A"/>
    <w:rsid w:val="005F7AB6"/>
    <w:rsid w:val="00602874"/>
    <w:rsid w:val="006217E0"/>
    <w:rsid w:val="00622C00"/>
    <w:rsid w:val="00626C1C"/>
    <w:rsid w:val="00633EAD"/>
    <w:rsid w:val="00650709"/>
    <w:rsid w:val="00653081"/>
    <w:rsid w:val="00661F2C"/>
    <w:rsid w:val="006648CB"/>
    <w:rsid w:val="00686189"/>
    <w:rsid w:val="0069359C"/>
    <w:rsid w:val="006956EC"/>
    <w:rsid w:val="006A4A7F"/>
    <w:rsid w:val="006A4E14"/>
    <w:rsid w:val="006C1F2C"/>
    <w:rsid w:val="006C4B94"/>
    <w:rsid w:val="006D35DF"/>
    <w:rsid w:val="006D487E"/>
    <w:rsid w:val="006E57B7"/>
    <w:rsid w:val="006E6DB1"/>
    <w:rsid w:val="006E7C71"/>
    <w:rsid w:val="006F271E"/>
    <w:rsid w:val="00700F10"/>
    <w:rsid w:val="00701BFD"/>
    <w:rsid w:val="00702AFD"/>
    <w:rsid w:val="0070697A"/>
    <w:rsid w:val="00707704"/>
    <w:rsid w:val="007118BE"/>
    <w:rsid w:val="00714301"/>
    <w:rsid w:val="0072035C"/>
    <w:rsid w:val="007231DB"/>
    <w:rsid w:val="00727057"/>
    <w:rsid w:val="007306AD"/>
    <w:rsid w:val="0073463C"/>
    <w:rsid w:val="007457BA"/>
    <w:rsid w:val="00760A43"/>
    <w:rsid w:val="00762180"/>
    <w:rsid w:val="007646D3"/>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05E4F"/>
    <w:rsid w:val="0081502E"/>
    <w:rsid w:val="00817886"/>
    <w:rsid w:val="00827A96"/>
    <w:rsid w:val="008303EF"/>
    <w:rsid w:val="00832485"/>
    <w:rsid w:val="00832F02"/>
    <w:rsid w:val="00836A1A"/>
    <w:rsid w:val="008465AF"/>
    <w:rsid w:val="00865E0D"/>
    <w:rsid w:val="00892362"/>
    <w:rsid w:val="008962E0"/>
    <w:rsid w:val="00896CEF"/>
    <w:rsid w:val="008977F7"/>
    <w:rsid w:val="008A1270"/>
    <w:rsid w:val="008B1FC7"/>
    <w:rsid w:val="008B23F2"/>
    <w:rsid w:val="008B34A4"/>
    <w:rsid w:val="008C400C"/>
    <w:rsid w:val="008C7C3E"/>
    <w:rsid w:val="008D054E"/>
    <w:rsid w:val="008D7540"/>
    <w:rsid w:val="008D797D"/>
    <w:rsid w:val="008E5DDA"/>
    <w:rsid w:val="008E6A45"/>
    <w:rsid w:val="008E73EF"/>
    <w:rsid w:val="008F38AA"/>
    <w:rsid w:val="008F6ADA"/>
    <w:rsid w:val="009036DE"/>
    <w:rsid w:val="00904130"/>
    <w:rsid w:val="00904F29"/>
    <w:rsid w:val="0090631E"/>
    <w:rsid w:val="00910A61"/>
    <w:rsid w:val="009165C4"/>
    <w:rsid w:val="00917AF8"/>
    <w:rsid w:val="00920165"/>
    <w:rsid w:val="00934DF5"/>
    <w:rsid w:val="00936D81"/>
    <w:rsid w:val="00956547"/>
    <w:rsid w:val="0096258A"/>
    <w:rsid w:val="0096471C"/>
    <w:rsid w:val="009677D6"/>
    <w:rsid w:val="0097218E"/>
    <w:rsid w:val="00982263"/>
    <w:rsid w:val="00987592"/>
    <w:rsid w:val="009A056B"/>
    <w:rsid w:val="009A24FD"/>
    <w:rsid w:val="009A538E"/>
    <w:rsid w:val="009A5543"/>
    <w:rsid w:val="009A6329"/>
    <w:rsid w:val="009A70FF"/>
    <w:rsid w:val="009A7229"/>
    <w:rsid w:val="009B1690"/>
    <w:rsid w:val="009B46BC"/>
    <w:rsid w:val="009B473C"/>
    <w:rsid w:val="009B5AA8"/>
    <w:rsid w:val="009C445E"/>
    <w:rsid w:val="009C5E05"/>
    <w:rsid w:val="009D07E0"/>
    <w:rsid w:val="009D5269"/>
    <w:rsid w:val="009E057D"/>
    <w:rsid w:val="009E2F3A"/>
    <w:rsid w:val="009E508B"/>
    <w:rsid w:val="009E6031"/>
    <w:rsid w:val="009E6F45"/>
    <w:rsid w:val="009F1D5A"/>
    <w:rsid w:val="009F3594"/>
    <w:rsid w:val="00A035EF"/>
    <w:rsid w:val="00A03D94"/>
    <w:rsid w:val="00A16E37"/>
    <w:rsid w:val="00A35D2A"/>
    <w:rsid w:val="00A41322"/>
    <w:rsid w:val="00A50E40"/>
    <w:rsid w:val="00A510EA"/>
    <w:rsid w:val="00A568B0"/>
    <w:rsid w:val="00A7260B"/>
    <w:rsid w:val="00A72A7E"/>
    <w:rsid w:val="00A7347F"/>
    <w:rsid w:val="00A80E12"/>
    <w:rsid w:val="00A81BE1"/>
    <w:rsid w:val="00A8749F"/>
    <w:rsid w:val="00A92EB8"/>
    <w:rsid w:val="00AA3067"/>
    <w:rsid w:val="00AA3E23"/>
    <w:rsid w:val="00AA5D17"/>
    <w:rsid w:val="00AB1D75"/>
    <w:rsid w:val="00AB63BF"/>
    <w:rsid w:val="00AD6D79"/>
    <w:rsid w:val="00AF1559"/>
    <w:rsid w:val="00AF3B49"/>
    <w:rsid w:val="00AF7B2A"/>
    <w:rsid w:val="00B0691B"/>
    <w:rsid w:val="00B10EEB"/>
    <w:rsid w:val="00B1310A"/>
    <w:rsid w:val="00B14DBA"/>
    <w:rsid w:val="00B151EC"/>
    <w:rsid w:val="00B31C37"/>
    <w:rsid w:val="00B31DB9"/>
    <w:rsid w:val="00B33025"/>
    <w:rsid w:val="00B53396"/>
    <w:rsid w:val="00B6227B"/>
    <w:rsid w:val="00B72189"/>
    <w:rsid w:val="00B72500"/>
    <w:rsid w:val="00B73498"/>
    <w:rsid w:val="00B767DA"/>
    <w:rsid w:val="00B77D5E"/>
    <w:rsid w:val="00B86215"/>
    <w:rsid w:val="00B866E4"/>
    <w:rsid w:val="00B90A42"/>
    <w:rsid w:val="00BA5402"/>
    <w:rsid w:val="00BA6A35"/>
    <w:rsid w:val="00BB02BA"/>
    <w:rsid w:val="00BB4DCA"/>
    <w:rsid w:val="00BD3476"/>
    <w:rsid w:val="00BD68EB"/>
    <w:rsid w:val="00BE54CC"/>
    <w:rsid w:val="00BE6842"/>
    <w:rsid w:val="00C00D40"/>
    <w:rsid w:val="00C04B41"/>
    <w:rsid w:val="00C10D6D"/>
    <w:rsid w:val="00C14894"/>
    <w:rsid w:val="00C14D25"/>
    <w:rsid w:val="00C20847"/>
    <w:rsid w:val="00C20DBF"/>
    <w:rsid w:val="00C26EAC"/>
    <w:rsid w:val="00C30993"/>
    <w:rsid w:val="00C33942"/>
    <w:rsid w:val="00C35178"/>
    <w:rsid w:val="00C375AB"/>
    <w:rsid w:val="00C427B8"/>
    <w:rsid w:val="00C44F38"/>
    <w:rsid w:val="00C45E76"/>
    <w:rsid w:val="00C47224"/>
    <w:rsid w:val="00C52D77"/>
    <w:rsid w:val="00C5331E"/>
    <w:rsid w:val="00C54788"/>
    <w:rsid w:val="00C54F68"/>
    <w:rsid w:val="00C56F34"/>
    <w:rsid w:val="00C578CC"/>
    <w:rsid w:val="00C63355"/>
    <w:rsid w:val="00C64CB2"/>
    <w:rsid w:val="00C66377"/>
    <w:rsid w:val="00C71635"/>
    <w:rsid w:val="00C72B17"/>
    <w:rsid w:val="00C72FDC"/>
    <w:rsid w:val="00C731CA"/>
    <w:rsid w:val="00C875DE"/>
    <w:rsid w:val="00CA5F92"/>
    <w:rsid w:val="00CB06D4"/>
    <w:rsid w:val="00CB6A7F"/>
    <w:rsid w:val="00CC270E"/>
    <w:rsid w:val="00CC2A34"/>
    <w:rsid w:val="00CC7016"/>
    <w:rsid w:val="00CC70DA"/>
    <w:rsid w:val="00CD28EF"/>
    <w:rsid w:val="00CD3D93"/>
    <w:rsid w:val="00CE0A13"/>
    <w:rsid w:val="00CE0FA6"/>
    <w:rsid w:val="00CE1031"/>
    <w:rsid w:val="00CE1872"/>
    <w:rsid w:val="00CE7DFC"/>
    <w:rsid w:val="00CF3C42"/>
    <w:rsid w:val="00CF4460"/>
    <w:rsid w:val="00CF47A0"/>
    <w:rsid w:val="00D037DF"/>
    <w:rsid w:val="00D04B3F"/>
    <w:rsid w:val="00D21C11"/>
    <w:rsid w:val="00D255AB"/>
    <w:rsid w:val="00D2714C"/>
    <w:rsid w:val="00D43587"/>
    <w:rsid w:val="00D45854"/>
    <w:rsid w:val="00D4670E"/>
    <w:rsid w:val="00D50413"/>
    <w:rsid w:val="00D5124B"/>
    <w:rsid w:val="00D53A9A"/>
    <w:rsid w:val="00D5572D"/>
    <w:rsid w:val="00D6353E"/>
    <w:rsid w:val="00D715CF"/>
    <w:rsid w:val="00D72734"/>
    <w:rsid w:val="00D728C5"/>
    <w:rsid w:val="00D774BC"/>
    <w:rsid w:val="00D82D45"/>
    <w:rsid w:val="00D87A11"/>
    <w:rsid w:val="00D91240"/>
    <w:rsid w:val="00D93512"/>
    <w:rsid w:val="00DA1759"/>
    <w:rsid w:val="00DA5D2D"/>
    <w:rsid w:val="00DB56E2"/>
    <w:rsid w:val="00DC3968"/>
    <w:rsid w:val="00DE1B12"/>
    <w:rsid w:val="00DF035F"/>
    <w:rsid w:val="00DF0637"/>
    <w:rsid w:val="00DF1047"/>
    <w:rsid w:val="00DF1CBC"/>
    <w:rsid w:val="00DF1FAC"/>
    <w:rsid w:val="00E0018F"/>
    <w:rsid w:val="00E0371F"/>
    <w:rsid w:val="00E1012B"/>
    <w:rsid w:val="00E127E3"/>
    <w:rsid w:val="00E12C4A"/>
    <w:rsid w:val="00E131FD"/>
    <w:rsid w:val="00E17676"/>
    <w:rsid w:val="00E2294E"/>
    <w:rsid w:val="00E23C3B"/>
    <w:rsid w:val="00E30B7C"/>
    <w:rsid w:val="00E3189A"/>
    <w:rsid w:val="00E31E52"/>
    <w:rsid w:val="00E34474"/>
    <w:rsid w:val="00E46C51"/>
    <w:rsid w:val="00E52620"/>
    <w:rsid w:val="00E5427A"/>
    <w:rsid w:val="00E738E4"/>
    <w:rsid w:val="00E7695F"/>
    <w:rsid w:val="00E809F3"/>
    <w:rsid w:val="00E84D94"/>
    <w:rsid w:val="00E96EDD"/>
    <w:rsid w:val="00E9789B"/>
    <w:rsid w:val="00EA3AAC"/>
    <w:rsid w:val="00EB1451"/>
    <w:rsid w:val="00EB1E88"/>
    <w:rsid w:val="00EB48C5"/>
    <w:rsid w:val="00EB63D6"/>
    <w:rsid w:val="00EC3FBC"/>
    <w:rsid w:val="00EC5E28"/>
    <w:rsid w:val="00EC74B2"/>
    <w:rsid w:val="00ED3446"/>
    <w:rsid w:val="00ED35D0"/>
    <w:rsid w:val="00ED5FE2"/>
    <w:rsid w:val="00EE04DB"/>
    <w:rsid w:val="00EE0737"/>
    <w:rsid w:val="00EE15EC"/>
    <w:rsid w:val="00EE64E3"/>
    <w:rsid w:val="00EE7FE7"/>
    <w:rsid w:val="00F06A6D"/>
    <w:rsid w:val="00F07598"/>
    <w:rsid w:val="00F07A87"/>
    <w:rsid w:val="00F15150"/>
    <w:rsid w:val="00F24FD7"/>
    <w:rsid w:val="00F25F5B"/>
    <w:rsid w:val="00F2687E"/>
    <w:rsid w:val="00F34EBF"/>
    <w:rsid w:val="00F41A15"/>
    <w:rsid w:val="00F456CC"/>
    <w:rsid w:val="00F46893"/>
    <w:rsid w:val="00F81A41"/>
    <w:rsid w:val="00F83269"/>
    <w:rsid w:val="00F85F1F"/>
    <w:rsid w:val="00F9234E"/>
    <w:rsid w:val="00F92F91"/>
    <w:rsid w:val="00F93876"/>
    <w:rsid w:val="00FA0AF1"/>
    <w:rsid w:val="00FA1819"/>
    <w:rsid w:val="00FA39CF"/>
    <w:rsid w:val="00FB1144"/>
    <w:rsid w:val="00FB1516"/>
    <w:rsid w:val="00FB20B9"/>
    <w:rsid w:val="00FB3539"/>
    <w:rsid w:val="00FB6EB6"/>
    <w:rsid w:val="00FB799A"/>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827A96"/>
    <w:pPr>
      <w:tabs>
        <w:tab w:val="left" w:pos="1304"/>
        <w:tab w:val="left" w:pos="2608"/>
        <w:tab w:val="left" w:pos="3912"/>
        <w:tab w:val="left" w:pos="5216"/>
        <w:tab w:val="left" w:pos="6520"/>
        <w:tab w:val="left" w:pos="7824"/>
        <w:tab w:val="left" w:pos="9128"/>
      </w:tabs>
      <w:spacing w:after="120"/>
      <w:ind w:right="119"/>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827A96"/>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6C1F2C"/>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6C1F2C"/>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4104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4104B"/>
    <w:rPr>
      <w:rFonts w:ascii="Georgia" w:eastAsia="ヒラギノ角ゴ Pro W3" w:hAnsi="Georgia"/>
      <w:b/>
      <w:bCs/>
      <w:i w:val="0"/>
      <w:color w:val="000000"/>
      <w:sz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827A96"/>
    <w:pPr>
      <w:tabs>
        <w:tab w:val="left" w:pos="1304"/>
        <w:tab w:val="left" w:pos="2608"/>
        <w:tab w:val="left" w:pos="3912"/>
        <w:tab w:val="left" w:pos="5216"/>
        <w:tab w:val="left" w:pos="6520"/>
        <w:tab w:val="left" w:pos="7824"/>
        <w:tab w:val="left" w:pos="9128"/>
      </w:tabs>
      <w:spacing w:after="120"/>
      <w:ind w:right="119"/>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827A96"/>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6C1F2C"/>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6C1F2C"/>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4104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4104B"/>
    <w:rPr>
      <w:rFonts w:ascii="Georgia" w:eastAsia="ヒラギノ角ゴ Pro W3" w:hAnsi="Georgia"/>
      <w:b/>
      <w:bCs/>
      <w:i w:val="0"/>
      <w:color w:val="000000"/>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2745241">
      <w:bodyDiv w:val="1"/>
      <w:marLeft w:val="0"/>
      <w:marRight w:val="0"/>
      <w:marTop w:val="0"/>
      <w:marBottom w:val="0"/>
      <w:divBdr>
        <w:top w:val="none" w:sz="0" w:space="0" w:color="auto"/>
        <w:left w:val="none" w:sz="0" w:space="0" w:color="auto"/>
        <w:bottom w:val="none" w:sz="0" w:space="0" w:color="auto"/>
        <w:right w:val="none" w:sz="0" w:space="0" w:color="auto"/>
      </w:divBdr>
    </w:div>
    <w:div w:id="1644768657">
      <w:bodyDiv w:val="1"/>
      <w:marLeft w:val="0"/>
      <w:marRight w:val="0"/>
      <w:marTop w:val="0"/>
      <w:marBottom w:val="0"/>
      <w:divBdr>
        <w:top w:val="none" w:sz="0" w:space="0" w:color="auto"/>
        <w:left w:val="none" w:sz="0" w:space="0" w:color="auto"/>
        <w:bottom w:val="none" w:sz="0" w:space="0" w:color="auto"/>
        <w:right w:val="none" w:sz="0" w:space="0" w:color="auto"/>
      </w:divBdr>
    </w:div>
    <w:div w:id="189106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commons.apache.org/lang/api-2.1/org/apache/commons/lang/StringEscapeUtils.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docbook.org/tdg5/en/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C56BF3-414E-4C53-9BD9-773615866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6509</TotalTime>
  <Pages>70</Pages>
  <Words>17277</Words>
  <Characters>91573</Characters>
  <Application>Microsoft Office Word</Application>
  <DocSecurity>0</DocSecurity>
  <Lines>763</Lines>
  <Paragraphs>217</Paragraphs>
  <ScaleCrop>false</ScaleCrop>
  <HeadingPairs>
    <vt:vector size="2" baseType="variant">
      <vt:variant>
        <vt:lpstr>Title</vt:lpstr>
      </vt:variant>
      <vt:variant>
        <vt:i4>1</vt:i4>
      </vt:variant>
    </vt:vector>
  </HeadingPairs>
  <TitlesOfParts>
    <vt:vector size="1" baseType="lpstr">
      <vt:lpstr>Tjänstekontraktsbeskrivning - clinicalprocess_healthcond_description</vt:lpstr>
    </vt:vector>
  </TitlesOfParts>
  <Manager/>
  <Company>Center för eHälsa i samverkan</Company>
  <LinksUpToDate>false</LinksUpToDate>
  <CharactersWithSpaces>108633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clinicalprocess_healthcond_description</dc:title>
  <dc:subject>Arkitektur</dc:subject>
  <dc:creator>Journal på nätet</dc:creator>
  <cp:keywords>Tjänstekontrakt, Vård- och omsorgsdokumentation, Diagnos, Uppmärksamhetsinformation, Uppmärksamhetssignal</cp:keywords>
  <dc:description/>
  <cp:lastModifiedBy>Björn Genfors</cp:lastModifiedBy>
  <cp:revision>157</cp:revision>
  <dcterms:created xsi:type="dcterms:W3CDTF">2014-02-03T09:54:00Z</dcterms:created>
  <dcterms:modified xsi:type="dcterms:W3CDTF">2014-04-16T12:37:00Z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1</vt:lpwstr>
  </property>
  <property fmtid="{D5CDD505-2E9C-101B-9397-08002B2CF9AE}" pid="4" name="Version_3">
    <vt:lpwstr>RC3</vt:lpwstr>
  </property>
  <property fmtid="{D5CDD505-2E9C-101B-9397-08002B2CF9AE}" pid="5" name="arknummer">
    <vt:lpwstr>ARK_0015</vt:lpwstr>
  </property>
</Properties>
</file>