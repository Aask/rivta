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EE15EC" w:rsidP="0073463C">
      <w:pPr>
        <w:tabs>
          <w:tab w:val="left" w:pos="2552"/>
        </w:tabs>
        <w:spacing w:line="240" w:lineRule="auto"/>
        <w:jc w:val="center"/>
        <w:rPr>
          <w:sz w:val="48"/>
          <w:szCs w:val="48"/>
        </w:rPr>
      </w:pPr>
      <w:fldSimple w:instr=" TITLE   \* MERGEFORMAT ">
        <w:r w:rsidR="0073463C">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DBFA61A"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w:t>
      </w:r>
      <w:ins w:id="3" w:author="Khaled Daham" w:date="2014-03-17T18:04:00Z">
        <w:r w:rsidR="005F764A">
          <w:rPr>
            <w:sz w:val="32"/>
            <w:szCs w:val="32"/>
          </w:rPr>
          <w:t>3</w:t>
        </w:r>
      </w:ins>
      <w:del w:id="4" w:author="Khaled Daham" w:date="2014-03-17T18:04:00Z">
        <w:r w:rsidR="0073463C" w:rsidDel="005F764A">
          <w:rPr>
            <w:sz w:val="32"/>
            <w:szCs w:val="32"/>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4C5417EC"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5" w:author="Björn Genfors" w:date="2014-03-13T15:20:00Z">
        <w:r w:rsidR="0073463C" w:rsidDel="005F7AB6">
          <w:rPr>
            <w:sz w:val="32"/>
            <w:szCs w:val="32"/>
          </w:rPr>
          <w:delText>0</w:delText>
        </w:r>
      </w:del>
      <w:ins w:id="6" w:author="Khaled Daham" w:date="2014-03-17T18:04:00Z">
        <w:r w:rsidR="005F764A">
          <w:rPr>
            <w:sz w:val="32"/>
            <w:szCs w:val="32"/>
          </w:rPr>
          <w:t>7</w:t>
        </w:r>
      </w:ins>
      <w:ins w:id="7" w:author="Björn Genfors" w:date="2014-03-13T15:20:00Z">
        <w:del w:id="8" w:author="Khaled Daham" w:date="2014-03-17T18:04:00Z">
          <w:r w:rsidR="005F7AB6" w:rsidDel="005F764A">
            <w:rPr>
              <w:sz w:val="32"/>
              <w:szCs w:val="32"/>
            </w:rPr>
            <w:delText>3</w:delText>
          </w:r>
        </w:del>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47D60B9E" w14:textId="77777777" w:rsidR="005F7AB6" w:rsidRDefault="00C54F68">
          <w:pPr>
            <w:pStyle w:val="TOC1"/>
            <w:tabs>
              <w:tab w:val="left" w:pos="400"/>
              <w:tab w:val="right" w:leader="dot" w:pos="8664"/>
            </w:tabs>
            <w:rPr>
              <w:ins w:id="9"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0" w:author="Björn Genfors" w:date="2014-03-13T15:20:00Z">
            <w:r w:rsidR="005F7AB6" w:rsidRPr="007E2195">
              <w:rPr>
                <w:rStyle w:val="Hyperlink"/>
                <w:noProof/>
              </w:rPr>
              <w:fldChar w:fldCharType="begin"/>
            </w:r>
            <w:r w:rsidR="005F7AB6" w:rsidRPr="007E2195">
              <w:rPr>
                <w:rStyle w:val="Hyperlink"/>
                <w:noProof/>
              </w:rPr>
              <w:instrText xml:space="preserve"> </w:instrText>
            </w:r>
            <w:r w:rsidR="005F7AB6">
              <w:rPr>
                <w:noProof/>
              </w:rPr>
              <w:instrText>HYPERLINK \l "_Toc382487387"</w:instrText>
            </w:r>
            <w:r w:rsidR="005F7AB6" w:rsidRPr="007E2195">
              <w:rPr>
                <w:rStyle w:val="Hyperlink"/>
                <w:noProof/>
              </w:rPr>
              <w:instrText xml:space="preserve"> </w:instrText>
            </w:r>
            <w:r w:rsidR="005F7AB6" w:rsidRPr="007E2195">
              <w:rPr>
                <w:rStyle w:val="Hyperlink"/>
                <w:noProof/>
              </w:rPr>
              <w:fldChar w:fldCharType="separate"/>
            </w:r>
            <w:r w:rsidR="005F7AB6" w:rsidRPr="007E2195">
              <w:rPr>
                <w:rStyle w:val="Hyperlink"/>
                <w:noProof/>
              </w:rPr>
              <w:t>1</w:t>
            </w:r>
            <w:r w:rsidR="005F7AB6">
              <w:rPr>
                <w:rFonts w:asciiTheme="minorHAnsi" w:eastAsiaTheme="minorEastAsia" w:hAnsiTheme="minorHAnsi" w:cstheme="minorBidi"/>
                <w:noProof/>
                <w:sz w:val="22"/>
                <w:lang w:eastAsia="sv-SE"/>
              </w:rPr>
              <w:tab/>
            </w:r>
            <w:r w:rsidR="005F7AB6" w:rsidRPr="007E2195">
              <w:rPr>
                <w:rStyle w:val="Hyperli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11" w:author="Björn Genfors" w:date="2014-03-13T15:21:00Z">
            <w:r w:rsidR="005F7AB6">
              <w:rPr>
                <w:noProof/>
                <w:webHidden/>
              </w:rPr>
              <w:t>10</w:t>
            </w:r>
          </w:ins>
          <w:ins w:id="12" w:author="Björn Genfors" w:date="2014-03-13T15:20:00Z">
            <w:r w:rsidR="005F7AB6">
              <w:rPr>
                <w:noProof/>
                <w:webHidden/>
              </w:rPr>
              <w:fldChar w:fldCharType="end"/>
            </w:r>
            <w:r w:rsidR="005F7AB6" w:rsidRPr="007E2195">
              <w:rPr>
                <w:rStyle w:val="Hyperlink"/>
                <w:noProof/>
              </w:rPr>
              <w:fldChar w:fldCharType="end"/>
            </w:r>
          </w:ins>
        </w:p>
        <w:p w14:paraId="7988832A" w14:textId="77777777" w:rsidR="005F7AB6" w:rsidRDefault="005F7AB6">
          <w:pPr>
            <w:pStyle w:val="TOC1"/>
            <w:tabs>
              <w:tab w:val="left" w:pos="40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"_Toc382487388"</w:instrText>
            </w:r>
            <w:r w:rsidRPr="007E2195">
              <w:rPr>
                <w:rStyle w:val="Hyperlink"/>
                <w:noProof/>
              </w:rPr>
              <w:instrText xml:space="preserve"> </w:instrText>
            </w:r>
            <w:r w:rsidRPr="007E2195">
              <w:rPr>
                <w:rStyle w:val="Hyperlink"/>
                <w:noProof/>
              </w:rPr>
              <w:fldChar w:fldCharType="separate"/>
            </w:r>
            <w:r w:rsidRPr="007E2195">
              <w:rPr>
                <w:rStyle w:val="Hyperlink"/>
                <w:noProof/>
              </w:rPr>
              <w:t>2</w:t>
            </w:r>
            <w:r>
              <w:rPr>
                <w:rFonts w:asciiTheme="minorHAnsi" w:eastAsiaTheme="minorEastAsia" w:hAnsiTheme="minorHAnsi" w:cstheme="minorBidi"/>
                <w:noProof/>
                <w:sz w:val="22"/>
                <w:lang w:eastAsia="sv-SE"/>
              </w:rPr>
              <w:tab/>
            </w:r>
            <w:r w:rsidRPr="007E2195">
              <w:rPr>
                <w:rStyle w:val="Hyperli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ink"/>
                <w:noProof/>
              </w:rPr>
              <w:fldChar w:fldCharType="end"/>
            </w:r>
          </w:ins>
        </w:p>
        <w:p w14:paraId="051CC923" w14:textId="77777777" w:rsidR="005F7AB6" w:rsidRDefault="005F7AB6">
          <w:pPr>
            <w:pStyle w:val="TOC2"/>
            <w:tabs>
              <w:tab w:val="left" w:pos="88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"_Toc382487389"</w:instrText>
            </w:r>
            <w:r w:rsidRPr="007E2195">
              <w:rPr>
                <w:rStyle w:val="Hyperlink"/>
                <w:noProof/>
              </w:rPr>
              <w:instrText xml:space="preserve"> </w:instrText>
            </w:r>
            <w:r w:rsidRPr="007E2195">
              <w:rPr>
                <w:rStyle w:val="Hyperlink"/>
                <w:noProof/>
              </w:rPr>
              <w:fldChar w:fldCharType="separate"/>
            </w:r>
            <w:r w:rsidRPr="007E2195">
              <w:rPr>
                <w:rStyle w:val="Hyperlink"/>
                <w:noProof/>
              </w:rPr>
              <w:t>2.1</w:t>
            </w:r>
            <w:r>
              <w:rPr>
                <w:rFonts w:asciiTheme="minorHAnsi" w:eastAsiaTheme="minorEastAsia" w:hAnsiTheme="minorHAnsi" w:cstheme="minorBidi"/>
                <w:noProof/>
                <w:sz w:val="22"/>
                <w:lang w:eastAsia="sv-SE"/>
              </w:rPr>
              <w:tab/>
            </w:r>
            <w:r w:rsidRPr="007E2195">
              <w:rPr>
                <w:rStyle w:val="Hyperli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ink"/>
                <w:noProof/>
              </w:rPr>
              <w:fldChar w:fldCharType="end"/>
            </w:r>
          </w:ins>
        </w:p>
        <w:p w14:paraId="3C5D0654" w14:textId="77777777" w:rsidR="005F7AB6" w:rsidRDefault="005F7AB6">
          <w:pPr>
            <w:pStyle w:val="TOC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"_Toc382487390"</w:instrText>
            </w:r>
            <w:r w:rsidRPr="007E2195">
              <w:rPr>
                <w:rStyle w:val="Hyperlink"/>
                <w:noProof/>
              </w:rPr>
              <w:instrText xml:space="preserve"> </w:instrText>
            </w:r>
            <w:r w:rsidRPr="007E2195">
              <w:rPr>
                <w:rStyle w:val="Hyperlink"/>
                <w:noProof/>
              </w:rPr>
              <w:fldChar w:fldCharType="separate"/>
            </w:r>
            <w:r w:rsidRPr="007E2195">
              <w:rPr>
                <w:rStyle w:val="Hyperlink"/>
                <w:noProof/>
              </w:rPr>
              <w:t>2.1.1</w:t>
            </w:r>
            <w:r>
              <w:rPr>
                <w:rFonts w:asciiTheme="minorHAnsi" w:eastAsiaTheme="minorEastAsia" w:hAnsiTheme="minorHAnsi" w:cstheme="minorBidi"/>
                <w:noProof/>
                <w:sz w:val="22"/>
                <w:lang w:eastAsia="sv-SE"/>
              </w:rPr>
              <w:tab/>
            </w:r>
            <w:r w:rsidRPr="007E2195">
              <w:rPr>
                <w:rStyle w:val="Hyperli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ink"/>
                <w:noProof/>
              </w:rPr>
              <w:fldChar w:fldCharType="end"/>
            </w:r>
          </w:ins>
        </w:p>
        <w:p w14:paraId="57C88A59" w14:textId="77777777" w:rsidR="005F7AB6" w:rsidRDefault="005F7AB6">
          <w:pPr>
            <w:pStyle w:val="TOC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"_Toc382487391"</w:instrText>
            </w:r>
            <w:r w:rsidRPr="007E2195">
              <w:rPr>
                <w:rStyle w:val="Hyperlink"/>
                <w:noProof/>
              </w:rPr>
              <w:instrText xml:space="preserve"> </w:instrText>
            </w:r>
            <w:r w:rsidRPr="007E2195">
              <w:rPr>
                <w:rStyle w:val="Hyperlink"/>
                <w:noProof/>
              </w:rPr>
              <w:fldChar w:fldCharType="separate"/>
            </w:r>
            <w:r w:rsidRPr="007E2195">
              <w:rPr>
                <w:rStyle w:val="Hyperlink"/>
                <w:noProof/>
              </w:rPr>
              <w:t>2.1.2</w:t>
            </w:r>
            <w:r>
              <w:rPr>
                <w:rFonts w:asciiTheme="minorHAnsi" w:eastAsiaTheme="minorEastAsia" w:hAnsiTheme="minorHAnsi" w:cstheme="minorBidi"/>
                <w:noProof/>
                <w:sz w:val="22"/>
                <w:lang w:eastAsia="sv-SE"/>
              </w:rPr>
              <w:tab/>
            </w:r>
            <w:r w:rsidRPr="007E2195">
              <w:rPr>
                <w:rStyle w:val="Hyperli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ink"/>
                <w:noProof/>
              </w:rPr>
              <w:fldChar w:fldCharType="end"/>
            </w:r>
          </w:ins>
        </w:p>
        <w:p w14:paraId="43705D43" w14:textId="77777777" w:rsidR="005F7AB6" w:rsidRDefault="005F7AB6">
          <w:pPr>
            <w:pStyle w:val="TOC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"_Toc382487392"</w:instrText>
            </w:r>
            <w:r w:rsidRPr="007E2195">
              <w:rPr>
                <w:rStyle w:val="Hyperlink"/>
                <w:noProof/>
              </w:rPr>
              <w:instrText xml:space="preserve"> </w:instrText>
            </w:r>
            <w:r w:rsidRPr="007E2195">
              <w:rPr>
                <w:rStyle w:val="Hyperlink"/>
                <w:noProof/>
              </w:rPr>
              <w:fldChar w:fldCharType="separate"/>
            </w:r>
            <w:r w:rsidRPr="007E2195">
              <w:rPr>
                <w:rStyle w:val="Hyperlink"/>
                <w:noProof/>
              </w:rPr>
              <w:t>2.1.3</w:t>
            </w:r>
            <w:r>
              <w:rPr>
                <w:rFonts w:asciiTheme="minorHAnsi" w:eastAsiaTheme="minorEastAsia" w:hAnsiTheme="minorHAnsi" w:cstheme="minorBidi"/>
                <w:noProof/>
                <w:sz w:val="22"/>
                <w:lang w:eastAsia="sv-SE"/>
              </w:rPr>
              <w:tab/>
            </w:r>
            <w:r w:rsidRPr="007E2195">
              <w:rPr>
                <w:rStyle w:val="Hyperli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ink"/>
                <w:noProof/>
              </w:rPr>
              <w:fldChar w:fldCharType="end"/>
            </w:r>
          </w:ins>
        </w:p>
        <w:p w14:paraId="48B6A084" w14:textId="77777777" w:rsidR="005F7AB6" w:rsidRDefault="005F7AB6">
          <w:pPr>
            <w:pStyle w:val="TOC3"/>
            <w:tabs>
              <w:tab w:val="left" w:pos="110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"_Toc382487393"</w:instrText>
            </w:r>
            <w:r w:rsidRPr="007E2195">
              <w:rPr>
                <w:rStyle w:val="Hyperlink"/>
                <w:noProof/>
              </w:rPr>
              <w:instrText xml:space="preserve"> </w:instrText>
            </w:r>
            <w:r w:rsidRPr="007E2195">
              <w:rPr>
                <w:rStyle w:val="Hyperlink"/>
                <w:noProof/>
              </w:rPr>
              <w:fldChar w:fldCharType="separate"/>
            </w:r>
            <w:r w:rsidRPr="007E2195">
              <w:rPr>
                <w:rStyle w:val="Hyperlink"/>
                <w:noProof/>
              </w:rPr>
              <w:t>2.1.4</w:t>
            </w:r>
            <w:r>
              <w:rPr>
                <w:rFonts w:asciiTheme="minorHAnsi" w:eastAsiaTheme="minorEastAsia" w:hAnsiTheme="minorHAnsi" w:cstheme="minorBidi"/>
                <w:noProof/>
                <w:sz w:val="22"/>
                <w:lang w:eastAsia="sv-SE"/>
              </w:rPr>
              <w:tab/>
            </w:r>
            <w:r w:rsidRPr="007E2195">
              <w:rPr>
                <w:rStyle w:val="Hyperli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ink"/>
                <w:noProof/>
              </w:rPr>
              <w:fldChar w:fldCharType="end"/>
            </w:r>
          </w:ins>
        </w:p>
        <w:p w14:paraId="2138C53E" w14:textId="77777777" w:rsidR="005F7AB6" w:rsidRDefault="005F7AB6">
          <w:pPr>
            <w:pStyle w:val="TOC2"/>
            <w:tabs>
              <w:tab w:val="left" w:pos="88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"_Toc382487394"</w:instrText>
            </w:r>
            <w:r w:rsidRPr="007E2195">
              <w:rPr>
                <w:rStyle w:val="Hyperlink"/>
                <w:noProof/>
              </w:rPr>
              <w:instrText xml:space="preserve"> </w:instrText>
            </w:r>
            <w:r w:rsidRPr="007E2195">
              <w:rPr>
                <w:rStyle w:val="Hyperlink"/>
                <w:noProof/>
              </w:rPr>
              <w:fldChar w:fldCharType="separate"/>
            </w:r>
            <w:r w:rsidRPr="007E2195">
              <w:rPr>
                <w:rStyle w:val="Hyperlink"/>
                <w:noProof/>
              </w:rPr>
              <w:t>2.2</w:t>
            </w:r>
            <w:r>
              <w:rPr>
                <w:rFonts w:asciiTheme="minorHAnsi" w:eastAsiaTheme="minorEastAsia" w:hAnsiTheme="minorHAnsi" w:cstheme="minorBidi"/>
                <w:noProof/>
                <w:sz w:val="22"/>
                <w:lang w:eastAsia="sv-SE"/>
              </w:rPr>
              <w:tab/>
            </w:r>
            <w:r w:rsidRPr="007E2195">
              <w:rPr>
                <w:rStyle w:val="Hyperli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9" w:author="Björn Genfors" w:date="2014-03-13T15:21:00Z">
            <w:r>
              <w:rPr>
                <w:noProof/>
                <w:webHidden/>
              </w:rPr>
              <w:t>12</w:t>
            </w:r>
          </w:ins>
          <w:ins w:id="40" w:author="Björn Genfors" w:date="2014-03-13T15:20:00Z">
            <w:r>
              <w:rPr>
                <w:noProof/>
                <w:webHidden/>
              </w:rPr>
              <w:fldChar w:fldCharType="end"/>
            </w:r>
            <w:r w:rsidRPr="007E2195">
              <w:rPr>
                <w:rStyle w:val="Hyperlink"/>
                <w:noProof/>
              </w:rPr>
              <w:fldChar w:fldCharType="end"/>
            </w:r>
          </w:ins>
        </w:p>
        <w:p w14:paraId="19F39479" w14:textId="77777777" w:rsidR="005F7AB6" w:rsidRDefault="005F7AB6">
          <w:pPr>
            <w:pStyle w:val="TOC1"/>
            <w:tabs>
              <w:tab w:val="left" w:pos="40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"_Toc382487395"</w:instrText>
            </w:r>
            <w:r w:rsidRPr="007E2195">
              <w:rPr>
                <w:rStyle w:val="Hyperlink"/>
                <w:noProof/>
              </w:rPr>
              <w:instrText xml:space="preserve"> </w:instrText>
            </w:r>
            <w:r w:rsidRPr="007E2195">
              <w:rPr>
                <w:rStyle w:val="Hyperlink"/>
                <w:noProof/>
              </w:rPr>
              <w:fldChar w:fldCharType="separate"/>
            </w:r>
            <w:r w:rsidRPr="007E2195">
              <w:rPr>
                <w:rStyle w:val="Hyperlink"/>
                <w:noProof/>
              </w:rPr>
              <w:t>3</w:t>
            </w:r>
            <w:r>
              <w:rPr>
                <w:rFonts w:asciiTheme="minorHAnsi" w:eastAsiaTheme="minorEastAsia" w:hAnsiTheme="minorHAnsi" w:cstheme="minorBidi"/>
                <w:noProof/>
                <w:sz w:val="22"/>
                <w:lang w:eastAsia="sv-SE"/>
              </w:rPr>
              <w:tab/>
            </w:r>
            <w:r w:rsidRPr="007E2195">
              <w:rPr>
                <w:rStyle w:val="Hyperli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ink"/>
                <w:noProof/>
              </w:rPr>
              <w:fldChar w:fldCharType="end"/>
            </w:r>
          </w:ins>
        </w:p>
        <w:p w14:paraId="30939B3B" w14:textId="77777777" w:rsidR="005F7AB6" w:rsidRDefault="005F7AB6">
          <w:pPr>
            <w:pStyle w:val="TOC2"/>
            <w:tabs>
              <w:tab w:val="left" w:pos="88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"_Toc382487396"</w:instrText>
            </w:r>
            <w:r w:rsidRPr="007E2195">
              <w:rPr>
                <w:rStyle w:val="Hyperlink"/>
                <w:noProof/>
              </w:rPr>
              <w:instrText xml:space="preserve"> </w:instrText>
            </w:r>
            <w:r w:rsidRPr="007E2195">
              <w:rPr>
                <w:rStyle w:val="Hyperlink"/>
                <w:noProof/>
              </w:rPr>
              <w:fldChar w:fldCharType="separate"/>
            </w:r>
            <w:r w:rsidRPr="007E2195">
              <w:rPr>
                <w:rStyle w:val="Hyperlink"/>
                <w:noProof/>
              </w:rPr>
              <w:t>3.1</w:t>
            </w:r>
            <w:r>
              <w:rPr>
                <w:rFonts w:asciiTheme="minorHAnsi" w:eastAsiaTheme="minorEastAsia" w:hAnsiTheme="minorHAnsi" w:cstheme="minorBidi"/>
                <w:noProof/>
                <w:sz w:val="22"/>
                <w:lang w:eastAsia="sv-SE"/>
              </w:rPr>
              <w:tab/>
            </w:r>
            <w:r w:rsidRPr="007E2195">
              <w:rPr>
                <w:rStyle w:val="Hyperli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ink"/>
                <w:noProof/>
              </w:rPr>
              <w:fldChar w:fldCharType="end"/>
            </w:r>
          </w:ins>
        </w:p>
        <w:p w14:paraId="29B705E5" w14:textId="77777777" w:rsidR="005F7AB6" w:rsidRDefault="005F7AB6">
          <w:pPr>
            <w:pStyle w:val="TOC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"_Toc382487397"</w:instrText>
            </w:r>
            <w:r w:rsidRPr="007E2195">
              <w:rPr>
                <w:rStyle w:val="Hyperlink"/>
                <w:noProof/>
              </w:rPr>
              <w:instrText xml:space="preserve"> </w:instrText>
            </w:r>
            <w:r w:rsidRPr="007E2195">
              <w:rPr>
                <w:rStyle w:val="Hyperlink"/>
                <w:noProof/>
              </w:rPr>
              <w:fldChar w:fldCharType="separate"/>
            </w:r>
            <w:r w:rsidRPr="007E2195">
              <w:rPr>
                <w:rStyle w:val="Hyperlink"/>
                <w:noProof/>
              </w:rPr>
              <w:t>3.1.1</w:t>
            </w:r>
            <w:r>
              <w:rPr>
                <w:rFonts w:asciiTheme="minorHAnsi" w:eastAsiaTheme="minorEastAsia" w:hAnsiTheme="minorHAnsi" w:cstheme="minorBidi"/>
                <w:noProof/>
                <w:sz w:val="22"/>
                <w:lang w:eastAsia="sv-SE"/>
              </w:rPr>
              <w:tab/>
            </w:r>
            <w:r w:rsidRPr="007E2195">
              <w:rPr>
                <w:rStyle w:val="Hyperli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51" w:author="Björn Genfors" w:date="2014-03-13T15:21:00Z">
            <w:r>
              <w:rPr>
                <w:noProof/>
                <w:webHidden/>
              </w:rPr>
              <w:t>13</w:t>
            </w:r>
          </w:ins>
          <w:ins w:id="52" w:author="Björn Genfors" w:date="2014-03-13T15:20:00Z">
            <w:r>
              <w:rPr>
                <w:noProof/>
                <w:webHidden/>
              </w:rPr>
              <w:fldChar w:fldCharType="end"/>
            </w:r>
            <w:r w:rsidRPr="007E2195">
              <w:rPr>
                <w:rStyle w:val="Hyperlink"/>
                <w:noProof/>
              </w:rPr>
              <w:fldChar w:fldCharType="end"/>
            </w:r>
          </w:ins>
        </w:p>
        <w:p w14:paraId="6D69E566" w14:textId="77777777" w:rsidR="005F7AB6" w:rsidRDefault="005F7AB6">
          <w:pPr>
            <w:pStyle w:val="TOC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"_Toc382487398"</w:instrText>
            </w:r>
            <w:r w:rsidRPr="007E2195">
              <w:rPr>
                <w:rStyle w:val="Hyperlink"/>
                <w:noProof/>
              </w:rPr>
              <w:instrText xml:space="preserve"> </w:instrText>
            </w:r>
            <w:r w:rsidRPr="007E2195">
              <w:rPr>
                <w:rStyle w:val="Hyperlink"/>
                <w:noProof/>
              </w:rPr>
              <w:fldChar w:fldCharType="separate"/>
            </w:r>
            <w:r w:rsidRPr="007E2195">
              <w:rPr>
                <w:rStyle w:val="Hyperlink"/>
                <w:noProof/>
              </w:rPr>
              <w:t>3.1.2</w:t>
            </w:r>
            <w:r>
              <w:rPr>
                <w:rFonts w:asciiTheme="minorHAnsi" w:eastAsiaTheme="minorEastAsia" w:hAnsiTheme="minorHAnsi" w:cstheme="minorBidi"/>
                <w:noProof/>
                <w:sz w:val="22"/>
                <w:lang w:eastAsia="sv-SE"/>
              </w:rPr>
              <w:tab/>
            </w:r>
            <w:r w:rsidRPr="007E2195">
              <w:rPr>
                <w:rStyle w:val="Hyperli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5" w:author="Björn Genfors" w:date="2014-03-13T15:21:00Z">
            <w:r>
              <w:rPr>
                <w:noProof/>
                <w:webHidden/>
              </w:rPr>
              <w:t>15</w:t>
            </w:r>
          </w:ins>
          <w:ins w:id="56" w:author="Björn Genfors" w:date="2014-03-13T15:20:00Z">
            <w:r>
              <w:rPr>
                <w:noProof/>
                <w:webHidden/>
              </w:rPr>
              <w:fldChar w:fldCharType="end"/>
            </w:r>
            <w:r w:rsidRPr="007E2195">
              <w:rPr>
                <w:rStyle w:val="Hyperlink"/>
                <w:noProof/>
              </w:rPr>
              <w:fldChar w:fldCharType="end"/>
            </w:r>
          </w:ins>
        </w:p>
        <w:p w14:paraId="129277A3" w14:textId="77777777" w:rsidR="005F7AB6" w:rsidRDefault="005F7AB6">
          <w:pPr>
            <w:pStyle w:val="TOC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"_Toc382487399"</w:instrText>
            </w:r>
            <w:r w:rsidRPr="007E2195">
              <w:rPr>
                <w:rStyle w:val="Hyperlink"/>
                <w:noProof/>
              </w:rPr>
              <w:instrText xml:space="preserve"> </w:instrText>
            </w:r>
            <w:r w:rsidRPr="007E2195">
              <w:rPr>
                <w:rStyle w:val="Hyperlink"/>
                <w:noProof/>
              </w:rPr>
              <w:fldChar w:fldCharType="separate"/>
            </w:r>
            <w:r w:rsidRPr="007E2195">
              <w:rPr>
                <w:rStyle w:val="Hyperlink"/>
                <w:noProof/>
              </w:rPr>
              <w:t>3.1.3</w:t>
            </w:r>
            <w:r>
              <w:rPr>
                <w:rFonts w:asciiTheme="minorHAnsi" w:eastAsiaTheme="minorEastAsia" w:hAnsiTheme="minorHAnsi" w:cstheme="minorBidi"/>
                <w:noProof/>
                <w:sz w:val="22"/>
                <w:lang w:eastAsia="sv-SE"/>
              </w:rPr>
              <w:tab/>
            </w:r>
            <w:r w:rsidRPr="007E2195">
              <w:rPr>
                <w:rStyle w:val="Hyperli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9" w:author="Björn Genfors" w:date="2014-03-13T15:21:00Z">
            <w:r>
              <w:rPr>
                <w:noProof/>
                <w:webHidden/>
              </w:rPr>
              <w:t>17</w:t>
            </w:r>
          </w:ins>
          <w:ins w:id="60" w:author="Björn Genfors" w:date="2014-03-13T15:20:00Z">
            <w:r>
              <w:rPr>
                <w:noProof/>
                <w:webHidden/>
              </w:rPr>
              <w:fldChar w:fldCharType="end"/>
            </w:r>
            <w:r w:rsidRPr="007E2195">
              <w:rPr>
                <w:rStyle w:val="Hyperlink"/>
                <w:noProof/>
              </w:rPr>
              <w:fldChar w:fldCharType="end"/>
            </w:r>
          </w:ins>
        </w:p>
        <w:p w14:paraId="18046C2D" w14:textId="77777777" w:rsidR="005F7AB6" w:rsidRDefault="005F7AB6">
          <w:pPr>
            <w:pStyle w:val="TOC3"/>
            <w:tabs>
              <w:tab w:val="left" w:pos="110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"_Toc382487400"</w:instrText>
            </w:r>
            <w:r w:rsidRPr="007E2195">
              <w:rPr>
                <w:rStyle w:val="Hyperlink"/>
                <w:noProof/>
              </w:rPr>
              <w:instrText xml:space="preserve"> </w:instrText>
            </w:r>
            <w:r w:rsidRPr="007E2195">
              <w:rPr>
                <w:rStyle w:val="Hyperlink"/>
                <w:noProof/>
              </w:rPr>
              <w:fldChar w:fldCharType="separate"/>
            </w:r>
            <w:r w:rsidRPr="007E2195">
              <w:rPr>
                <w:rStyle w:val="Hyperlink"/>
                <w:noProof/>
              </w:rPr>
              <w:t>3.1.4</w:t>
            </w:r>
            <w:r>
              <w:rPr>
                <w:rFonts w:asciiTheme="minorHAnsi" w:eastAsiaTheme="minorEastAsia" w:hAnsiTheme="minorHAnsi" w:cstheme="minorBidi"/>
                <w:noProof/>
                <w:sz w:val="22"/>
                <w:lang w:eastAsia="sv-SE"/>
              </w:rPr>
              <w:tab/>
            </w:r>
            <w:r w:rsidRPr="007E2195">
              <w:rPr>
                <w:rStyle w:val="Hyperli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ink"/>
                <w:noProof/>
              </w:rPr>
              <w:fldChar w:fldCharType="end"/>
            </w:r>
          </w:ins>
        </w:p>
        <w:p w14:paraId="7CB6CA84" w14:textId="77777777" w:rsidR="005F7AB6" w:rsidRDefault="005F7AB6">
          <w:pPr>
            <w:pStyle w:val="TOC2"/>
            <w:tabs>
              <w:tab w:val="left" w:pos="88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"_Toc382487401"</w:instrText>
            </w:r>
            <w:r w:rsidRPr="007E2195">
              <w:rPr>
                <w:rStyle w:val="Hyperlink"/>
                <w:noProof/>
              </w:rPr>
              <w:instrText xml:space="preserve"> </w:instrText>
            </w:r>
            <w:r w:rsidRPr="007E2195">
              <w:rPr>
                <w:rStyle w:val="Hyperlink"/>
                <w:noProof/>
              </w:rPr>
              <w:fldChar w:fldCharType="separate"/>
            </w:r>
            <w:r w:rsidRPr="007E2195">
              <w:rPr>
                <w:rStyle w:val="Hyperlink"/>
                <w:noProof/>
              </w:rPr>
              <w:t>3.2</w:t>
            </w:r>
            <w:r>
              <w:rPr>
                <w:rFonts w:asciiTheme="minorHAnsi" w:eastAsiaTheme="minorEastAsia" w:hAnsiTheme="minorHAnsi" w:cstheme="minorBidi"/>
                <w:noProof/>
                <w:sz w:val="22"/>
                <w:lang w:eastAsia="sv-SE"/>
              </w:rPr>
              <w:tab/>
            </w:r>
            <w:r w:rsidRPr="007E2195">
              <w:rPr>
                <w:rStyle w:val="Hyperli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7" w:author="Björn Genfors" w:date="2014-03-13T15:21:00Z">
            <w:r>
              <w:rPr>
                <w:noProof/>
                <w:webHidden/>
              </w:rPr>
              <w:t>19</w:t>
            </w:r>
          </w:ins>
          <w:ins w:id="68" w:author="Björn Genfors" w:date="2014-03-13T15:20:00Z">
            <w:r>
              <w:rPr>
                <w:noProof/>
                <w:webHidden/>
              </w:rPr>
              <w:fldChar w:fldCharType="end"/>
            </w:r>
            <w:r w:rsidRPr="007E2195">
              <w:rPr>
                <w:rStyle w:val="Hyperlink"/>
                <w:noProof/>
              </w:rPr>
              <w:fldChar w:fldCharType="end"/>
            </w:r>
          </w:ins>
        </w:p>
        <w:p w14:paraId="0B8437CC" w14:textId="77777777" w:rsidR="005F7AB6" w:rsidRDefault="005F7AB6">
          <w:pPr>
            <w:pStyle w:val="TOC3"/>
            <w:tabs>
              <w:tab w:val="left" w:pos="110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"_Toc382487402"</w:instrText>
            </w:r>
            <w:r w:rsidRPr="007E2195">
              <w:rPr>
                <w:rStyle w:val="Hyperlink"/>
                <w:noProof/>
              </w:rPr>
              <w:instrText xml:space="preserve"> </w:instrText>
            </w:r>
            <w:r w:rsidRPr="007E2195">
              <w:rPr>
                <w:rStyle w:val="Hyperlink"/>
                <w:noProof/>
              </w:rPr>
              <w:fldChar w:fldCharType="separate"/>
            </w:r>
            <w:r w:rsidRPr="007E2195">
              <w:rPr>
                <w:rStyle w:val="Hyperlink"/>
                <w:noProof/>
              </w:rPr>
              <w:t>3.2.1</w:t>
            </w:r>
            <w:r>
              <w:rPr>
                <w:rFonts w:asciiTheme="minorHAnsi" w:eastAsiaTheme="minorEastAsia" w:hAnsiTheme="minorHAnsi" w:cstheme="minorBidi"/>
                <w:noProof/>
                <w:sz w:val="22"/>
                <w:lang w:eastAsia="sv-SE"/>
              </w:rPr>
              <w:tab/>
            </w:r>
            <w:r w:rsidRPr="007E2195">
              <w:rPr>
                <w:rStyle w:val="Hyperli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ink"/>
                <w:noProof/>
              </w:rPr>
              <w:fldChar w:fldCharType="end"/>
            </w:r>
          </w:ins>
        </w:p>
        <w:p w14:paraId="6A5D3ABD" w14:textId="77777777" w:rsidR="005F7AB6" w:rsidRDefault="005F7AB6">
          <w:pPr>
            <w:pStyle w:val="TOC2"/>
            <w:tabs>
              <w:tab w:val="left" w:pos="88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"_Toc382487403"</w:instrText>
            </w:r>
            <w:r w:rsidRPr="007E2195">
              <w:rPr>
                <w:rStyle w:val="Hyperlink"/>
                <w:noProof/>
              </w:rPr>
              <w:instrText xml:space="preserve"> </w:instrText>
            </w:r>
            <w:r w:rsidRPr="007E2195">
              <w:rPr>
                <w:rStyle w:val="Hyperlink"/>
                <w:noProof/>
              </w:rPr>
              <w:fldChar w:fldCharType="separate"/>
            </w:r>
            <w:r w:rsidRPr="007E2195">
              <w:rPr>
                <w:rStyle w:val="Hyperlink"/>
                <w:noProof/>
              </w:rPr>
              <w:t>3.3</w:t>
            </w:r>
            <w:r>
              <w:rPr>
                <w:rFonts w:asciiTheme="minorHAnsi" w:eastAsiaTheme="minorEastAsia" w:hAnsiTheme="minorHAnsi" w:cstheme="minorBidi"/>
                <w:noProof/>
                <w:sz w:val="22"/>
                <w:lang w:eastAsia="sv-SE"/>
              </w:rPr>
              <w:tab/>
            </w:r>
            <w:r w:rsidRPr="007E2195">
              <w:rPr>
                <w:rStyle w:val="Hyperli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5" w:author="Björn Genfors" w:date="2014-03-13T15:21:00Z">
            <w:r>
              <w:rPr>
                <w:noProof/>
                <w:webHidden/>
              </w:rPr>
              <w:t>20</w:t>
            </w:r>
          </w:ins>
          <w:ins w:id="76" w:author="Björn Genfors" w:date="2014-03-13T15:20:00Z">
            <w:r>
              <w:rPr>
                <w:noProof/>
                <w:webHidden/>
              </w:rPr>
              <w:fldChar w:fldCharType="end"/>
            </w:r>
            <w:r w:rsidRPr="007E2195">
              <w:rPr>
                <w:rStyle w:val="Hyperlink"/>
                <w:noProof/>
              </w:rPr>
              <w:fldChar w:fldCharType="end"/>
            </w:r>
          </w:ins>
        </w:p>
        <w:p w14:paraId="15A35641" w14:textId="77777777" w:rsidR="005F7AB6" w:rsidRDefault="005F7AB6">
          <w:pPr>
            <w:pStyle w:val="TOC1"/>
            <w:tabs>
              <w:tab w:val="left" w:pos="40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"_Toc382487404"</w:instrText>
            </w:r>
            <w:r w:rsidRPr="007E2195">
              <w:rPr>
                <w:rStyle w:val="Hyperlink"/>
                <w:noProof/>
              </w:rPr>
              <w:instrText xml:space="preserve"> </w:instrText>
            </w:r>
            <w:r w:rsidRPr="007E2195">
              <w:rPr>
                <w:rStyle w:val="Hyperlink"/>
                <w:noProof/>
              </w:rPr>
              <w:fldChar w:fldCharType="separate"/>
            </w:r>
            <w:r w:rsidRPr="007E2195">
              <w:rPr>
                <w:rStyle w:val="Hyperlink"/>
                <w:noProof/>
              </w:rPr>
              <w:t>4</w:t>
            </w:r>
            <w:r>
              <w:rPr>
                <w:rFonts w:asciiTheme="minorHAnsi" w:eastAsiaTheme="minorEastAsia" w:hAnsiTheme="minorHAnsi" w:cstheme="minorBidi"/>
                <w:noProof/>
                <w:sz w:val="22"/>
                <w:lang w:eastAsia="sv-SE"/>
              </w:rPr>
              <w:tab/>
            </w:r>
            <w:r w:rsidRPr="007E2195">
              <w:rPr>
                <w:rStyle w:val="Hyperli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ink"/>
                <w:noProof/>
              </w:rPr>
              <w:fldChar w:fldCharType="end"/>
            </w:r>
          </w:ins>
        </w:p>
        <w:p w14:paraId="3630BD2D" w14:textId="77777777" w:rsidR="005F7AB6" w:rsidRDefault="005F7AB6">
          <w:pPr>
            <w:pStyle w:val="TOC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"_Toc382487405"</w:instrText>
            </w:r>
            <w:r w:rsidRPr="007E2195">
              <w:rPr>
                <w:rStyle w:val="Hyperlink"/>
                <w:noProof/>
              </w:rPr>
              <w:instrText xml:space="preserve"> </w:instrText>
            </w:r>
            <w:r w:rsidRPr="007E2195">
              <w:rPr>
                <w:rStyle w:val="Hyperlink"/>
                <w:noProof/>
              </w:rPr>
              <w:fldChar w:fldCharType="separate"/>
            </w:r>
            <w:r w:rsidRPr="007E2195">
              <w:rPr>
                <w:rStyle w:val="Hyperlink"/>
                <w:noProof/>
              </w:rPr>
              <w:t>4.1</w:t>
            </w:r>
            <w:r>
              <w:rPr>
                <w:rFonts w:asciiTheme="minorHAnsi" w:eastAsiaTheme="minorEastAsia" w:hAnsiTheme="minorHAnsi" w:cstheme="minorBidi"/>
                <w:noProof/>
                <w:sz w:val="22"/>
                <w:lang w:eastAsia="sv-SE"/>
              </w:rPr>
              <w:tab/>
            </w:r>
            <w:r w:rsidRPr="007E2195">
              <w:rPr>
                <w:rStyle w:val="Hyperli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83" w:author="Björn Genfors" w:date="2014-03-13T15:21:00Z">
            <w:r>
              <w:rPr>
                <w:noProof/>
                <w:webHidden/>
              </w:rPr>
              <w:t>21</w:t>
            </w:r>
          </w:ins>
          <w:ins w:id="84" w:author="Björn Genfors" w:date="2014-03-13T15:20:00Z">
            <w:r>
              <w:rPr>
                <w:noProof/>
                <w:webHidden/>
              </w:rPr>
              <w:fldChar w:fldCharType="end"/>
            </w:r>
            <w:r w:rsidRPr="007E2195">
              <w:rPr>
                <w:rStyle w:val="Hyperlink"/>
                <w:noProof/>
              </w:rPr>
              <w:fldChar w:fldCharType="end"/>
            </w:r>
          </w:ins>
        </w:p>
        <w:p w14:paraId="06D63EB8" w14:textId="77777777" w:rsidR="005F7AB6" w:rsidRDefault="005F7AB6">
          <w:pPr>
            <w:pStyle w:val="TOC2"/>
            <w:tabs>
              <w:tab w:val="left" w:pos="88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"_Toc382487406"</w:instrText>
            </w:r>
            <w:r w:rsidRPr="007E2195">
              <w:rPr>
                <w:rStyle w:val="Hyperlink"/>
                <w:noProof/>
              </w:rPr>
              <w:instrText xml:space="preserve"> </w:instrText>
            </w:r>
            <w:r w:rsidRPr="007E2195">
              <w:rPr>
                <w:rStyle w:val="Hyperlink"/>
                <w:noProof/>
              </w:rPr>
              <w:fldChar w:fldCharType="separate"/>
            </w:r>
            <w:r w:rsidRPr="007E2195">
              <w:rPr>
                <w:rStyle w:val="Hyperlink"/>
                <w:noProof/>
              </w:rPr>
              <w:t>4.2</w:t>
            </w:r>
            <w:r>
              <w:rPr>
                <w:rFonts w:asciiTheme="minorHAnsi" w:eastAsiaTheme="minorEastAsia" w:hAnsiTheme="minorHAnsi" w:cstheme="minorBidi"/>
                <w:noProof/>
                <w:sz w:val="22"/>
                <w:lang w:eastAsia="sv-SE"/>
              </w:rPr>
              <w:tab/>
            </w:r>
            <w:r w:rsidRPr="007E2195">
              <w:rPr>
                <w:rStyle w:val="Hyperli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ink"/>
                <w:noProof/>
              </w:rPr>
              <w:fldChar w:fldCharType="end"/>
            </w:r>
          </w:ins>
        </w:p>
        <w:p w14:paraId="6430C460" w14:textId="77777777" w:rsidR="005F7AB6" w:rsidRDefault="005F7AB6">
          <w:pPr>
            <w:pStyle w:val="TOC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"_Toc382487407"</w:instrText>
            </w:r>
            <w:r w:rsidRPr="007E2195">
              <w:rPr>
                <w:rStyle w:val="Hyperlink"/>
                <w:noProof/>
              </w:rPr>
              <w:instrText xml:space="preserve"> </w:instrText>
            </w:r>
            <w:r w:rsidRPr="007E2195">
              <w:rPr>
                <w:rStyle w:val="Hyperlink"/>
                <w:noProof/>
              </w:rPr>
              <w:fldChar w:fldCharType="separate"/>
            </w:r>
            <w:r w:rsidRPr="007E2195">
              <w:rPr>
                <w:rStyle w:val="Hyperlink"/>
                <w:noProof/>
              </w:rPr>
              <w:t>4.2.1</w:t>
            </w:r>
            <w:r>
              <w:rPr>
                <w:rFonts w:asciiTheme="minorHAnsi" w:eastAsiaTheme="minorEastAsia" w:hAnsiTheme="minorHAnsi" w:cstheme="minorBidi"/>
                <w:noProof/>
                <w:sz w:val="22"/>
                <w:lang w:eastAsia="sv-SE"/>
              </w:rPr>
              <w:tab/>
            </w:r>
            <w:r w:rsidRPr="007E2195">
              <w:rPr>
                <w:rStyle w:val="Hyperli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91" w:author="Björn Genfors" w:date="2014-03-13T15:21:00Z">
            <w:r>
              <w:rPr>
                <w:noProof/>
                <w:webHidden/>
              </w:rPr>
              <w:t>23</w:t>
            </w:r>
          </w:ins>
          <w:ins w:id="92" w:author="Björn Genfors" w:date="2014-03-13T15:20:00Z">
            <w:r>
              <w:rPr>
                <w:noProof/>
                <w:webHidden/>
              </w:rPr>
              <w:fldChar w:fldCharType="end"/>
            </w:r>
            <w:r w:rsidRPr="007E2195">
              <w:rPr>
                <w:rStyle w:val="Hyperlink"/>
                <w:noProof/>
              </w:rPr>
              <w:fldChar w:fldCharType="end"/>
            </w:r>
          </w:ins>
        </w:p>
        <w:p w14:paraId="3DEA852B" w14:textId="77777777" w:rsidR="005F7AB6" w:rsidRDefault="005F7AB6">
          <w:pPr>
            <w:pStyle w:val="TOC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"_Toc382487408"</w:instrText>
            </w:r>
            <w:r w:rsidRPr="007E2195">
              <w:rPr>
                <w:rStyle w:val="Hyperlink"/>
                <w:noProof/>
              </w:rPr>
              <w:instrText xml:space="preserve"> </w:instrText>
            </w:r>
            <w:r w:rsidRPr="007E2195">
              <w:rPr>
                <w:rStyle w:val="Hyperlink"/>
                <w:noProof/>
              </w:rPr>
              <w:fldChar w:fldCharType="separate"/>
            </w:r>
            <w:r w:rsidRPr="007E2195">
              <w:rPr>
                <w:rStyle w:val="Hyperlink"/>
                <w:noProof/>
              </w:rPr>
              <w:t>4.2.2</w:t>
            </w:r>
            <w:r>
              <w:rPr>
                <w:rFonts w:asciiTheme="minorHAnsi" w:eastAsiaTheme="minorEastAsia" w:hAnsiTheme="minorHAnsi" w:cstheme="minorBidi"/>
                <w:noProof/>
                <w:sz w:val="22"/>
                <w:lang w:eastAsia="sv-SE"/>
              </w:rPr>
              <w:tab/>
            </w:r>
            <w:r w:rsidRPr="007E2195">
              <w:rPr>
                <w:rStyle w:val="Hyperli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ink"/>
                <w:noProof/>
              </w:rPr>
              <w:fldChar w:fldCharType="end"/>
            </w:r>
          </w:ins>
        </w:p>
        <w:p w14:paraId="6903AAD8" w14:textId="77777777" w:rsidR="005F7AB6" w:rsidRDefault="005F7AB6">
          <w:pPr>
            <w:pStyle w:val="TOC3"/>
            <w:tabs>
              <w:tab w:val="left" w:pos="110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"_Toc382487409"</w:instrText>
            </w:r>
            <w:r w:rsidRPr="007E2195">
              <w:rPr>
                <w:rStyle w:val="Hyperlink"/>
                <w:noProof/>
              </w:rPr>
              <w:instrText xml:space="preserve"> </w:instrText>
            </w:r>
            <w:r w:rsidRPr="007E2195">
              <w:rPr>
                <w:rStyle w:val="Hyperlink"/>
                <w:noProof/>
              </w:rPr>
              <w:fldChar w:fldCharType="separate"/>
            </w:r>
            <w:r w:rsidRPr="007E2195">
              <w:rPr>
                <w:rStyle w:val="Hyperlink"/>
                <w:noProof/>
              </w:rPr>
              <w:t>4.2.3</w:t>
            </w:r>
            <w:r>
              <w:rPr>
                <w:rFonts w:asciiTheme="minorHAnsi" w:eastAsiaTheme="minorEastAsia" w:hAnsiTheme="minorHAnsi" w:cstheme="minorBidi"/>
                <w:noProof/>
                <w:sz w:val="22"/>
                <w:lang w:eastAsia="sv-SE"/>
              </w:rPr>
              <w:tab/>
            </w:r>
            <w:r w:rsidRPr="007E2195">
              <w:rPr>
                <w:rStyle w:val="Hyperli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ink"/>
                <w:noProof/>
              </w:rPr>
              <w:fldChar w:fldCharType="end"/>
            </w:r>
          </w:ins>
        </w:p>
        <w:p w14:paraId="4CBE13B5" w14:textId="77777777" w:rsidR="005F7AB6" w:rsidRDefault="005F7AB6">
          <w:pPr>
            <w:pStyle w:val="TOC2"/>
            <w:tabs>
              <w:tab w:val="left" w:pos="88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"_Toc382487410"</w:instrText>
            </w:r>
            <w:r w:rsidRPr="007E2195">
              <w:rPr>
                <w:rStyle w:val="Hyperlink"/>
                <w:noProof/>
              </w:rPr>
              <w:instrText xml:space="preserve"> </w:instrText>
            </w:r>
            <w:r w:rsidRPr="007E2195">
              <w:rPr>
                <w:rStyle w:val="Hyperlink"/>
                <w:noProof/>
              </w:rPr>
              <w:fldChar w:fldCharType="separate"/>
            </w:r>
            <w:r w:rsidRPr="007E2195">
              <w:rPr>
                <w:rStyle w:val="Hyperlink"/>
                <w:noProof/>
              </w:rPr>
              <w:t>4.3</w:t>
            </w:r>
            <w:r>
              <w:rPr>
                <w:rFonts w:asciiTheme="minorHAnsi" w:eastAsiaTheme="minorEastAsia" w:hAnsiTheme="minorHAnsi" w:cstheme="minorBidi"/>
                <w:noProof/>
                <w:sz w:val="22"/>
                <w:lang w:eastAsia="sv-SE"/>
              </w:rPr>
              <w:tab/>
            </w:r>
            <w:r w:rsidRPr="007E2195">
              <w:rPr>
                <w:rStyle w:val="Hyperli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ink"/>
                <w:noProof/>
              </w:rPr>
              <w:fldChar w:fldCharType="end"/>
            </w:r>
          </w:ins>
        </w:p>
        <w:p w14:paraId="3306EE88" w14:textId="77777777" w:rsidR="005F7AB6" w:rsidRDefault="005F7AB6">
          <w:pPr>
            <w:pStyle w:val="TOC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"_Toc382487411"</w:instrText>
            </w:r>
            <w:r w:rsidRPr="007E2195">
              <w:rPr>
                <w:rStyle w:val="Hyperlink"/>
                <w:noProof/>
              </w:rPr>
              <w:instrText xml:space="preserve"> </w:instrText>
            </w:r>
            <w:r w:rsidRPr="007E2195">
              <w:rPr>
                <w:rStyle w:val="Hyperlink"/>
                <w:noProof/>
              </w:rPr>
              <w:fldChar w:fldCharType="separate"/>
            </w:r>
            <w:r w:rsidRPr="007E2195">
              <w:rPr>
                <w:rStyle w:val="Hyperlink"/>
                <w:noProof/>
              </w:rPr>
              <w:t>4.3.1</w:t>
            </w:r>
            <w:r>
              <w:rPr>
                <w:rFonts w:asciiTheme="minorHAnsi" w:eastAsiaTheme="minorEastAsia" w:hAnsiTheme="minorHAnsi" w:cstheme="minorBidi"/>
                <w:noProof/>
                <w:sz w:val="22"/>
                <w:lang w:eastAsia="sv-SE"/>
              </w:rPr>
              <w:tab/>
            </w:r>
            <w:r w:rsidRPr="007E2195">
              <w:rPr>
                <w:rStyle w:val="Hyperli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7" w:author="Björn Genfors" w:date="2014-03-13T15:21:00Z">
            <w:r>
              <w:rPr>
                <w:noProof/>
                <w:webHidden/>
              </w:rPr>
              <w:t>24</w:t>
            </w:r>
          </w:ins>
          <w:ins w:id="108" w:author="Björn Genfors" w:date="2014-03-13T15:20:00Z">
            <w:r>
              <w:rPr>
                <w:noProof/>
                <w:webHidden/>
              </w:rPr>
              <w:fldChar w:fldCharType="end"/>
            </w:r>
            <w:r w:rsidRPr="007E2195">
              <w:rPr>
                <w:rStyle w:val="Hyperlink"/>
                <w:noProof/>
              </w:rPr>
              <w:fldChar w:fldCharType="end"/>
            </w:r>
          </w:ins>
        </w:p>
        <w:p w14:paraId="2BF9A0D6" w14:textId="77777777" w:rsidR="005F7AB6" w:rsidRDefault="005F7AB6">
          <w:pPr>
            <w:pStyle w:val="TOC3"/>
            <w:tabs>
              <w:tab w:val="left" w:pos="110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"_Toc382487412"</w:instrText>
            </w:r>
            <w:r w:rsidRPr="007E2195">
              <w:rPr>
                <w:rStyle w:val="Hyperlink"/>
                <w:noProof/>
              </w:rPr>
              <w:instrText xml:space="preserve"> </w:instrText>
            </w:r>
            <w:r w:rsidRPr="007E2195">
              <w:rPr>
                <w:rStyle w:val="Hyperlink"/>
                <w:noProof/>
              </w:rPr>
              <w:fldChar w:fldCharType="separate"/>
            </w:r>
            <w:r w:rsidRPr="007E2195">
              <w:rPr>
                <w:rStyle w:val="Hyperlink"/>
                <w:noProof/>
              </w:rPr>
              <w:t>4.3.2</w:t>
            </w:r>
            <w:r>
              <w:rPr>
                <w:rFonts w:asciiTheme="minorHAnsi" w:eastAsiaTheme="minorEastAsia" w:hAnsiTheme="minorHAnsi" w:cstheme="minorBidi"/>
                <w:noProof/>
                <w:sz w:val="22"/>
                <w:lang w:eastAsia="sv-SE"/>
              </w:rPr>
              <w:tab/>
            </w:r>
            <w:r w:rsidRPr="007E2195">
              <w:rPr>
                <w:rStyle w:val="Hyperli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11" w:author="Björn Genfors" w:date="2014-03-13T15:21:00Z">
            <w:r>
              <w:rPr>
                <w:noProof/>
                <w:webHidden/>
              </w:rPr>
              <w:t>25</w:t>
            </w:r>
          </w:ins>
          <w:ins w:id="112" w:author="Björn Genfors" w:date="2014-03-13T15:20:00Z">
            <w:r>
              <w:rPr>
                <w:noProof/>
                <w:webHidden/>
              </w:rPr>
              <w:fldChar w:fldCharType="end"/>
            </w:r>
            <w:r w:rsidRPr="007E2195">
              <w:rPr>
                <w:rStyle w:val="Hyperlink"/>
                <w:noProof/>
              </w:rPr>
              <w:fldChar w:fldCharType="end"/>
            </w:r>
          </w:ins>
        </w:p>
        <w:p w14:paraId="229C0BE2" w14:textId="77777777" w:rsidR="005F7AB6" w:rsidRDefault="005F7AB6">
          <w:pPr>
            <w:pStyle w:val="TOC2"/>
            <w:tabs>
              <w:tab w:val="left" w:pos="88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"_Toc382487413"</w:instrText>
            </w:r>
            <w:r w:rsidRPr="007E2195">
              <w:rPr>
                <w:rStyle w:val="Hyperlink"/>
                <w:noProof/>
              </w:rPr>
              <w:instrText xml:space="preserve"> </w:instrText>
            </w:r>
            <w:r w:rsidRPr="007E2195">
              <w:rPr>
                <w:rStyle w:val="Hyperlink"/>
                <w:noProof/>
              </w:rPr>
              <w:fldChar w:fldCharType="separate"/>
            </w:r>
            <w:r w:rsidRPr="007E2195">
              <w:rPr>
                <w:rStyle w:val="Hyperlink"/>
                <w:noProof/>
              </w:rPr>
              <w:t>4.4</w:t>
            </w:r>
            <w:r>
              <w:rPr>
                <w:rFonts w:asciiTheme="minorHAnsi" w:eastAsiaTheme="minorEastAsia" w:hAnsiTheme="minorHAnsi" w:cstheme="minorBidi"/>
                <w:noProof/>
                <w:sz w:val="22"/>
                <w:lang w:eastAsia="sv-SE"/>
              </w:rPr>
              <w:tab/>
            </w:r>
            <w:r w:rsidRPr="007E2195">
              <w:rPr>
                <w:rStyle w:val="Hyperli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ink"/>
                <w:noProof/>
              </w:rPr>
              <w:fldChar w:fldCharType="end"/>
            </w:r>
          </w:ins>
        </w:p>
        <w:p w14:paraId="5780A448" w14:textId="77777777" w:rsidR="005F7AB6" w:rsidRDefault="005F7AB6">
          <w:pPr>
            <w:pStyle w:val="TOC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"_Toc382487414"</w:instrText>
            </w:r>
            <w:r w:rsidRPr="007E2195">
              <w:rPr>
                <w:rStyle w:val="Hyperlink"/>
                <w:noProof/>
              </w:rPr>
              <w:instrText xml:space="preserve"> </w:instrText>
            </w:r>
            <w:r w:rsidRPr="007E2195">
              <w:rPr>
                <w:rStyle w:val="Hyperlink"/>
                <w:noProof/>
              </w:rPr>
              <w:fldChar w:fldCharType="separate"/>
            </w:r>
            <w:r w:rsidRPr="007E2195">
              <w:rPr>
                <w:rStyle w:val="Hyperlink"/>
                <w:noProof/>
              </w:rPr>
              <w:t>4.4.1</w:t>
            </w:r>
            <w:r>
              <w:rPr>
                <w:rFonts w:asciiTheme="minorHAnsi" w:eastAsiaTheme="minorEastAsia" w:hAnsiTheme="minorHAnsi" w:cstheme="minorBidi"/>
                <w:noProof/>
                <w:sz w:val="22"/>
                <w:lang w:eastAsia="sv-SE"/>
              </w:rPr>
              <w:tab/>
            </w:r>
            <w:r w:rsidRPr="007E2195">
              <w:rPr>
                <w:rStyle w:val="Hyperli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ink"/>
                <w:noProof/>
              </w:rPr>
              <w:fldChar w:fldCharType="end"/>
            </w:r>
          </w:ins>
        </w:p>
        <w:p w14:paraId="7D2B4D6C" w14:textId="77777777" w:rsidR="005F7AB6" w:rsidRDefault="005F7AB6">
          <w:pPr>
            <w:pStyle w:val="TOC3"/>
            <w:tabs>
              <w:tab w:val="left" w:pos="11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"_Toc382487415"</w:instrText>
            </w:r>
            <w:r w:rsidRPr="007E2195">
              <w:rPr>
                <w:rStyle w:val="Hyperlink"/>
                <w:noProof/>
              </w:rPr>
              <w:instrText xml:space="preserve"> </w:instrText>
            </w:r>
            <w:r w:rsidRPr="007E2195">
              <w:rPr>
                <w:rStyle w:val="Hyperlink"/>
                <w:noProof/>
              </w:rPr>
              <w:fldChar w:fldCharType="separate"/>
            </w:r>
            <w:r w:rsidRPr="007E2195">
              <w:rPr>
                <w:rStyle w:val="Hyperlink"/>
                <w:noProof/>
              </w:rPr>
              <w:t>4.4.2</w:t>
            </w:r>
            <w:r>
              <w:rPr>
                <w:rFonts w:asciiTheme="minorHAnsi" w:eastAsiaTheme="minorEastAsia" w:hAnsiTheme="minorHAnsi" w:cstheme="minorBidi"/>
                <w:noProof/>
                <w:sz w:val="22"/>
                <w:lang w:eastAsia="sv-SE"/>
              </w:rPr>
              <w:tab/>
            </w:r>
            <w:r w:rsidRPr="007E2195">
              <w:rPr>
                <w:rStyle w:val="Hyperli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23" w:author="Björn Genfors" w:date="2014-03-13T15:21:00Z">
            <w:r>
              <w:rPr>
                <w:noProof/>
                <w:webHidden/>
              </w:rPr>
              <w:t>26</w:t>
            </w:r>
          </w:ins>
          <w:ins w:id="124" w:author="Björn Genfors" w:date="2014-03-13T15:20:00Z">
            <w:r>
              <w:rPr>
                <w:noProof/>
                <w:webHidden/>
              </w:rPr>
              <w:fldChar w:fldCharType="end"/>
            </w:r>
            <w:r w:rsidRPr="007E2195">
              <w:rPr>
                <w:rStyle w:val="Hyperlink"/>
                <w:noProof/>
              </w:rPr>
              <w:fldChar w:fldCharType="end"/>
            </w:r>
          </w:ins>
        </w:p>
        <w:p w14:paraId="01461E53" w14:textId="77777777" w:rsidR="005F7AB6" w:rsidRDefault="005F7AB6">
          <w:pPr>
            <w:pStyle w:val="TOC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"_Toc382487416"</w:instrText>
            </w:r>
            <w:r w:rsidRPr="007E2195">
              <w:rPr>
                <w:rStyle w:val="Hyperlink"/>
                <w:noProof/>
              </w:rPr>
              <w:instrText xml:space="preserve"> </w:instrText>
            </w:r>
            <w:r w:rsidRPr="007E2195">
              <w:rPr>
                <w:rStyle w:val="Hyperlink"/>
                <w:noProof/>
              </w:rPr>
              <w:fldChar w:fldCharType="separate"/>
            </w:r>
            <w:r w:rsidRPr="007E2195">
              <w:rPr>
                <w:rStyle w:val="Hyperlink"/>
                <w:noProof/>
              </w:rPr>
              <w:t>5</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7" w:author="Björn Genfors" w:date="2014-03-13T15:21:00Z">
            <w:r>
              <w:rPr>
                <w:noProof/>
                <w:webHidden/>
              </w:rPr>
              <w:t>27</w:t>
            </w:r>
          </w:ins>
          <w:ins w:id="128" w:author="Björn Genfors" w:date="2014-03-13T15:20:00Z">
            <w:r>
              <w:rPr>
                <w:noProof/>
                <w:webHidden/>
              </w:rPr>
              <w:fldChar w:fldCharType="end"/>
            </w:r>
            <w:r w:rsidRPr="007E2195">
              <w:rPr>
                <w:rStyle w:val="Hyperlink"/>
                <w:noProof/>
              </w:rPr>
              <w:fldChar w:fldCharType="end"/>
            </w:r>
          </w:ins>
        </w:p>
        <w:p w14:paraId="7A0613D1" w14:textId="77777777" w:rsidR="005F7AB6" w:rsidRDefault="005F7AB6">
          <w:pPr>
            <w:pStyle w:val="TOC1"/>
            <w:tabs>
              <w:tab w:val="left" w:pos="40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ink"/>
                <w:noProof/>
              </w:rPr>
              <w:lastRenderedPageBreak/>
              <w:fldChar w:fldCharType="begin"/>
            </w:r>
            <w:r w:rsidRPr="007E2195">
              <w:rPr>
                <w:rStyle w:val="Hyperlink"/>
                <w:noProof/>
              </w:rPr>
              <w:instrText xml:space="preserve"> </w:instrText>
            </w:r>
            <w:r>
              <w:rPr>
                <w:noProof/>
              </w:rPr>
              <w:instrText>HYPERLINK \l "_Toc382487417"</w:instrText>
            </w:r>
            <w:r w:rsidRPr="007E2195">
              <w:rPr>
                <w:rStyle w:val="Hyperlink"/>
                <w:noProof/>
              </w:rPr>
              <w:instrText xml:space="preserve"> </w:instrText>
            </w:r>
            <w:r w:rsidRPr="007E2195">
              <w:rPr>
                <w:rStyle w:val="Hyperlink"/>
                <w:noProof/>
              </w:rPr>
              <w:fldChar w:fldCharType="separate"/>
            </w:r>
            <w:r w:rsidRPr="007E2195">
              <w:rPr>
                <w:rStyle w:val="Hyperlink"/>
                <w:noProof/>
              </w:rPr>
              <w:t>6</w:t>
            </w:r>
            <w:r>
              <w:rPr>
                <w:rFonts w:asciiTheme="minorHAnsi" w:eastAsiaTheme="minorEastAsia" w:hAnsiTheme="minorHAnsi" w:cstheme="minorBidi"/>
                <w:noProof/>
                <w:sz w:val="22"/>
                <w:lang w:eastAsia="sv-SE"/>
              </w:rPr>
              <w:tab/>
            </w:r>
            <w:r w:rsidRPr="007E2195">
              <w:rPr>
                <w:rStyle w:val="Hyperli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ink"/>
                <w:noProof/>
              </w:rPr>
              <w:fldChar w:fldCharType="end"/>
            </w:r>
          </w:ins>
        </w:p>
        <w:p w14:paraId="56332592" w14:textId="77777777" w:rsidR="005F7AB6" w:rsidRDefault="005F7AB6">
          <w:pPr>
            <w:pStyle w:val="TOC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"_Toc382487418"</w:instrText>
            </w:r>
            <w:r w:rsidRPr="007E2195">
              <w:rPr>
                <w:rStyle w:val="Hyperlink"/>
                <w:noProof/>
              </w:rPr>
              <w:instrText xml:space="preserve"> </w:instrText>
            </w:r>
            <w:r w:rsidRPr="007E2195">
              <w:rPr>
                <w:rStyle w:val="Hyperlink"/>
                <w:noProof/>
              </w:rPr>
              <w:fldChar w:fldCharType="separate"/>
            </w:r>
            <w:r w:rsidRPr="007E2195">
              <w:rPr>
                <w:rStyle w:val="Hyperlink"/>
                <w:noProof/>
              </w:rPr>
              <w:t>6.1</w:t>
            </w:r>
            <w:r>
              <w:rPr>
                <w:rFonts w:asciiTheme="minorHAnsi" w:eastAsiaTheme="minorEastAsia" w:hAnsiTheme="minorHAnsi" w:cstheme="minorBidi"/>
                <w:noProof/>
                <w:sz w:val="22"/>
                <w:lang w:eastAsia="sv-SE"/>
              </w:rPr>
              <w:tab/>
            </w:r>
            <w:r w:rsidRPr="007E2195">
              <w:rPr>
                <w:rStyle w:val="Hyperli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5" w:author="Björn Genfors" w:date="2014-03-13T15:21:00Z">
            <w:r>
              <w:rPr>
                <w:noProof/>
                <w:webHidden/>
              </w:rPr>
              <w:t>28</w:t>
            </w:r>
          </w:ins>
          <w:ins w:id="136" w:author="Björn Genfors" w:date="2014-03-13T15:20:00Z">
            <w:r>
              <w:rPr>
                <w:noProof/>
                <w:webHidden/>
              </w:rPr>
              <w:fldChar w:fldCharType="end"/>
            </w:r>
            <w:r w:rsidRPr="007E2195">
              <w:rPr>
                <w:rStyle w:val="Hyperlink"/>
                <w:noProof/>
              </w:rPr>
              <w:fldChar w:fldCharType="end"/>
            </w:r>
          </w:ins>
        </w:p>
        <w:p w14:paraId="033545F5" w14:textId="77777777" w:rsidR="005F7AB6" w:rsidRDefault="005F7AB6">
          <w:pPr>
            <w:pStyle w:val="TOC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"_Toc382487419"</w:instrText>
            </w:r>
            <w:r w:rsidRPr="007E2195">
              <w:rPr>
                <w:rStyle w:val="Hyperlink"/>
                <w:noProof/>
              </w:rPr>
              <w:instrText xml:space="preserve"> </w:instrText>
            </w:r>
            <w:r w:rsidRPr="007E2195">
              <w:rPr>
                <w:rStyle w:val="Hyperlink"/>
                <w:noProof/>
              </w:rPr>
              <w:fldChar w:fldCharType="separate"/>
            </w:r>
            <w:r w:rsidRPr="007E2195">
              <w:rPr>
                <w:rStyle w:val="Hyperlink"/>
                <w:noProof/>
              </w:rPr>
              <w:t>6.2</w:t>
            </w:r>
            <w:r>
              <w:rPr>
                <w:rFonts w:asciiTheme="minorHAnsi" w:eastAsiaTheme="minorEastAsia" w:hAnsiTheme="minorHAnsi" w:cstheme="minorBidi"/>
                <w:noProof/>
                <w:sz w:val="22"/>
                <w:lang w:eastAsia="sv-SE"/>
              </w:rPr>
              <w:tab/>
            </w:r>
            <w:r w:rsidRPr="007E2195">
              <w:rPr>
                <w:rStyle w:val="Hyperli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9" w:author="Björn Genfors" w:date="2014-03-13T15:21:00Z">
            <w:r>
              <w:rPr>
                <w:noProof/>
                <w:webHidden/>
              </w:rPr>
              <w:t>32</w:t>
            </w:r>
          </w:ins>
          <w:ins w:id="140" w:author="Björn Genfors" w:date="2014-03-13T15:20:00Z">
            <w:r>
              <w:rPr>
                <w:noProof/>
                <w:webHidden/>
              </w:rPr>
              <w:fldChar w:fldCharType="end"/>
            </w:r>
            <w:r w:rsidRPr="007E2195">
              <w:rPr>
                <w:rStyle w:val="Hyperlink"/>
                <w:noProof/>
              </w:rPr>
              <w:fldChar w:fldCharType="end"/>
            </w:r>
          </w:ins>
        </w:p>
        <w:p w14:paraId="2DC97B68" w14:textId="77777777" w:rsidR="005F7AB6" w:rsidRDefault="005F7AB6">
          <w:pPr>
            <w:pStyle w:val="TOC2"/>
            <w:tabs>
              <w:tab w:val="left" w:pos="88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"_Toc382487420"</w:instrText>
            </w:r>
            <w:r w:rsidRPr="007E2195">
              <w:rPr>
                <w:rStyle w:val="Hyperlink"/>
                <w:noProof/>
              </w:rPr>
              <w:instrText xml:space="preserve"> </w:instrText>
            </w:r>
            <w:r w:rsidRPr="007E2195">
              <w:rPr>
                <w:rStyle w:val="Hyperlink"/>
                <w:noProof/>
              </w:rPr>
              <w:fldChar w:fldCharType="separate"/>
            </w:r>
            <w:r w:rsidRPr="007E2195">
              <w:rPr>
                <w:rStyle w:val="Hyperlink"/>
                <w:noProof/>
              </w:rPr>
              <w:t>6.3</w:t>
            </w:r>
            <w:r>
              <w:rPr>
                <w:rFonts w:asciiTheme="minorHAnsi" w:eastAsiaTheme="minorEastAsia" w:hAnsiTheme="minorHAnsi" w:cstheme="minorBidi"/>
                <w:noProof/>
                <w:sz w:val="22"/>
                <w:lang w:eastAsia="sv-SE"/>
              </w:rPr>
              <w:tab/>
            </w:r>
            <w:r w:rsidRPr="007E2195">
              <w:rPr>
                <w:rStyle w:val="Hyperli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43" w:author="Björn Genfors" w:date="2014-03-13T15:21:00Z">
            <w:r>
              <w:rPr>
                <w:noProof/>
                <w:webHidden/>
              </w:rPr>
              <w:t>34</w:t>
            </w:r>
          </w:ins>
          <w:ins w:id="144" w:author="Björn Genfors" w:date="2014-03-13T15:20:00Z">
            <w:r>
              <w:rPr>
                <w:noProof/>
                <w:webHidden/>
              </w:rPr>
              <w:fldChar w:fldCharType="end"/>
            </w:r>
            <w:r w:rsidRPr="007E2195">
              <w:rPr>
                <w:rStyle w:val="Hyperlink"/>
                <w:noProof/>
              </w:rPr>
              <w:fldChar w:fldCharType="end"/>
            </w:r>
          </w:ins>
        </w:p>
        <w:p w14:paraId="25900F7D" w14:textId="77777777" w:rsidR="005F7AB6" w:rsidRDefault="005F7AB6">
          <w:pPr>
            <w:pStyle w:val="TOC1"/>
            <w:tabs>
              <w:tab w:val="left" w:pos="40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"_Toc382487421"</w:instrText>
            </w:r>
            <w:r w:rsidRPr="007E2195">
              <w:rPr>
                <w:rStyle w:val="Hyperlink"/>
                <w:noProof/>
              </w:rPr>
              <w:instrText xml:space="preserve"> </w:instrText>
            </w:r>
            <w:r w:rsidRPr="007E2195">
              <w:rPr>
                <w:rStyle w:val="Hyperlink"/>
                <w:noProof/>
              </w:rPr>
              <w:fldChar w:fldCharType="separate"/>
            </w:r>
            <w:r w:rsidRPr="007E2195">
              <w:rPr>
                <w:rStyle w:val="Hyperlink"/>
                <w:noProof/>
              </w:rPr>
              <w:t>7</w:t>
            </w:r>
            <w:r>
              <w:rPr>
                <w:rFonts w:asciiTheme="minorHAnsi" w:eastAsiaTheme="minorEastAsia" w:hAnsiTheme="minorHAnsi" w:cstheme="minorBidi"/>
                <w:noProof/>
                <w:sz w:val="22"/>
                <w:lang w:eastAsia="sv-SE"/>
              </w:rPr>
              <w:tab/>
            </w:r>
            <w:r w:rsidRPr="007E2195">
              <w:rPr>
                <w:rStyle w:val="Hyperli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ink"/>
                <w:noProof/>
              </w:rPr>
              <w:fldChar w:fldCharType="end"/>
            </w:r>
          </w:ins>
        </w:p>
        <w:p w14:paraId="22AEFC90" w14:textId="77777777" w:rsidR="005F7AB6" w:rsidRDefault="005F7AB6">
          <w:pPr>
            <w:pStyle w:val="TOC2"/>
            <w:tabs>
              <w:tab w:val="left" w:pos="88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"_Toc382487422"</w:instrText>
            </w:r>
            <w:r w:rsidRPr="007E2195">
              <w:rPr>
                <w:rStyle w:val="Hyperlink"/>
                <w:noProof/>
              </w:rPr>
              <w:instrText xml:space="preserve"> </w:instrText>
            </w:r>
            <w:r w:rsidRPr="007E2195">
              <w:rPr>
                <w:rStyle w:val="Hyperlink"/>
                <w:noProof/>
              </w:rPr>
              <w:fldChar w:fldCharType="separate"/>
            </w:r>
            <w:r w:rsidRPr="007E2195">
              <w:rPr>
                <w:rStyle w:val="Hyperlink"/>
                <w:noProof/>
              </w:rPr>
              <w:t>7.1</w:t>
            </w:r>
            <w:r>
              <w:rPr>
                <w:rFonts w:asciiTheme="minorHAnsi" w:eastAsiaTheme="minorEastAsia" w:hAnsiTheme="minorHAnsi" w:cstheme="minorBidi"/>
                <w:noProof/>
                <w:sz w:val="22"/>
                <w:lang w:eastAsia="sv-SE"/>
              </w:rPr>
              <w:tab/>
            </w:r>
            <w:r w:rsidRPr="007E2195">
              <w:rPr>
                <w:rStyle w:val="Hyperli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ink"/>
                <w:noProof/>
              </w:rPr>
              <w:fldChar w:fldCharType="end"/>
            </w:r>
          </w:ins>
        </w:p>
        <w:p w14:paraId="2E1BE519" w14:textId="77777777" w:rsidR="005F7AB6" w:rsidRDefault="005F7AB6">
          <w:pPr>
            <w:pStyle w:val="TOC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"_Toc382487423"</w:instrText>
            </w:r>
            <w:r w:rsidRPr="007E2195">
              <w:rPr>
                <w:rStyle w:val="Hyperlink"/>
                <w:noProof/>
              </w:rPr>
              <w:instrText xml:space="preserve"> </w:instrText>
            </w:r>
            <w:r w:rsidRPr="007E2195">
              <w:rPr>
                <w:rStyle w:val="Hyperlink"/>
                <w:noProof/>
              </w:rPr>
              <w:fldChar w:fldCharType="separate"/>
            </w:r>
            <w:r w:rsidRPr="007E2195">
              <w:rPr>
                <w:rStyle w:val="Hyperlink"/>
                <w:noProof/>
              </w:rPr>
              <w:t>7.1.1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ink"/>
                <w:noProof/>
              </w:rPr>
              <w:fldChar w:fldCharType="end"/>
            </w:r>
          </w:ins>
        </w:p>
        <w:p w14:paraId="7F30C02D" w14:textId="77777777" w:rsidR="005F7AB6" w:rsidRDefault="005F7AB6">
          <w:pPr>
            <w:pStyle w:val="TOC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"_Toc382487424"</w:instrText>
            </w:r>
            <w:r w:rsidRPr="007E2195">
              <w:rPr>
                <w:rStyle w:val="Hyperlink"/>
                <w:noProof/>
              </w:rPr>
              <w:instrText xml:space="preserve"> </w:instrText>
            </w:r>
            <w:r w:rsidRPr="007E2195">
              <w:rPr>
                <w:rStyle w:val="Hyperlink"/>
                <w:noProof/>
              </w:rPr>
              <w:fldChar w:fldCharType="separate"/>
            </w:r>
            <w:r w:rsidRPr="007E2195">
              <w:rPr>
                <w:rStyle w:val="Hyperlink"/>
                <w:noProof/>
              </w:rPr>
              <w:t>7.1.2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ink"/>
                <w:noProof/>
              </w:rPr>
              <w:fldChar w:fldCharType="end"/>
            </w:r>
          </w:ins>
        </w:p>
        <w:p w14:paraId="0C498539" w14:textId="77777777" w:rsidR="005F7AB6" w:rsidRDefault="005F7AB6">
          <w:pPr>
            <w:pStyle w:val="TOC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"_Toc382487425"</w:instrText>
            </w:r>
            <w:r w:rsidRPr="007E2195">
              <w:rPr>
                <w:rStyle w:val="Hyperlink"/>
                <w:noProof/>
              </w:rPr>
              <w:instrText xml:space="preserve"> </w:instrText>
            </w:r>
            <w:r w:rsidRPr="007E2195">
              <w:rPr>
                <w:rStyle w:val="Hyperlink"/>
                <w:noProof/>
              </w:rPr>
              <w:fldChar w:fldCharType="separate"/>
            </w:r>
            <w:r w:rsidRPr="007E2195">
              <w:rPr>
                <w:rStyle w:val="Hyperlink"/>
                <w:noProof/>
              </w:rPr>
              <w:t>7.1.3</w:t>
            </w:r>
            <w:r>
              <w:rPr>
                <w:rFonts w:asciiTheme="minorHAnsi" w:eastAsiaTheme="minorEastAsia" w:hAnsiTheme="minorHAnsi" w:cstheme="minorBidi"/>
                <w:noProof/>
                <w:sz w:val="22"/>
                <w:lang w:eastAsia="sv-SE"/>
              </w:rPr>
              <w:tab/>
            </w:r>
            <w:r w:rsidRPr="007E2195">
              <w:rPr>
                <w:rStyle w:val="Hyperli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63" w:author="Björn Genfors" w:date="2014-03-13T15:21:00Z">
            <w:r>
              <w:rPr>
                <w:noProof/>
                <w:webHidden/>
              </w:rPr>
              <w:t>40</w:t>
            </w:r>
          </w:ins>
          <w:ins w:id="164" w:author="Björn Genfors" w:date="2014-03-13T15:20:00Z">
            <w:r>
              <w:rPr>
                <w:noProof/>
                <w:webHidden/>
              </w:rPr>
              <w:fldChar w:fldCharType="end"/>
            </w:r>
            <w:r w:rsidRPr="007E2195">
              <w:rPr>
                <w:rStyle w:val="Hyperlink"/>
                <w:noProof/>
              </w:rPr>
              <w:fldChar w:fldCharType="end"/>
            </w:r>
          </w:ins>
        </w:p>
        <w:p w14:paraId="7B888D62" w14:textId="77777777" w:rsidR="005F7AB6" w:rsidRDefault="005F7AB6">
          <w:pPr>
            <w:pStyle w:val="TOC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"_Toc382487426"</w:instrText>
            </w:r>
            <w:r w:rsidRPr="007E2195">
              <w:rPr>
                <w:rStyle w:val="Hyperlink"/>
                <w:noProof/>
              </w:rPr>
              <w:instrText xml:space="preserve"> </w:instrText>
            </w:r>
            <w:r w:rsidRPr="007E2195">
              <w:rPr>
                <w:rStyle w:val="Hyperlink"/>
                <w:noProof/>
              </w:rPr>
              <w:fldChar w:fldCharType="separate"/>
            </w:r>
            <w:r w:rsidRPr="007E2195">
              <w:rPr>
                <w:rStyle w:val="Hyperlink"/>
                <w:noProof/>
              </w:rPr>
              <w:t>7.1.4</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7" w:author="Björn Genfors" w:date="2014-03-13T15:21:00Z">
            <w:r>
              <w:rPr>
                <w:noProof/>
                <w:webHidden/>
              </w:rPr>
              <w:t>42</w:t>
            </w:r>
          </w:ins>
          <w:ins w:id="168" w:author="Björn Genfors" w:date="2014-03-13T15:20:00Z">
            <w:r>
              <w:rPr>
                <w:noProof/>
                <w:webHidden/>
              </w:rPr>
              <w:fldChar w:fldCharType="end"/>
            </w:r>
            <w:r w:rsidRPr="007E2195">
              <w:rPr>
                <w:rStyle w:val="Hyperlink"/>
                <w:noProof/>
              </w:rPr>
              <w:fldChar w:fldCharType="end"/>
            </w:r>
          </w:ins>
        </w:p>
        <w:p w14:paraId="40A4D2DA" w14:textId="77777777" w:rsidR="005F7AB6" w:rsidRDefault="005F7AB6">
          <w:pPr>
            <w:pStyle w:val="TOC3"/>
            <w:tabs>
              <w:tab w:val="left" w:pos="110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"_Toc382487427"</w:instrText>
            </w:r>
            <w:r w:rsidRPr="007E2195">
              <w:rPr>
                <w:rStyle w:val="Hyperlink"/>
                <w:noProof/>
              </w:rPr>
              <w:instrText xml:space="preserve"> </w:instrText>
            </w:r>
            <w:r w:rsidRPr="007E2195">
              <w:rPr>
                <w:rStyle w:val="Hyperlink"/>
                <w:noProof/>
              </w:rPr>
              <w:fldChar w:fldCharType="separate"/>
            </w:r>
            <w:r w:rsidRPr="007E2195">
              <w:rPr>
                <w:rStyle w:val="Hyperlink"/>
                <w:noProof/>
              </w:rPr>
              <w:t>7.1.5</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71" w:author="Björn Genfors" w:date="2014-03-13T15:21:00Z">
            <w:r>
              <w:rPr>
                <w:noProof/>
                <w:webHidden/>
              </w:rPr>
              <w:t>47</w:t>
            </w:r>
          </w:ins>
          <w:ins w:id="172" w:author="Björn Genfors" w:date="2014-03-13T15:20:00Z">
            <w:r>
              <w:rPr>
                <w:noProof/>
                <w:webHidden/>
              </w:rPr>
              <w:fldChar w:fldCharType="end"/>
            </w:r>
            <w:r w:rsidRPr="007E2195">
              <w:rPr>
                <w:rStyle w:val="Hyperlink"/>
                <w:noProof/>
              </w:rPr>
              <w:fldChar w:fldCharType="end"/>
            </w:r>
          </w:ins>
        </w:p>
        <w:p w14:paraId="0E39BE8E" w14:textId="77777777" w:rsidR="005F7AB6" w:rsidRDefault="005F7AB6">
          <w:pPr>
            <w:pStyle w:val="TOC2"/>
            <w:tabs>
              <w:tab w:val="left" w:pos="88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"_Toc382487428"</w:instrText>
            </w:r>
            <w:r w:rsidRPr="007E2195">
              <w:rPr>
                <w:rStyle w:val="Hyperlink"/>
                <w:noProof/>
              </w:rPr>
              <w:instrText xml:space="preserve"> </w:instrText>
            </w:r>
            <w:r w:rsidRPr="007E2195">
              <w:rPr>
                <w:rStyle w:val="Hyperlink"/>
                <w:noProof/>
              </w:rPr>
              <w:fldChar w:fldCharType="separate"/>
            </w:r>
            <w:r w:rsidRPr="007E2195">
              <w:rPr>
                <w:rStyle w:val="Hyperlink"/>
                <w:noProof/>
              </w:rPr>
              <w:t>7.2</w:t>
            </w:r>
            <w:r>
              <w:rPr>
                <w:rFonts w:asciiTheme="minorHAnsi" w:eastAsiaTheme="minorEastAsia" w:hAnsiTheme="minorHAnsi" w:cstheme="minorBidi"/>
                <w:noProof/>
                <w:sz w:val="22"/>
                <w:lang w:eastAsia="sv-SE"/>
              </w:rPr>
              <w:tab/>
            </w:r>
            <w:r w:rsidRPr="007E2195">
              <w:rPr>
                <w:rStyle w:val="Hyperli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ink"/>
                <w:noProof/>
              </w:rPr>
              <w:fldChar w:fldCharType="end"/>
            </w:r>
          </w:ins>
        </w:p>
        <w:p w14:paraId="584FFA64" w14:textId="77777777" w:rsidR="005F7AB6" w:rsidRDefault="005F7AB6">
          <w:pPr>
            <w:pStyle w:val="TOC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"_Toc382487429"</w:instrText>
            </w:r>
            <w:r w:rsidRPr="007E2195">
              <w:rPr>
                <w:rStyle w:val="Hyperlink"/>
                <w:noProof/>
              </w:rPr>
              <w:instrText xml:space="preserve"> </w:instrText>
            </w:r>
            <w:r w:rsidRPr="007E2195">
              <w:rPr>
                <w:rStyle w:val="Hyperlink"/>
                <w:noProof/>
              </w:rPr>
              <w:fldChar w:fldCharType="separate"/>
            </w:r>
            <w:r w:rsidRPr="007E2195">
              <w:rPr>
                <w:rStyle w:val="Hyperlink"/>
                <w:noProof/>
              </w:rPr>
              <w:t>7.2.1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ink"/>
                <w:noProof/>
              </w:rPr>
              <w:fldChar w:fldCharType="end"/>
            </w:r>
          </w:ins>
        </w:p>
        <w:p w14:paraId="0F45BFFF" w14:textId="77777777" w:rsidR="005F7AB6" w:rsidRDefault="005F7AB6">
          <w:pPr>
            <w:pStyle w:val="TOC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"_Toc382487430"</w:instrText>
            </w:r>
            <w:r w:rsidRPr="007E2195">
              <w:rPr>
                <w:rStyle w:val="Hyperlink"/>
                <w:noProof/>
              </w:rPr>
              <w:instrText xml:space="preserve"> </w:instrText>
            </w:r>
            <w:r w:rsidRPr="007E2195">
              <w:rPr>
                <w:rStyle w:val="Hyperlink"/>
                <w:noProof/>
              </w:rPr>
              <w:fldChar w:fldCharType="separate"/>
            </w:r>
            <w:r w:rsidRPr="007E2195">
              <w:rPr>
                <w:rStyle w:val="Hyperlink"/>
                <w:noProof/>
              </w:rPr>
              <w:t>7.2.2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ink"/>
                <w:noProof/>
              </w:rPr>
              <w:fldChar w:fldCharType="end"/>
            </w:r>
          </w:ins>
        </w:p>
        <w:p w14:paraId="01E3622C" w14:textId="77777777" w:rsidR="005F7AB6" w:rsidRDefault="005F7AB6">
          <w:pPr>
            <w:pStyle w:val="TOC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"_Toc382487431"</w:instrText>
            </w:r>
            <w:r w:rsidRPr="007E2195">
              <w:rPr>
                <w:rStyle w:val="Hyperlink"/>
                <w:noProof/>
              </w:rPr>
              <w:instrText xml:space="preserve"> </w:instrText>
            </w:r>
            <w:r w:rsidRPr="007E2195">
              <w:rPr>
                <w:rStyle w:val="Hyperlink"/>
                <w:noProof/>
              </w:rPr>
              <w:fldChar w:fldCharType="separate"/>
            </w:r>
            <w:r w:rsidRPr="007E2195">
              <w:rPr>
                <w:rStyle w:val="Hyperlink"/>
                <w:noProof/>
              </w:rPr>
              <w:t>7.2.3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7" w:author="Björn Genfors" w:date="2014-03-13T15:21:00Z">
            <w:r>
              <w:rPr>
                <w:noProof/>
                <w:webHidden/>
              </w:rPr>
              <w:t>48</w:t>
            </w:r>
          </w:ins>
          <w:ins w:id="188" w:author="Björn Genfors" w:date="2014-03-13T15:20:00Z">
            <w:r>
              <w:rPr>
                <w:noProof/>
                <w:webHidden/>
              </w:rPr>
              <w:fldChar w:fldCharType="end"/>
            </w:r>
            <w:r w:rsidRPr="007E2195">
              <w:rPr>
                <w:rStyle w:val="Hyperlink"/>
                <w:noProof/>
              </w:rPr>
              <w:fldChar w:fldCharType="end"/>
            </w:r>
          </w:ins>
        </w:p>
        <w:p w14:paraId="0B39DEDF" w14:textId="77777777" w:rsidR="005F7AB6" w:rsidRDefault="005F7AB6">
          <w:pPr>
            <w:pStyle w:val="TOC3"/>
            <w:tabs>
              <w:tab w:val="left" w:pos="110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"_Toc382487432"</w:instrText>
            </w:r>
            <w:r w:rsidRPr="007E2195">
              <w:rPr>
                <w:rStyle w:val="Hyperlink"/>
                <w:noProof/>
              </w:rPr>
              <w:instrText xml:space="preserve"> </w:instrText>
            </w:r>
            <w:r w:rsidRPr="007E2195">
              <w:rPr>
                <w:rStyle w:val="Hyperlink"/>
                <w:noProof/>
              </w:rPr>
              <w:fldChar w:fldCharType="separate"/>
            </w:r>
            <w:r w:rsidRPr="007E2195">
              <w:rPr>
                <w:rStyle w:val="Hyperlink"/>
                <w:noProof/>
              </w:rPr>
              <w:t>7.2.4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91" w:author="Björn Genfors" w:date="2014-03-13T15:21:00Z">
            <w:r>
              <w:rPr>
                <w:noProof/>
                <w:webHidden/>
              </w:rPr>
              <w:t>52</w:t>
            </w:r>
          </w:ins>
          <w:ins w:id="192" w:author="Björn Genfors" w:date="2014-03-13T15:20:00Z">
            <w:r>
              <w:rPr>
                <w:noProof/>
                <w:webHidden/>
              </w:rPr>
              <w:fldChar w:fldCharType="end"/>
            </w:r>
            <w:r w:rsidRPr="007E2195">
              <w:rPr>
                <w:rStyle w:val="Hyperlink"/>
                <w:noProof/>
              </w:rPr>
              <w:fldChar w:fldCharType="end"/>
            </w:r>
          </w:ins>
        </w:p>
        <w:p w14:paraId="4627BCEC" w14:textId="77777777" w:rsidR="005F7AB6" w:rsidRDefault="005F7AB6">
          <w:pPr>
            <w:pStyle w:val="TOC2"/>
            <w:tabs>
              <w:tab w:val="left" w:pos="88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"_Toc382487433"</w:instrText>
            </w:r>
            <w:r w:rsidRPr="007E2195">
              <w:rPr>
                <w:rStyle w:val="Hyperlink"/>
                <w:noProof/>
              </w:rPr>
              <w:instrText xml:space="preserve"> </w:instrText>
            </w:r>
            <w:r w:rsidRPr="007E2195">
              <w:rPr>
                <w:rStyle w:val="Hyperlink"/>
                <w:noProof/>
              </w:rPr>
              <w:fldChar w:fldCharType="separate"/>
            </w:r>
            <w:r w:rsidRPr="007E2195">
              <w:rPr>
                <w:rStyle w:val="Hyperlink"/>
                <w:noProof/>
              </w:rPr>
              <w:t>7.3</w:t>
            </w:r>
            <w:r>
              <w:rPr>
                <w:rFonts w:asciiTheme="minorHAnsi" w:eastAsiaTheme="minorEastAsia" w:hAnsiTheme="minorHAnsi" w:cstheme="minorBidi"/>
                <w:noProof/>
                <w:sz w:val="22"/>
                <w:lang w:eastAsia="sv-SE"/>
              </w:rPr>
              <w:tab/>
            </w:r>
            <w:r w:rsidRPr="007E2195">
              <w:rPr>
                <w:rStyle w:val="Hyperli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ink"/>
                <w:noProof/>
              </w:rPr>
              <w:fldChar w:fldCharType="end"/>
            </w:r>
          </w:ins>
        </w:p>
        <w:p w14:paraId="7D878522" w14:textId="77777777" w:rsidR="005F7AB6" w:rsidRDefault="005F7AB6">
          <w:pPr>
            <w:pStyle w:val="TOC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"_Toc382487434"</w:instrText>
            </w:r>
            <w:r w:rsidRPr="007E2195">
              <w:rPr>
                <w:rStyle w:val="Hyperlink"/>
                <w:noProof/>
              </w:rPr>
              <w:instrText xml:space="preserve"> </w:instrText>
            </w:r>
            <w:r w:rsidRPr="007E2195">
              <w:rPr>
                <w:rStyle w:val="Hyperlink"/>
                <w:noProof/>
              </w:rPr>
              <w:fldChar w:fldCharType="separate"/>
            </w:r>
            <w:r w:rsidRPr="007E2195">
              <w:rPr>
                <w:rStyle w:val="Hyperlink"/>
                <w:noProof/>
              </w:rPr>
              <w:t>7.3.1</w:t>
            </w:r>
            <w:r>
              <w:rPr>
                <w:rFonts w:asciiTheme="minorHAnsi" w:eastAsiaTheme="minorEastAsia" w:hAnsiTheme="minorHAnsi" w:cstheme="minorBidi"/>
                <w:noProof/>
                <w:sz w:val="22"/>
                <w:lang w:eastAsia="sv-SE"/>
              </w:rPr>
              <w:tab/>
            </w:r>
            <w:r w:rsidRPr="007E2195">
              <w:rPr>
                <w:rStyle w:val="Hyperli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ink"/>
                <w:noProof/>
              </w:rPr>
              <w:fldChar w:fldCharType="end"/>
            </w:r>
          </w:ins>
        </w:p>
        <w:p w14:paraId="530B7158" w14:textId="77777777" w:rsidR="005F7AB6" w:rsidRDefault="005F7AB6">
          <w:pPr>
            <w:pStyle w:val="TOC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"_Toc382487435"</w:instrText>
            </w:r>
            <w:r w:rsidRPr="007E2195">
              <w:rPr>
                <w:rStyle w:val="Hyperlink"/>
                <w:noProof/>
              </w:rPr>
              <w:instrText xml:space="preserve"> </w:instrText>
            </w:r>
            <w:r w:rsidRPr="007E2195">
              <w:rPr>
                <w:rStyle w:val="Hyperlink"/>
                <w:noProof/>
              </w:rPr>
              <w:fldChar w:fldCharType="separate"/>
            </w:r>
            <w:r w:rsidRPr="007E2195">
              <w:rPr>
                <w:rStyle w:val="Hyperlink"/>
                <w:noProof/>
              </w:rPr>
              <w:t>7.3.2</w:t>
            </w:r>
            <w:r>
              <w:rPr>
                <w:rFonts w:asciiTheme="minorHAnsi" w:eastAsiaTheme="minorEastAsia" w:hAnsiTheme="minorHAnsi" w:cstheme="minorBidi"/>
                <w:noProof/>
                <w:sz w:val="22"/>
                <w:lang w:eastAsia="sv-SE"/>
              </w:rPr>
              <w:tab/>
            </w:r>
            <w:r w:rsidRPr="007E2195">
              <w:rPr>
                <w:rStyle w:val="Hyperli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ink"/>
                <w:noProof/>
              </w:rPr>
              <w:fldChar w:fldCharType="end"/>
            </w:r>
          </w:ins>
        </w:p>
        <w:p w14:paraId="790830E1" w14:textId="77777777" w:rsidR="005F7AB6" w:rsidRDefault="005F7AB6">
          <w:pPr>
            <w:pStyle w:val="TOC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"_Toc382487436"</w:instrText>
            </w:r>
            <w:r w:rsidRPr="007E2195">
              <w:rPr>
                <w:rStyle w:val="Hyperlink"/>
                <w:noProof/>
              </w:rPr>
              <w:instrText xml:space="preserve"> </w:instrText>
            </w:r>
            <w:r w:rsidRPr="007E2195">
              <w:rPr>
                <w:rStyle w:val="Hyperlink"/>
                <w:noProof/>
              </w:rPr>
              <w:fldChar w:fldCharType="separate"/>
            </w:r>
            <w:r w:rsidRPr="007E2195">
              <w:rPr>
                <w:rStyle w:val="Hyperlink"/>
                <w:noProof/>
              </w:rPr>
              <w:t>7.3.3</w:t>
            </w:r>
            <w:r>
              <w:rPr>
                <w:rFonts w:asciiTheme="minorHAnsi" w:eastAsiaTheme="minorEastAsia" w:hAnsiTheme="minorHAnsi" w:cstheme="minorBidi"/>
                <w:noProof/>
                <w:sz w:val="22"/>
                <w:lang w:eastAsia="sv-SE"/>
              </w:rPr>
              <w:tab/>
            </w:r>
            <w:r w:rsidRPr="007E2195">
              <w:rPr>
                <w:rStyle w:val="Hyperli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7" w:author="Björn Genfors" w:date="2014-03-13T15:21:00Z">
            <w:r>
              <w:rPr>
                <w:noProof/>
                <w:webHidden/>
              </w:rPr>
              <w:t>53</w:t>
            </w:r>
          </w:ins>
          <w:ins w:id="208" w:author="Björn Genfors" w:date="2014-03-13T15:20:00Z">
            <w:r>
              <w:rPr>
                <w:noProof/>
                <w:webHidden/>
              </w:rPr>
              <w:fldChar w:fldCharType="end"/>
            </w:r>
            <w:r w:rsidRPr="007E2195">
              <w:rPr>
                <w:rStyle w:val="Hyperlink"/>
                <w:noProof/>
              </w:rPr>
              <w:fldChar w:fldCharType="end"/>
            </w:r>
          </w:ins>
        </w:p>
        <w:p w14:paraId="4A4827DE" w14:textId="77777777" w:rsidR="005F7AB6" w:rsidRDefault="005F7AB6">
          <w:pPr>
            <w:pStyle w:val="TOC3"/>
            <w:tabs>
              <w:tab w:val="left" w:pos="1100"/>
              <w:tab w:val="right" w:leader="dot" w:pos="8664"/>
            </w:tabs>
            <w:rPr>
              <w:ins w:id="209" w:author="Björn Genfors" w:date="2014-03-13T15:20:00Z"/>
              <w:rFonts w:asciiTheme="minorHAnsi" w:eastAsiaTheme="minorEastAsia" w:hAnsiTheme="minorHAnsi" w:cstheme="minorBidi"/>
              <w:noProof/>
              <w:sz w:val="22"/>
              <w:lang w:eastAsia="sv-SE"/>
            </w:rPr>
          </w:pPr>
          <w:ins w:id="210" w:author="Björn Genfors" w:date="2014-03-13T15:20:00Z">
            <w:r w:rsidRPr="007E2195">
              <w:rPr>
                <w:rStyle w:val="Hyperlink"/>
                <w:noProof/>
              </w:rPr>
              <w:fldChar w:fldCharType="begin"/>
            </w:r>
            <w:r w:rsidRPr="007E2195">
              <w:rPr>
                <w:rStyle w:val="Hyperlink"/>
                <w:noProof/>
              </w:rPr>
              <w:instrText xml:space="preserve"> </w:instrText>
            </w:r>
            <w:r>
              <w:rPr>
                <w:noProof/>
              </w:rPr>
              <w:instrText>HYPERLINK \l "_Toc382487437"</w:instrText>
            </w:r>
            <w:r w:rsidRPr="007E2195">
              <w:rPr>
                <w:rStyle w:val="Hyperlink"/>
                <w:noProof/>
              </w:rPr>
              <w:instrText xml:space="preserve"> </w:instrText>
            </w:r>
            <w:r w:rsidRPr="007E2195">
              <w:rPr>
                <w:rStyle w:val="Hyperlink"/>
                <w:noProof/>
              </w:rPr>
              <w:fldChar w:fldCharType="separate"/>
            </w:r>
            <w:r w:rsidRPr="007E2195">
              <w:rPr>
                <w:rStyle w:val="Hyperlink"/>
                <w:noProof/>
              </w:rPr>
              <w:t>7.3.4</w:t>
            </w:r>
            <w:r>
              <w:rPr>
                <w:rFonts w:asciiTheme="minorHAnsi" w:eastAsiaTheme="minorEastAsia" w:hAnsiTheme="minorHAnsi" w:cstheme="minorBidi"/>
                <w:noProof/>
                <w:sz w:val="22"/>
                <w:lang w:eastAsia="sv-SE"/>
              </w:rPr>
              <w:tab/>
            </w:r>
            <w:r w:rsidRPr="007E2195">
              <w:rPr>
                <w:rStyle w:val="Hyperli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11" w:author="Björn Genfors" w:date="2014-03-13T15:21:00Z">
            <w:r>
              <w:rPr>
                <w:noProof/>
                <w:webHidden/>
              </w:rPr>
              <w:t>67</w:t>
            </w:r>
          </w:ins>
          <w:ins w:id="212" w:author="Björn Genfors" w:date="2014-03-13T15:20:00Z">
            <w:r>
              <w:rPr>
                <w:noProof/>
                <w:webHidden/>
              </w:rPr>
              <w:fldChar w:fldCharType="end"/>
            </w:r>
            <w:r w:rsidRPr="007E2195">
              <w:rPr>
                <w:rStyle w:val="Hyperlink"/>
                <w:noProof/>
              </w:rPr>
              <w:fldChar w:fldCharType="end"/>
            </w:r>
          </w:ins>
        </w:p>
        <w:p w14:paraId="049C71BA" w14:textId="77777777" w:rsidR="002025FB" w:rsidDel="005F7AB6" w:rsidRDefault="002025FB">
          <w:pPr>
            <w:pStyle w:val="TOC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i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ink"/>
                    <w:noProof/>
                  </w:rPr>
                </w:rPrChange>
              </w:rPr>
              <w:delText>Inledning</w:delText>
            </w:r>
            <w:r w:rsidDel="005F7AB6">
              <w:rPr>
                <w:noProof/>
                <w:webHidden/>
              </w:rPr>
              <w:tab/>
              <w:delText>9</w:delText>
            </w:r>
          </w:del>
        </w:p>
        <w:p w14:paraId="00C39E41" w14:textId="77777777" w:rsidR="002025FB" w:rsidDel="005F7AB6" w:rsidRDefault="002025FB">
          <w:pPr>
            <w:pStyle w:val="TOC1"/>
            <w:tabs>
              <w:tab w:val="left" w:pos="40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i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ink"/>
                    <w:noProof/>
                  </w:rPr>
                </w:rPrChange>
              </w:rPr>
              <w:delText>Versionsinformation</w:delText>
            </w:r>
            <w:r w:rsidDel="005F7AB6">
              <w:rPr>
                <w:noProof/>
                <w:webHidden/>
              </w:rPr>
              <w:tab/>
              <w:delText>11</w:delText>
            </w:r>
          </w:del>
        </w:p>
        <w:p w14:paraId="6B9AC122" w14:textId="77777777" w:rsidR="002025FB" w:rsidDel="005F7AB6" w:rsidRDefault="002025FB">
          <w:pPr>
            <w:pStyle w:val="TOC2"/>
            <w:tabs>
              <w:tab w:val="left" w:pos="88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i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ink"/>
                    <w:noProof/>
                  </w:rPr>
                </w:rPrChange>
              </w:rPr>
              <w:delText>Version 2.1.1</w:delText>
            </w:r>
            <w:r w:rsidDel="005F7AB6">
              <w:rPr>
                <w:noProof/>
                <w:webHidden/>
              </w:rPr>
              <w:tab/>
              <w:delText>11</w:delText>
            </w:r>
          </w:del>
        </w:p>
        <w:p w14:paraId="2AF024EC" w14:textId="77777777" w:rsidR="002025FB" w:rsidDel="005F7AB6" w:rsidRDefault="002025FB">
          <w:pPr>
            <w:pStyle w:val="TOC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i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ink"/>
                    <w:noProof/>
                  </w:rPr>
                </w:rPrChange>
              </w:rPr>
              <w:delText>Oförändrade tjänstekontrakt</w:delText>
            </w:r>
            <w:r w:rsidDel="005F7AB6">
              <w:rPr>
                <w:noProof/>
                <w:webHidden/>
              </w:rPr>
              <w:tab/>
              <w:delText>11</w:delText>
            </w:r>
          </w:del>
        </w:p>
        <w:p w14:paraId="59C54295" w14:textId="77777777" w:rsidR="002025FB" w:rsidDel="005F7AB6" w:rsidRDefault="002025FB">
          <w:pPr>
            <w:pStyle w:val="TOC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i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ink"/>
                    <w:noProof/>
                  </w:rPr>
                </w:rPrChange>
              </w:rPr>
              <w:delText>Nya tjänstekontrakt</w:delText>
            </w:r>
            <w:r w:rsidDel="005F7AB6">
              <w:rPr>
                <w:noProof/>
                <w:webHidden/>
              </w:rPr>
              <w:tab/>
              <w:delText>11</w:delText>
            </w:r>
          </w:del>
        </w:p>
        <w:p w14:paraId="7F982797" w14:textId="77777777" w:rsidR="002025FB" w:rsidDel="005F7AB6" w:rsidRDefault="002025FB">
          <w:pPr>
            <w:pStyle w:val="TOC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i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ink"/>
                    <w:noProof/>
                  </w:rPr>
                </w:rPrChange>
              </w:rPr>
              <w:delText>Förändrade tjänstekontrakt</w:delText>
            </w:r>
            <w:r w:rsidDel="005F7AB6">
              <w:rPr>
                <w:noProof/>
                <w:webHidden/>
              </w:rPr>
              <w:tab/>
              <w:delText>11</w:delText>
            </w:r>
          </w:del>
        </w:p>
        <w:p w14:paraId="0B33C76A" w14:textId="77777777" w:rsidR="002025FB" w:rsidDel="005F7AB6" w:rsidRDefault="002025FB">
          <w:pPr>
            <w:pStyle w:val="TOC3"/>
            <w:tabs>
              <w:tab w:val="left" w:pos="110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i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ink"/>
                    <w:noProof/>
                  </w:rPr>
                </w:rPrChange>
              </w:rPr>
              <w:delText>Utgångna tjänstekontrakt</w:delText>
            </w:r>
            <w:r w:rsidDel="005F7AB6">
              <w:rPr>
                <w:noProof/>
                <w:webHidden/>
              </w:rPr>
              <w:tab/>
              <w:delText>11</w:delText>
            </w:r>
          </w:del>
        </w:p>
        <w:p w14:paraId="5C75F536" w14:textId="77777777" w:rsidR="002025FB" w:rsidDel="005F7AB6" w:rsidRDefault="002025FB">
          <w:pPr>
            <w:pStyle w:val="TOC2"/>
            <w:tabs>
              <w:tab w:val="left" w:pos="88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i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ink"/>
                    <w:noProof/>
                  </w:rPr>
                </w:rPrChange>
              </w:rPr>
              <w:delText>Version tidigare</w:delText>
            </w:r>
            <w:r w:rsidDel="005F7AB6">
              <w:rPr>
                <w:noProof/>
                <w:webHidden/>
              </w:rPr>
              <w:tab/>
              <w:delText>11</w:delText>
            </w:r>
          </w:del>
        </w:p>
        <w:p w14:paraId="344D124D" w14:textId="77777777" w:rsidR="002025FB" w:rsidDel="005F7AB6" w:rsidRDefault="002025FB">
          <w:pPr>
            <w:pStyle w:val="TOC1"/>
            <w:tabs>
              <w:tab w:val="left" w:pos="40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i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ink"/>
                    <w:noProof/>
                  </w:rPr>
                </w:rPrChange>
              </w:rPr>
              <w:delText>Tjänstedomänens arkitektur</w:delText>
            </w:r>
            <w:r w:rsidDel="005F7AB6">
              <w:rPr>
                <w:noProof/>
                <w:webHidden/>
              </w:rPr>
              <w:tab/>
              <w:delText>12</w:delText>
            </w:r>
          </w:del>
        </w:p>
        <w:p w14:paraId="0BC3ED37" w14:textId="77777777" w:rsidR="002025FB" w:rsidDel="005F7AB6" w:rsidRDefault="002025FB">
          <w:pPr>
            <w:pStyle w:val="TOC2"/>
            <w:tabs>
              <w:tab w:val="left" w:pos="88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i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ink"/>
                    <w:noProof/>
                  </w:rPr>
                </w:rPrChange>
              </w:rPr>
              <w:delText>Flöden</w:delText>
            </w:r>
            <w:r w:rsidDel="005F7AB6">
              <w:rPr>
                <w:noProof/>
                <w:webHidden/>
              </w:rPr>
              <w:tab/>
              <w:delText>12</w:delText>
            </w:r>
          </w:del>
        </w:p>
        <w:p w14:paraId="76701744" w14:textId="77777777" w:rsidR="002025FB" w:rsidDel="005F7AB6" w:rsidRDefault="002025FB">
          <w:pPr>
            <w:pStyle w:val="TOC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i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ink"/>
                    <w:noProof/>
                  </w:rPr>
                </w:rPrChange>
              </w:rPr>
              <w:delText>Vård- och omsorgsdokument</w:delText>
            </w:r>
            <w:r w:rsidDel="005F7AB6">
              <w:rPr>
                <w:noProof/>
                <w:webHidden/>
              </w:rPr>
              <w:tab/>
              <w:delText>12</w:delText>
            </w:r>
          </w:del>
        </w:p>
        <w:p w14:paraId="45398610" w14:textId="77777777" w:rsidR="002025FB" w:rsidDel="005F7AB6" w:rsidRDefault="002025FB">
          <w:pPr>
            <w:pStyle w:val="TOC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i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ink"/>
                    <w:noProof/>
                  </w:rPr>
                </w:rPrChange>
              </w:rPr>
              <w:delText>Diagnos</w:delText>
            </w:r>
            <w:r w:rsidDel="005F7AB6">
              <w:rPr>
                <w:noProof/>
                <w:webHidden/>
              </w:rPr>
              <w:tab/>
              <w:delText>14</w:delText>
            </w:r>
          </w:del>
        </w:p>
        <w:p w14:paraId="4AD8DF1D" w14:textId="77777777" w:rsidR="002025FB" w:rsidDel="005F7AB6" w:rsidRDefault="002025FB">
          <w:pPr>
            <w:pStyle w:val="TOC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i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ink"/>
                    <w:noProof/>
                  </w:rPr>
                </w:rPrChange>
              </w:rPr>
              <w:delText>Uppmärksamhetsinformation</w:delText>
            </w:r>
            <w:r w:rsidDel="005F7AB6">
              <w:rPr>
                <w:noProof/>
                <w:webHidden/>
              </w:rPr>
              <w:tab/>
              <w:delText>16</w:delText>
            </w:r>
          </w:del>
        </w:p>
        <w:p w14:paraId="7CF44A6D" w14:textId="77777777" w:rsidR="002025FB" w:rsidDel="005F7AB6" w:rsidRDefault="002025FB">
          <w:pPr>
            <w:pStyle w:val="TOC3"/>
            <w:tabs>
              <w:tab w:val="left" w:pos="110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i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ink"/>
                    <w:noProof/>
                  </w:rPr>
                </w:rPrChange>
              </w:rPr>
              <w:delText>Obligatoriska kontrakt</w:delText>
            </w:r>
            <w:r w:rsidDel="005F7AB6">
              <w:rPr>
                <w:noProof/>
                <w:webHidden/>
              </w:rPr>
              <w:tab/>
              <w:delText>18</w:delText>
            </w:r>
          </w:del>
        </w:p>
        <w:p w14:paraId="42D83135" w14:textId="77777777" w:rsidR="002025FB" w:rsidDel="005F7AB6" w:rsidRDefault="002025FB">
          <w:pPr>
            <w:pStyle w:val="TOC2"/>
            <w:tabs>
              <w:tab w:val="left" w:pos="88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i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ink"/>
                    <w:noProof/>
                  </w:rPr>
                </w:rPrChange>
              </w:rPr>
              <w:delText>Adressering</w:delText>
            </w:r>
            <w:r w:rsidDel="005F7AB6">
              <w:rPr>
                <w:noProof/>
                <w:webHidden/>
              </w:rPr>
              <w:tab/>
              <w:delText>18</w:delText>
            </w:r>
          </w:del>
        </w:p>
        <w:p w14:paraId="7AE49099" w14:textId="77777777" w:rsidR="002025FB" w:rsidDel="005F7AB6" w:rsidRDefault="002025FB">
          <w:pPr>
            <w:pStyle w:val="TOC3"/>
            <w:tabs>
              <w:tab w:val="left" w:pos="110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i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i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TOC2"/>
            <w:tabs>
              <w:tab w:val="left" w:pos="88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i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i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TOC1"/>
            <w:tabs>
              <w:tab w:val="left" w:pos="40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i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i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TOC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i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ink"/>
                    <w:noProof/>
                  </w:rPr>
                </w:rPrChange>
              </w:rPr>
              <w:delText>Uppdatering av engagemangsindex</w:delText>
            </w:r>
            <w:r w:rsidDel="005F7AB6">
              <w:rPr>
                <w:noProof/>
                <w:webHidden/>
              </w:rPr>
              <w:tab/>
              <w:delText>20</w:delText>
            </w:r>
          </w:del>
        </w:p>
        <w:p w14:paraId="02DED554" w14:textId="77777777" w:rsidR="002025FB" w:rsidDel="005F7AB6" w:rsidRDefault="002025FB">
          <w:pPr>
            <w:pStyle w:val="TOC2"/>
            <w:tabs>
              <w:tab w:val="left" w:pos="88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i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i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TOC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i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ink"/>
                    <w:noProof/>
                  </w:rPr>
                </w:rPrChange>
              </w:rPr>
              <w:delText>Medarbetarens direktåtkomst</w:delText>
            </w:r>
            <w:r w:rsidDel="005F7AB6">
              <w:rPr>
                <w:noProof/>
                <w:webHidden/>
              </w:rPr>
              <w:tab/>
              <w:delText>22</w:delText>
            </w:r>
          </w:del>
        </w:p>
        <w:p w14:paraId="61E4D5AA" w14:textId="77777777" w:rsidR="002025FB" w:rsidDel="005F7AB6" w:rsidRDefault="002025FB">
          <w:pPr>
            <w:pStyle w:val="TOC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i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ink"/>
                    <w:noProof/>
                  </w:rPr>
                </w:rPrChange>
              </w:rPr>
              <w:delText>Patientens direktåtkomst</w:delText>
            </w:r>
            <w:r w:rsidDel="005F7AB6">
              <w:rPr>
                <w:noProof/>
                <w:webHidden/>
              </w:rPr>
              <w:tab/>
              <w:delText>23</w:delText>
            </w:r>
          </w:del>
        </w:p>
        <w:p w14:paraId="22E5C04A" w14:textId="77777777" w:rsidR="002025FB" w:rsidDel="005F7AB6" w:rsidRDefault="002025FB">
          <w:pPr>
            <w:pStyle w:val="TOC3"/>
            <w:tabs>
              <w:tab w:val="left" w:pos="110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i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ink"/>
                    <w:noProof/>
                  </w:rPr>
                </w:rPrChange>
              </w:rPr>
              <w:delText>Generellt</w:delText>
            </w:r>
            <w:r w:rsidDel="005F7AB6">
              <w:rPr>
                <w:noProof/>
                <w:webHidden/>
              </w:rPr>
              <w:tab/>
              <w:delText>23</w:delText>
            </w:r>
          </w:del>
        </w:p>
        <w:p w14:paraId="630E8F14" w14:textId="77777777" w:rsidR="002025FB" w:rsidDel="005F7AB6" w:rsidRDefault="002025FB">
          <w:pPr>
            <w:pStyle w:val="TOC2"/>
            <w:tabs>
              <w:tab w:val="left" w:pos="88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i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ink"/>
                    <w:noProof/>
                  </w:rPr>
                </w:rPrChange>
              </w:rPr>
              <w:delText>Icke funktionella krav</w:delText>
            </w:r>
            <w:r w:rsidDel="005F7AB6">
              <w:rPr>
                <w:noProof/>
                <w:webHidden/>
              </w:rPr>
              <w:tab/>
              <w:delText>23</w:delText>
            </w:r>
          </w:del>
        </w:p>
        <w:p w14:paraId="4093D4F2" w14:textId="77777777" w:rsidR="002025FB" w:rsidDel="005F7AB6" w:rsidRDefault="002025FB">
          <w:pPr>
            <w:pStyle w:val="TOC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i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ink"/>
                    <w:noProof/>
                  </w:rPr>
                </w:rPrChange>
              </w:rPr>
              <w:delText>SLA krav</w:delText>
            </w:r>
            <w:r w:rsidDel="005F7AB6">
              <w:rPr>
                <w:noProof/>
                <w:webHidden/>
              </w:rPr>
              <w:tab/>
              <w:delText>23</w:delText>
            </w:r>
          </w:del>
        </w:p>
        <w:p w14:paraId="025D2A39" w14:textId="77777777" w:rsidR="002025FB" w:rsidDel="005F7AB6" w:rsidRDefault="002025FB">
          <w:pPr>
            <w:pStyle w:val="TOC3"/>
            <w:tabs>
              <w:tab w:val="left" w:pos="110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i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ink"/>
                    <w:noProof/>
                  </w:rPr>
                </w:rPrChange>
              </w:rPr>
              <w:delText>Övriga krav och regler</w:delText>
            </w:r>
            <w:r w:rsidDel="005F7AB6">
              <w:rPr>
                <w:noProof/>
                <w:webHidden/>
              </w:rPr>
              <w:tab/>
              <w:delText>24</w:delText>
            </w:r>
          </w:del>
        </w:p>
        <w:p w14:paraId="4B298C2C" w14:textId="77777777" w:rsidR="002025FB" w:rsidDel="005F7AB6" w:rsidRDefault="002025FB">
          <w:pPr>
            <w:pStyle w:val="TOC2"/>
            <w:tabs>
              <w:tab w:val="left" w:pos="88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i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ink"/>
                    <w:noProof/>
                  </w:rPr>
                </w:rPrChange>
              </w:rPr>
              <w:delText>Felhantering</w:delText>
            </w:r>
            <w:r w:rsidDel="005F7AB6">
              <w:rPr>
                <w:noProof/>
                <w:webHidden/>
              </w:rPr>
              <w:tab/>
              <w:delText>25</w:delText>
            </w:r>
          </w:del>
        </w:p>
        <w:p w14:paraId="13F3480F" w14:textId="77777777" w:rsidR="002025FB" w:rsidDel="005F7AB6" w:rsidRDefault="002025FB">
          <w:pPr>
            <w:pStyle w:val="TOC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i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ink"/>
                    <w:noProof/>
                  </w:rPr>
                </w:rPrChange>
              </w:rPr>
              <w:delText>Krav på en tjänsteproducent</w:delText>
            </w:r>
            <w:r w:rsidDel="005F7AB6">
              <w:rPr>
                <w:noProof/>
                <w:webHidden/>
              </w:rPr>
              <w:tab/>
              <w:delText>25</w:delText>
            </w:r>
          </w:del>
        </w:p>
        <w:p w14:paraId="77202A48" w14:textId="77777777" w:rsidR="002025FB" w:rsidDel="005F7AB6" w:rsidRDefault="002025FB">
          <w:pPr>
            <w:pStyle w:val="TOC3"/>
            <w:tabs>
              <w:tab w:val="left" w:pos="11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i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ink"/>
                    <w:noProof/>
                  </w:rPr>
                </w:rPrChange>
              </w:rPr>
              <w:delText>Krav på en tjänstekonsument</w:delText>
            </w:r>
            <w:r w:rsidDel="005F7AB6">
              <w:rPr>
                <w:noProof/>
                <w:webHidden/>
              </w:rPr>
              <w:tab/>
              <w:delText>25</w:delText>
            </w:r>
          </w:del>
        </w:p>
        <w:p w14:paraId="28030D42" w14:textId="77777777" w:rsidR="002025FB" w:rsidDel="005F7AB6" w:rsidRDefault="002025FB">
          <w:pPr>
            <w:pStyle w:val="TOC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i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i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TOC1"/>
            <w:tabs>
              <w:tab w:val="left" w:pos="40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i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i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TOC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i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ink"/>
                    <w:noProof/>
                  </w:rPr>
                </w:rPrChange>
              </w:rPr>
              <w:delText>V-MIM Vård- och omsorgsdokument</w:delText>
            </w:r>
            <w:r w:rsidDel="005F7AB6">
              <w:rPr>
                <w:noProof/>
                <w:webHidden/>
              </w:rPr>
              <w:tab/>
              <w:delText>27</w:delText>
            </w:r>
          </w:del>
        </w:p>
        <w:p w14:paraId="159285B9" w14:textId="77777777" w:rsidR="002025FB" w:rsidDel="005F7AB6" w:rsidRDefault="002025FB">
          <w:pPr>
            <w:pStyle w:val="TOC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i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ink"/>
                    <w:noProof/>
                  </w:rPr>
                </w:rPrChange>
              </w:rPr>
              <w:delText>V-MIM Diagnos</w:delText>
            </w:r>
            <w:r w:rsidDel="005F7AB6">
              <w:rPr>
                <w:noProof/>
                <w:webHidden/>
              </w:rPr>
              <w:tab/>
              <w:delText>31</w:delText>
            </w:r>
          </w:del>
        </w:p>
        <w:p w14:paraId="3120D270" w14:textId="77777777" w:rsidR="002025FB" w:rsidDel="005F7AB6" w:rsidRDefault="002025FB">
          <w:pPr>
            <w:pStyle w:val="TOC2"/>
            <w:tabs>
              <w:tab w:val="left" w:pos="88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i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ink"/>
                    <w:noProof/>
                  </w:rPr>
                </w:rPrChange>
              </w:rPr>
              <w:delText>V-MIM Uppmärksamhetsinformation</w:delText>
            </w:r>
            <w:r w:rsidDel="005F7AB6">
              <w:rPr>
                <w:noProof/>
                <w:webHidden/>
              </w:rPr>
              <w:tab/>
              <w:delText>33</w:delText>
            </w:r>
          </w:del>
        </w:p>
        <w:p w14:paraId="5335F06C" w14:textId="77777777" w:rsidR="002025FB" w:rsidDel="005F7AB6" w:rsidRDefault="002025FB">
          <w:pPr>
            <w:pStyle w:val="TOC1"/>
            <w:tabs>
              <w:tab w:val="left" w:pos="40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i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ink"/>
                    <w:noProof/>
                  </w:rPr>
                </w:rPrChange>
              </w:rPr>
              <w:delText>Tjänstekontrakt</w:delText>
            </w:r>
            <w:r w:rsidDel="005F7AB6">
              <w:rPr>
                <w:noProof/>
                <w:webHidden/>
              </w:rPr>
              <w:tab/>
              <w:delText>39</w:delText>
            </w:r>
          </w:del>
        </w:p>
        <w:p w14:paraId="575541FD" w14:textId="77777777" w:rsidR="002025FB" w:rsidDel="005F7AB6" w:rsidRDefault="002025FB">
          <w:pPr>
            <w:pStyle w:val="TOC2"/>
            <w:tabs>
              <w:tab w:val="left" w:pos="88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i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ink"/>
                    <w:noProof/>
                  </w:rPr>
                </w:rPrChange>
              </w:rPr>
              <w:delText>GetCareDocumentation</w:delText>
            </w:r>
            <w:r w:rsidDel="005F7AB6">
              <w:rPr>
                <w:noProof/>
                <w:webHidden/>
              </w:rPr>
              <w:tab/>
              <w:delText>39</w:delText>
            </w:r>
          </w:del>
        </w:p>
        <w:p w14:paraId="7CD1702E" w14:textId="77777777" w:rsidR="002025FB" w:rsidDel="005F7AB6" w:rsidRDefault="002025FB">
          <w:pPr>
            <w:pStyle w:val="TOC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i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ink"/>
                    <w:noProof/>
                  </w:rPr>
                </w:rPrChange>
              </w:rPr>
              <w:delText>Version</w:delText>
            </w:r>
            <w:r w:rsidDel="005F7AB6">
              <w:rPr>
                <w:noProof/>
                <w:webHidden/>
              </w:rPr>
              <w:tab/>
              <w:delText>39</w:delText>
            </w:r>
          </w:del>
        </w:p>
        <w:p w14:paraId="09C99CC9" w14:textId="77777777" w:rsidR="002025FB" w:rsidDel="005F7AB6" w:rsidRDefault="002025FB">
          <w:pPr>
            <w:pStyle w:val="TOC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i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i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TOC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i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i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TOC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i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ink"/>
                    <w:noProof/>
                  </w:rPr>
                </w:rPrChange>
              </w:rPr>
              <w:delText>Fältregler</w:delText>
            </w:r>
            <w:r w:rsidDel="005F7AB6">
              <w:rPr>
                <w:noProof/>
                <w:webHidden/>
              </w:rPr>
              <w:tab/>
              <w:delText>41</w:delText>
            </w:r>
          </w:del>
        </w:p>
        <w:p w14:paraId="129ED977" w14:textId="77777777" w:rsidR="002025FB" w:rsidDel="005F7AB6" w:rsidRDefault="002025FB">
          <w:pPr>
            <w:pStyle w:val="TOC3"/>
            <w:tabs>
              <w:tab w:val="left" w:pos="110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i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ink"/>
                    <w:noProof/>
                  </w:rPr>
                </w:rPrChange>
              </w:rPr>
              <w:delText>Övriga regler</w:delText>
            </w:r>
            <w:r w:rsidDel="005F7AB6">
              <w:rPr>
                <w:noProof/>
                <w:webHidden/>
              </w:rPr>
              <w:tab/>
              <w:delText>46</w:delText>
            </w:r>
          </w:del>
        </w:p>
        <w:p w14:paraId="73095D7B" w14:textId="77777777" w:rsidR="002025FB" w:rsidDel="005F7AB6" w:rsidRDefault="002025FB">
          <w:pPr>
            <w:pStyle w:val="TOC2"/>
            <w:tabs>
              <w:tab w:val="left" w:pos="88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i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ink"/>
                    <w:noProof/>
                  </w:rPr>
                </w:rPrChange>
              </w:rPr>
              <w:delText>GetDiagnosis</w:delText>
            </w:r>
            <w:r w:rsidDel="005F7AB6">
              <w:rPr>
                <w:noProof/>
                <w:webHidden/>
              </w:rPr>
              <w:tab/>
              <w:delText>47</w:delText>
            </w:r>
          </w:del>
        </w:p>
        <w:p w14:paraId="49541AD0" w14:textId="77777777" w:rsidR="002025FB" w:rsidDel="005F7AB6" w:rsidRDefault="002025FB">
          <w:pPr>
            <w:pStyle w:val="TOC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i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ink"/>
                    <w:noProof/>
                  </w:rPr>
                </w:rPrChange>
              </w:rPr>
              <w:delText>Version</w:delText>
            </w:r>
            <w:r w:rsidDel="005F7AB6">
              <w:rPr>
                <w:noProof/>
                <w:webHidden/>
              </w:rPr>
              <w:tab/>
              <w:delText>47</w:delText>
            </w:r>
          </w:del>
        </w:p>
        <w:p w14:paraId="3A958364" w14:textId="77777777" w:rsidR="002025FB" w:rsidDel="005F7AB6" w:rsidRDefault="002025FB">
          <w:pPr>
            <w:pStyle w:val="TOC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i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i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TOC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i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ink"/>
                    <w:noProof/>
                  </w:rPr>
                </w:rPrChange>
              </w:rPr>
              <w:delText>Fältregler</w:delText>
            </w:r>
            <w:r w:rsidDel="005F7AB6">
              <w:rPr>
                <w:noProof/>
                <w:webHidden/>
              </w:rPr>
              <w:tab/>
              <w:delText>47</w:delText>
            </w:r>
          </w:del>
        </w:p>
        <w:p w14:paraId="33318641" w14:textId="77777777" w:rsidR="002025FB" w:rsidDel="005F7AB6" w:rsidRDefault="002025FB">
          <w:pPr>
            <w:pStyle w:val="TOC3"/>
            <w:tabs>
              <w:tab w:val="left" w:pos="110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i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ink"/>
                    <w:noProof/>
                  </w:rPr>
                </w:rPrChange>
              </w:rPr>
              <w:delText>Övriga regler</w:delText>
            </w:r>
            <w:r w:rsidDel="005F7AB6">
              <w:rPr>
                <w:noProof/>
                <w:webHidden/>
              </w:rPr>
              <w:tab/>
              <w:delText>51</w:delText>
            </w:r>
          </w:del>
        </w:p>
        <w:p w14:paraId="0DF8290F" w14:textId="77777777" w:rsidR="002025FB" w:rsidDel="005F7AB6" w:rsidRDefault="002025FB">
          <w:pPr>
            <w:pStyle w:val="TOC2"/>
            <w:tabs>
              <w:tab w:val="left" w:pos="88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i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ink"/>
                    <w:noProof/>
                  </w:rPr>
                </w:rPrChange>
              </w:rPr>
              <w:delText>GetAlertInformation</w:delText>
            </w:r>
            <w:r w:rsidDel="005F7AB6">
              <w:rPr>
                <w:noProof/>
                <w:webHidden/>
              </w:rPr>
              <w:tab/>
              <w:delText>52</w:delText>
            </w:r>
          </w:del>
        </w:p>
        <w:p w14:paraId="044BD5D5" w14:textId="77777777" w:rsidR="002025FB" w:rsidDel="005F7AB6" w:rsidRDefault="002025FB">
          <w:pPr>
            <w:pStyle w:val="TOC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i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ink"/>
                    <w:noProof/>
                  </w:rPr>
                </w:rPrChange>
              </w:rPr>
              <w:delText>Version</w:delText>
            </w:r>
            <w:r w:rsidDel="005F7AB6">
              <w:rPr>
                <w:noProof/>
                <w:webHidden/>
              </w:rPr>
              <w:tab/>
              <w:delText>52</w:delText>
            </w:r>
          </w:del>
        </w:p>
        <w:p w14:paraId="6C56F463" w14:textId="77777777" w:rsidR="002025FB" w:rsidDel="005F7AB6" w:rsidRDefault="002025FB">
          <w:pPr>
            <w:pStyle w:val="TOC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i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i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TOC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i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ink"/>
                    <w:noProof/>
                  </w:rPr>
                </w:rPrChange>
              </w:rPr>
              <w:delText>Fältregler</w:delText>
            </w:r>
            <w:r w:rsidDel="005F7AB6">
              <w:rPr>
                <w:noProof/>
                <w:webHidden/>
              </w:rPr>
              <w:tab/>
              <w:delText>52</w:delText>
            </w:r>
          </w:del>
        </w:p>
        <w:p w14:paraId="6457D5A0" w14:textId="77777777" w:rsidR="002025FB" w:rsidDel="005F7AB6" w:rsidRDefault="002025FB">
          <w:pPr>
            <w:pStyle w:val="TOC3"/>
            <w:tabs>
              <w:tab w:val="left" w:pos="1100"/>
              <w:tab w:val="right" w:leader="dot" w:pos="8664"/>
            </w:tabs>
            <w:rPr>
              <w:del w:id="413" w:author="Björn Genfors" w:date="2014-03-13T15:20:00Z"/>
              <w:rFonts w:asciiTheme="minorHAnsi" w:eastAsiaTheme="minorEastAsia" w:hAnsiTheme="minorHAnsi" w:cstheme="minorBidi"/>
              <w:noProof/>
              <w:sz w:val="22"/>
              <w:lang w:eastAsia="sv-SE"/>
            </w:rPr>
          </w:pPr>
          <w:del w:id="414" w:author="Björn Genfors" w:date="2014-03-13T15:20:00Z">
            <w:r w:rsidRPr="005F7AB6" w:rsidDel="005F7AB6">
              <w:rPr>
                <w:rPrChange w:id="415" w:author="Björn Genfors" w:date="2014-03-13T15:20:00Z">
                  <w:rPr>
                    <w:rStyle w:val="Hyperli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6" w:author="Björn Genfors" w:date="2014-03-13T15:20:00Z">
                  <w:rPr>
                    <w:rStyle w:val="Hyperli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7" w:name="_Toc163963305"/>
      <w:bookmarkStart w:id="418" w:name="_Toc199311100"/>
      <w:bookmarkStart w:id="419" w:name="_Toc199552311"/>
      <w:bookmarkStart w:id="420" w:name="_Toc199552341"/>
      <w:bookmarkStart w:id="421" w:name="_Toc199552434"/>
      <w:bookmarkStart w:id="42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23"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4"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5" w:author="Björn Genfors" w:date="2014-03-13T15:02:00Z">
                <w:pPr>
                  <w:pStyle w:val="TableText"/>
                  <w:spacing w:line="280" w:lineRule="atLeast"/>
                  <w:ind w:hanging="360"/>
                  <w:contextualSpacing/>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6"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7"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8"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9"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30" w:author="Björn Genfors" w:date="2014-03-13T15:02:00Z">
                <w:pPr>
                  <w:pStyle w:val="TableText"/>
                  <w:spacing w:line="280" w:lineRule="atLeast"/>
                  <w:ind w:hanging="360"/>
                  <w:contextualSpacing/>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31"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32"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33"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4"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5" w:author="Björn Genfors" w:date="2014-03-13T15:02:00Z">
                <w:pPr>
                  <w:pStyle w:val="TableText"/>
                  <w:spacing w:line="280" w:lineRule="atLeast"/>
                  <w:ind w:hanging="360"/>
                  <w:contextualSpacing/>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6"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9" w:author="Björn Genfors" w:date="2014-03-13T15:02:00Z">
                <w:pPr>
                  <w:pStyle w:val="TableText"/>
                  <w:spacing w:line="280" w:lineRule="atLeast"/>
                  <w:ind w:hanging="360"/>
                  <w:contextualSpacing/>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43" w:author="Björn Genfors" w:date="2014-03-13T15:02:00Z">
                <w:pPr>
                  <w:pStyle w:val="TableText"/>
                  <w:spacing w:line="280" w:lineRule="atLeast"/>
                  <w:ind w:hanging="360"/>
                  <w:contextualSpacing/>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7" w:author="Björn Genfors" w:date="2014-03-13T15:02:00Z">
                <w:pPr>
                  <w:pStyle w:val="TableText"/>
                  <w:spacing w:line="280" w:lineRule="atLeast"/>
                  <w:ind w:hanging="360"/>
                  <w:contextualSpacing/>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8"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51" w:author="Björn Genfors" w:date="2014-03-13T15:02:00Z">
                <w:pPr>
                  <w:pStyle w:val="TableText"/>
                  <w:spacing w:line="280" w:lineRule="atLeast"/>
                  <w:ind w:hanging="360"/>
                  <w:contextualSpacing/>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52"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53"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5" w:author="Björn Genfors" w:date="2014-03-13T15:02:00Z">
                <w:pPr>
                  <w:pStyle w:val="TableText"/>
                  <w:spacing w:line="280" w:lineRule="atLeast"/>
                  <w:ind w:hanging="360"/>
                  <w:contextualSpacing/>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6"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7"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8"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9" w:author="Björn Genfors" w:date="2014-03-13T15:02:00Z">
                <w:pPr>
                  <w:pStyle w:val="TableText"/>
                  <w:spacing w:line="280" w:lineRule="atLeast"/>
                  <w:ind w:hanging="360"/>
                  <w:contextualSpacing/>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60"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61"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62"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63" w:author="Björn Genfors" w:date="2014-03-13T15:02:00Z">
                <w:pPr>
                  <w:pStyle w:val="TableText"/>
                  <w:spacing w:line="280" w:lineRule="atLeast"/>
                  <w:ind w:hanging="360"/>
                  <w:contextualSpacing/>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5"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7" w:author="Björn Genfors" w:date="2014-03-13T15:02:00Z">
                <w:pPr>
                  <w:pStyle w:val="TableText"/>
                  <w:spacing w:line="280" w:lineRule="atLeast"/>
                  <w:ind w:hanging="360"/>
                  <w:contextualSpacing/>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8"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9"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71" w:author="Björn Genfors" w:date="2014-03-13T15:02:00Z">
                <w:pPr>
                  <w:pStyle w:val="TableText"/>
                  <w:spacing w:line="280" w:lineRule="atLeast"/>
                  <w:ind w:hanging="360"/>
                  <w:contextualSpacing/>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72"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4"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5" w:author="Björn Genfors" w:date="2014-03-13T15:02:00Z">
                <w:pPr>
                  <w:pStyle w:val="TableText"/>
                  <w:spacing w:line="280" w:lineRule="atLeast"/>
                  <w:ind w:hanging="360"/>
                  <w:contextualSpacing/>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8"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9" w:author="Björn Genfors" w:date="2014-03-13T15:02:00Z">
                <w:pPr>
                  <w:pStyle w:val="TableText"/>
                  <w:spacing w:line="280" w:lineRule="atLeast"/>
                  <w:ind w:hanging="360"/>
                  <w:contextualSpacing/>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81"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83" w:author="Björn Genfors" w:date="2014-03-13T15:02:00Z">
                <w:pPr>
                  <w:pStyle w:val="TableText"/>
                  <w:spacing w:line="280" w:lineRule="atLeast"/>
                  <w:ind w:hanging="360"/>
                  <w:contextualSpacing/>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4"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5"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7" w:author="Björn Genfors" w:date="2014-03-13T15:02:00Z">
                <w:pPr>
                  <w:pStyle w:val="TableText"/>
                  <w:spacing w:line="280" w:lineRule="atLeast"/>
                  <w:ind w:hanging="360"/>
                  <w:contextualSpacing/>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8"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91" w:author="Björn Genfors" w:date="2014-03-13T15:02:00Z">
                <w:pPr>
                  <w:pStyle w:val="TableText"/>
                  <w:spacing w:line="280" w:lineRule="atLeast"/>
                  <w:ind w:hanging="360"/>
                  <w:contextualSpacing/>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92"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5" w:author="Björn Genfors" w:date="2014-03-13T15:02:00Z">
                <w:pPr>
                  <w:pStyle w:val="TableText"/>
                  <w:spacing w:line="280" w:lineRule="atLeast"/>
                  <w:ind w:hanging="360"/>
                  <w:contextualSpacing/>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6"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7"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8"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9" w:author="Björn Genfors" w:date="2014-03-13T15:02:00Z">
                <w:pPr>
                  <w:pStyle w:val="TableText"/>
                  <w:spacing w:line="280" w:lineRule="atLeast"/>
                  <w:ind w:hanging="360"/>
                  <w:contextualSpacing/>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500"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501"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502"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503"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4" w:author="Björn Genfors" w:date="2014-03-13T15:02:00Z">
                <w:pPr>
                  <w:pStyle w:val="TableText"/>
                  <w:spacing w:line="280" w:lineRule="atLeast"/>
                  <w:ind w:hanging="360"/>
                  <w:contextualSpacing/>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5"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pPr>
              <w:pStyle w:val="TableText"/>
              <w:rPr>
                <w:szCs w:val="22"/>
              </w:rPr>
              <w:pPrChange w:id="506" w:author="Björn Genfors" w:date="2014-03-13T15:02:00Z">
                <w:pPr>
                  <w:pStyle w:val="TableText"/>
                  <w:spacing w:line="280" w:lineRule="atLeast"/>
                  <w:ind w:hanging="360"/>
                  <w:contextualSpacing/>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7"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pPr>
              <w:pStyle w:val="TableText"/>
              <w:rPr>
                <w:szCs w:val="22"/>
              </w:rPr>
              <w:pPrChange w:id="508" w:author="Björn Genfors" w:date="2014-03-13T15:02:00Z">
                <w:pPr>
                  <w:pStyle w:val="TableText"/>
                  <w:spacing w:line="280" w:lineRule="atLeast"/>
                  <w:ind w:hanging="360"/>
                  <w:contextualSpacing/>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9"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10"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TOC1"/>
            </w:pPr>
            <w:r>
              <w:t>Tog bort ej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pPr>
              <w:pStyle w:val="TableText"/>
              <w:rPr>
                <w:szCs w:val="22"/>
              </w:rPr>
              <w:pPrChange w:id="511" w:author="Björn Genfors" w:date="2014-03-13T15:02:00Z">
                <w:pPr>
                  <w:pStyle w:val="TableText"/>
                  <w:spacing w:line="280" w:lineRule="atLeast"/>
                  <w:ind w:hanging="360"/>
                  <w:contextualSpacing/>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12"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pPr>
              <w:pStyle w:val="TableText"/>
              <w:rPr>
                <w:szCs w:val="22"/>
              </w:rPr>
              <w:pPrChange w:id="513" w:author="Björn Genfors" w:date="2014-03-13T15:02:00Z">
                <w:pPr>
                  <w:pStyle w:val="TableText"/>
                  <w:spacing w:line="280" w:lineRule="atLeast"/>
                  <w:ind w:hanging="360"/>
                  <w:contextualSpacing/>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4"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TOC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TOC1"/>
            </w:pPr>
          </w:p>
        </w:tc>
        <w:tc>
          <w:tcPr>
            <w:tcW w:w="1440" w:type="dxa"/>
          </w:tcPr>
          <w:p w14:paraId="061B76B3" w14:textId="77777777" w:rsidR="00590DDC" w:rsidRDefault="00590DDC">
            <w:pPr>
              <w:pStyle w:val="TableText"/>
              <w:rPr>
                <w:szCs w:val="22"/>
              </w:rPr>
              <w:pPrChange w:id="515" w:author="Björn Genfors" w:date="2014-03-13T15:02:00Z">
                <w:pPr>
                  <w:pStyle w:val="TableText"/>
                  <w:spacing w:line="280" w:lineRule="atLeast"/>
                  <w:ind w:hanging="360"/>
                  <w:contextualSpacing/>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6"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7"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pPr>
              <w:pStyle w:val="TableText"/>
              <w:rPr>
                <w:szCs w:val="22"/>
              </w:rPr>
              <w:pPrChange w:id="518" w:author="Björn Genfors" w:date="2014-03-13T15:02:00Z">
                <w:pPr>
                  <w:pStyle w:val="TableText"/>
                  <w:spacing w:line="280" w:lineRule="atLeast"/>
                  <w:ind w:hanging="360"/>
                  <w:contextualSpacing/>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9"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21"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pPr>
              <w:pStyle w:val="TableText"/>
              <w:rPr>
                <w:szCs w:val="22"/>
              </w:rPr>
              <w:pPrChange w:id="522" w:author="Björn Genfors" w:date="2014-03-13T15:02:00Z">
                <w:pPr>
                  <w:pStyle w:val="TableText"/>
                  <w:spacing w:line="280" w:lineRule="atLeast"/>
                  <w:ind w:hanging="360"/>
                  <w:contextualSpacing/>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23"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4"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pPr>
              <w:pStyle w:val="TableText"/>
              <w:rPr>
                <w:szCs w:val="22"/>
              </w:rPr>
              <w:pPrChange w:id="525" w:author="Björn Genfors" w:date="2014-03-13T15:02:00Z">
                <w:pPr>
                  <w:pStyle w:val="TableText"/>
                  <w:spacing w:line="280" w:lineRule="atLeast"/>
                  <w:ind w:hanging="360"/>
                  <w:contextualSpacing/>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6"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7"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8"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9" w:author="Björn Genfors" w:date="2014-03-13T15:02:00Z">
                <w:pPr>
                  <w:pStyle w:val="TableText"/>
                  <w:spacing w:line="280" w:lineRule="atLeast"/>
                  <w:ind w:hanging="360"/>
                  <w:contextualSpacing/>
                </w:pPr>
              </w:pPrChange>
            </w:pPr>
          </w:p>
          <w:p w14:paraId="2FB4B544" w14:textId="77777777" w:rsidR="00590DDC" w:rsidRDefault="00590DDC">
            <w:pPr>
              <w:pStyle w:val="TableText"/>
              <w:rPr>
                <w:szCs w:val="22"/>
              </w:rPr>
              <w:pPrChange w:id="530"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31" w:author="Björn Genfors" w:date="2014-03-13T15:02:00Z">
                <w:pPr>
                  <w:pStyle w:val="TableText"/>
                  <w:spacing w:line="280" w:lineRule="atLeast"/>
                  <w:ind w:hanging="360"/>
                  <w:contextualSpacing/>
                </w:pPr>
              </w:pPrChange>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pPr>
              <w:pStyle w:val="TableText"/>
              <w:rPr>
                <w:szCs w:val="22"/>
              </w:rPr>
              <w:pPrChange w:id="532" w:author="Björn Genfors" w:date="2014-03-13T15:02:00Z">
                <w:pPr>
                  <w:pStyle w:val="TableText"/>
                  <w:spacing w:line="280" w:lineRule="atLeast"/>
                  <w:ind w:hanging="360"/>
                  <w:contextualSpacing/>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33"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4"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5"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pPr>
              <w:pStyle w:val="TableText"/>
              <w:rPr>
                <w:szCs w:val="22"/>
              </w:rPr>
              <w:pPrChange w:id="536" w:author="Björn Genfors" w:date="2014-03-13T15:02:00Z">
                <w:pPr>
                  <w:pStyle w:val="TableText"/>
                  <w:numPr>
                    <w:numId w:val="31"/>
                  </w:numPr>
                  <w:spacing w:line="280" w:lineRule="atLeast"/>
                  <w:ind w:left="388" w:hanging="360"/>
                  <w:contextualSpacing/>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7"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8"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pPr>
              <w:pStyle w:val="TableText"/>
              <w:rPr>
                <w:szCs w:val="22"/>
              </w:rPr>
              <w:pPrChange w:id="539" w:author="Björn Genfors" w:date="2014-03-13T15:02:00Z">
                <w:pPr>
                  <w:pStyle w:val="TableText"/>
                  <w:spacing w:line="280" w:lineRule="atLeast"/>
                  <w:ind w:hanging="360"/>
                  <w:contextualSpacing/>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40"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41"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42" w:author="Björn Genfors" w:date="2014-03-13T15:02:00Z">
                <w:pPr>
                  <w:pStyle w:val="TableText"/>
                  <w:spacing w:line="280" w:lineRule="atLeast"/>
                </w:pPr>
              </w:pPrChange>
            </w:pPr>
            <w:r>
              <w:t xml:space="preserve">- Preciserat lexikaliskt format för personnummer. </w:t>
            </w:r>
          </w:p>
          <w:p w14:paraId="28207E47" w14:textId="591E3034" w:rsidR="00590DDC" w:rsidRDefault="00590DDC" w:rsidP="00590DDC">
            <w:pPr>
              <w:pStyle w:val="TOC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pPr>
              <w:pStyle w:val="TableText"/>
              <w:rPr>
                <w:szCs w:val="22"/>
              </w:rPr>
              <w:pPrChange w:id="543" w:author="Björn Genfors" w:date="2014-03-13T15:02:00Z">
                <w:pPr>
                  <w:pStyle w:val="TableText"/>
                  <w:spacing w:line="280" w:lineRule="atLeast"/>
                  <w:ind w:hanging="360"/>
                  <w:contextualSpacing/>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4"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5"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6" w:author="Björn Genfors" w:date="2014-03-13T15:02:00Z">
                <w:pPr>
                  <w:pStyle w:val="TableText"/>
                  <w:spacing w:line="280" w:lineRule="atLeast"/>
                </w:pPr>
              </w:pPrChange>
            </w:pPr>
            <w:r>
              <w:t xml:space="preserve">- Uppdaterat beskrivning i GetCareDocumentation av tidsattribut. </w:t>
            </w:r>
          </w:p>
          <w:p w14:paraId="5EEB985E" w14:textId="77777777" w:rsidR="00590DDC" w:rsidRDefault="00590DDC">
            <w:pPr>
              <w:pStyle w:val="TableText"/>
              <w:rPr>
                <w:szCs w:val="22"/>
              </w:rPr>
              <w:pPrChange w:id="547" w:author="Björn Genfors" w:date="2014-03-13T15:02:00Z">
                <w:pPr>
                  <w:pStyle w:val="TableText"/>
                  <w:spacing w:line="280" w:lineRule="atLeast"/>
                </w:pPr>
              </w:pPrChange>
            </w:pPr>
            <w:r>
              <w:t>- Ändrat format på MultiMediaEntry</w:t>
            </w:r>
          </w:p>
          <w:p w14:paraId="0F4129B7" w14:textId="77777777" w:rsidR="00590DDC" w:rsidRDefault="00590DDC">
            <w:pPr>
              <w:pStyle w:val="TableText"/>
              <w:rPr>
                <w:szCs w:val="22"/>
              </w:rPr>
              <w:pPrChange w:id="548" w:author="Björn Genfors" w:date="2014-03-13T15:02:00Z">
                <w:pPr>
                  <w:pStyle w:val="TableText"/>
                  <w:spacing w:line="280" w:lineRule="atLeast"/>
                </w:pPr>
              </w:pPrChange>
            </w:pPr>
            <w:r>
              <w:t xml:space="preserve">- </w:t>
            </w:r>
            <w:r w:rsidRPr="00597873">
              <w:t>authorOtherRole</w:t>
            </w:r>
            <w:r>
              <w:t xml:space="preserve"> tillagt.</w:t>
            </w:r>
          </w:p>
          <w:p w14:paraId="51EA039B" w14:textId="77777777" w:rsidR="00590DDC" w:rsidRDefault="00590DDC">
            <w:pPr>
              <w:pStyle w:val="TableText"/>
              <w:rPr>
                <w:szCs w:val="22"/>
              </w:rPr>
              <w:pPrChange w:id="549" w:author="Björn Genfors" w:date="2014-03-13T15:02:00Z">
                <w:pPr>
                  <w:pStyle w:val="TableText"/>
                  <w:spacing w:line="280" w:lineRule="atLeast"/>
                </w:pPr>
              </w:pPrChange>
            </w:pPr>
            <w:r>
              <w:t>-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50" w:author="Björn Genfors" w:date="2014-03-13T15:02:00Z">
                <w:pPr>
                  <w:pStyle w:val="TableText"/>
                  <w:spacing w:line="280" w:lineRule="atLeast"/>
                </w:pPr>
              </w:pPrChange>
            </w:pPr>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51" w:author="Björn Genfors" w:date="2014-03-13T15:02:00Z">
                <w:pPr>
                  <w:pStyle w:val="TableText"/>
                  <w:spacing w:line="280" w:lineRule="atLeast"/>
                </w:pPr>
              </w:pPrChange>
            </w:pPr>
            <w:r>
              <w:t>- Förbättrat och utökat beskrivningen av adressering för att även täcka anrop utan aggregering.</w:t>
            </w:r>
          </w:p>
          <w:p w14:paraId="34B03E5D" w14:textId="1A3018BD" w:rsidR="00590DDC" w:rsidRDefault="00590DDC" w:rsidP="000B43D6">
            <w:pPr>
              <w:pStyle w:val="TOC1"/>
            </w:pPr>
            <w:r>
              <w:t>- Uppdaterat semantik för ”Most Recent Content” (EI)</w:t>
            </w:r>
          </w:p>
        </w:tc>
        <w:tc>
          <w:tcPr>
            <w:tcW w:w="1980" w:type="dxa"/>
          </w:tcPr>
          <w:p w14:paraId="4231C913" w14:textId="77777777" w:rsidR="00590DDC" w:rsidRDefault="00590DDC">
            <w:pPr>
              <w:pStyle w:val="TableText"/>
              <w:rPr>
                <w:szCs w:val="22"/>
              </w:rPr>
              <w:pPrChange w:id="552"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53" w:author="Björn Genfors" w:date="2014-03-13T15:02:00Z">
                <w:pPr>
                  <w:pStyle w:val="TableText"/>
                  <w:spacing w:line="280" w:lineRule="atLeast"/>
                </w:pPr>
              </w:pPrChange>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pPr>
              <w:pStyle w:val="TableText"/>
              <w:rPr>
                <w:szCs w:val="22"/>
              </w:rPr>
              <w:pPrChange w:id="554" w:author="Björn Genfors" w:date="2014-03-13T15:02:00Z">
                <w:pPr>
                  <w:pStyle w:val="TableText"/>
                  <w:spacing w:line="280" w:lineRule="atLeast"/>
                  <w:ind w:hanging="360"/>
                  <w:contextualSpacing/>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5"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6"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7"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8"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9"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60"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pPr>
              <w:pStyle w:val="TableText"/>
              <w:rPr>
                <w:szCs w:val="22"/>
              </w:rPr>
              <w:pPrChange w:id="561" w:author="Björn Genfors" w:date="2014-03-13T15:02:00Z">
                <w:pPr>
                  <w:pStyle w:val="TableText"/>
                  <w:numPr>
                    <w:numId w:val="31"/>
                  </w:numPr>
                  <w:spacing w:line="280" w:lineRule="atLeast"/>
                  <w:ind w:left="388" w:hanging="360"/>
                  <w:contextualSpacing/>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62"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63"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4"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5"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6"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pPr>
              <w:pStyle w:val="TableText"/>
              <w:rPr>
                <w:szCs w:val="22"/>
              </w:rPr>
              <w:pPrChange w:id="567" w:author="Björn Genfors" w:date="2014-03-13T15:02:00Z">
                <w:pPr>
                  <w:pStyle w:val="TableText"/>
                  <w:numPr>
                    <w:numId w:val="31"/>
                  </w:numPr>
                  <w:spacing w:line="280" w:lineRule="atLeast"/>
                  <w:ind w:left="388" w:hanging="360"/>
                  <w:contextualSpacing/>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8"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9"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pPr>
              <w:pStyle w:val="TableText"/>
              <w:rPr>
                <w:szCs w:val="22"/>
              </w:rPr>
              <w:pPrChange w:id="570" w:author="Björn Genfors" w:date="2014-03-13T15:02:00Z">
                <w:pPr>
                  <w:pStyle w:val="TableText"/>
                  <w:spacing w:line="280" w:lineRule="atLeast"/>
                  <w:ind w:hanging="360"/>
                  <w:contextualSpacing/>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71"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72"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73"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pPr>
              <w:pStyle w:val="TableText"/>
              <w:rPr>
                <w:szCs w:val="22"/>
              </w:rPr>
              <w:pPrChange w:id="574" w:author="Björn Genfors" w:date="2014-03-13T15:02:00Z">
                <w:pPr>
                  <w:pStyle w:val="TableText"/>
                  <w:numPr>
                    <w:numId w:val="31"/>
                  </w:numPr>
                  <w:spacing w:line="280" w:lineRule="atLeast"/>
                  <w:ind w:left="388" w:hanging="360"/>
                  <w:contextualSpacing/>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5"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6" w:author="Björn Genfors" w:date="2014-03-13T15:02:00Z">
                <w:pPr>
                  <w:pStyle w:val="TableText"/>
                  <w:spacing w:line="280" w:lineRule="atLeast"/>
                  <w:ind w:hanging="360"/>
                  <w:contextualSpacing/>
                </w:pPr>
              </w:pPrChange>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pPr>
              <w:pStyle w:val="TableText"/>
              <w:rPr>
                <w:szCs w:val="22"/>
              </w:rPr>
              <w:pPrChange w:id="577"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8"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9"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80"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81" w:author="Björn Genfors" w:date="2014-03-13T15:02:00Z">
                <w:pPr>
                  <w:pStyle w:val="TableText"/>
                  <w:numPr>
                    <w:numId w:val="31"/>
                  </w:numPr>
                  <w:spacing w:line="280" w:lineRule="atLeast"/>
                  <w:ind w:left="388" w:hanging="360"/>
                </w:pPr>
              </w:pPrChange>
            </w:pPr>
            <w:r>
              <w:t>Satt kardinaliteten på healthcareProfessionalHSAId till 0..1.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pPr>
              <w:pStyle w:val="TableText"/>
              <w:rPr>
                <w:szCs w:val="22"/>
              </w:rPr>
              <w:pPrChange w:id="582" w:author="Björn Genfors" w:date="2014-03-13T15:02:00Z">
                <w:pPr>
                  <w:pStyle w:val="TableText"/>
                  <w:numPr>
                    <w:numId w:val="31"/>
                  </w:numPr>
                  <w:spacing w:line="280" w:lineRule="atLeast"/>
                  <w:ind w:left="388" w:hanging="360"/>
                  <w:contextualSpacing/>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83"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4"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pPr>
              <w:pStyle w:val="TableText"/>
              <w:rPr>
                <w:szCs w:val="22"/>
              </w:rPr>
              <w:pPrChange w:id="585" w:author="Björn Genfors" w:date="2014-03-13T15:02:00Z">
                <w:pPr>
                  <w:pStyle w:val="TableText"/>
                  <w:spacing w:line="280" w:lineRule="atLeast"/>
                  <w:ind w:hanging="360"/>
                  <w:contextualSpacing/>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6"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7"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8"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9"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pPr>
              <w:pStyle w:val="TableText"/>
              <w:rPr>
                <w:szCs w:val="22"/>
              </w:rPr>
              <w:pPrChange w:id="590" w:author="Björn Genfors" w:date="2014-03-13T15:02:00Z">
                <w:pPr>
                  <w:pStyle w:val="TableText"/>
                  <w:numPr>
                    <w:numId w:val="31"/>
                  </w:numPr>
                  <w:spacing w:line="280" w:lineRule="atLeast"/>
                  <w:ind w:left="388" w:hanging="360"/>
                  <w:contextualSpacing/>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91"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92"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TOC1"/>
            </w:pPr>
            <w:r>
              <w:t>Johan Eltes</w:t>
            </w:r>
          </w:p>
        </w:tc>
        <w:tc>
          <w:tcPr>
            <w:tcW w:w="1440" w:type="dxa"/>
          </w:tcPr>
          <w:p w14:paraId="18DD5A2D" w14:textId="77777777" w:rsidR="00590DDC" w:rsidRDefault="00590DDC">
            <w:pPr>
              <w:pStyle w:val="TableText"/>
              <w:rPr>
                <w:szCs w:val="22"/>
              </w:rPr>
              <w:pPrChange w:id="593" w:author="Björn Genfors" w:date="2014-03-13T15:02:00Z">
                <w:pPr>
                  <w:pStyle w:val="TableText"/>
                  <w:spacing w:line="280" w:lineRule="atLeast"/>
                  <w:ind w:hanging="360"/>
                  <w:contextualSpacing/>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4"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5"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pPr>
              <w:pStyle w:val="TableText"/>
              <w:rPr>
                <w:szCs w:val="22"/>
              </w:rPr>
              <w:pPrChange w:id="596" w:author="Björn Genfors" w:date="2014-03-13T15:02:00Z">
                <w:pPr>
                  <w:pStyle w:val="TableText"/>
                  <w:spacing w:line="280" w:lineRule="atLeast"/>
                  <w:ind w:hanging="360"/>
                  <w:contextualSpacing/>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7"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8"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pPr>
              <w:pStyle w:val="TableText"/>
              <w:rPr>
                <w:szCs w:val="22"/>
              </w:rPr>
              <w:pPrChange w:id="599" w:author="Björn Genfors" w:date="2014-03-13T15:02:00Z">
                <w:pPr>
                  <w:pStyle w:val="TableText"/>
                  <w:spacing w:line="280" w:lineRule="atLeast"/>
                  <w:ind w:hanging="360"/>
                  <w:contextualSpacing/>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600"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601"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pPr>
              <w:pStyle w:val="TableText"/>
              <w:rPr>
                <w:szCs w:val="22"/>
              </w:rPr>
              <w:pPrChange w:id="602" w:author="Björn Genfors" w:date="2014-03-13T15:02:00Z">
                <w:pPr>
                  <w:pStyle w:val="TableText"/>
                  <w:spacing w:line="280" w:lineRule="atLeast"/>
                  <w:ind w:hanging="360"/>
                  <w:contextualSpacing/>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603"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4"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pPr>
              <w:pStyle w:val="TableText"/>
              <w:rPr>
                <w:szCs w:val="22"/>
              </w:rPr>
              <w:pPrChange w:id="605" w:author="Björn Genfors" w:date="2014-03-13T15:02:00Z">
                <w:pPr>
                  <w:pStyle w:val="TableText"/>
                  <w:spacing w:line="280" w:lineRule="atLeast"/>
                  <w:ind w:hanging="360"/>
                  <w:contextualSpacing/>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6"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7"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pPr>
              <w:pStyle w:val="TableText"/>
              <w:rPr>
                <w:szCs w:val="22"/>
              </w:rPr>
              <w:pPrChange w:id="608" w:author="Björn Genfors" w:date="2014-03-13T15:02:00Z">
                <w:pPr>
                  <w:pStyle w:val="TableText"/>
                  <w:spacing w:line="280" w:lineRule="atLeast"/>
                  <w:ind w:hanging="360"/>
                  <w:contextualSpacing/>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9"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10"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pPr>
              <w:pStyle w:val="TableText"/>
              <w:rPr>
                <w:szCs w:val="22"/>
              </w:rPr>
              <w:pPrChange w:id="611" w:author="Björn Genfors" w:date="2014-03-13T15:02:00Z">
                <w:pPr>
                  <w:pStyle w:val="TableText"/>
                  <w:spacing w:line="280" w:lineRule="atLeast"/>
                  <w:ind w:hanging="360"/>
                  <w:contextualSpacing/>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12"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13"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pPr>
              <w:pStyle w:val="TableText"/>
              <w:rPr>
                <w:szCs w:val="22"/>
              </w:rPr>
              <w:pPrChange w:id="614" w:author="Björn Genfors" w:date="2014-03-13T15:02:00Z">
                <w:pPr>
                  <w:pStyle w:val="TableText"/>
                  <w:spacing w:line="280" w:lineRule="atLeast"/>
                  <w:ind w:hanging="360"/>
                  <w:contextualSpacing/>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5"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6"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pPr>
              <w:pStyle w:val="TableText"/>
              <w:rPr>
                <w:szCs w:val="22"/>
              </w:rPr>
              <w:pPrChange w:id="617" w:author="Björn Genfors" w:date="2014-03-13T15:02:00Z">
                <w:pPr>
                  <w:pStyle w:val="TableText"/>
                  <w:spacing w:line="280" w:lineRule="atLeast"/>
                  <w:ind w:hanging="360"/>
                  <w:contextualSpacing/>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8"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9"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TOC1"/>
            </w:pPr>
            <w:r>
              <w:lastRenderedPageBreak/>
              <w:t>Johan Eltes</w:t>
            </w:r>
          </w:p>
        </w:tc>
        <w:tc>
          <w:tcPr>
            <w:tcW w:w="1440" w:type="dxa"/>
          </w:tcPr>
          <w:p w14:paraId="06D9A7BF" w14:textId="77777777" w:rsidR="00590DDC" w:rsidRDefault="00590DDC">
            <w:pPr>
              <w:pStyle w:val="TableText"/>
              <w:rPr>
                <w:szCs w:val="22"/>
              </w:rPr>
              <w:pPrChange w:id="620" w:author="Björn Genfors" w:date="2014-03-13T15:02:00Z">
                <w:pPr>
                  <w:pStyle w:val="TableText"/>
                  <w:spacing w:line="280" w:lineRule="atLeast"/>
                  <w:ind w:hanging="360"/>
                  <w:contextualSpacing/>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21"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22"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TOC1"/>
            </w:pPr>
            <w:r>
              <w:t>Björn Genfors</w:t>
            </w:r>
          </w:p>
        </w:tc>
        <w:tc>
          <w:tcPr>
            <w:tcW w:w="1440" w:type="dxa"/>
          </w:tcPr>
          <w:p w14:paraId="40AED2A0" w14:textId="77777777" w:rsidR="00590DDC" w:rsidRDefault="00590DDC">
            <w:pPr>
              <w:pStyle w:val="TableText"/>
              <w:rPr>
                <w:szCs w:val="22"/>
              </w:rPr>
              <w:pPrChange w:id="623" w:author="Björn Genfors" w:date="2014-03-13T15:02:00Z">
                <w:pPr>
                  <w:pStyle w:val="TableText"/>
                  <w:spacing w:line="280" w:lineRule="atLeast"/>
                  <w:ind w:hanging="360"/>
                  <w:contextualSpacing/>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4"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5"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pPr>
              <w:pStyle w:val="TableText"/>
              <w:rPr>
                <w:szCs w:val="22"/>
              </w:rPr>
              <w:pPrChange w:id="626" w:author="Björn Genfors" w:date="2014-03-13T15:02:00Z">
                <w:pPr>
                  <w:pStyle w:val="TableText"/>
                  <w:spacing w:line="280" w:lineRule="atLeast"/>
                  <w:ind w:hanging="360"/>
                  <w:contextualSpacing/>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7"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8"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pPr>
              <w:pStyle w:val="TableText"/>
              <w:rPr>
                <w:szCs w:val="22"/>
              </w:rPr>
              <w:pPrChange w:id="629" w:author="Björn Genfors" w:date="2014-03-13T15:02:00Z">
                <w:pPr>
                  <w:pStyle w:val="TableText"/>
                  <w:spacing w:line="280" w:lineRule="atLeast"/>
                  <w:ind w:hanging="360"/>
                  <w:contextualSpacing/>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30" w:author="Björn Genfors" w:date="2014-03-13T15:02:00Z">
                <w:pPr>
                  <w:pStyle w:val="TableText"/>
                  <w:spacing w:line="280" w:lineRule="atLeast"/>
                </w:pPr>
              </w:pPrChange>
            </w:pPr>
            <w:r>
              <w:t>2.1</w:t>
            </w:r>
            <w:ins w:id="631" w:author="Björn Genfors" w:date="2014-03-13T15:13:00Z">
              <w:r w:rsidR="005B3978">
                <w:t>.</w:t>
              </w:r>
            </w:ins>
            <w:del w:id="632"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33" w:author="Björn Genfors" w:date="2014-03-13T15:02:00Z">
                <w:pPr>
                  <w:pStyle w:val="TableText"/>
                  <w:spacing w:line="280" w:lineRule="atLeast"/>
                </w:pPr>
              </w:pPrChange>
            </w:pPr>
            <w:r>
              <w:t>2014-03-1</w:t>
            </w:r>
            <w:ins w:id="634" w:author="Björn Genfors" w:date="2014-03-13T15:21:00Z">
              <w:r w:rsidR="005F7AB6">
                <w:t>3</w:t>
              </w:r>
            </w:ins>
            <w:del w:id="635"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6"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7" w:author="Björn Genfors" w:date="2014-03-13T15:03:00Z">
              <w:r>
                <w:t xml:space="preserve">Ändrat </w:t>
              </w:r>
            </w:ins>
            <w:ins w:id="638" w:author="Björn Genfors" w:date="2014-03-13T15:04:00Z">
              <w:r>
                <w:t>ISO-</w:t>
              </w:r>
            </w:ins>
            <w:ins w:id="639" w:author="Björn Genfors" w:date="2014-03-13T15:03:00Z">
              <w:r>
                <w:t xml:space="preserve">referens </w:t>
              </w:r>
            </w:ins>
            <w:ins w:id="640" w:author="Björn Genfors" w:date="2014-03-13T15:10:00Z">
              <w:r w:rsidR="00510484">
                <w:t>för angivande av tid- och datumformat.</w:t>
              </w:r>
            </w:ins>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pPr>
              <w:pStyle w:val="TableText"/>
              <w:pPrChange w:id="641" w:author="Björn Genfors" w:date="2014-03-13T15:02:00Z">
                <w:pPr>
                  <w:numPr>
                    <w:numId w:val="32"/>
                  </w:numPr>
                  <w:ind w:left="388" w:hanging="360"/>
                  <w:contextualSpacing/>
                </w:pPr>
              </w:pPrChange>
            </w:pPr>
          </w:p>
        </w:tc>
      </w:tr>
      <w:tr w:rsidR="00AA3067" w14:paraId="361A5E66" w14:textId="77777777" w:rsidTr="00514BAB">
        <w:trPr>
          <w:ins w:id="642" w:author="Khaled Daham" w:date="2014-03-17T18:04:00Z"/>
        </w:trPr>
        <w:tc>
          <w:tcPr>
            <w:tcW w:w="964" w:type="dxa"/>
          </w:tcPr>
          <w:p w14:paraId="685E7852" w14:textId="2CA450C3" w:rsidR="00AA3067" w:rsidRDefault="00AA3067">
            <w:pPr>
              <w:pStyle w:val="TableText"/>
              <w:rPr>
                <w:ins w:id="643" w:author="Khaled Daham" w:date="2014-03-17T18:04:00Z"/>
              </w:rPr>
            </w:pPr>
            <w:ins w:id="644" w:author="Khaled Daham" w:date="2014-03-17T18:04:00Z">
              <w:r>
                <w:t>2.1.RC3</w:t>
              </w:r>
            </w:ins>
          </w:p>
        </w:tc>
        <w:tc>
          <w:tcPr>
            <w:tcW w:w="1224" w:type="dxa"/>
          </w:tcPr>
          <w:p w14:paraId="0B3AD6E8" w14:textId="36BB1D49" w:rsidR="00AA3067" w:rsidRDefault="00AA3067">
            <w:pPr>
              <w:pStyle w:val="TableText"/>
              <w:rPr>
                <w:ins w:id="645" w:author="Khaled Daham" w:date="2014-03-17T18:04:00Z"/>
              </w:rPr>
            </w:pPr>
            <w:ins w:id="646" w:author="Khaled Daham" w:date="2014-03-17T18:04:00Z">
              <w:r>
                <w:t>2014-03-17</w:t>
              </w:r>
            </w:ins>
          </w:p>
        </w:tc>
        <w:tc>
          <w:tcPr>
            <w:tcW w:w="4140" w:type="dxa"/>
          </w:tcPr>
          <w:p w14:paraId="435F4832" w14:textId="39930E2F" w:rsidR="00AA3067" w:rsidRDefault="00AA3067" w:rsidP="00590DDC">
            <w:pPr>
              <w:numPr>
                <w:ilvl w:val="0"/>
                <w:numId w:val="32"/>
              </w:numPr>
              <w:rPr>
                <w:ins w:id="647" w:author="Khaled Daham" w:date="2014-03-17T18:04:00Z"/>
              </w:rPr>
            </w:pPr>
            <w:ins w:id="648" w:author="Khaled Daham" w:date="2014-03-17T18:04:00Z">
              <w:r>
                <w:t>Lagt till resultType</w:t>
              </w:r>
            </w:ins>
            <w:ins w:id="649" w:author="Khaled Daham" w:date="2014-03-17T18:05:00Z">
              <w:r>
                <w:t xml:space="preserve"> för alla kontrakt i tabellen för fältregler</w:t>
              </w:r>
            </w:ins>
          </w:p>
          <w:p w14:paraId="32DEE8C7" w14:textId="77777777" w:rsidR="00AA3067" w:rsidRDefault="00AA3067" w:rsidP="00590DDC">
            <w:pPr>
              <w:numPr>
                <w:ilvl w:val="0"/>
                <w:numId w:val="32"/>
              </w:numPr>
              <w:rPr>
                <w:ins w:id="650" w:author="Khaled Daham" w:date="2014-03-17T18:04:00Z"/>
              </w:rPr>
            </w:pPr>
            <w:ins w:id="651" w:author="Khaled Daham" w:date="2014-03-17T18:04:00Z">
              <w:r>
                <w:t>Lagt till en beskrivning för logiska fel i kap 4.4</w:t>
              </w:r>
            </w:ins>
          </w:p>
          <w:p w14:paraId="67AEC1CF" w14:textId="77777777" w:rsidR="00AA3067" w:rsidRDefault="00AA3067" w:rsidP="00590DDC">
            <w:pPr>
              <w:numPr>
                <w:ilvl w:val="0"/>
                <w:numId w:val="32"/>
              </w:numPr>
              <w:rPr>
                <w:ins w:id="652" w:author="Khaled Daham" w:date="2014-03-17T18:05:00Z"/>
              </w:rPr>
            </w:pPr>
            <w:ins w:id="653" w:author="Khaled Daham" w:date="2014-03-17T18:05:00Z">
              <w:r>
                <w:t>Förtydligat text kring adressering i kap 3.3</w:t>
              </w:r>
            </w:ins>
          </w:p>
          <w:p w14:paraId="6B533215" w14:textId="6B3AA13D" w:rsidR="00AA3067" w:rsidRDefault="00AA3067" w:rsidP="00590DDC">
            <w:pPr>
              <w:numPr>
                <w:ilvl w:val="0"/>
                <w:numId w:val="32"/>
              </w:numPr>
              <w:rPr>
                <w:ins w:id="654" w:author="Khaled Daham" w:date="2014-03-17T18:04:00Z"/>
              </w:rPr>
            </w:pPr>
            <w:ins w:id="655" w:author="Khaled Daham" w:date="2014-03-17T18:06:00Z">
              <w:r>
                <w:t>Uppdaterat versionsnummer samt kompabilitetstabellen</w:t>
              </w:r>
            </w:ins>
          </w:p>
        </w:tc>
        <w:tc>
          <w:tcPr>
            <w:tcW w:w="1980" w:type="dxa"/>
          </w:tcPr>
          <w:p w14:paraId="71B54B7C" w14:textId="43489500" w:rsidR="00AA3067" w:rsidRDefault="00AA3067" w:rsidP="000B43D6">
            <w:pPr>
              <w:pStyle w:val="TOC1"/>
              <w:rPr>
                <w:ins w:id="656" w:author="Khaled Daham" w:date="2014-03-17T18:04:00Z"/>
              </w:rPr>
            </w:pPr>
            <w:ins w:id="657" w:author="Khaled Daham" w:date="2014-03-17T18:06:00Z">
              <w:r>
                <w:t>Khaled Daham</w:t>
              </w:r>
            </w:ins>
          </w:p>
        </w:tc>
        <w:tc>
          <w:tcPr>
            <w:tcW w:w="1440" w:type="dxa"/>
          </w:tcPr>
          <w:p w14:paraId="531DB7A0" w14:textId="77777777" w:rsidR="00AA3067" w:rsidRDefault="00AA3067">
            <w:pPr>
              <w:pStyle w:val="TableText"/>
              <w:rPr>
                <w:ins w:id="658" w:author="Khaled Daham" w:date="2014-03-17T18:04:00Z"/>
              </w:rPr>
            </w:pPr>
          </w:p>
        </w:tc>
      </w:tr>
    </w:tbl>
    <w:p w14:paraId="0A2797E7" w14:textId="364E0C4C"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59"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60">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61"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62" w:author="Björn Genfors" w:date="2014-03-13T15:02:00Z">
                <w:pPr>
                  <w:numPr>
                    <w:numId w:val="32"/>
                  </w:numPr>
                  <w:ind w:left="388" w:hanging="360"/>
                </w:pPr>
              </w:pPrChange>
            </w:pPr>
            <w:r>
              <w:t>Namn</w:t>
            </w:r>
          </w:p>
        </w:tc>
        <w:tc>
          <w:tcPr>
            <w:tcW w:w="3033" w:type="dxa"/>
            <w:shd w:val="clear" w:color="auto" w:fill="DDD9C3" w:themeFill="background2" w:themeFillShade="E6"/>
            <w:tcPrChange w:id="663"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64" w:author="Björn Genfors" w:date="2014-03-13T15:02:00Z">
                <w:pPr>
                  <w:spacing w:line="240" w:lineRule="auto"/>
                </w:pPr>
              </w:pPrChange>
            </w:pPr>
            <w:r>
              <w:t>Dokument</w:t>
            </w:r>
          </w:p>
        </w:tc>
        <w:tc>
          <w:tcPr>
            <w:tcW w:w="2331" w:type="dxa"/>
            <w:shd w:val="clear" w:color="auto" w:fill="DDD9C3" w:themeFill="background2" w:themeFillShade="E6"/>
            <w:tcPrChange w:id="665"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66"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67"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68" w:author="Björn Genfors" w:date="2014-03-13T15:02:00Z">
                <w:pPr>
                  <w:pStyle w:val="TableText"/>
                  <w:spacing w:line="280" w:lineRule="atLeast"/>
                </w:pPr>
              </w:pPrChange>
            </w:pPr>
            <w:r>
              <w:t>Länk</w:t>
            </w:r>
          </w:p>
        </w:tc>
      </w:tr>
      <w:tr w:rsidR="004255A2" w14:paraId="1638D443" w14:textId="77777777" w:rsidTr="00DF1FAC">
        <w:tc>
          <w:tcPr>
            <w:tcW w:w="964" w:type="dxa"/>
            <w:tcPrChange w:id="669" w:author="Björn Genfors" w:date="2014-03-13T15:41:00Z">
              <w:tcPr>
                <w:tcW w:w="964" w:type="dxa"/>
              </w:tcPr>
            </w:tcPrChange>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70" w:author="Björn Genfors" w:date="2014-03-13T15:41:00Z">
              <w:tcPr>
                <w:tcW w:w="2892" w:type="dxa"/>
              </w:tcPr>
            </w:tcPrChange>
          </w:tcPr>
          <w:p w14:paraId="3CB096E1" w14:textId="7E8B0D79" w:rsidR="004255A2" w:rsidRDefault="005E6B04">
            <w:pPr>
              <w:pStyle w:val="TableText"/>
              <w:pPrChange w:id="671" w:author="Björn Genfors" w:date="2014-03-13T15:02:00Z">
                <w:pPr>
                  <w:spacing w:line="240" w:lineRule="auto"/>
                </w:pPr>
              </w:pPrChange>
            </w:pPr>
            <w:r>
              <w:t>Arkitekturella beslut</w:t>
            </w:r>
            <w:r w:rsidR="00590DDC">
              <w:t xml:space="preserve"> clinicalprocess_healthcond_description.docx</w:t>
            </w:r>
          </w:p>
        </w:tc>
        <w:tc>
          <w:tcPr>
            <w:tcW w:w="2331" w:type="dxa"/>
            <w:tcPrChange w:id="672" w:author="Björn Genfors" w:date="2014-03-13T15:41:00Z">
              <w:tcPr>
                <w:tcW w:w="2472" w:type="dxa"/>
                <w:gridSpan w:val="2"/>
              </w:tcPr>
            </w:tcPrChange>
          </w:tcPr>
          <w:p w14:paraId="5D99047D" w14:textId="77777777" w:rsidR="004255A2" w:rsidRDefault="004255A2">
            <w:pPr>
              <w:pStyle w:val="TableText"/>
              <w:rPr>
                <w:szCs w:val="22"/>
              </w:rPr>
              <w:pPrChange w:id="673" w:author="Björn Genfors" w:date="2014-03-13T15:02:00Z">
                <w:pPr>
                  <w:pStyle w:val="TableText"/>
                  <w:spacing w:line="280" w:lineRule="atLeast"/>
                </w:pPr>
              </w:pPrChange>
            </w:pPr>
            <w:r>
              <w:t>Obligatoriskt</w:t>
            </w:r>
          </w:p>
        </w:tc>
        <w:tc>
          <w:tcPr>
            <w:tcW w:w="3339" w:type="dxa"/>
            <w:tcPrChange w:id="674" w:author="Björn Genfors" w:date="2014-03-13T15:41:00Z">
              <w:tcPr>
                <w:tcW w:w="3339" w:type="dxa"/>
              </w:tcPr>
            </w:tcPrChange>
          </w:tcPr>
          <w:p w14:paraId="524E0594" w14:textId="33A25CEB" w:rsidR="004255A2" w:rsidRDefault="00B0691B">
            <w:pPr>
              <w:pStyle w:val="TableText"/>
              <w:rPr>
                <w:szCs w:val="22"/>
              </w:rPr>
              <w:pPrChange w:id="675" w:author="Björn Genfors" w:date="2014-03-13T15:02:00Z">
                <w:pPr>
                  <w:pStyle w:val="TableText"/>
                  <w:spacing w:line="280" w:lineRule="atLeast"/>
                </w:pPr>
              </w:pPrChange>
            </w:pPr>
            <w:r>
              <w:t>Bilaga</w:t>
            </w:r>
          </w:p>
        </w:tc>
      </w:tr>
      <w:tr w:rsidR="00030D6C" w14:paraId="0AF4DD3F" w14:textId="77777777" w:rsidTr="00DF1FAC">
        <w:tc>
          <w:tcPr>
            <w:tcW w:w="964" w:type="dxa"/>
            <w:tcPrChange w:id="676" w:author="Björn Genfors" w:date="2014-03-13T15:41:00Z">
              <w:tcPr>
                <w:tcW w:w="964" w:type="dxa"/>
              </w:tcPr>
            </w:tcPrChange>
          </w:tcPr>
          <w:p w14:paraId="487F8514" w14:textId="41FF6E07" w:rsidR="00030D6C" w:rsidRPr="00BA5402" w:rsidRDefault="00BA5402">
            <w:pPr>
              <w:pStyle w:val="TableText"/>
              <w:pPrChange w:id="677" w:author="Björn Genfors" w:date="2014-03-13T15:02:00Z">
                <w:pPr>
                  <w:spacing w:line="240" w:lineRule="auto"/>
                </w:pPr>
              </w:pPrChange>
            </w:pPr>
            <w:r w:rsidRPr="00BA5402">
              <w:t>R</w:t>
            </w:r>
            <w:fldSimple w:instr=" SEQ R \* ARABIC ">
              <w:r w:rsidRPr="00BA5402">
                <w:rPr>
                  <w:noProof/>
                </w:rPr>
                <w:t>2</w:t>
              </w:r>
            </w:fldSimple>
          </w:p>
        </w:tc>
        <w:tc>
          <w:tcPr>
            <w:tcW w:w="3033" w:type="dxa"/>
            <w:tcPrChange w:id="678" w:author="Björn Genfors" w:date="2014-03-13T15:41:00Z">
              <w:tcPr>
                <w:tcW w:w="2892" w:type="dxa"/>
              </w:tcPr>
            </w:tcPrChange>
          </w:tcPr>
          <w:p w14:paraId="5F2132A5" w14:textId="00DF8F57" w:rsidR="00030D6C" w:rsidRDefault="00030D6C">
            <w:pPr>
              <w:pStyle w:val="TableText"/>
              <w:rPr>
                <w:szCs w:val="22"/>
              </w:rPr>
              <w:pPrChange w:id="679" w:author="Björn Genfors" w:date="2014-03-13T15:02:00Z">
                <w:pPr>
                  <w:pStyle w:val="TableText"/>
                  <w:spacing w:line="280" w:lineRule="atLeast"/>
                </w:pPr>
              </w:pPrChange>
            </w:pPr>
            <w:r>
              <w:t>RIVTA flera dokument</w:t>
            </w:r>
          </w:p>
        </w:tc>
        <w:tc>
          <w:tcPr>
            <w:tcW w:w="2331" w:type="dxa"/>
            <w:tcPrChange w:id="680" w:author="Björn Genfors" w:date="2014-03-13T15:41:00Z">
              <w:tcPr>
                <w:tcW w:w="2472" w:type="dxa"/>
                <w:gridSpan w:val="2"/>
              </w:tcPr>
            </w:tcPrChange>
          </w:tcPr>
          <w:p w14:paraId="17A0D0BD" w14:textId="1B8AA67E" w:rsidR="00030D6C" w:rsidRDefault="00030D6C">
            <w:pPr>
              <w:pStyle w:val="TableText"/>
              <w:rPr>
                <w:szCs w:val="22"/>
              </w:rPr>
              <w:pPrChange w:id="681" w:author="Björn Genfors" w:date="2014-03-13T15:02:00Z">
                <w:pPr>
                  <w:pStyle w:val="TableText"/>
                  <w:spacing w:line="280" w:lineRule="atLeast"/>
                </w:pPr>
              </w:pPrChange>
            </w:pPr>
            <w:r>
              <w:t>Finns på Webben</w:t>
            </w:r>
          </w:p>
        </w:tc>
        <w:tc>
          <w:tcPr>
            <w:tcW w:w="3339" w:type="dxa"/>
            <w:tcPrChange w:id="682" w:author="Björn Genfors" w:date="2014-03-13T15:41:00Z">
              <w:tcPr>
                <w:tcW w:w="3339" w:type="dxa"/>
              </w:tcPr>
            </w:tcPrChange>
          </w:tcPr>
          <w:p w14:paraId="0F74B29D" w14:textId="36384B8C" w:rsidR="00A16E37" w:rsidRPr="00A16E37" w:rsidRDefault="0070697A">
            <w:pPr>
              <w:pStyle w:val="TableText"/>
              <w:rPr>
                <w:szCs w:val="22"/>
              </w:rPr>
              <w:pPrChange w:id="683" w:author="Björn Genfors" w:date="2014-03-13T15:02:00Z">
                <w:pPr>
                  <w:pStyle w:val="TableText"/>
                  <w:spacing w:line="280" w:lineRule="atLeast"/>
                </w:pPr>
              </w:pPrChange>
            </w:pPr>
            <w:ins w:id="684" w:author="Khaled Daham" w:date="2014-03-13T19:56:00Z">
              <w:r w:rsidRPr="0070697A">
                <w:t>http://rivta.se/documents/</w:t>
              </w:r>
            </w:ins>
            <w:del w:id="685"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ink"/>
                </w:rPr>
                <w:delText>http://www.cehis.se/arkitektur_och_regelverk/regelverk/</w:delText>
              </w:r>
              <w:r w:rsidR="00827A96" w:rsidDel="0070697A">
                <w:rPr>
                  <w:rStyle w:val="Hyperlink"/>
                </w:rPr>
                <w:fldChar w:fldCharType="end"/>
              </w:r>
            </w:del>
            <w:r w:rsidR="00030D6C">
              <w:t xml:space="preserve"> </w:t>
            </w:r>
          </w:p>
        </w:tc>
      </w:tr>
      <w:tr w:rsidR="00143050" w14:paraId="76C7ED4F" w14:textId="77777777" w:rsidTr="00DF1FAC">
        <w:tc>
          <w:tcPr>
            <w:tcW w:w="964" w:type="dxa"/>
            <w:tcPrChange w:id="686" w:author="Björn Genfors" w:date="2014-03-13T15:41:00Z">
              <w:tcPr>
                <w:tcW w:w="964" w:type="dxa"/>
              </w:tcPr>
            </w:tcPrChange>
          </w:tcPr>
          <w:p w14:paraId="348619ED" w14:textId="764ED5EF" w:rsidR="00143050" w:rsidRPr="00BA5402" w:rsidRDefault="00BA5402">
            <w:pPr>
              <w:pStyle w:val="TableText"/>
              <w:pPrChange w:id="687" w:author="Björn Genfors" w:date="2014-03-13T15:02:00Z">
                <w:pPr>
                  <w:spacing w:line="240" w:lineRule="auto"/>
                </w:pPr>
              </w:pPrChange>
            </w:pPr>
            <w:r w:rsidRPr="00BA5402">
              <w:t>R</w:t>
            </w:r>
            <w:fldSimple w:instr=" SEQ R \* ARABIC ">
              <w:r w:rsidRPr="00BA5402">
                <w:rPr>
                  <w:noProof/>
                </w:rPr>
                <w:t>3</w:t>
              </w:r>
            </w:fldSimple>
          </w:p>
        </w:tc>
        <w:tc>
          <w:tcPr>
            <w:tcW w:w="3033" w:type="dxa"/>
            <w:tcPrChange w:id="688" w:author="Björn Genfors" w:date="2014-03-13T15:41:00Z">
              <w:tcPr>
                <w:tcW w:w="2892" w:type="dxa"/>
              </w:tcPr>
            </w:tcPrChange>
          </w:tcPr>
          <w:p w14:paraId="179D6E25" w14:textId="7244073A" w:rsidR="00143050" w:rsidRDefault="00FA1819">
            <w:pPr>
              <w:pStyle w:val="TableText"/>
              <w:rPr>
                <w:szCs w:val="22"/>
              </w:rPr>
              <w:pPrChange w:id="689"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90" w:author="Björn Genfors" w:date="2014-03-13T15:41:00Z">
              <w:tcPr>
                <w:tcW w:w="2472" w:type="dxa"/>
                <w:gridSpan w:val="2"/>
              </w:tcPr>
            </w:tcPrChange>
          </w:tcPr>
          <w:p w14:paraId="0D973B24" w14:textId="2383E0FB" w:rsidR="00143050" w:rsidRDefault="00143050">
            <w:pPr>
              <w:pStyle w:val="TableText"/>
              <w:rPr>
                <w:szCs w:val="22"/>
              </w:rPr>
              <w:pPrChange w:id="691" w:author="Björn Genfors" w:date="2014-03-13T15:02:00Z">
                <w:pPr>
                  <w:pStyle w:val="TableText"/>
                  <w:spacing w:line="280" w:lineRule="atLeast"/>
                  <w:ind w:hanging="360"/>
                  <w:contextualSpacing/>
                </w:pPr>
              </w:pPrChange>
            </w:pPr>
          </w:p>
        </w:tc>
        <w:tc>
          <w:tcPr>
            <w:tcW w:w="3339" w:type="dxa"/>
            <w:tcPrChange w:id="692" w:author="Björn Genfors" w:date="2014-03-13T15:41:00Z">
              <w:tcPr>
                <w:tcW w:w="3339" w:type="dxa"/>
              </w:tcPr>
            </w:tcPrChange>
          </w:tcPr>
          <w:p w14:paraId="7DC4824E" w14:textId="76D37BC9" w:rsidR="00143050" w:rsidRDefault="00B0691B">
            <w:pPr>
              <w:pStyle w:val="TableText"/>
              <w:rPr>
                <w:szCs w:val="22"/>
              </w:rPr>
              <w:pPrChange w:id="693" w:author="Björn Genfors" w:date="2014-03-13T15:02:00Z">
                <w:pPr>
                  <w:pStyle w:val="TableText"/>
                  <w:spacing w:line="280" w:lineRule="atLeast"/>
                </w:pPr>
              </w:pPrChange>
            </w:pPr>
            <w:r>
              <w:t>Bilaga</w:t>
            </w:r>
          </w:p>
        </w:tc>
      </w:tr>
      <w:tr w:rsidR="00FA1819" w14:paraId="01A4ED5F" w14:textId="77777777" w:rsidTr="00DF1FAC">
        <w:tc>
          <w:tcPr>
            <w:tcW w:w="964" w:type="dxa"/>
            <w:tcPrChange w:id="694" w:author="Björn Genfors" w:date="2014-03-13T15:41:00Z">
              <w:tcPr>
                <w:tcW w:w="964" w:type="dxa"/>
              </w:tcPr>
            </w:tcPrChange>
          </w:tcPr>
          <w:p w14:paraId="5EADBE85" w14:textId="49723938" w:rsidR="00FA1819" w:rsidRPr="00BA5402" w:rsidRDefault="00BA5402">
            <w:pPr>
              <w:pStyle w:val="TableText"/>
              <w:pPrChange w:id="695" w:author="Björn Genfors" w:date="2014-03-13T15:02:00Z">
                <w:pPr>
                  <w:spacing w:line="240" w:lineRule="auto"/>
                </w:pPr>
              </w:pPrChange>
            </w:pPr>
            <w:bookmarkStart w:id="696" w:name="_Ref381187610"/>
            <w:r w:rsidRPr="00BA5402">
              <w:t>R</w:t>
            </w:r>
            <w:fldSimple w:instr=" SEQ R \* ARABIC ">
              <w:r w:rsidRPr="00BA5402">
                <w:rPr>
                  <w:noProof/>
                </w:rPr>
                <w:t>4</w:t>
              </w:r>
            </w:fldSimple>
            <w:bookmarkEnd w:id="696"/>
          </w:p>
        </w:tc>
        <w:tc>
          <w:tcPr>
            <w:tcW w:w="3033" w:type="dxa"/>
            <w:tcPrChange w:id="697" w:author="Björn Genfors" w:date="2014-03-13T15:41:00Z">
              <w:tcPr>
                <w:tcW w:w="2892" w:type="dxa"/>
              </w:tcPr>
            </w:tcPrChange>
          </w:tcPr>
          <w:p w14:paraId="4A72DE0A" w14:textId="36D61ED4" w:rsidR="00FA1819" w:rsidRPr="00B0691B" w:rsidRDefault="00FA1819">
            <w:pPr>
              <w:pStyle w:val="TableText"/>
              <w:rPr>
                <w:szCs w:val="22"/>
              </w:rPr>
              <w:pPrChange w:id="698" w:author="Björn Genfors" w:date="2014-03-13T15:02:00Z">
                <w:pPr>
                  <w:pStyle w:val="TableText"/>
                  <w:spacing w:line="280" w:lineRule="atLeast"/>
                </w:pPr>
              </w:pPrChange>
            </w:pPr>
            <w:r>
              <w:t>Bilaga Mappningar_GetCareDocumentation.xslx</w:t>
            </w:r>
          </w:p>
        </w:tc>
        <w:tc>
          <w:tcPr>
            <w:tcW w:w="2331" w:type="dxa"/>
            <w:tcPrChange w:id="699" w:author="Björn Genfors" w:date="2014-03-13T15:41:00Z">
              <w:tcPr>
                <w:tcW w:w="2472" w:type="dxa"/>
                <w:gridSpan w:val="2"/>
              </w:tcPr>
            </w:tcPrChange>
          </w:tcPr>
          <w:p w14:paraId="33BD0AC9" w14:textId="77777777" w:rsidR="00FA1819" w:rsidRDefault="00FA1819">
            <w:pPr>
              <w:pStyle w:val="TableText"/>
              <w:rPr>
                <w:szCs w:val="22"/>
              </w:rPr>
              <w:pPrChange w:id="700" w:author="Björn Genfors" w:date="2014-03-13T15:02:00Z">
                <w:pPr>
                  <w:pStyle w:val="TableText"/>
                  <w:spacing w:line="280" w:lineRule="atLeast"/>
                  <w:ind w:hanging="360"/>
                  <w:contextualSpacing/>
                </w:pPr>
              </w:pPrChange>
            </w:pPr>
          </w:p>
        </w:tc>
        <w:tc>
          <w:tcPr>
            <w:tcW w:w="3339" w:type="dxa"/>
            <w:tcPrChange w:id="701" w:author="Björn Genfors" w:date="2014-03-13T15:41:00Z">
              <w:tcPr>
                <w:tcW w:w="3339" w:type="dxa"/>
              </w:tcPr>
            </w:tcPrChange>
          </w:tcPr>
          <w:p w14:paraId="7653A319" w14:textId="2CE9AE3D" w:rsidR="00FA1819" w:rsidRDefault="00FA1819">
            <w:pPr>
              <w:pStyle w:val="TableText"/>
              <w:rPr>
                <w:szCs w:val="22"/>
              </w:rPr>
              <w:pPrChange w:id="702" w:author="Björn Genfors" w:date="2014-03-13T15:02:00Z">
                <w:pPr>
                  <w:pStyle w:val="TableText"/>
                  <w:spacing w:line="280" w:lineRule="atLeast"/>
                </w:pPr>
              </w:pPrChange>
            </w:pPr>
            <w:r>
              <w:t>Bilaga</w:t>
            </w:r>
          </w:p>
        </w:tc>
      </w:tr>
      <w:tr w:rsidR="00FA1819" w14:paraId="6E4066DF" w14:textId="77777777" w:rsidTr="00DF1FAC">
        <w:tc>
          <w:tcPr>
            <w:tcW w:w="964" w:type="dxa"/>
            <w:tcPrChange w:id="703" w:author="Björn Genfors" w:date="2014-03-13T15:41:00Z">
              <w:tcPr>
                <w:tcW w:w="964" w:type="dxa"/>
              </w:tcPr>
            </w:tcPrChange>
          </w:tcPr>
          <w:p w14:paraId="2F330F95" w14:textId="3E09FBE0" w:rsidR="00FA1819" w:rsidRPr="00BA5402" w:rsidRDefault="00BA5402">
            <w:pPr>
              <w:pStyle w:val="TableText"/>
              <w:pPrChange w:id="704" w:author="Björn Genfors" w:date="2014-03-13T15:02:00Z">
                <w:pPr>
                  <w:spacing w:line="240" w:lineRule="auto"/>
                </w:pPr>
              </w:pPrChange>
            </w:pPr>
            <w:bookmarkStart w:id="705" w:name="_Ref381187525"/>
            <w:r w:rsidRPr="00BA5402">
              <w:t>R</w:t>
            </w:r>
            <w:fldSimple w:instr=" SEQ R \* ARABIC ">
              <w:r w:rsidRPr="00BA5402">
                <w:t>5</w:t>
              </w:r>
            </w:fldSimple>
            <w:bookmarkEnd w:id="705"/>
          </w:p>
        </w:tc>
        <w:tc>
          <w:tcPr>
            <w:tcW w:w="3033" w:type="dxa"/>
            <w:tcPrChange w:id="706" w:author="Björn Genfors" w:date="2014-03-13T15:41:00Z">
              <w:tcPr>
                <w:tcW w:w="2892" w:type="dxa"/>
              </w:tcPr>
            </w:tcPrChange>
          </w:tcPr>
          <w:p w14:paraId="54E99834" w14:textId="4B7A4FBF" w:rsidR="00FA1819" w:rsidRPr="00B0691B" w:rsidRDefault="00FA1819">
            <w:pPr>
              <w:pStyle w:val="TableText"/>
              <w:rPr>
                <w:szCs w:val="22"/>
              </w:rPr>
              <w:pPrChange w:id="707" w:author="Björn Genfors" w:date="2014-03-13T15:02:00Z">
                <w:pPr>
                  <w:pStyle w:val="TableText"/>
                  <w:spacing w:line="280" w:lineRule="atLeast"/>
                </w:pPr>
              </w:pPrChange>
            </w:pPr>
            <w:r>
              <w:t>Bilaga Mappningar_GetDiagnosis.xslx</w:t>
            </w:r>
          </w:p>
        </w:tc>
        <w:tc>
          <w:tcPr>
            <w:tcW w:w="2331" w:type="dxa"/>
            <w:tcPrChange w:id="708" w:author="Björn Genfors" w:date="2014-03-13T15:41:00Z">
              <w:tcPr>
                <w:tcW w:w="2472" w:type="dxa"/>
                <w:gridSpan w:val="2"/>
              </w:tcPr>
            </w:tcPrChange>
          </w:tcPr>
          <w:p w14:paraId="2080D667" w14:textId="77777777" w:rsidR="00FA1819" w:rsidRDefault="00FA1819">
            <w:pPr>
              <w:pStyle w:val="TableText"/>
              <w:rPr>
                <w:szCs w:val="22"/>
              </w:rPr>
              <w:pPrChange w:id="709" w:author="Björn Genfors" w:date="2014-03-13T15:02:00Z">
                <w:pPr>
                  <w:pStyle w:val="TableText"/>
                  <w:spacing w:line="280" w:lineRule="atLeast"/>
                  <w:ind w:hanging="360"/>
                  <w:contextualSpacing/>
                </w:pPr>
              </w:pPrChange>
            </w:pPr>
          </w:p>
        </w:tc>
        <w:tc>
          <w:tcPr>
            <w:tcW w:w="3339" w:type="dxa"/>
            <w:tcPrChange w:id="710" w:author="Björn Genfors" w:date="2014-03-13T15:41:00Z">
              <w:tcPr>
                <w:tcW w:w="3339" w:type="dxa"/>
              </w:tcPr>
            </w:tcPrChange>
          </w:tcPr>
          <w:p w14:paraId="09ADDE93" w14:textId="1BCE2252" w:rsidR="00FA1819" w:rsidRDefault="00FA1819">
            <w:pPr>
              <w:pStyle w:val="TableText"/>
              <w:rPr>
                <w:szCs w:val="22"/>
              </w:rPr>
              <w:pPrChange w:id="711" w:author="Björn Genfors" w:date="2014-03-13T15:02:00Z">
                <w:pPr>
                  <w:pStyle w:val="TableText"/>
                  <w:spacing w:line="280" w:lineRule="atLeast"/>
                </w:pPr>
              </w:pPrChange>
            </w:pPr>
            <w:r>
              <w:t>Bilaga</w:t>
            </w:r>
          </w:p>
        </w:tc>
      </w:tr>
      <w:tr w:rsidR="00510484" w14:paraId="655923D7" w14:textId="77777777" w:rsidTr="00DF1FAC">
        <w:trPr>
          <w:ins w:id="712" w:author="Björn Genfors" w:date="2014-03-13T15:09:00Z"/>
        </w:trPr>
        <w:tc>
          <w:tcPr>
            <w:tcW w:w="964" w:type="dxa"/>
            <w:tcPrChange w:id="713" w:author="Björn Genfors" w:date="2014-03-13T15:41:00Z">
              <w:tcPr>
                <w:tcW w:w="964" w:type="dxa"/>
              </w:tcPr>
            </w:tcPrChange>
          </w:tcPr>
          <w:p w14:paraId="3E09481C" w14:textId="27C0EA70" w:rsidR="00510484" w:rsidRPr="00BA5402" w:rsidRDefault="00510484">
            <w:pPr>
              <w:pStyle w:val="TableText"/>
              <w:rPr>
                <w:ins w:id="714" w:author="Björn Genfors" w:date="2014-03-13T15:09:00Z"/>
              </w:rPr>
              <w:pPrChange w:id="715" w:author="Björn Genfors" w:date="2014-03-13T15:02:00Z">
                <w:pPr>
                  <w:spacing w:line="240" w:lineRule="auto"/>
                </w:pPr>
              </w:pPrChange>
            </w:pPr>
            <w:ins w:id="716" w:author="Björn Genfors" w:date="2014-03-13T15:09:00Z">
              <w:r>
                <w:t>R6</w:t>
              </w:r>
            </w:ins>
          </w:p>
        </w:tc>
        <w:tc>
          <w:tcPr>
            <w:tcW w:w="3033" w:type="dxa"/>
            <w:tcPrChange w:id="717" w:author="Björn Genfors" w:date="2014-03-13T15:41:00Z">
              <w:tcPr>
                <w:tcW w:w="2892" w:type="dxa"/>
              </w:tcPr>
            </w:tcPrChange>
          </w:tcPr>
          <w:p w14:paraId="05203E6E" w14:textId="2F728860" w:rsidR="00510484" w:rsidRDefault="00510484">
            <w:pPr>
              <w:pStyle w:val="TableText"/>
              <w:rPr>
                <w:ins w:id="718" w:author="Björn Genfors" w:date="2014-03-13T15:09:00Z"/>
                <w:szCs w:val="22"/>
              </w:rPr>
              <w:pPrChange w:id="719" w:author="Björn Genfors" w:date="2014-03-13T15:02:00Z">
                <w:pPr>
                  <w:pStyle w:val="TableText"/>
                  <w:spacing w:line="280" w:lineRule="atLeast"/>
                </w:pPr>
              </w:pPrChange>
            </w:pPr>
            <w:ins w:id="720" w:author="Björn Genfors" w:date="2014-03-13T15:09:00Z">
              <w:r>
                <w:t>Bilaga Mappningar_GetAlertInformation.xslx</w:t>
              </w:r>
            </w:ins>
          </w:p>
        </w:tc>
        <w:tc>
          <w:tcPr>
            <w:tcW w:w="2331" w:type="dxa"/>
            <w:tcPrChange w:id="721" w:author="Björn Genfors" w:date="2014-03-13T15:41:00Z">
              <w:tcPr>
                <w:tcW w:w="2472" w:type="dxa"/>
                <w:gridSpan w:val="2"/>
              </w:tcPr>
            </w:tcPrChange>
          </w:tcPr>
          <w:p w14:paraId="4107B6C9" w14:textId="77777777" w:rsidR="00510484" w:rsidRDefault="00510484">
            <w:pPr>
              <w:pStyle w:val="TableText"/>
              <w:rPr>
                <w:ins w:id="722" w:author="Björn Genfors" w:date="2014-03-13T15:09:00Z"/>
                <w:szCs w:val="22"/>
              </w:rPr>
              <w:pPrChange w:id="723" w:author="Björn Genfors" w:date="2014-03-13T15:02:00Z">
                <w:pPr>
                  <w:pStyle w:val="TableText"/>
                  <w:spacing w:line="280" w:lineRule="atLeast"/>
                  <w:ind w:hanging="360"/>
                  <w:contextualSpacing/>
                </w:pPr>
              </w:pPrChange>
            </w:pPr>
          </w:p>
        </w:tc>
        <w:tc>
          <w:tcPr>
            <w:tcW w:w="3339" w:type="dxa"/>
            <w:tcPrChange w:id="724" w:author="Björn Genfors" w:date="2014-03-13T15:41:00Z">
              <w:tcPr>
                <w:tcW w:w="3339" w:type="dxa"/>
              </w:tcPr>
            </w:tcPrChange>
          </w:tcPr>
          <w:p w14:paraId="5FFC1908" w14:textId="410B9E8C" w:rsidR="00510484" w:rsidRDefault="00510484">
            <w:pPr>
              <w:pStyle w:val="TableText"/>
              <w:rPr>
                <w:ins w:id="725" w:author="Björn Genfors" w:date="2014-03-13T15:09:00Z"/>
                <w:szCs w:val="22"/>
              </w:rPr>
              <w:pPrChange w:id="726" w:author="Björn Genfors" w:date="2014-03-13T15:02:00Z">
                <w:pPr>
                  <w:pStyle w:val="TableText"/>
                  <w:spacing w:line="280" w:lineRule="atLeast"/>
                </w:pPr>
              </w:pPrChange>
            </w:pPr>
            <w:ins w:id="727" w:author="Björn Genfors" w:date="2014-03-13T15:09:00Z">
              <w:r>
                <w:t>Bilaga</w:t>
              </w:r>
            </w:ins>
          </w:p>
        </w:tc>
      </w:tr>
      <w:tr w:rsidR="00FA1819" w14:paraId="56966A3A" w14:textId="77777777" w:rsidTr="00DF1FAC">
        <w:tc>
          <w:tcPr>
            <w:tcW w:w="964" w:type="dxa"/>
            <w:tcPrChange w:id="728" w:author="Björn Genfors" w:date="2014-03-13T15:41:00Z">
              <w:tcPr>
                <w:tcW w:w="964" w:type="dxa"/>
              </w:tcPr>
            </w:tcPrChange>
          </w:tcPr>
          <w:p w14:paraId="37B75F11" w14:textId="42566114" w:rsidR="00FA1819" w:rsidRPr="00BA5402" w:rsidRDefault="00BA5402">
            <w:pPr>
              <w:pStyle w:val="TableText"/>
              <w:pPrChange w:id="729" w:author="Björn Genfors" w:date="2014-03-13T15:09:00Z">
                <w:pPr>
                  <w:spacing w:line="240" w:lineRule="auto"/>
                </w:pPr>
              </w:pPrChange>
            </w:pPr>
            <w:bookmarkStart w:id="730" w:name="_Ref381187705"/>
            <w:del w:id="731"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30"/>
            <w:ins w:id="732" w:author="Björn Genfors" w:date="2014-03-13T15:09:00Z">
              <w:r w:rsidR="00510484" w:rsidRPr="00BA5402">
                <w:t>R</w:t>
              </w:r>
              <w:r w:rsidR="00510484">
                <w:t>7</w:t>
              </w:r>
            </w:ins>
          </w:p>
        </w:tc>
        <w:tc>
          <w:tcPr>
            <w:tcW w:w="3033" w:type="dxa"/>
            <w:tcPrChange w:id="733" w:author="Björn Genfors" w:date="2014-03-13T15:41:00Z">
              <w:tcPr>
                <w:tcW w:w="2892" w:type="dxa"/>
              </w:tcPr>
            </w:tcPrChange>
          </w:tcPr>
          <w:p w14:paraId="10C6D1F1" w14:textId="133D59C1" w:rsidR="00FA1819" w:rsidRPr="00B0691B" w:rsidRDefault="00510484">
            <w:pPr>
              <w:pStyle w:val="TableText"/>
              <w:rPr>
                <w:szCs w:val="22"/>
              </w:rPr>
              <w:pPrChange w:id="734" w:author="Björn Genfors" w:date="2014-03-13T15:02:00Z">
                <w:pPr>
                  <w:pStyle w:val="TableText"/>
                  <w:spacing w:line="280" w:lineRule="atLeast"/>
                </w:pPr>
              </w:pPrChange>
            </w:pPr>
            <w:ins w:id="735" w:author="Björn Genfors" w:date="2014-03-13T15:09:00Z">
              <w:r>
                <w:t>ISO8601-standarden för tidsformat</w:t>
              </w:r>
            </w:ins>
            <w:del w:id="736" w:author="Björn Genfors" w:date="2014-03-13T15:09:00Z">
              <w:r w:rsidR="00FA1819" w:rsidDel="00510484">
                <w:delText>Bilaga Mappningar_GetAlertInformation.xslx</w:delText>
              </w:r>
            </w:del>
          </w:p>
        </w:tc>
        <w:tc>
          <w:tcPr>
            <w:tcW w:w="2331" w:type="dxa"/>
            <w:tcPrChange w:id="737" w:author="Björn Genfors" w:date="2014-03-13T15:41:00Z">
              <w:tcPr>
                <w:tcW w:w="2472" w:type="dxa"/>
                <w:gridSpan w:val="2"/>
              </w:tcPr>
            </w:tcPrChange>
          </w:tcPr>
          <w:p w14:paraId="3670B7F5" w14:textId="5453A861" w:rsidR="00FA1819" w:rsidRDefault="004F0E55">
            <w:pPr>
              <w:pStyle w:val="TableText"/>
              <w:rPr>
                <w:szCs w:val="22"/>
              </w:rPr>
              <w:pPrChange w:id="738" w:author="Björn Genfors" w:date="2014-03-13T15:02:00Z">
                <w:pPr>
                  <w:pStyle w:val="TableText"/>
                  <w:spacing w:line="280" w:lineRule="atLeast"/>
                </w:pPr>
              </w:pPrChange>
            </w:pPr>
            <w:ins w:id="739" w:author="Khaled Daham" w:date="2014-03-13T19:56:00Z">
              <w:r>
                <w:t>Finns på Webben</w:t>
              </w:r>
            </w:ins>
          </w:p>
        </w:tc>
        <w:tc>
          <w:tcPr>
            <w:tcW w:w="3339" w:type="dxa"/>
            <w:tcPrChange w:id="740" w:author="Björn Genfors" w:date="2014-03-13T15:41:00Z">
              <w:tcPr>
                <w:tcW w:w="3339" w:type="dxa"/>
              </w:tcPr>
            </w:tcPrChange>
          </w:tcPr>
          <w:p w14:paraId="1D4E0EB1" w14:textId="5E8AE9FC" w:rsidR="00510484" w:rsidRDefault="00510484">
            <w:pPr>
              <w:pStyle w:val="TableText"/>
              <w:rPr>
                <w:szCs w:val="22"/>
              </w:rPr>
              <w:pPrChange w:id="741" w:author="Björn Genfors" w:date="2014-03-13T15:23:00Z">
                <w:pPr>
                  <w:pStyle w:val="TableText"/>
                  <w:spacing w:line="280" w:lineRule="atLeast"/>
                </w:pPr>
              </w:pPrChange>
            </w:pPr>
            <w:ins w:id="742"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ink"/>
                </w:rPr>
                <w:t>http://en.wikipedia.org/wiki/ISO_8601</w:t>
              </w:r>
              <w:r>
                <w:fldChar w:fldCharType="end"/>
              </w:r>
            </w:ins>
            <w:del w:id="743" w:author="Björn Genfors" w:date="2014-03-13T15:09:00Z">
              <w:r w:rsidR="00FA1819" w:rsidDel="00510484">
                <w:delText>Bilaga</w:delText>
              </w:r>
            </w:del>
          </w:p>
        </w:tc>
      </w:tr>
      <w:tr w:rsidR="005B3978" w14:paraId="3A8AB495" w14:textId="77777777" w:rsidTr="00DF1FAC">
        <w:trPr>
          <w:ins w:id="744" w:author="Björn Genfors" w:date="2014-03-13T15:11:00Z"/>
        </w:trPr>
        <w:tc>
          <w:tcPr>
            <w:tcW w:w="964" w:type="dxa"/>
            <w:tcPrChange w:id="745" w:author="Björn Genfors" w:date="2014-03-13T15:41:00Z">
              <w:tcPr>
                <w:tcW w:w="964" w:type="dxa"/>
              </w:tcPr>
            </w:tcPrChange>
          </w:tcPr>
          <w:p w14:paraId="257B9E2A" w14:textId="29ED4038" w:rsidR="005B3978" w:rsidRPr="00BA5402" w:rsidDel="00510484" w:rsidRDefault="005B3978">
            <w:pPr>
              <w:pStyle w:val="TableText"/>
              <w:rPr>
                <w:ins w:id="746" w:author="Björn Genfors" w:date="2014-03-13T15:11:00Z"/>
              </w:rPr>
              <w:pPrChange w:id="747" w:author="Björn Genfors" w:date="2014-03-13T15:09:00Z">
                <w:pPr>
                  <w:spacing w:line="240" w:lineRule="auto"/>
                </w:pPr>
              </w:pPrChange>
            </w:pPr>
            <w:ins w:id="748" w:author="Björn Genfors" w:date="2014-03-13T15:11:00Z">
              <w:r>
                <w:t>R8</w:t>
              </w:r>
            </w:ins>
          </w:p>
        </w:tc>
        <w:tc>
          <w:tcPr>
            <w:tcW w:w="3033" w:type="dxa"/>
            <w:tcPrChange w:id="749" w:author="Björn Genfors" w:date="2014-03-13T15:41:00Z">
              <w:tcPr>
                <w:tcW w:w="2892" w:type="dxa"/>
              </w:tcPr>
            </w:tcPrChange>
          </w:tcPr>
          <w:p w14:paraId="126F82C8" w14:textId="7826432F" w:rsidR="005B3978" w:rsidRDefault="005B3978">
            <w:pPr>
              <w:pStyle w:val="TableText"/>
              <w:rPr>
                <w:ins w:id="750" w:author="Björn Genfors" w:date="2014-03-13T15:11:00Z"/>
                <w:szCs w:val="22"/>
              </w:rPr>
              <w:pPrChange w:id="751" w:author="Björn Genfors" w:date="2014-03-13T15:02:00Z">
                <w:pPr>
                  <w:pStyle w:val="TableText"/>
                  <w:spacing w:line="280" w:lineRule="atLeast"/>
                </w:pPr>
              </w:pPrChange>
            </w:pPr>
            <w:ins w:id="752" w:author="Björn Genfors" w:date="2014-03-13T15:11:00Z">
              <w:r w:rsidRPr="00537CC7">
                <w:t>RIV_Tekniska_Anvisningar_Oversikt_revD.pdf</w:t>
              </w:r>
            </w:ins>
          </w:p>
        </w:tc>
        <w:tc>
          <w:tcPr>
            <w:tcW w:w="2331" w:type="dxa"/>
            <w:tcPrChange w:id="753" w:author="Björn Genfors" w:date="2014-03-13T15:41:00Z">
              <w:tcPr>
                <w:tcW w:w="2472" w:type="dxa"/>
                <w:gridSpan w:val="2"/>
              </w:tcPr>
            </w:tcPrChange>
          </w:tcPr>
          <w:p w14:paraId="5AF8FE1C" w14:textId="6EEC6A84" w:rsidR="005B3978" w:rsidRDefault="005B3978">
            <w:pPr>
              <w:pStyle w:val="TableText"/>
              <w:rPr>
                <w:ins w:id="754" w:author="Björn Genfors" w:date="2014-03-13T15:11:00Z"/>
                <w:szCs w:val="22"/>
              </w:rPr>
              <w:pPrChange w:id="755" w:author="Björn Genfors" w:date="2014-03-13T15:02:00Z">
                <w:pPr>
                  <w:pStyle w:val="TableText"/>
                  <w:spacing w:line="280" w:lineRule="atLeast"/>
                </w:pPr>
              </w:pPrChange>
            </w:pPr>
            <w:ins w:id="756" w:author="Björn Genfors" w:date="2014-03-13T15:11:00Z">
              <w:r>
                <w:t>Finns på Webben</w:t>
              </w:r>
            </w:ins>
          </w:p>
        </w:tc>
        <w:tc>
          <w:tcPr>
            <w:tcW w:w="3339" w:type="dxa"/>
            <w:tcPrChange w:id="757" w:author="Björn Genfors" w:date="2014-03-13T15:41:00Z">
              <w:tcPr>
                <w:tcW w:w="3339" w:type="dxa"/>
              </w:tcPr>
            </w:tcPrChange>
          </w:tcPr>
          <w:p w14:paraId="1D394EA4" w14:textId="7EBF414F" w:rsidR="005B3978" w:rsidRDefault="005B3978">
            <w:pPr>
              <w:pStyle w:val="TableText"/>
              <w:rPr>
                <w:ins w:id="758" w:author="Björn Genfors" w:date="2014-03-13T15:11:00Z"/>
                <w:szCs w:val="22"/>
              </w:rPr>
              <w:pPrChange w:id="759" w:author="Björn Genfors" w:date="2014-03-13T15:09:00Z">
                <w:pPr>
                  <w:pStyle w:val="TableText"/>
                  <w:spacing w:line="280" w:lineRule="atLeast"/>
                </w:pPr>
              </w:pPrChange>
            </w:pPr>
            <w:ins w:id="760"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ink"/>
                </w:rPr>
                <w:t>http://rivta.se/documents/ARK_0001/RIV_Tekniska_Anvisningar_Oversikt_revD.pdf</w:t>
              </w:r>
              <w:r>
                <w:rPr>
                  <w:rStyle w:val="Hyperlink"/>
                </w:rPr>
                <w:fldChar w:fldCharType="end"/>
              </w:r>
            </w:ins>
          </w:p>
        </w:tc>
      </w:tr>
      <w:tr w:rsidR="005F7AB6" w14:paraId="2D7C270E" w14:textId="77777777" w:rsidTr="00DF1FAC">
        <w:trPr>
          <w:ins w:id="761" w:author="Björn Genfors" w:date="2014-03-13T15:23:00Z"/>
        </w:trPr>
        <w:tc>
          <w:tcPr>
            <w:tcW w:w="964" w:type="dxa"/>
            <w:tcPrChange w:id="762" w:author="Björn Genfors" w:date="2014-03-13T15:41:00Z">
              <w:tcPr>
                <w:tcW w:w="964" w:type="dxa"/>
              </w:tcPr>
            </w:tcPrChange>
          </w:tcPr>
          <w:p w14:paraId="71F52C43" w14:textId="4652A0E1" w:rsidR="005F7AB6" w:rsidRDefault="005F7AB6">
            <w:pPr>
              <w:pStyle w:val="TableText"/>
              <w:rPr>
                <w:ins w:id="763" w:author="Björn Genfors" w:date="2014-03-13T15:23:00Z"/>
              </w:rPr>
              <w:pPrChange w:id="764" w:author="Björn Genfors" w:date="2014-03-13T15:09:00Z">
                <w:pPr>
                  <w:spacing w:line="240" w:lineRule="auto"/>
                </w:pPr>
              </w:pPrChange>
            </w:pPr>
            <w:ins w:id="765" w:author="Björn Genfors" w:date="2014-03-13T15:23:00Z">
              <w:r>
                <w:lastRenderedPageBreak/>
                <w:t>R9</w:t>
              </w:r>
            </w:ins>
          </w:p>
        </w:tc>
        <w:tc>
          <w:tcPr>
            <w:tcW w:w="3033" w:type="dxa"/>
            <w:tcPrChange w:id="766" w:author="Björn Genfors" w:date="2014-03-13T15:41:00Z">
              <w:tcPr>
                <w:tcW w:w="2892" w:type="dxa"/>
              </w:tcPr>
            </w:tcPrChange>
          </w:tcPr>
          <w:p w14:paraId="65AFF229" w14:textId="230D3D2B" w:rsidR="005F7AB6" w:rsidRPr="00537CC7" w:rsidRDefault="005F7AB6">
            <w:pPr>
              <w:pStyle w:val="TableText"/>
              <w:rPr>
                <w:ins w:id="767" w:author="Björn Genfors" w:date="2014-03-13T15:23:00Z"/>
                <w:szCs w:val="22"/>
              </w:rPr>
              <w:pPrChange w:id="768" w:author="Björn Genfors" w:date="2014-03-13T15:02:00Z">
                <w:pPr>
                  <w:pStyle w:val="TableText"/>
                  <w:spacing w:line="280" w:lineRule="atLeast"/>
                </w:pPr>
              </w:pPrChange>
            </w:pPr>
            <w:ins w:id="769" w:author="Björn Genfors" w:date="2014-03-13T15:24:00Z">
              <w:r>
                <w:t>Tabell över godkända tjänstedomäner</w:t>
              </w:r>
            </w:ins>
          </w:p>
        </w:tc>
        <w:tc>
          <w:tcPr>
            <w:tcW w:w="2331" w:type="dxa"/>
            <w:tcPrChange w:id="770" w:author="Björn Genfors" w:date="2014-03-13T15:41:00Z">
              <w:tcPr>
                <w:tcW w:w="2472" w:type="dxa"/>
                <w:gridSpan w:val="2"/>
              </w:tcPr>
            </w:tcPrChange>
          </w:tcPr>
          <w:p w14:paraId="29E9F76C" w14:textId="1AF038B7" w:rsidR="005F7AB6" w:rsidRDefault="005F7AB6">
            <w:pPr>
              <w:pStyle w:val="TableText"/>
              <w:rPr>
                <w:ins w:id="771" w:author="Björn Genfors" w:date="2014-03-13T15:23:00Z"/>
                <w:szCs w:val="22"/>
              </w:rPr>
              <w:pPrChange w:id="772" w:author="Björn Genfors" w:date="2014-03-13T15:02:00Z">
                <w:pPr>
                  <w:pStyle w:val="TableText"/>
                  <w:spacing w:line="280" w:lineRule="atLeast"/>
                </w:pPr>
              </w:pPrChange>
            </w:pPr>
            <w:ins w:id="773" w:author="Björn Genfors" w:date="2014-03-13T15:24:00Z">
              <w:r>
                <w:t>Finns på Webben</w:t>
              </w:r>
            </w:ins>
          </w:p>
        </w:tc>
        <w:tc>
          <w:tcPr>
            <w:tcW w:w="3339" w:type="dxa"/>
            <w:tcPrChange w:id="774" w:author="Björn Genfors" w:date="2014-03-13T15:41:00Z">
              <w:tcPr>
                <w:tcW w:w="3339" w:type="dxa"/>
              </w:tcPr>
            </w:tcPrChange>
          </w:tcPr>
          <w:p w14:paraId="0FC5ACA0" w14:textId="50296169" w:rsidR="005F7AB6" w:rsidRDefault="005F7AB6">
            <w:pPr>
              <w:pStyle w:val="TableText"/>
              <w:rPr>
                <w:ins w:id="775" w:author="Björn Genfors" w:date="2014-03-13T15:23:00Z"/>
                <w:szCs w:val="22"/>
              </w:rPr>
              <w:pPrChange w:id="776" w:author="Björn Genfors" w:date="2014-03-13T15:23:00Z">
                <w:pPr>
                  <w:pStyle w:val="TableText"/>
                  <w:spacing w:line="280" w:lineRule="atLeast"/>
                </w:pPr>
              </w:pPrChange>
            </w:pPr>
            <w:ins w:id="777"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ink"/>
                </w:rPr>
                <w:t>https://code.google.com/p/rivta/wiki/ServiceDomainTable</w:t>
              </w:r>
              <w:r>
                <w:fldChar w:fldCharType="end"/>
              </w:r>
              <w:r>
                <w:t xml:space="preserve"> </w:t>
              </w:r>
            </w:ins>
          </w:p>
        </w:tc>
      </w:tr>
      <w:tr w:rsidR="00CE1872" w14:paraId="640136C7" w14:textId="77777777" w:rsidTr="00DF1FAC">
        <w:trPr>
          <w:ins w:id="778" w:author="Björn Genfors" w:date="2014-03-13T15:26:00Z"/>
        </w:trPr>
        <w:tc>
          <w:tcPr>
            <w:tcW w:w="964" w:type="dxa"/>
            <w:tcPrChange w:id="779" w:author="Björn Genfors" w:date="2014-03-13T15:41:00Z">
              <w:tcPr>
                <w:tcW w:w="964" w:type="dxa"/>
              </w:tcPr>
            </w:tcPrChange>
          </w:tcPr>
          <w:p w14:paraId="0050483F" w14:textId="0F213DBF" w:rsidR="00CE1872" w:rsidRDefault="00CE1872">
            <w:pPr>
              <w:pStyle w:val="TableText"/>
              <w:rPr>
                <w:ins w:id="780" w:author="Björn Genfors" w:date="2014-03-13T15:26:00Z"/>
              </w:rPr>
              <w:pPrChange w:id="781" w:author="Björn Genfors" w:date="2014-03-13T15:09:00Z">
                <w:pPr>
                  <w:spacing w:line="240" w:lineRule="auto"/>
                </w:pPr>
              </w:pPrChange>
            </w:pPr>
            <w:ins w:id="782" w:author="Björn Genfors" w:date="2014-03-13T15:27:00Z">
              <w:r>
                <w:t>R10</w:t>
              </w:r>
            </w:ins>
          </w:p>
        </w:tc>
        <w:tc>
          <w:tcPr>
            <w:tcW w:w="3033" w:type="dxa"/>
            <w:tcPrChange w:id="783" w:author="Björn Genfors" w:date="2014-03-13T15:41:00Z">
              <w:tcPr>
                <w:tcW w:w="2892" w:type="dxa"/>
              </w:tcPr>
            </w:tcPrChange>
          </w:tcPr>
          <w:p w14:paraId="22F039EF" w14:textId="0BE0038B" w:rsidR="00CE1872" w:rsidRDefault="00CE1872">
            <w:pPr>
              <w:pStyle w:val="TableText"/>
              <w:rPr>
                <w:ins w:id="784" w:author="Björn Genfors" w:date="2014-03-13T15:26:00Z"/>
                <w:szCs w:val="22"/>
              </w:rPr>
              <w:pPrChange w:id="785" w:author="Björn Genfors" w:date="2014-03-13T15:02:00Z">
                <w:pPr>
                  <w:pStyle w:val="TableText"/>
                  <w:spacing w:line="280" w:lineRule="atLeast"/>
                </w:pPr>
              </w:pPrChange>
            </w:pPr>
            <w:ins w:id="786" w:author="Björn Genfors" w:date="2014-03-13T15:27:00Z">
              <w:r>
                <w:t>PDL i Praktiken</w:t>
              </w:r>
            </w:ins>
          </w:p>
        </w:tc>
        <w:tc>
          <w:tcPr>
            <w:tcW w:w="2331" w:type="dxa"/>
            <w:tcPrChange w:id="787" w:author="Björn Genfors" w:date="2014-03-13T15:41:00Z">
              <w:tcPr>
                <w:tcW w:w="2472" w:type="dxa"/>
                <w:gridSpan w:val="2"/>
              </w:tcPr>
            </w:tcPrChange>
          </w:tcPr>
          <w:p w14:paraId="74EB3D45" w14:textId="63BFB9E7" w:rsidR="00CE1872" w:rsidRDefault="00CE1872">
            <w:pPr>
              <w:pStyle w:val="TableText"/>
              <w:rPr>
                <w:ins w:id="788" w:author="Björn Genfors" w:date="2014-03-13T15:26:00Z"/>
                <w:szCs w:val="22"/>
              </w:rPr>
              <w:pPrChange w:id="789" w:author="Björn Genfors" w:date="2014-03-13T15:02:00Z">
                <w:pPr>
                  <w:pStyle w:val="TableText"/>
                  <w:spacing w:line="280" w:lineRule="atLeast"/>
                </w:pPr>
              </w:pPrChange>
            </w:pPr>
            <w:ins w:id="790" w:author="Björn Genfors" w:date="2014-03-13T15:27:00Z">
              <w:r>
                <w:t>Finns på Webben</w:t>
              </w:r>
            </w:ins>
          </w:p>
        </w:tc>
        <w:tc>
          <w:tcPr>
            <w:tcW w:w="3339" w:type="dxa"/>
            <w:tcPrChange w:id="791" w:author="Björn Genfors" w:date="2014-03-13T15:41:00Z">
              <w:tcPr>
                <w:tcW w:w="3339" w:type="dxa"/>
              </w:tcPr>
            </w:tcPrChange>
          </w:tcPr>
          <w:p w14:paraId="7F9A782C" w14:textId="73BB13AF" w:rsidR="00CE1872" w:rsidRDefault="00CE1872">
            <w:pPr>
              <w:pStyle w:val="TableText"/>
              <w:rPr>
                <w:ins w:id="792" w:author="Björn Genfors" w:date="2014-03-13T15:26:00Z"/>
                <w:szCs w:val="22"/>
              </w:rPr>
              <w:pPrChange w:id="793" w:author="Björn Genfors" w:date="2014-03-13T15:23:00Z">
                <w:pPr>
                  <w:pStyle w:val="TableText"/>
                  <w:spacing w:line="280" w:lineRule="atLeast"/>
                </w:pPr>
              </w:pPrChange>
            </w:pPr>
            <w:ins w:id="794"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ink"/>
                </w:rPr>
                <w:t>http://www.cehis.se/arkitektur_och_regelverk/fordjupad_information/</w:t>
              </w:r>
              <w:r>
                <w:fldChar w:fldCharType="end"/>
              </w:r>
              <w:r>
                <w:t xml:space="preserve"> </w:t>
              </w:r>
            </w:ins>
          </w:p>
        </w:tc>
      </w:tr>
      <w:tr w:rsidR="00DF1FAC" w14:paraId="61366AC0" w14:textId="77777777" w:rsidTr="00DF1FAC">
        <w:trPr>
          <w:ins w:id="795" w:author="Björn Genfors" w:date="2014-03-13T15:43:00Z"/>
        </w:trPr>
        <w:tc>
          <w:tcPr>
            <w:tcW w:w="964" w:type="dxa"/>
          </w:tcPr>
          <w:p w14:paraId="133752D1" w14:textId="6FBE809C" w:rsidR="00DF1FAC" w:rsidRDefault="00DF1FAC">
            <w:pPr>
              <w:pStyle w:val="TableText"/>
              <w:rPr>
                <w:ins w:id="796" w:author="Björn Genfors" w:date="2014-03-13T15:43:00Z"/>
              </w:rPr>
              <w:pPrChange w:id="797" w:author="Björn Genfors" w:date="2014-03-13T15:09:00Z">
                <w:pPr>
                  <w:spacing w:line="240" w:lineRule="auto"/>
                </w:pPr>
              </w:pPrChange>
            </w:pPr>
            <w:ins w:id="798" w:author="Björn Genfors" w:date="2014-03-13T15:43:00Z">
              <w:r>
                <w:t>R11</w:t>
              </w:r>
            </w:ins>
          </w:p>
        </w:tc>
        <w:tc>
          <w:tcPr>
            <w:tcW w:w="3033" w:type="dxa"/>
          </w:tcPr>
          <w:p w14:paraId="4C70D326" w14:textId="51602028" w:rsidR="00DF1FAC" w:rsidRDefault="00DF1FAC">
            <w:pPr>
              <w:pStyle w:val="TableText"/>
              <w:rPr>
                <w:ins w:id="799" w:author="Björn Genfors" w:date="2014-03-13T15:43:00Z"/>
                <w:szCs w:val="22"/>
              </w:rPr>
              <w:pPrChange w:id="800" w:author="Björn Genfors" w:date="2014-03-13T15:02:00Z">
                <w:pPr>
                  <w:pStyle w:val="TableText"/>
                  <w:spacing w:line="280" w:lineRule="atLeast"/>
                </w:pPr>
              </w:pPrChange>
            </w:pPr>
            <w:ins w:id="801" w:author="Björn Genfors" w:date="2014-03-13T15:43:00Z">
              <w:r>
                <w:t>DocBook</w:t>
              </w:r>
            </w:ins>
          </w:p>
        </w:tc>
        <w:tc>
          <w:tcPr>
            <w:tcW w:w="2331" w:type="dxa"/>
          </w:tcPr>
          <w:p w14:paraId="1F612DA0" w14:textId="4D21EC43" w:rsidR="00DF1FAC" w:rsidRDefault="0039770F">
            <w:pPr>
              <w:pStyle w:val="TableText"/>
              <w:rPr>
                <w:ins w:id="802" w:author="Björn Genfors" w:date="2014-03-13T15:43:00Z"/>
                <w:szCs w:val="22"/>
              </w:rPr>
              <w:pPrChange w:id="803" w:author="Björn Genfors" w:date="2014-03-13T15:02:00Z">
                <w:pPr>
                  <w:pStyle w:val="TableText"/>
                  <w:spacing w:line="280" w:lineRule="atLeast"/>
                </w:pPr>
              </w:pPrChange>
            </w:pPr>
            <w:ins w:id="804" w:author="Khaled Daham" w:date="2014-03-13T19:56:00Z">
              <w:r>
                <w:t>Finns på Webben</w:t>
              </w:r>
            </w:ins>
          </w:p>
        </w:tc>
        <w:tc>
          <w:tcPr>
            <w:tcW w:w="3339" w:type="dxa"/>
          </w:tcPr>
          <w:p w14:paraId="6E201E47" w14:textId="067854F6" w:rsidR="00DF1FAC" w:rsidRDefault="00DF1FAC">
            <w:pPr>
              <w:pStyle w:val="TableText"/>
              <w:rPr>
                <w:ins w:id="805" w:author="Björn Genfors" w:date="2014-03-13T15:43:00Z"/>
                <w:szCs w:val="22"/>
              </w:rPr>
              <w:pPrChange w:id="806" w:author="Björn Genfors" w:date="2014-03-13T15:23:00Z">
                <w:pPr>
                  <w:pStyle w:val="TableText"/>
                  <w:spacing w:line="280" w:lineRule="atLeast"/>
                </w:pPr>
              </w:pPrChange>
            </w:pPr>
            <w:ins w:id="807" w:author="Björn Genfors" w:date="2014-03-13T15:43:00Z">
              <w:r>
                <w:fldChar w:fldCharType="begin"/>
              </w:r>
              <w:r>
                <w:instrText xml:space="preserve"> HYPERLINK "http://docbook.org/tdg5/en/html/" </w:instrText>
              </w:r>
              <w:r>
                <w:fldChar w:fldCharType="separate"/>
              </w:r>
              <w:r w:rsidRPr="007768EB">
                <w:rPr>
                  <w:rStyle w:val="Hyperlink"/>
                </w:rPr>
                <w:t>http://docbook.org/tdg5/en/html/</w:t>
              </w:r>
              <w:r>
                <w:rPr>
                  <w:rStyle w:val="Hyperlink"/>
                </w:rPr>
                <w:fldChar w:fldCharType="end"/>
              </w:r>
            </w:ins>
          </w:p>
        </w:tc>
      </w:tr>
      <w:tr w:rsidR="00DF1FAC" w14:paraId="25224CB9" w14:textId="77777777" w:rsidTr="00DF1FAC">
        <w:trPr>
          <w:ins w:id="808" w:author="Björn Genfors" w:date="2014-03-13T15:41:00Z"/>
        </w:trPr>
        <w:tc>
          <w:tcPr>
            <w:tcW w:w="964" w:type="dxa"/>
            <w:tcPrChange w:id="809" w:author="Björn Genfors" w:date="2014-03-13T15:41:00Z">
              <w:tcPr>
                <w:tcW w:w="964" w:type="dxa"/>
              </w:tcPr>
            </w:tcPrChange>
          </w:tcPr>
          <w:p w14:paraId="6DEE4DF9" w14:textId="1691905B" w:rsidR="00DF1FAC" w:rsidRDefault="00DF1FAC">
            <w:pPr>
              <w:pStyle w:val="TableText"/>
              <w:rPr>
                <w:ins w:id="810" w:author="Björn Genfors" w:date="2014-03-13T15:41:00Z"/>
                <w:szCs w:val="22"/>
              </w:rPr>
              <w:pPrChange w:id="811" w:author="Björn Genfors" w:date="2014-03-13T15:09:00Z">
                <w:pPr>
                  <w:pStyle w:val="TableText"/>
                  <w:spacing w:line="280" w:lineRule="atLeast"/>
                </w:pPr>
              </w:pPrChange>
            </w:pPr>
            <w:ins w:id="812" w:author="Björn Genfors" w:date="2014-03-13T15:42:00Z">
              <w:r>
                <w:t>R12</w:t>
              </w:r>
            </w:ins>
          </w:p>
        </w:tc>
        <w:tc>
          <w:tcPr>
            <w:tcW w:w="3033" w:type="dxa"/>
            <w:tcPrChange w:id="813" w:author="Björn Genfors" w:date="2014-03-13T15:41:00Z">
              <w:tcPr>
                <w:tcW w:w="2892" w:type="dxa"/>
              </w:tcPr>
            </w:tcPrChange>
          </w:tcPr>
          <w:p w14:paraId="6A323786" w14:textId="75E94212" w:rsidR="00DF1FAC" w:rsidRDefault="00DF1FAC">
            <w:pPr>
              <w:pStyle w:val="TableText"/>
              <w:rPr>
                <w:ins w:id="814" w:author="Björn Genfors" w:date="2014-03-13T15:41:00Z"/>
                <w:szCs w:val="22"/>
              </w:rPr>
              <w:pPrChange w:id="815" w:author="Björn Genfors" w:date="2014-03-13T15:02:00Z">
                <w:pPr>
                  <w:pStyle w:val="TableText"/>
                  <w:spacing w:line="280" w:lineRule="atLeast"/>
                </w:pPr>
              </w:pPrChange>
            </w:pPr>
            <w:ins w:id="816" w:author="Björn Genfors" w:date="2014-03-13T15:42:00Z">
              <w:r>
                <w:t xml:space="preserve">Apache Commons Lang </w:t>
              </w:r>
              <w:r w:rsidRPr="00B85C54">
                <w:t>StringEscapeUtils</w:t>
              </w:r>
            </w:ins>
          </w:p>
        </w:tc>
        <w:tc>
          <w:tcPr>
            <w:tcW w:w="2331" w:type="dxa"/>
            <w:tcPrChange w:id="817" w:author="Björn Genfors" w:date="2014-03-13T15:41:00Z">
              <w:tcPr>
                <w:tcW w:w="2472" w:type="dxa"/>
                <w:gridSpan w:val="2"/>
              </w:tcPr>
            </w:tcPrChange>
          </w:tcPr>
          <w:p w14:paraId="23890971" w14:textId="2971B5E9" w:rsidR="00DF1FAC" w:rsidRDefault="0039770F">
            <w:pPr>
              <w:pStyle w:val="TableText"/>
              <w:rPr>
                <w:ins w:id="818" w:author="Björn Genfors" w:date="2014-03-13T15:41:00Z"/>
                <w:szCs w:val="22"/>
              </w:rPr>
              <w:pPrChange w:id="819" w:author="Björn Genfors" w:date="2014-03-13T15:02:00Z">
                <w:pPr>
                  <w:pStyle w:val="TableText"/>
                  <w:spacing w:line="280" w:lineRule="atLeast"/>
                </w:pPr>
              </w:pPrChange>
            </w:pPr>
            <w:ins w:id="820" w:author="Khaled Daham" w:date="2014-03-13T19:56:00Z">
              <w:r>
                <w:t>Finns på Webben</w:t>
              </w:r>
            </w:ins>
          </w:p>
        </w:tc>
        <w:tc>
          <w:tcPr>
            <w:tcW w:w="3339" w:type="dxa"/>
            <w:tcPrChange w:id="821" w:author="Björn Genfors" w:date="2014-03-13T15:41:00Z">
              <w:tcPr>
                <w:tcW w:w="3339" w:type="dxa"/>
              </w:tcPr>
            </w:tcPrChange>
          </w:tcPr>
          <w:p w14:paraId="5B3BEDE5" w14:textId="00019A0D" w:rsidR="00DF1FAC" w:rsidRDefault="00DF1FAC">
            <w:pPr>
              <w:pStyle w:val="TableText"/>
              <w:rPr>
                <w:ins w:id="822" w:author="Björn Genfors" w:date="2014-03-13T15:41:00Z"/>
                <w:szCs w:val="22"/>
              </w:rPr>
              <w:pPrChange w:id="823" w:author="Björn Genfors" w:date="2014-03-13T15:23:00Z">
                <w:pPr>
                  <w:pStyle w:val="TableText"/>
                  <w:spacing w:line="280" w:lineRule="atLeast"/>
                </w:pPr>
              </w:pPrChange>
            </w:pPr>
            <w:ins w:id="824"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ink"/>
                </w:rPr>
                <w:t>http://commons.apache.org/lang/api-2.1/org/apache/commons/lang/StringEscapeUtils.html</w:t>
              </w:r>
              <w:r>
                <w:rPr>
                  <w:rStyle w:val="Hyperlink"/>
                </w:rPr>
                <w:fldChar w:fldCharType="end"/>
              </w:r>
            </w:ins>
          </w:p>
        </w:tc>
      </w:tr>
      <w:tr w:rsidR="00E17676" w14:paraId="685D90AF" w14:textId="77777777" w:rsidTr="00DF1FAC">
        <w:trPr>
          <w:ins w:id="825" w:author="Björn Genfors" w:date="2014-03-13T15:44:00Z"/>
        </w:trPr>
        <w:tc>
          <w:tcPr>
            <w:tcW w:w="964" w:type="dxa"/>
          </w:tcPr>
          <w:p w14:paraId="7296071A" w14:textId="68848055" w:rsidR="00E17676" w:rsidRDefault="00E17676">
            <w:pPr>
              <w:pStyle w:val="TableText"/>
              <w:rPr>
                <w:ins w:id="826" w:author="Björn Genfors" w:date="2014-03-13T15:44:00Z"/>
              </w:rPr>
              <w:pPrChange w:id="827" w:author="Björn Genfors" w:date="2014-03-13T15:09:00Z">
                <w:pPr>
                  <w:spacing w:line="240" w:lineRule="auto"/>
                </w:pPr>
              </w:pPrChange>
            </w:pPr>
            <w:ins w:id="828" w:author="Björn Genfors" w:date="2014-03-13T15:44:00Z">
              <w:r>
                <w:t>R13</w:t>
              </w:r>
            </w:ins>
          </w:p>
        </w:tc>
        <w:tc>
          <w:tcPr>
            <w:tcW w:w="3033" w:type="dxa"/>
          </w:tcPr>
          <w:p w14:paraId="009B65CA" w14:textId="4009A001" w:rsidR="00E17676" w:rsidRDefault="00E17676">
            <w:pPr>
              <w:pStyle w:val="TableText"/>
              <w:rPr>
                <w:ins w:id="829" w:author="Björn Genfors" w:date="2014-03-13T15:44:00Z"/>
                <w:szCs w:val="22"/>
              </w:rPr>
              <w:pPrChange w:id="830" w:author="Björn Genfors" w:date="2014-03-13T15:02:00Z">
                <w:pPr>
                  <w:pStyle w:val="TableText"/>
                  <w:spacing w:line="280" w:lineRule="atLeast"/>
                </w:pPr>
              </w:pPrChange>
            </w:pPr>
            <w:ins w:id="831" w:author="Björn Genfors" w:date="2014-03-13T15:44:00Z">
              <w:r>
                <w:t>KV  B</w:t>
              </w:r>
            </w:ins>
            <w:ins w:id="832" w:author="Björn Genfors" w:date="2014-03-13T15:45:00Z">
              <w:r>
                <w:t>efattning</w:t>
              </w:r>
            </w:ins>
          </w:p>
        </w:tc>
        <w:tc>
          <w:tcPr>
            <w:tcW w:w="2331" w:type="dxa"/>
          </w:tcPr>
          <w:p w14:paraId="649C94E0" w14:textId="0A5C70E2" w:rsidR="00E17676" w:rsidRDefault="0039770F">
            <w:pPr>
              <w:pStyle w:val="TableText"/>
              <w:rPr>
                <w:ins w:id="833" w:author="Björn Genfors" w:date="2014-03-13T15:44:00Z"/>
                <w:szCs w:val="22"/>
              </w:rPr>
              <w:pPrChange w:id="834" w:author="Björn Genfors" w:date="2014-03-13T15:02:00Z">
                <w:pPr>
                  <w:pStyle w:val="TableText"/>
                  <w:spacing w:line="280" w:lineRule="atLeast"/>
                </w:pPr>
              </w:pPrChange>
            </w:pPr>
            <w:ins w:id="835" w:author="Khaled Daham" w:date="2014-03-13T19:56:00Z">
              <w:r>
                <w:t>Finns på Webben</w:t>
              </w:r>
            </w:ins>
          </w:p>
        </w:tc>
        <w:tc>
          <w:tcPr>
            <w:tcW w:w="3339" w:type="dxa"/>
          </w:tcPr>
          <w:p w14:paraId="660852CE" w14:textId="24E29938" w:rsidR="00E17676" w:rsidRPr="00E17676" w:rsidRDefault="00E17676">
            <w:pPr>
              <w:spacing w:line="226" w:lineRule="exact"/>
              <w:ind w:left="102"/>
              <w:rPr>
                <w:ins w:id="836" w:author="Björn Genfors" w:date="2014-03-13T15:44:00Z"/>
                <w:spacing w:val="-1"/>
                <w:szCs w:val="20"/>
                <w:rPrChange w:id="837" w:author="Björn Genfors" w:date="2014-03-13T15:44:00Z">
                  <w:rPr>
                    <w:ins w:id="838" w:author="Björn Genfors" w:date="2014-03-13T15:44:00Z"/>
                    <w:szCs w:val="22"/>
                  </w:rPr>
                </w:rPrChange>
              </w:rPr>
              <w:pPrChange w:id="839" w:author="Björn Genfors" w:date="2014-03-13T15:44:00Z">
                <w:pPr>
                  <w:pStyle w:val="TableText"/>
                  <w:spacing w:line="280" w:lineRule="atLeast"/>
                </w:pPr>
              </w:pPrChange>
            </w:pPr>
            <w:ins w:id="840"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ink"/>
                  <w:szCs w:val="20"/>
                </w:rPr>
                <w:t>http://www.inera.se/Documents/TJANSTER_PROJEKT/Katalogtjanst_HSA/Innehall/hsa_innehall_befattning.pdf</w:t>
              </w:r>
              <w:r>
                <w:rPr>
                  <w:rStyle w:val="Hyperli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41"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42"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43"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44" w:author="Björn Genfors" w:date="2014-03-13T15:02:00Z">
                <w:pPr>
                  <w:pStyle w:val="TableText"/>
                  <w:spacing w:line="280" w:lineRule="atLeast"/>
                </w:pPr>
              </w:pPrChange>
            </w:pPr>
            <w:ins w:id="845" w:author="Björn Genfors" w:date="2014-03-13T15:11:00Z">
              <w:r>
                <w:t>Tjänstekonsument (K)</w:t>
              </w:r>
            </w:ins>
          </w:p>
        </w:tc>
        <w:tc>
          <w:tcPr>
            <w:tcW w:w="3827" w:type="dxa"/>
          </w:tcPr>
          <w:p w14:paraId="78EE5E21" w14:textId="7C1AE66C" w:rsidR="00F92F91" w:rsidRDefault="00F92F91">
            <w:pPr>
              <w:pStyle w:val="TableText"/>
              <w:rPr>
                <w:szCs w:val="22"/>
              </w:rPr>
              <w:pPrChange w:id="846" w:author="Björn Genfors" w:date="2014-03-13T15:02:00Z">
                <w:pPr>
                  <w:pStyle w:val="TableText"/>
                  <w:spacing w:line="280" w:lineRule="atLeast"/>
                </w:pPr>
              </w:pPrChange>
            </w:pPr>
            <w:ins w:id="847"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48" w:author="Björn Genfors" w:date="2014-03-13T15:12:00Z">
                <w:pPr>
                  <w:pStyle w:val="TableText"/>
                  <w:spacing w:line="280" w:lineRule="atLeast"/>
                </w:pPr>
              </w:pPrChange>
            </w:pPr>
            <w:ins w:id="849" w:author="Björn Genfors" w:date="2014-03-13T15:11:00Z">
              <w:r>
                <w:t>Se referens R</w:t>
              </w:r>
            </w:ins>
            <w:ins w:id="850" w:author="Björn Genfors" w:date="2014-03-13T15:12:00Z">
              <w:r w:rsidR="005B3978">
                <w:t>8</w:t>
              </w:r>
            </w:ins>
          </w:p>
        </w:tc>
      </w:tr>
      <w:tr w:rsidR="00F92F91" w:rsidRPr="00537CC7" w14:paraId="36C85D46" w14:textId="77777777" w:rsidTr="00F92F91">
        <w:trPr>
          <w:ins w:id="851"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52" w:author="Björn Genfors" w:date="2014-03-13T15:10:00Z"/>
              </w:rPr>
            </w:pPr>
            <w:ins w:id="853"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54" w:author="Björn Genfors" w:date="2014-03-13T15:10:00Z"/>
              </w:rPr>
            </w:pPr>
            <w:ins w:id="855"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56" w:author="Björn Genfors" w:date="2014-03-13T15:10:00Z"/>
                <w:rFonts w:ascii="Arial" w:eastAsia="ヒラギノ角ゴ Pro W3" w:hAnsi="Arial"/>
                <w:i/>
                <w:color w:val="000000"/>
                <w:sz w:val="16"/>
                <w:szCs w:val="16"/>
                <w:lang w:val="en-GB"/>
              </w:rPr>
              <w:pPrChange w:id="857" w:author="Björn Genfors" w:date="2014-03-13T15:12:00Z">
                <w:pPr>
                  <w:pStyle w:val="TableText"/>
                  <w:spacing w:line="280" w:lineRule="atLeast"/>
                </w:pPr>
              </w:pPrChange>
            </w:pPr>
            <w:ins w:id="858" w:author="Björn Genfors" w:date="2014-03-13T15:11:00Z">
              <w:r>
                <w:t>Se referens R</w:t>
              </w:r>
            </w:ins>
            <w:ins w:id="859"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60" w:name="_Toc357754843"/>
      <w:bookmarkStart w:id="861" w:name="_Toc382487387"/>
      <w:r>
        <w:t>Inledning</w:t>
      </w:r>
      <w:bookmarkEnd w:id="417"/>
      <w:bookmarkEnd w:id="418"/>
      <w:bookmarkEnd w:id="419"/>
      <w:bookmarkEnd w:id="420"/>
      <w:bookmarkEnd w:id="421"/>
      <w:bookmarkEnd w:id="422"/>
      <w:bookmarkEnd w:id="860"/>
      <w:bookmarkEnd w:id="861"/>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62" w:author="Björn Genfors" w:date="2014-03-13T15:20:00Z">
        <w:r w:rsidR="005F7AB6">
          <w:t xml:space="preserve">, </w:t>
        </w:r>
      </w:ins>
      <w:del w:id="863"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 :</w:t>
                            </w:r>
                          </w:p>
                          <w:p w14:paraId="0B3EF4E0" w14:textId="77777777" w:rsidR="00500435" w:rsidRPr="009B4414" w:rsidRDefault="00500435" w:rsidP="004255A2"/>
                          <w:p w14:paraId="36DA6FDD" w14:textId="77777777" w:rsidR="00500435" w:rsidRPr="00403EF5" w:rsidRDefault="00500435" w:rsidP="00403EF5">
                            <w:pPr>
                              <w:pStyle w:val="Footer"/>
                              <w:rPr>
                                <w:i/>
                                <w:sz w:val="20"/>
                                <w:szCs w:val="20"/>
                              </w:rPr>
                            </w:pPr>
                            <w:r w:rsidRPr="00403EF5">
                              <w:rPr>
                                <w:i/>
                                <w:sz w:val="20"/>
                                <w:szCs w:val="20"/>
                              </w:rPr>
                              <w:t>Maria Andersson de Vicente, Mawell</w:t>
                            </w:r>
                          </w:p>
                          <w:p w14:paraId="750247C0" w14:textId="77777777" w:rsidR="00500435" w:rsidRPr="00403EF5" w:rsidRDefault="00500435" w:rsidP="00403EF5">
                            <w:pPr>
                              <w:pStyle w:val="Footer"/>
                              <w:rPr>
                                <w:i/>
                                <w:sz w:val="20"/>
                                <w:szCs w:val="20"/>
                              </w:rPr>
                            </w:pPr>
                            <w:r w:rsidRPr="00403EF5">
                              <w:rPr>
                                <w:i/>
                                <w:sz w:val="20"/>
                                <w:szCs w:val="20"/>
                              </w:rPr>
                              <w:t>Marco De Luca, De Luca Consulting</w:t>
                            </w:r>
                          </w:p>
                          <w:p w14:paraId="7387821D" w14:textId="77777777" w:rsidR="00500435" w:rsidRPr="00403EF5" w:rsidRDefault="00500435" w:rsidP="00403EF5">
                            <w:pPr>
                              <w:pStyle w:val="Footer"/>
                              <w:rPr>
                                <w:i/>
                                <w:sz w:val="20"/>
                                <w:szCs w:val="20"/>
                              </w:rPr>
                            </w:pPr>
                            <w:r w:rsidRPr="00403EF5">
                              <w:rPr>
                                <w:i/>
                                <w:sz w:val="20"/>
                                <w:szCs w:val="20"/>
                              </w:rPr>
                              <w:t>Magnus Ekstrand, Callista</w:t>
                            </w:r>
                          </w:p>
                          <w:p w14:paraId="30978BFF" w14:textId="77777777" w:rsidR="00500435" w:rsidRPr="00403EF5" w:rsidRDefault="00500435" w:rsidP="00403EF5">
                            <w:pPr>
                              <w:pStyle w:val="Footer"/>
                              <w:rPr>
                                <w:i/>
                                <w:sz w:val="20"/>
                                <w:szCs w:val="20"/>
                              </w:rPr>
                            </w:pPr>
                            <w:r w:rsidRPr="00403EF5">
                              <w:rPr>
                                <w:i/>
                                <w:sz w:val="20"/>
                                <w:szCs w:val="20"/>
                              </w:rPr>
                              <w:t>Johan Eltes, Cynergia</w:t>
                            </w:r>
                          </w:p>
                          <w:p w14:paraId="40E27A0C" w14:textId="10DA8321" w:rsidR="00500435" w:rsidRPr="00403EF5" w:rsidDel="00545D7B" w:rsidRDefault="00500435" w:rsidP="00403EF5">
                            <w:pPr>
                              <w:pStyle w:val="Footer"/>
                              <w:rPr>
                                <w:del w:id="864" w:author="Khaled Daham" w:date="2014-03-13T19:17:00Z"/>
                                <w:i/>
                                <w:sz w:val="20"/>
                                <w:szCs w:val="20"/>
                              </w:rPr>
                            </w:pPr>
                            <w:del w:id="865"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Footer"/>
                              <w:rPr>
                                <w:del w:id="866" w:author="Khaled Daham" w:date="2014-03-13T19:17:00Z"/>
                                <w:i/>
                                <w:sz w:val="20"/>
                                <w:szCs w:val="20"/>
                              </w:rPr>
                            </w:pPr>
                            <w:del w:id="867"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Footer"/>
                              <w:rPr>
                                <w:i/>
                                <w:sz w:val="20"/>
                                <w:szCs w:val="20"/>
                              </w:rPr>
                            </w:pPr>
                            <w:r w:rsidRPr="00403EF5">
                              <w:rPr>
                                <w:i/>
                                <w:sz w:val="20"/>
                                <w:szCs w:val="20"/>
                              </w:rPr>
                              <w:t>Thomas S</w:t>
                            </w:r>
                            <w:del w:id="868" w:author="Khaled Daham" w:date="2014-03-13T19:17:00Z">
                              <w:r w:rsidRPr="00403EF5" w:rsidDel="00333AE4">
                                <w:rPr>
                                  <w:i/>
                                  <w:sz w:val="20"/>
                                  <w:szCs w:val="20"/>
                                </w:rPr>
                                <w:delText>l</w:delText>
                              </w:r>
                            </w:del>
                            <w:r w:rsidRPr="00403EF5">
                              <w:rPr>
                                <w:i/>
                                <w:sz w:val="20"/>
                                <w:szCs w:val="20"/>
                              </w:rPr>
                              <w:t>i</w:t>
                            </w:r>
                            <w:ins w:id="869"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Footer"/>
                              <w:rPr>
                                <w:i/>
                                <w:sz w:val="20"/>
                                <w:szCs w:val="20"/>
                              </w:rPr>
                            </w:pPr>
                            <w:r w:rsidRPr="00403EF5">
                              <w:rPr>
                                <w:i/>
                                <w:sz w:val="20"/>
                                <w:szCs w:val="20"/>
                              </w:rPr>
                              <w:t>Björn Strihagen, Inera</w:t>
                            </w:r>
                          </w:p>
                          <w:p w14:paraId="7594EBC4" w14:textId="77777777" w:rsidR="00500435" w:rsidRPr="00403EF5" w:rsidRDefault="00500435" w:rsidP="00403EF5">
                            <w:pPr>
                              <w:pStyle w:val="Footer"/>
                              <w:rPr>
                                <w:i/>
                                <w:sz w:val="20"/>
                                <w:szCs w:val="20"/>
                              </w:rPr>
                            </w:pPr>
                            <w:r w:rsidRPr="00403EF5">
                              <w:rPr>
                                <w:i/>
                                <w:sz w:val="20"/>
                                <w:szCs w:val="20"/>
                              </w:rPr>
                              <w:t>Fredrik Ström, Mawell</w:t>
                            </w:r>
                          </w:p>
                          <w:p w14:paraId="6D25A1B5" w14:textId="77777777" w:rsidR="00500435" w:rsidRDefault="00500435" w:rsidP="00403EF5">
                            <w:pPr>
                              <w:pStyle w:val="Footer"/>
                              <w:rPr>
                                <w:i/>
                                <w:sz w:val="20"/>
                                <w:szCs w:val="20"/>
                              </w:rPr>
                            </w:pPr>
                            <w:r w:rsidRPr="00403EF5">
                              <w:rPr>
                                <w:i/>
                                <w:sz w:val="20"/>
                                <w:szCs w:val="20"/>
                              </w:rPr>
                              <w:t>Björn Genfors, Mawell</w:t>
                            </w:r>
                          </w:p>
                          <w:p w14:paraId="323465AB" w14:textId="2B4C0B41" w:rsidR="00500435" w:rsidRPr="00403EF5" w:rsidRDefault="00500435" w:rsidP="00403EF5">
                            <w:pPr>
                              <w:pStyle w:val="Footer"/>
                              <w:rPr>
                                <w:i/>
                                <w:sz w:val="20"/>
                                <w:szCs w:val="20"/>
                              </w:rPr>
                            </w:pPr>
                            <w:r>
                              <w:rPr>
                                <w:i/>
                                <w:sz w:val="20"/>
                                <w:szCs w:val="20"/>
                              </w:rPr>
                              <w:t>Khaled Daham, Callista</w:t>
                            </w:r>
                          </w:p>
                          <w:p w14:paraId="57B97EFC" w14:textId="77777777" w:rsidR="00500435" w:rsidRPr="00403EF5" w:rsidRDefault="00500435" w:rsidP="00403EF5">
                            <w:pPr>
                              <w:pStyle w:val="Footer"/>
                              <w:rPr>
                                <w:i/>
                                <w:sz w:val="20"/>
                                <w:szCs w:val="20"/>
                              </w:rPr>
                            </w:pPr>
                          </w:p>
                          <w:p w14:paraId="0249687C" w14:textId="77777777" w:rsidR="00500435" w:rsidRPr="00403EF5" w:rsidRDefault="00500435" w:rsidP="00403EF5">
                            <w:pPr>
                              <w:pStyle w:val="Footer"/>
                              <w:rPr>
                                <w:i/>
                                <w:sz w:val="20"/>
                                <w:szCs w:val="20"/>
                              </w:rPr>
                            </w:pPr>
                            <w:r w:rsidRPr="00403EF5">
                              <w:rPr>
                                <w:i/>
                                <w:sz w:val="20"/>
                                <w:szCs w:val="20"/>
                              </w:rPr>
                              <w:t>Projektledning:</w:t>
                            </w:r>
                          </w:p>
                          <w:p w14:paraId="553A15D7" w14:textId="77777777" w:rsidR="00500435" w:rsidRPr="00403EF5" w:rsidRDefault="00500435" w:rsidP="00403EF5">
                            <w:pPr>
                              <w:pStyle w:val="Footer"/>
                              <w:rPr>
                                <w:i/>
                                <w:sz w:val="20"/>
                                <w:szCs w:val="20"/>
                              </w:rPr>
                            </w:pPr>
                          </w:p>
                          <w:p w14:paraId="3064CD2C" w14:textId="77777777" w:rsidR="00500435" w:rsidRDefault="00500435" w:rsidP="00403EF5">
                            <w:pPr>
                              <w:pStyle w:val="Footer"/>
                              <w:rPr>
                                <w:i/>
                                <w:sz w:val="20"/>
                                <w:szCs w:val="20"/>
                              </w:rPr>
                            </w:pPr>
                            <w:r w:rsidRPr="00403EF5">
                              <w:rPr>
                                <w:i/>
                                <w:sz w:val="20"/>
                                <w:szCs w:val="20"/>
                              </w:rPr>
                              <w:t>Johan Eltes, Cynergia</w:t>
                            </w:r>
                          </w:p>
                          <w:p w14:paraId="14186203" w14:textId="0674C849" w:rsidR="00500435" w:rsidRPr="00403EF5" w:rsidRDefault="00500435" w:rsidP="00403EF5">
                            <w:pPr>
                              <w:pStyle w:val="Footer"/>
                              <w:rPr>
                                <w:i/>
                                <w:sz w:val="20"/>
                                <w:szCs w:val="20"/>
                              </w:rPr>
                            </w:pPr>
                            <w:r>
                              <w:rPr>
                                <w:i/>
                                <w:sz w:val="20"/>
                                <w:szCs w:val="20"/>
                              </w:rPr>
                              <w:t>Marcus Claus, Mawell</w:t>
                            </w:r>
                          </w:p>
                          <w:p w14:paraId="3DE95755" w14:textId="77777777" w:rsidR="00500435" w:rsidRPr="00861A25" w:rsidRDefault="00500435"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CB06D4" w:rsidRPr="004255A2" w:rsidRDefault="00CB06D4" w:rsidP="004255A2">
                      <w:r w:rsidRPr="004255A2">
                        <w:t>I arbetet har följande personer deltagit:</w:t>
                      </w:r>
                    </w:p>
                    <w:p w14:paraId="33ABAB67" w14:textId="77777777" w:rsidR="00CB06D4" w:rsidRDefault="00CB06D4" w:rsidP="007E47C0"/>
                    <w:p w14:paraId="5BDB7093" w14:textId="77777777" w:rsidR="00CB06D4" w:rsidRDefault="00CB06D4" w:rsidP="004255A2">
                      <w:r w:rsidRPr="004255A2">
                        <w:rPr>
                          <w:szCs w:val="20"/>
                        </w:rPr>
                        <w:t>Tjänstedomänansvarig</w:t>
                      </w:r>
                      <w:r w:rsidRPr="00FE3AAD">
                        <w:t>:</w:t>
                      </w:r>
                    </w:p>
                    <w:p w14:paraId="0C7A8F4C" w14:textId="77777777" w:rsidR="00CB06D4" w:rsidRPr="00FE3AAD" w:rsidRDefault="00CB06D4" w:rsidP="004255A2"/>
                    <w:p w14:paraId="54D80C8F" w14:textId="0E8183DD" w:rsidR="00CB06D4" w:rsidRDefault="00CB06D4" w:rsidP="004255A2">
                      <w:pPr>
                        <w:rPr>
                          <w:i/>
                        </w:rPr>
                      </w:pPr>
                      <w:r>
                        <w:t>Marcus Claus, Mawell</w:t>
                      </w:r>
                    </w:p>
                    <w:p w14:paraId="7F669B65" w14:textId="77777777" w:rsidR="00CB06D4" w:rsidRPr="00FE3AAD" w:rsidRDefault="00CB06D4" w:rsidP="007E47C0">
                      <w:pPr>
                        <w:rPr>
                          <w:i/>
                        </w:rPr>
                      </w:pPr>
                    </w:p>
                    <w:p w14:paraId="1E645C8B" w14:textId="4595BE96" w:rsidR="00CB06D4" w:rsidRDefault="00CB06D4" w:rsidP="004255A2">
                      <w:r w:rsidRPr="009B4414">
                        <w:t>Projektgrupp</w:t>
                      </w:r>
                      <w:r>
                        <w:t xml:space="preserve"> 2012-12-03 </w:t>
                      </w:r>
                      <w:proofErr w:type="gramStart"/>
                      <w:r>
                        <w:t>- :</w:t>
                      </w:r>
                      <w:proofErr w:type="gramEnd"/>
                    </w:p>
                    <w:p w14:paraId="0B3EF4E0" w14:textId="77777777" w:rsidR="00CB06D4" w:rsidRPr="009B4414" w:rsidRDefault="00CB06D4" w:rsidP="004255A2"/>
                    <w:p w14:paraId="36DA6FDD" w14:textId="77777777" w:rsidR="00CB06D4" w:rsidRPr="00403EF5" w:rsidRDefault="00CB06D4" w:rsidP="00403EF5">
                      <w:pPr>
                        <w:pStyle w:val="Footer"/>
                        <w:rPr>
                          <w:i/>
                          <w:sz w:val="20"/>
                          <w:szCs w:val="20"/>
                        </w:rPr>
                      </w:pPr>
                      <w:r w:rsidRPr="00403EF5">
                        <w:rPr>
                          <w:i/>
                          <w:sz w:val="20"/>
                          <w:szCs w:val="20"/>
                        </w:rPr>
                        <w:t>Maria Andersson de Vicente, Mawell</w:t>
                      </w:r>
                    </w:p>
                    <w:p w14:paraId="750247C0" w14:textId="77777777" w:rsidR="00CB06D4" w:rsidRPr="00403EF5" w:rsidRDefault="00CB06D4" w:rsidP="00403EF5">
                      <w:pPr>
                        <w:pStyle w:val="Footer"/>
                        <w:rPr>
                          <w:i/>
                          <w:sz w:val="20"/>
                          <w:szCs w:val="20"/>
                        </w:rPr>
                      </w:pPr>
                      <w:r w:rsidRPr="00403EF5">
                        <w:rPr>
                          <w:i/>
                          <w:sz w:val="20"/>
                          <w:szCs w:val="20"/>
                        </w:rPr>
                        <w:t>Marco De Luca, De Luca Consulting</w:t>
                      </w:r>
                    </w:p>
                    <w:p w14:paraId="7387821D" w14:textId="77777777" w:rsidR="00CB06D4" w:rsidRPr="00403EF5" w:rsidRDefault="00CB06D4" w:rsidP="00403EF5">
                      <w:pPr>
                        <w:pStyle w:val="Footer"/>
                        <w:rPr>
                          <w:i/>
                          <w:sz w:val="20"/>
                          <w:szCs w:val="20"/>
                        </w:rPr>
                      </w:pPr>
                      <w:r w:rsidRPr="00403EF5">
                        <w:rPr>
                          <w:i/>
                          <w:sz w:val="20"/>
                          <w:szCs w:val="20"/>
                        </w:rPr>
                        <w:t>Magnus Ekstrand, Callista</w:t>
                      </w:r>
                    </w:p>
                    <w:p w14:paraId="30978BFF" w14:textId="77777777" w:rsidR="00CB06D4" w:rsidRPr="00403EF5" w:rsidRDefault="00CB06D4" w:rsidP="00403EF5">
                      <w:pPr>
                        <w:pStyle w:val="Footer"/>
                        <w:rPr>
                          <w:i/>
                          <w:sz w:val="20"/>
                          <w:szCs w:val="20"/>
                        </w:rPr>
                      </w:pPr>
                      <w:r w:rsidRPr="00403EF5">
                        <w:rPr>
                          <w:i/>
                          <w:sz w:val="20"/>
                          <w:szCs w:val="20"/>
                        </w:rPr>
                        <w:t>Johan Eltes, Cynergia</w:t>
                      </w:r>
                    </w:p>
                    <w:p w14:paraId="40E27A0C" w14:textId="10DA8321" w:rsidR="00CB06D4" w:rsidRPr="00403EF5" w:rsidDel="00545D7B" w:rsidRDefault="00CB06D4" w:rsidP="00403EF5">
                      <w:pPr>
                        <w:pStyle w:val="Footer"/>
                        <w:rPr>
                          <w:del w:id="849" w:author="Khaled Daham" w:date="2014-03-13T19:17:00Z"/>
                          <w:i/>
                          <w:sz w:val="20"/>
                          <w:szCs w:val="20"/>
                        </w:rPr>
                      </w:pPr>
                      <w:del w:id="850" w:author="Khaled Daham" w:date="2014-03-13T19:17:00Z">
                        <w:r w:rsidRPr="00403EF5" w:rsidDel="00545D7B">
                          <w:rPr>
                            <w:i/>
                            <w:sz w:val="20"/>
                            <w:szCs w:val="20"/>
                          </w:rPr>
                          <w:delText>Lennart Eriksson, CeHis</w:delText>
                        </w:r>
                      </w:del>
                    </w:p>
                    <w:p w14:paraId="4B70F1FB" w14:textId="29E5338D" w:rsidR="00CB06D4" w:rsidRPr="00403EF5" w:rsidDel="00545D7B" w:rsidRDefault="00CB06D4" w:rsidP="00403EF5">
                      <w:pPr>
                        <w:pStyle w:val="Footer"/>
                        <w:rPr>
                          <w:del w:id="851" w:author="Khaled Daham" w:date="2014-03-13T19:17:00Z"/>
                          <w:i/>
                          <w:sz w:val="20"/>
                          <w:szCs w:val="20"/>
                        </w:rPr>
                      </w:pPr>
                      <w:del w:id="852" w:author="Khaled Daham" w:date="2014-03-13T19:17:00Z">
                        <w:r w:rsidRPr="00403EF5" w:rsidDel="00545D7B">
                          <w:rPr>
                            <w:i/>
                            <w:sz w:val="20"/>
                            <w:szCs w:val="20"/>
                          </w:rPr>
                          <w:delText>Björn Skeppner, Inera</w:delText>
                        </w:r>
                      </w:del>
                    </w:p>
                    <w:p w14:paraId="46FFF8EF" w14:textId="69B9BB53" w:rsidR="00CB06D4" w:rsidRPr="00403EF5" w:rsidRDefault="00CB06D4" w:rsidP="00403EF5">
                      <w:pPr>
                        <w:pStyle w:val="Footer"/>
                        <w:rPr>
                          <w:i/>
                          <w:sz w:val="20"/>
                          <w:szCs w:val="20"/>
                        </w:rPr>
                      </w:pPr>
                      <w:r w:rsidRPr="00403EF5">
                        <w:rPr>
                          <w:i/>
                          <w:sz w:val="20"/>
                          <w:szCs w:val="20"/>
                        </w:rPr>
                        <w:t>Thomas S</w:t>
                      </w:r>
                      <w:del w:id="853" w:author="Khaled Daham" w:date="2014-03-13T19:17:00Z">
                        <w:r w:rsidRPr="00403EF5" w:rsidDel="00333AE4">
                          <w:rPr>
                            <w:i/>
                            <w:sz w:val="20"/>
                            <w:szCs w:val="20"/>
                          </w:rPr>
                          <w:delText>l</w:delText>
                        </w:r>
                      </w:del>
                      <w:r w:rsidRPr="00403EF5">
                        <w:rPr>
                          <w:i/>
                          <w:sz w:val="20"/>
                          <w:szCs w:val="20"/>
                        </w:rPr>
                        <w:t>i</w:t>
                      </w:r>
                      <w:ins w:id="854" w:author="Khaled Daham" w:date="2014-03-13T19:17:00Z">
                        <w:r>
                          <w:rPr>
                            <w:i/>
                            <w:sz w:val="20"/>
                            <w:szCs w:val="20"/>
                          </w:rPr>
                          <w:t>l</w:t>
                        </w:r>
                      </w:ins>
                      <w:r w:rsidRPr="00403EF5">
                        <w:rPr>
                          <w:i/>
                          <w:sz w:val="20"/>
                          <w:szCs w:val="20"/>
                        </w:rPr>
                        <w:t>tberg, Mawell</w:t>
                      </w:r>
                    </w:p>
                    <w:p w14:paraId="64FDBEFD" w14:textId="77777777" w:rsidR="00CB06D4" w:rsidRPr="00403EF5" w:rsidRDefault="00CB06D4" w:rsidP="00403EF5">
                      <w:pPr>
                        <w:pStyle w:val="Footer"/>
                        <w:rPr>
                          <w:i/>
                          <w:sz w:val="20"/>
                          <w:szCs w:val="20"/>
                        </w:rPr>
                      </w:pPr>
                      <w:r w:rsidRPr="00403EF5">
                        <w:rPr>
                          <w:i/>
                          <w:sz w:val="20"/>
                          <w:szCs w:val="20"/>
                        </w:rPr>
                        <w:t>Björn Strihagen, Inera</w:t>
                      </w:r>
                    </w:p>
                    <w:p w14:paraId="7594EBC4" w14:textId="77777777" w:rsidR="00CB06D4" w:rsidRPr="00403EF5" w:rsidRDefault="00CB06D4" w:rsidP="00403EF5">
                      <w:pPr>
                        <w:pStyle w:val="Footer"/>
                        <w:rPr>
                          <w:i/>
                          <w:sz w:val="20"/>
                          <w:szCs w:val="20"/>
                        </w:rPr>
                      </w:pPr>
                      <w:r w:rsidRPr="00403EF5">
                        <w:rPr>
                          <w:i/>
                          <w:sz w:val="20"/>
                          <w:szCs w:val="20"/>
                        </w:rPr>
                        <w:t>Fredrik Ström, Mawell</w:t>
                      </w:r>
                    </w:p>
                    <w:p w14:paraId="6D25A1B5" w14:textId="77777777" w:rsidR="00CB06D4" w:rsidRDefault="00CB06D4" w:rsidP="00403EF5">
                      <w:pPr>
                        <w:pStyle w:val="Footer"/>
                        <w:rPr>
                          <w:i/>
                          <w:sz w:val="20"/>
                          <w:szCs w:val="20"/>
                        </w:rPr>
                      </w:pPr>
                      <w:r w:rsidRPr="00403EF5">
                        <w:rPr>
                          <w:i/>
                          <w:sz w:val="20"/>
                          <w:szCs w:val="20"/>
                        </w:rPr>
                        <w:t>Björn Genfors, Mawell</w:t>
                      </w:r>
                    </w:p>
                    <w:p w14:paraId="323465AB" w14:textId="2B4C0B41" w:rsidR="00CB06D4" w:rsidRPr="00403EF5" w:rsidRDefault="00CB06D4" w:rsidP="00403EF5">
                      <w:pPr>
                        <w:pStyle w:val="Footer"/>
                        <w:rPr>
                          <w:i/>
                          <w:sz w:val="20"/>
                          <w:szCs w:val="20"/>
                        </w:rPr>
                      </w:pPr>
                      <w:r>
                        <w:rPr>
                          <w:i/>
                          <w:sz w:val="20"/>
                          <w:szCs w:val="20"/>
                        </w:rPr>
                        <w:t>Khaled Daham, Callista</w:t>
                      </w:r>
                    </w:p>
                    <w:p w14:paraId="57B97EFC" w14:textId="77777777" w:rsidR="00CB06D4" w:rsidRPr="00403EF5" w:rsidRDefault="00CB06D4" w:rsidP="00403EF5">
                      <w:pPr>
                        <w:pStyle w:val="Footer"/>
                        <w:rPr>
                          <w:i/>
                          <w:sz w:val="20"/>
                          <w:szCs w:val="20"/>
                        </w:rPr>
                      </w:pPr>
                    </w:p>
                    <w:p w14:paraId="0249687C" w14:textId="77777777" w:rsidR="00CB06D4" w:rsidRPr="00403EF5" w:rsidRDefault="00CB06D4" w:rsidP="00403EF5">
                      <w:pPr>
                        <w:pStyle w:val="Footer"/>
                        <w:rPr>
                          <w:i/>
                          <w:sz w:val="20"/>
                          <w:szCs w:val="20"/>
                        </w:rPr>
                      </w:pPr>
                      <w:r w:rsidRPr="00403EF5">
                        <w:rPr>
                          <w:i/>
                          <w:sz w:val="20"/>
                          <w:szCs w:val="20"/>
                        </w:rPr>
                        <w:t>Projektledning:</w:t>
                      </w:r>
                    </w:p>
                    <w:p w14:paraId="553A15D7" w14:textId="77777777" w:rsidR="00CB06D4" w:rsidRPr="00403EF5" w:rsidRDefault="00CB06D4" w:rsidP="00403EF5">
                      <w:pPr>
                        <w:pStyle w:val="Footer"/>
                        <w:rPr>
                          <w:i/>
                          <w:sz w:val="20"/>
                          <w:szCs w:val="20"/>
                        </w:rPr>
                      </w:pPr>
                    </w:p>
                    <w:p w14:paraId="3064CD2C" w14:textId="77777777" w:rsidR="00CB06D4" w:rsidRDefault="00CB06D4" w:rsidP="00403EF5">
                      <w:pPr>
                        <w:pStyle w:val="Footer"/>
                        <w:rPr>
                          <w:i/>
                          <w:sz w:val="20"/>
                          <w:szCs w:val="20"/>
                        </w:rPr>
                      </w:pPr>
                      <w:r w:rsidRPr="00403EF5">
                        <w:rPr>
                          <w:i/>
                          <w:sz w:val="20"/>
                          <w:szCs w:val="20"/>
                        </w:rPr>
                        <w:t>Johan Eltes, Cynergia</w:t>
                      </w:r>
                    </w:p>
                    <w:p w14:paraId="14186203" w14:textId="0674C849" w:rsidR="00CB06D4" w:rsidRPr="00403EF5" w:rsidRDefault="00CB06D4" w:rsidP="00403EF5">
                      <w:pPr>
                        <w:pStyle w:val="Footer"/>
                        <w:rPr>
                          <w:i/>
                          <w:sz w:val="20"/>
                          <w:szCs w:val="20"/>
                        </w:rPr>
                      </w:pPr>
                      <w:r>
                        <w:rPr>
                          <w:i/>
                          <w:sz w:val="20"/>
                          <w:szCs w:val="20"/>
                        </w:rPr>
                        <w:t>Marcus Claus, Mawell</w:t>
                      </w:r>
                    </w:p>
                    <w:p w14:paraId="3DE95755" w14:textId="77777777" w:rsidR="00CB06D4" w:rsidRPr="00861A25" w:rsidRDefault="00CB06D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870" w:name="_Toc198086678"/>
      <w:bookmarkStart w:id="871" w:name="_Toc224960918"/>
      <w:bookmarkStart w:id="872" w:name="_Toc357754844"/>
      <w:bookmarkStart w:id="873" w:name="_Toc382487388"/>
      <w:bookmarkStart w:id="874" w:name="_Toc163300578"/>
      <w:bookmarkStart w:id="875" w:name="_Toc163300880"/>
      <w:bookmarkStart w:id="876" w:name="_Toc198366954"/>
      <w:r>
        <w:lastRenderedPageBreak/>
        <w:t>Versionsinformation</w:t>
      </w:r>
      <w:bookmarkEnd w:id="870"/>
      <w:bookmarkEnd w:id="871"/>
      <w:bookmarkEnd w:id="872"/>
      <w:bookmarkEnd w:id="873"/>
    </w:p>
    <w:p w14:paraId="6810B110" w14:textId="2781C60E" w:rsidR="007E47C0" w:rsidRDefault="007E47C0" w:rsidP="007E47C0">
      <w:r>
        <w:t xml:space="preserve">Denna revision av tjänstekontraktsbeskrivningen handlar om version </w:t>
      </w:r>
      <w:del w:id="877"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78" w:author="Björn Genfors" w:date="2014-03-13T15:12:00Z">
        <w:r w:rsidR="005B3978">
          <w:t>2</w:t>
        </w:r>
      </w:ins>
      <w:r>
        <w:t>.</w:t>
      </w:r>
      <w:del w:id="879"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80" w:author="Björn Genfors" w:date="2014-03-13T15:12:00Z">
        <w:r w:rsidR="005B3978">
          <w:t>1</w:t>
        </w:r>
      </w:ins>
      <w:r>
        <w:t>.</w:t>
      </w:r>
      <w:ins w:id="881" w:author="Björn Genfors" w:date="2014-03-13T15:13:00Z">
        <w:r w:rsidR="005B3978">
          <w:t>RC</w:t>
        </w:r>
      </w:ins>
      <w:ins w:id="882" w:author="Khaled Daham" w:date="2014-03-17T18:06:00Z">
        <w:r w:rsidR="00500435">
          <w:t>3</w:t>
        </w:r>
      </w:ins>
      <w:ins w:id="883" w:author="Björn Genfors" w:date="2014-03-13T15:13:00Z">
        <w:del w:id="884" w:author="Khaled Daham" w:date="2014-03-17T18:06:00Z">
          <w:r w:rsidR="005B3978" w:rsidDel="00500435">
            <w:delText>2</w:delText>
          </w:r>
        </w:del>
      </w:ins>
      <w:del w:id="885"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897CA26" w:rsidR="007E47C0" w:rsidRDefault="007E47C0" w:rsidP="007E47C0">
      <w:pPr>
        <w:pStyle w:val="Heading2"/>
      </w:pPr>
      <w:bookmarkStart w:id="886" w:name="_Toc357754845"/>
      <w:bookmarkStart w:id="887" w:name="_Toc382487389"/>
      <w:bookmarkStart w:id="888" w:name="_Toc163300882"/>
      <w:r>
        <w:t xml:space="preserve">Version </w:t>
      </w:r>
      <w:r w:rsidR="00250E71">
        <w:t>2</w:t>
      </w:r>
      <w:r>
        <w:t>.</w:t>
      </w:r>
      <w:r w:rsidR="00225BB4">
        <w:t>1</w:t>
      </w:r>
      <w:r>
        <w:t>.</w:t>
      </w:r>
      <w:bookmarkEnd w:id="886"/>
      <w:ins w:id="889" w:author="Björn Genfors" w:date="2014-03-13T15:13:00Z">
        <w:r w:rsidR="005B3978">
          <w:t>RC</w:t>
        </w:r>
      </w:ins>
      <w:ins w:id="890" w:author="Khaled Daham" w:date="2014-03-17T18:06:00Z">
        <w:r w:rsidR="00500435">
          <w:t>3</w:t>
        </w:r>
      </w:ins>
      <w:ins w:id="891" w:author="Björn Genfors" w:date="2014-03-13T15:13:00Z">
        <w:del w:id="892" w:author="Khaled Daham" w:date="2014-03-17T18:06:00Z">
          <w:r w:rsidR="005B3978" w:rsidDel="00500435">
            <w:delText>2</w:delText>
          </w:r>
        </w:del>
      </w:ins>
      <w:del w:id="893" w:author="Björn Genfors" w:date="2014-03-13T15:13:00Z">
        <w:r w:rsidR="00225BB4" w:rsidDel="005B3978">
          <w:delText>1</w:delText>
        </w:r>
      </w:del>
      <w:bookmarkEnd w:id="887"/>
    </w:p>
    <w:p w14:paraId="4C91F4A8" w14:textId="77777777" w:rsidR="007E47C0" w:rsidRPr="00A568B0" w:rsidRDefault="007E47C0" w:rsidP="007E47C0">
      <w:pPr>
        <w:pStyle w:val="Heading3"/>
      </w:pPr>
      <w:bookmarkStart w:id="894" w:name="_Toc382487390"/>
      <w:r w:rsidRPr="00A568B0">
        <w:t>Oförändrade tjänstekontrakt</w:t>
      </w:r>
      <w:bookmarkEnd w:id="894"/>
    </w:p>
    <w:p w14:paraId="4FC21443" w14:textId="25D6ECB0" w:rsidR="00A568B0" w:rsidRDefault="00A568B0" w:rsidP="00A568B0">
      <w:pPr>
        <w:rPr>
          <w:ins w:id="895" w:author="Khaled Daham" w:date="2014-03-17T17:50:00Z"/>
        </w:rPr>
      </w:pPr>
      <w:del w:id="896" w:author="Björn Genfors" w:date="2014-03-13T15:14:00Z">
        <w:r w:rsidRPr="00A568B0" w:rsidDel="005B3978">
          <w:delText>Detta är första dokumentversionen, inga kontrakt fanns innan.</w:delText>
        </w:r>
      </w:del>
      <w:ins w:id="897" w:author="Björn Genfors" w:date="2014-03-13T15:14:00Z">
        <w:r w:rsidR="005B3978">
          <w:t>Följande tjänstekontrakt är oförändrade från föregående version:</w:t>
        </w:r>
      </w:ins>
    </w:p>
    <w:p w14:paraId="09285B4B" w14:textId="3232DD16" w:rsidR="001A5816" w:rsidRDefault="001A5816" w:rsidP="00A568B0">
      <w:pPr>
        <w:rPr>
          <w:ins w:id="898" w:author="Björn Genfors" w:date="2014-03-13T15:14:00Z"/>
        </w:rPr>
      </w:pPr>
      <w:ins w:id="899" w:author="Khaled Daham" w:date="2014-03-17T17:50:00Z">
        <w:r>
          <w:t>Inga oförändrade tjänstekontrakt</w:t>
        </w:r>
      </w:ins>
      <w:ins w:id="900" w:author="Khaled Daham" w:date="2014-03-17T18:06:00Z">
        <w:r w:rsidR="00500435">
          <w:t>.</w:t>
        </w:r>
      </w:ins>
    </w:p>
    <w:p w14:paraId="4142D795" w14:textId="55A85311" w:rsidR="005B3978" w:rsidDel="005506E6" w:rsidRDefault="005B3978" w:rsidP="005B3978">
      <w:pPr>
        <w:numPr>
          <w:ilvl w:val="0"/>
          <w:numId w:val="27"/>
        </w:numPr>
        <w:rPr>
          <w:ins w:id="901" w:author="Björn Genfors" w:date="2014-03-13T15:14:00Z"/>
        </w:rPr>
      </w:pPr>
      <w:moveFromRangeStart w:id="902" w:author="Khaled Daham" w:date="2014-03-17T17:50:00Z" w:name="move256697948"/>
      <w:moveFrom w:id="903" w:author="Khaled Daham" w:date="2014-03-17T17:50:00Z">
        <w:ins w:id="904" w:author="Björn Genfors" w:date="2014-03-13T15:14:00Z">
          <w:r w:rsidRPr="00A568B0" w:rsidDel="005506E6">
            <w:t>Get</w:t>
          </w:r>
          <w:r w:rsidDel="005506E6">
            <w:t>CareDocumentation</w:t>
          </w:r>
          <w:r w:rsidRPr="00A568B0" w:rsidDel="005506E6">
            <w:t xml:space="preserve">, version </w:t>
          </w:r>
          <w:r w:rsidDel="005506E6">
            <w:t>2</w:t>
          </w:r>
          <w:r w:rsidRPr="00A568B0" w:rsidDel="005506E6">
            <w:t>.0</w:t>
          </w:r>
        </w:ins>
      </w:moveFrom>
    </w:p>
    <w:moveFromRangeEnd w:id="902"/>
    <w:p w14:paraId="4F37AC39" w14:textId="098C7843" w:rsidR="005B3978" w:rsidRPr="00A568B0" w:rsidDel="0054379D" w:rsidRDefault="005B3978">
      <w:pPr>
        <w:numPr>
          <w:ilvl w:val="0"/>
          <w:numId w:val="27"/>
        </w:numPr>
        <w:rPr>
          <w:del w:id="905" w:author="Björn Genfors" w:date="2014-03-13T16:04:00Z"/>
        </w:rPr>
        <w:pPrChange w:id="906"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Heading3"/>
      </w:pPr>
      <w:bookmarkStart w:id="907" w:name="_Toc382487391"/>
      <w:r w:rsidRPr="00A568B0">
        <w:t>Nya tjänstekontrakt</w:t>
      </w:r>
      <w:bookmarkEnd w:id="907"/>
    </w:p>
    <w:p w14:paraId="141AC21C" w14:textId="33A96035" w:rsidR="0054379D" w:rsidRDefault="0054379D" w:rsidP="0054379D">
      <w:pPr>
        <w:rPr>
          <w:ins w:id="908" w:author="Björn Genfors" w:date="2014-03-13T16:04:00Z"/>
        </w:rPr>
      </w:pPr>
      <w:ins w:id="909" w:author="Björn Genfors" w:date="2014-03-13T16:04:00Z">
        <w:r>
          <w:t xml:space="preserve">Följande tjänstekontrakt är </w:t>
        </w:r>
      </w:ins>
      <w:ins w:id="910" w:author="Björn Genfors" w:date="2014-03-13T16:05:00Z">
        <w:r>
          <w:t xml:space="preserve">nya </w:t>
        </w:r>
      </w:ins>
      <w:ins w:id="911" w:author="Björn Genfors" w:date="2014-03-13T16:04:00Z">
        <w:r>
          <w:t>från föregående version:</w:t>
        </w:r>
      </w:ins>
    </w:p>
    <w:p w14:paraId="3A359878" w14:textId="77777777" w:rsidR="0054379D" w:rsidRDefault="0054379D" w:rsidP="0054379D">
      <w:pPr>
        <w:numPr>
          <w:ilvl w:val="0"/>
          <w:numId w:val="27"/>
        </w:numPr>
        <w:rPr>
          <w:ins w:id="912" w:author="Björn Genfors" w:date="2014-03-13T16:04:00Z"/>
        </w:rPr>
      </w:pPr>
      <w:ins w:id="913" w:author="Björn Genfors" w:date="2014-03-13T16:04:00Z">
        <w:r>
          <w:t>GetDiagnosis, version 2.0</w:t>
        </w:r>
      </w:ins>
    </w:p>
    <w:p w14:paraId="64AEE916" w14:textId="0BA2DF6D" w:rsidR="0054379D" w:rsidRPr="00A568B0" w:rsidRDefault="0054379D">
      <w:pPr>
        <w:numPr>
          <w:ilvl w:val="0"/>
          <w:numId w:val="27"/>
        </w:numPr>
        <w:rPr>
          <w:ins w:id="914" w:author="Björn Genfors" w:date="2014-03-13T16:04:00Z"/>
        </w:rPr>
      </w:pPr>
      <w:ins w:id="915"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916" w:author="Björn Genfors" w:date="2014-03-13T16:04:00Z"/>
        </w:rPr>
      </w:pPr>
      <w:del w:id="917"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918" w:author="Björn Genfors" w:date="2014-03-13T15:14:00Z"/>
        </w:rPr>
      </w:pPr>
      <w:del w:id="919"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920" w:author="Björn Genfors" w:date="2014-03-13T15:14:00Z"/>
        </w:rPr>
      </w:pPr>
      <w:del w:id="921"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922" w:author="Björn Genfors" w:date="2014-03-13T15:14:00Z"/>
        </w:rPr>
      </w:pPr>
      <w:del w:id="923"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Heading3"/>
      </w:pPr>
      <w:bookmarkStart w:id="924" w:name="_Toc382487392"/>
      <w:r w:rsidRPr="00A568B0">
        <w:t>Förändrade tjänstekontrakt</w:t>
      </w:r>
      <w:bookmarkEnd w:id="924"/>
    </w:p>
    <w:p w14:paraId="38DC51EB" w14:textId="77777777" w:rsidR="00572D95" w:rsidRDefault="005506E6" w:rsidP="005506E6">
      <w:pPr>
        <w:numPr>
          <w:ilvl w:val="0"/>
          <w:numId w:val="27"/>
        </w:numPr>
        <w:rPr>
          <w:ins w:id="925" w:author="Khaled Daham" w:date="2014-03-17T18:19:00Z"/>
        </w:rPr>
      </w:pPr>
      <w:moveToRangeStart w:id="926" w:author="Khaled Daham" w:date="2014-03-17T17:50:00Z" w:name="move256697948"/>
      <w:moveTo w:id="927" w:author="Khaled Daham" w:date="2014-03-17T17:50:00Z">
        <w:r w:rsidRPr="00A568B0">
          <w:t>Get</w:t>
        </w:r>
        <w:r>
          <w:t>CareDocumentation</w:t>
        </w:r>
        <w:r w:rsidRPr="00A568B0">
          <w:t xml:space="preserve">, version </w:t>
        </w:r>
        <w:r>
          <w:t>2</w:t>
        </w:r>
        <w:r w:rsidRPr="00A568B0">
          <w:t>.</w:t>
        </w:r>
      </w:moveTo>
      <w:ins w:id="928" w:author="Khaled Daham" w:date="2014-03-17T17:50:00Z">
        <w:r>
          <w:t>1</w:t>
        </w:r>
      </w:ins>
    </w:p>
    <w:p w14:paraId="5335DAE1" w14:textId="77777777" w:rsidR="00572D95" w:rsidRDefault="00572D95" w:rsidP="00572D95">
      <w:pPr>
        <w:ind w:left="360"/>
        <w:rPr>
          <w:ins w:id="929" w:author="Khaled Daham" w:date="2014-03-17T18:18:00Z"/>
        </w:rPr>
        <w:pPrChange w:id="930" w:author="Khaled Daham" w:date="2014-03-17T18:19:00Z">
          <w:pPr>
            <w:numPr>
              <w:numId w:val="27"/>
            </w:numPr>
            <w:ind w:left="720" w:hanging="360"/>
          </w:pPr>
        </w:pPrChange>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572D95" w:rsidRPr="00865734" w14:paraId="5B6763E8" w14:textId="77777777" w:rsidTr="0006701E">
        <w:trPr>
          <w:ins w:id="931" w:author="Khaled Daham" w:date="2014-03-17T18:18:00Z"/>
        </w:trPr>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4D0123" w14:textId="77777777" w:rsidR="00572D95" w:rsidRPr="00865734" w:rsidRDefault="00572D95" w:rsidP="0006701E">
            <w:pPr>
              <w:spacing w:before="100" w:beforeAutospacing="1" w:after="100" w:afterAutospacing="1"/>
              <w:rPr>
                <w:ins w:id="932" w:author="Khaled Daham" w:date="2014-03-17T18:18:00Z"/>
                <w:rFonts w:eastAsia="Times New Roman" w:cs="Arial"/>
                <w:b/>
                <w:sz w:val="24"/>
                <w:lang w:eastAsia="sv-SE"/>
              </w:rPr>
            </w:pPr>
            <w:ins w:id="933" w:author="Khaled Daham" w:date="2014-03-17T18:18:00Z">
              <w:r w:rsidRPr="00865734">
                <w:rPr>
                  <w:rFonts w:eastAsia="Times New Roman" w:cs="Arial"/>
                  <w:b/>
                  <w:sz w:val="24"/>
                  <w:lang w:eastAsia="sv-SE"/>
                </w:rPr>
                <w:t>Tjänstekontrakt</w:t>
              </w:r>
            </w:ins>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D316E5D" w14:textId="77777777" w:rsidR="00572D95" w:rsidRPr="00865734" w:rsidRDefault="00572D95" w:rsidP="0006701E">
            <w:pPr>
              <w:spacing w:before="100" w:beforeAutospacing="1" w:after="100" w:afterAutospacing="1"/>
              <w:rPr>
                <w:ins w:id="934" w:author="Khaled Daham" w:date="2014-03-17T18:18:00Z"/>
                <w:rFonts w:eastAsia="Times New Roman" w:cs="Arial"/>
                <w:b/>
                <w:sz w:val="24"/>
                <w:lang w:eastAsia="sv-SE"/>
              </w:rPr>
            </w:pPr>
            <w:ins w:id="935" w:author="Khaled Daham" w:date="2014-03-17T18:18:00Z">
              <w:r w:rsidRPr="00865734">
                <w:rPr>
                  <w:rFonts w:eastAsia="Times New Roman" w:cs="Arial"/>
                  <w:b/>
                  <w:sz w:val="24"/>
                  <w:lang w:eastAsia="sv-SE"/>
                </w:rPr>
                <w:t>Konsument</w:t>
              </w:r>
            </w:ins>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C63A6AD" w14:textId="77777777" w:rsidR="00572D95" w:rsidRPr="00865734" w:rsidRDefault="00572D95" w:rsidP="0006701E">
            <w:pPr>
              <w:spacing w:before="100" w:beforeAutospacing="1" w:after="100" w:afterAutospacing="1"/>
              <w:rPr>
                <w:ins w:id="936" w:author="Khaled Daham" w:date="2014-03-17T18:18:00Z"/>
                <w:rFonts w:eastAsia="Times New Roman" w:cs="Arial"/>
                <w:b/>
                <w:sz w:val="24"/>
                <w:lang w:eastAsia="sv-SE"/>
              </w:rPr>
            </w:pPr>
            <w:ins w:id="937" w:author="Khaled Daham" w:date="2014-03-17T18:18:00Z">
              <w:r w:rsidRPr="00865734">
                <w:rPr>
                  <w:rFonts w:eastAsia="Times New Roman" w:cs="Arial"/>
                  <w:b/>
                  <w:sz w:val="24"/>
                  <w:lang w:eastAsia="sv-SE"/>
                </w:rPr>
                <w:t>Producent</w:t>
              </w:r>
            </w:ins>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5FDF9DC" w14:textId="77777777" w:rsidR="00572D95" w:rsidRPr="00865734" w:rsidRDefault="00572D95" w:rsidP="0006701E">
            <w:pPr>
              <w:spacing w:before="100" w:beforeAutospacing="1" w:after="100" w:afterAutospacing="1"/>
              <w:rPr>
                <w:ins w:id="938" w:author="Khaled Daham" w:date="2014-03-17T18:18:00Z"/>
                <w:rFonts w:eastAsia="Times New Roman" w:cs="Arial"/>
                <w:b/>
                <w:sz w:val="24"/>
                <w:lang w:eastAsia="sv-SE"/>
              </w:rPr>
            </w:pPr>
            <w:ins w:id="939" w:author="Khaled Daham" w:date="2014-03-17T18:18:00Z">
              <w:r w:rsidRPr="00865734">
                <w:rPr>
                  <w:rFonts w:eastAsia="Times New Roman" w:cs="Arial"/>
                  <w:b/>
                  <w:sz w:val="24"/>
                  <w:lang w:eastAsia="sv-SE"/>
                </w:rPr>
                <w:t>Kompatibilitet</w:t>
              </w:r>
            </w:ins>
          </w:p>
        </w:tc>
      </w:tr>
      <w:tr w:rsidR="00572D95" w:rsidRPr="008636CB" w14:paraId="72DD5622" w14:textId="77777777" w:rsidTr="0006701E">
        <w:trPr>
          <w:ins w:id="940" w:author="Khaled Daham" w:date="2014-03-17T18:18:00Z"/>
        </w:trPr>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70A635" w14:textId="253DE98F" w:rsidR="00572D95" w:rsidRPr="008636CB" w:rsidRDefault="00572D95" w:rsidP="0006701E">
            <w:pPr>
              <w:spacing w:before="100" w:beforeAutospacing="1" w:after="100" w:afterAutospacing="1"/>
              <w:rPr>
                <w:ins w:id="941" w:author="Khaled Daham" w:date="2014-03-17T18:18:00Z"/>
                <w:rFonts w:eastAsia="Times New Roman" w:cs="Arial"/>
                <w:sz w:val="24"/>
                <w:lang w:eastAsia="sv-SE"/>
              </w:rPr>
            </w:pPr>
            <w:ins w:id="942" w:author="Khaled Daham" w:date="2014-03-17T18:18:00Z">
              <w:r w:rsidRPr="00A568B0">
                <w:t>Get</w:t>
              </w:r>
              <w:r>
                <w:t>CareDocumentation</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A4FA74" w14:textId="77777777" w:rsidR="00572D95" w:rsidRPr="008636CB" w:rsidRDefault="00572D95" w:rsidP="0006701E">
            <w:pPr>
              <w:spacing w:before="100" w:beforeAutospacing="1" w:after="100" w:afterAutospacing="1"/>
              <w:rPr>
                <w:ins w:id="943" w:author="Khaled Daham" w:date="2014-03-17T18:18:00Z"/>
                <w:rFonts w:eastAsia="Times New Roman" w:cs="Arial"/>
                <w:szCs w:val="20"/>
                <w:lang w:eastAsia="sv-SE"/>
              </w:rPr>
            </w:pPr>
            <w:ins w:id="944"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28D449" w14:textId="77777777" w:rsidR="00572D95" w:rsidRPr="008636CB" w:rsidRDefault="00572D95" w:rsidP="0006701E">
            <w:pPr>
              <w:spacing w:before="100" w:beforeAutospacing="1" w:after="100" w:afterAutospacing="1"/>
              <w:rPr>
                <w:ins w:id="945" w:author="Khaled Daham" w:date="2014-03-17T18:18:00Z"/>
                <w:rFonts w:eastAsia="Times New Roman" w:cs="Arial"/>
                <w:szCs w:val="20"/>
                <w:lang w:eastAsia="sv-SE"/>
              </w:rPr>
            </w:pPr>
            <w:ins w:id="946" w:author="Khaled Daham" w:date="2014-03-17T18:18:00Z">
              <w:r>
                <w:rPr>
                  <w:rFonts w:eastAsia="Times New Roman" w:cs="Arial"/>
                  <w:szCs w:val="20"/>
                  <w:lang w:eastAsia="sv-SE"/>
                </w:rPr>
                <w:t>2</w:t>
              </w:r>
              <w:r w:rsidRPr="008636CB">
                <w:rPr>
                  <w:rFonts w:eastAsia="Times New Roman" w:cs="Arial"/>
                  <w:szCs w:val="20"/>
                  <w:lang w:eastAsia="sv-SE"/>
                </w:rPr>
                <w:t>.0</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64CB6F" w14:textId="77777777" w:rsidR="00572D95" w:rsidRPr="008636CB" w:rsidRDefault="00572D95" w:rsidP="0006701E">
            <w:pPr>
              <w:spacing w:before="100" w:beforeAutospacing="1" w:after="100" w:afterAutospacing="1"/>
              <w:rPr>
                <w:ins w:id="947" w:author="Khaled Daham" w:date="2014-03-17T18:18:00Z"/>
                <w:rFonts w:eastAsia="Times New Roman" w:cs="Arial"/>
                <w:szCs w:val="20"/>
                <w:lang w:eastAsia="sv-SE"/>
              </w:rPr>
            </w:pPr>
            <w:ins w:id="948" w:author="Khaled Daham" w:date="2014-03-17T18:18:00Z">
              <w:r w:rsidRPr="008636CB">
                <w:rPr>
                  <w:rFonts w:eastAsia="Times New Roman" w:cs="Arial"/>
                  <w:szCs w:val="20"/>
                  <w:lang w:eastAsia="sv-SE"/>
                </w:rPr>
                <w:t>OK</w:t>
              </w:r>
            </w:ins>
          </w:p>
        </w:tc>
      </w:tr>
      <w:tr w:rsidR="00572D95" w:rsidRPr="008636CB" w14:paraId="6291499C" w14:textId="77777777" w:rsidTr="0006701E">
        <w:trPr>
          <w:ins w:id="949" w:author="Khaled Daham" w:date="2014-03-17T18:18:00Z"/>
        </w:trPr>
        <w:tc>
          <w:tcPr>
            <w:tcW w:w="0" w:type="auto"/>
            <w:vMerge/>
            <w:tcBorders>
              <w:top w:val="nil"/>
              <w:left w:val="single" w:sz="8" w:space="0" w:color="auto"/>
              <w:bottom w:val="single" w:sz="8" w:space="0" w:color="auto"/>
              <w:right w:val="single" w:sz="8" w:space="0" w:color="auto"/>
            </w:tcBorders>
            <w:vAlign w:val="center"/>
            <w:hideMark/>
          </w:tcPr>
          <w:p w14:paraId="303E5D60" w14:textId="77777777" w:rsidR="00572D95" w:rsidRPr="008636CB" w:rsidRDefault="00572D95" w:rsidP="0006701E">
            <w:pPr>
              <w:rPr>
                <w:ins w:id="950" w:author="Khaled Daham" w:date="2014-03-17T18:18:00Z"/>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90EBA3" w14:textId="77777777" w:rsidR="00572D95" w:rsidRPr="008636CB" w:rsidRDefault="00572D95" w:rsidP="0006701E">
            <w:pPr>
              <w:spacing w:before="100" w:beforeAutospacing="1" w:after="100" w:afterAutospacing="1"/>
              <w:rPr>
                <w:ins w:id="951" w:author="Khaled Daham" w:date="2014-03-17T18:18:00Z"/>
                <w:rFonts w:eastAsia="Times New Roman" w:cs="Arial"/>
                <w:szCs w:val="20"/>
                <w:lang w:eastAsia="sv-SE"/>
              </w:rPr>
            </w:pPr>
            <w:ins w:id="952" w:author="Khaled Daham" w:date="2014-03-17T18:18:00Z">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ACBC28" w14:textId="77777777" w:rsidR="00572D95" w:rsidRPr="008636CB" w:rsidRDefault="00572D95" w:rsidP="0006701E">
            <w:pPr>
              <w:spacing w:before="100" w:beforeAutospacing="1" w:after="100" w:afterAutospacing="1"/>
              <w:rPr>
                <w:ins w:id="953" w:author="Khaled Daham" w:date="2014-03-17T18:18:00Z"/>
                <w:rFonts w:eastAsia="Times New Roman" w:cs="Arial"/>
                <w:szCs w:val="20"/>
                <w:lang w:eastAsia="sv-SE"/>
              </w:rPr>
            </w:pPr>
            <w:ins w:id="954"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BB329C" w14:textId="77777777" w:rsidR="00572D95" w:rsidRPr="008636CB" w:rsidRDefault="00572D95" w:rsidP="0006701E">
            <w:pPr>
              <w:spacing w:before="100" w:beforeAutospacing="1" w:after="100" w:afterAutospacing="1"/>
              <w:rPr>
                <w:ins w:id="955" w:author="Khaled Daham" w:date="2014-03-17T18:18:00Z"/>
                <w:rFonts w:eastAsia="Times New Roman" w:cs="Arial"/>
                <w:szCs w:val="20"/>
                <w:lang w:eastAsia="sv-SE"/>
              </w:rPr>
            </w:pPr>
            <w:ins w:id="956" w:author="Khaled Daham" w:date="2014-03-17T18:18:00Z">
              <w:r>
                <w:rPr>
                  <w:rFonts w:eastAsia="Times New Roman" w:cs="Arial"/>
                  <w:szCs w:val="20"/>
                  <w:lang w:eastAsia="sv-SE"/>
                </w:rPr>
                <w:t>Ej kompatibel</w:t>
              </w:r>
            </w:ins>
          </w:p>
        </w:tc>
      </w:tr>
    </w:tbl>
    <w:p w14:paraId="78D5659D" w14:textId="773F73DE" w:rsidR="005506E6" w:rsidDel="006F271E" w:rsidRDefault="005506E6" w:rsidP="006F271E">
      <w:pPr>
        <w:rPr>
          <w:del w:id="957" w:author="Khaled Daham" w:date="2014-03-17T18:19:00Z"/>
        </w:rPr>
        <w:pPrChange w:id="958" w:author="Khaled Daham" w:date="2014-03-17T18:20:00Z">
          <w:pPr>
            <w:numPr>
              <w:numId w:val="27"/>
            </w:numPr>
            <w:ind w:left="720" w:hanging="360"/>
          </w:pPr>
        </w:pPrChange>
      </w:pPr>
      <w:moveTo w:id="959" w:author="Khaled Daham" w:date="2014-03-17T17:50:00Z">
        <w:del w:id="960" w:author="Khaled Daham" w:date="2014-03-17T17:50:00Z">
          <w:r w:rsidRPr="00A568B0" w:rsidDel="005506E6">
            <w:delText>0</w:delText>
          </w:r>
        </w:del>
      </w:moveTo>
    </w:p>
    <w:moveToRangeEnd w:id="926"/>
    <w:p w14:paraId="61ADE083" w14:textId="544BBE6E" w:rsidR="005B3978" w:rsidRPr="00A568B0" w:rsidDel="005506E6" w:rsidRDefault="00A568B0" w:rsidP="00DF1FAC">
      <w:pPr>
        <w:rPr>
          <w:del w:id="961" w:author="Khaled Daham" w:date="2014-03-17T17:50:00Z"/>
        </w:rPr>
      </w:pPr>
      <w:del w:id="962" w:author="Khaled Daham" w:date="2014-03-17T17:50:00Z">
        <w:r w:rsidRPr="00A568B0" w:rsidDel="005506E6">
          <w:delText>Inga tjänstekontrakt är förändrade.</w:delText>
        </w:r>
      </w:del>
      <w:ins w:id="963" w:author="Björn Genfors" w:date="2014-03-13T16:01:00Z">
        <w:del w:id="964" w:author="Khaled Daham" w:date="2014-03-17T17:50:00Z">
          <w:r w:rsidR="0054379D" w:rsidDel="005506E6">
            <w:delText>Inga tjänstekontrakt har ändrats</w:delText>
          </w:r>
        </w:del>
        <w:del w:id="965" w:author="Khaled Daham" w:date="2014-03-14T09:17:00Z">
          <w:r w:rsidR="0054379D" w:rsidDel="00EE15EC">
            <w:delText xml:space="preserve"> sen</w:delText>
          </w:r>
        </w:del>
      </w:ins>
    </w:p>
    <w:p w14:paraId="003EC8D1" w14:textId="77777777" w:rsidR="007E47C0" w:rsidRPr="00A568B0" w:rsidRDefault="007E47C0" w:rsidP="006F271E">
      <w:pPr>
        <w:ind w:left="720"/>
        <w:pPrChange w:id="966" w:author="Khaled Daham" w:date="2014-03-17T18:19:00Z">
          <w:pPr/>
        </w:pPrChange>
      </w:pPr>
    </w:p>
    <w:p w14:paraId="03AAB965" w14:textId="77777777" w:rsidR="007E47C0" w:rsidRPr="00A568B0" w:rsidRDefault="007E47C0" w:rsidP="007E47C0">
      <w:pPr>
        <w:pStyle w:val="Heading3"/>
      </w:pPr>
      <w:bookmarkStart w:id="967" w:name="_Toc382487393"/>
      <w:r w:rsidRPr="00A568B0">
        <w:t>Utgångna tjänstekontrakt</w:t>
      </w:r>
      <w:bookmarkEnd w:id="967"/>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968" w:name="_Toc357754846"/>
      <w:bookmarkStart w:id="969" w:name="_Toc382487394"/>
      <w:r w:rsidRPr="00A568B0">
        <w:t>Version tidigare</w:t>
      </w:r>
      <w:bookmarkEnd w:id="968"/>
      <w:bookmarkEnd w:id="969"/>
    </w:p>
    <w:p w14:paraId="177A64ED" w14:textId="15A0F7BE" w:rsidR="007E47C0" w:rsidRPr="00A568B0" w:rsidRDefault="00A568B0" w:rsidP="007E47C0">
      <w:del w:id="970" w:author="Björn Genfors" w:date="2014-03-13T15:18:00Z">
        <w:r w:rsidDel="00C30993">
          <w:delText>Inga tidigare versioner av dokumentet</w:delText>
        </w:r>
      </w:del>
      <w:ins w:id="971" w:author="Björn Genfors" w:date="2014-03-13T15:18:00Z">
        <w:r w:rsidR="00C30993">
          <w:t>2.0.0</w:t>
        </w:r>
      </w:ins>
      <w:r>
        <w:t>.</w:t>
      </w:r>
    </w:p>
    <w:p w14:paraId="4D7E989C" w14:textId="77777777" w:rsidR="007E47C0" w:rsidRPr="00C63695" w:rsidRDefault="007E47C0" w:rsidP="00827A96">
      <w:pPr>
        <w:pStyle w:val="BodyText"/>
      </w:pPr>
    </w:p>
    <w:p w14:paraId="26710A0D" w14:textId="77777777" w:rsidR="003164EA" w:rsidRPr="001D07CD" w:rsidRDefault="003164EA">
      <w:pPr>
        <w:spacing w:line="240" w:lineRule="auto"/>
        <w:rPr>
          <w:rFonts w:eastAsia="Times New Roman"/>
          <w:bCs/>
          <w:sz w:val="30"/>
          <w:szCs w:val="28"/>
        </w:rPr>
      </w:pPr>
      <w:bookmarkStart w:id="972" w:name="_Toc357754847"/>
      <w:bookmarkEnd w:id="888"/>
      <w:r>
        <w:br w:type="page"/>
      </w:r>
    </w:p>
    <w:p w14:paraId="0CB18193" w14:textId="1E8D1BD2" w:rsidR="007E47C0" w:rsidRDefault="007E47C0" w:rsidP="007E47C0">
      <w:pPr>
        <w:pStyle w:val="Heading1"/>
      </w:pPr>
      <w:bookmarkStart w:id="973" w:name="_Toc382487395"/>
      <w:r>
        <w:lastRenderedPageBreak/>
        <w:t>Tjänstedomänens arkitektur</w:t>
      </w:r>
      <w:bookmarkEnd w:id="972"/>
      <w:bookmarkEnd w:id="973"/>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974" w:name="_Toc357754848"/>
      <w:bookmarkStart w:id="975" w:name="_Toc382487396"/>
      <w:r>
        <w:t>Flöden</w:t>
      </w:r>
      <w:bookmarkEnd w:id="974"/>
      <w:bookmarkEnd w:id="975"/>
    </w:p>
    <w:p w14:paraId="706E99D0" w14:textId="46F4C803" w:rsidR="007E47C0" w:rsidRPr="006D487E" w:rsidRDefault="006D487E" w:rsidP="007E47C0">
      <w:pPr>
        <w:pStyle w:val="Heading3"/>
      </w:pPr>
      <w:bookmarkStart w:id="976" w:name="_Toc382487397"/>
      <w:r w:rsidRPr="006D487E">
        <w:t>Vård- och omsorgsdokument</w:t>
      </w:r>
      <w:bookmarkEnd w:id="976"/>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77" w:author="Khaled Daham" w:date="2014-03-13T20:02:00Z">
              <w:r w:rsidRPr="00F81A41" w:rsidDel="00342A3E">
                <w:delText>Applikation</w:delText>
              </w:r>
            </w:del>
            <w:ins w:id="978"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979" w:name="_Toc382487398"/>
      <w:r w:rsidRPr="00F81A41">
        <w:t>Diagnos</w:t>
      </w:r>
      <w:bookmarkEnd w:id="979"/>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80" w:author="Khaled Daham" w:date="2014-03-13T20:02:00Z">
              <w:r w:rsidRPr="00F81A41" w:rsidDel="00342A3E">
                <w:delText>Applikation</w:delText>
              </w:r>
            </w:del>
            <w:ins w:id="981"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982" w:name="_Toc382487399"/>
      <w:r w:rsidRPr="00F81A41">
        <w:t>Uppmärksamhetsinformation</w:t>
      </w:r>
      <w:bookmarkEnd w:id="982"/>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83" w:author="Khaled Daham" w:date="2014-03-13T20:01:00Z">
              <w:r w:rsidDel="00342A3E">
                <w:delText>Applikation</w:delText>
              </w:r>
            </w:del>
            <w:ins w:id="984"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985" w:name="_Toc382487400"/>
      <w:r>
        <w:t>Obligatoriska kontrakt</w:t>
      </w:r>
      <w:bookmarkEnd w:id="985"/>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986" w:name="_Toc357754849"/>
      <w:bookmarkStart w:id="987" w:name="_Toc374962621"/>
      <w:bookmarkStart w:id="988" w:name="_Toc382487401"/>
      <w:bookmarkStart w:id="989" w:name="_Toc374962622"/>
      <w:r w:rsidRPr="00F83C47">
        <w:lastRenderedPageBreak/>
        <w:t>Adressering</w:t>
      </w:r>
      <w:bookmarkEnd w:id="986"/>
      <w:bookmarkEnd w:id="987"/>
      <w:bookmarkEnd w:id="988"/>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990" w:name="_Toc379448230"/>
      <w:bookmarkStart w:id="991" w:name="_Toc379809729"/>
      <w:bookmarkStart w:id="992" w:name="_Toc379448231"/>
      <w:bookmarkStart w:id="993" w:name="_Toc379809730"/>
      <w:bookmarkStart w:id="994" w:name="_Toc379448232"/>
      <w:bookmarkStart w:id="995" w:name="_Toc379809731"/>
      <w:bookmarkStart w:id="996" w:name="_Toc379448233"/>
      <w:bookmarkStart w:id="997" w:name="_Toc379809732"/>
      <w:bookmarkStart w:id="998" w:name="_Toc379448234"/>
      <w:bookmarkStart w:id="999" w:name="_Toc379809733"/>
      <w:bookmarkStart w:id="1000" w:name="_Toc379448235"/>
      <w:bookmarkStart w:id="1001" w:name="_Toc379809734"/>
      <w:bookmarkStart w:id="1002" w:name="_Toc379448236"/>
      <w:bookmarkStart w:id="1003" w:name="_Toc379809735"/>
      <w:bookmarkStart w:id="1004" w:name="_Toc379448237"/>
      <w:bookmarkStart w:id="1005" w:name="_Toc379809736"/>
      <w:bookmarkStart w:id="1006" w:name="_Toc379448238"/>
      <w:bookmarkStart w:id="1007" w:name="_Toc379809737"/>
      <w:bookmarkStart w:id="1008" w:name="_Toc379448239"/>
      <w:bookmarkStart w:id="1009" w:name="_Toc379809738"/>
      <w:bookmarkStart w:id="1010" w:name="_Toc379448240"/>
      <w:bookmarkStart w:id="1011" w:name="_Toc379809739"/>
      <w:bookmarkStart w:id="1012" w:name="_Toc379448241"/>
      <w:bookmarkStart w:id="1013" w:name="_Toc379809740"/>
      <w:bookmarkStart w:id="1014" w:name="_Toc379448242"/>
      <w:bookmarkStart w:id="1015" w:name="_Toc379809741"/>
      <w:bookmarkStart w:id="1016" w:name="_Toc379448243"/>
      <w:bookmarkStart w:id="1017" w:name="_Toc379809742"/>
      <w:bookmarkStart w:id="1018" w:name="_Toc379448244"/>
      <w:bookmarkStart w:id="1019" w:name="_Toc379809743"/>
      <w:bookmarkStart w:id="1020" w:name="_Toc379448245"/>
      <w:bookmarkStart w:id="1021" w:name="_Toc379809744"/>
      <w:bookmarkStart w:id="1022" w:name="_Toc227077992"/>
      <w:bookmarkStart w:id="1023" w:name="_Toc374962625"/>
      <w:bookmarkStart w:id="1024" w:name="_Toc382487402"/>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sidRPr="00DF207A">
        <w:t>Sammanfattning av adresseringsmodell</w:t>
      </w:r>
      <w:bookmarkEnd w:id="1022"/>
      <w:bookmarkEnd w:id="1023"/>
      <w:bookmarkEnd w:id="1024"/>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1025" w:name="_Toc357754850"/>
      <w:bookmarkStart w:id="1026" w:name="_Toc374962626"/>
      <w:bookmarkStart w:id="1027" w:name="_Toc382487403"/>
      <w:r w:rsidRPr="00E146AE">
        <w:t>Aggregering och engagemangsindex</w:t>
      </w:r>
      <w:bookmarkEnd w:id="1025"/>
      <w:bookmarkEnd w:id="1026"/>
      <w:bookmarkEnd w:id="1027"/>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08ED0E93" w:rsidR="007118BE" w:rsidRDefault="007118BE" w:rsidP="007118BE">
      <w:r>
        <w:t>Om ett källsystemets HSA-id anges som logisk adress, kommer frågemeddelandet att dirigera</w:t>
      </w:r>
      <w:ins w:id="1028" w:author="Khaled Daham" w:date="2014-03-17T17:52:00Z">
        <w:r w:rsidR="009165C4">
          <w:t>s</w:t>
        </w:r>
      </w:ins>
      <w:r>
        <w:t xml:space="preserve"> vidare direkt till källsystemet </w:t>
      </w:r>
      <w:ins w:id="1029" w:author="Khaled Daham" w:date="2014-03-17T17:52:00Z">
        <w:r w:rsidR="009165C4">
          <w:t xml:space="preserve">utav tjänsteplattformen </w:t>
        </w:r>
      </w:ins>
      <w:r>
        <w:t xml:space="preserve">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1030" w:name="_Toc224960921"/>
      <w:bookmarkStart w:id="1031" w:name="_Toc357754852"/>
      <w:r>
        <w:br w:type="page"/>
      </w:r>
    </w:p>
    <w:p w14:paraId="1D3E811B" w14:textId="75A91957" w:rsidR="007E47C0" w:rsidRDefault="007E47C0" w:rsidP="007E47C0">
      <w:pPr>
        <w:pStyle w:val="Heading1"/>
      </w:pPr>
      <w:bookmarkStart w:id="1032" w:name="_Toc382487404"/>
      <w:r>
        <w:lastRenderedPageBreak/>
        <w:t>Tjänstedomänens krav och regler</w:t>
      </w:r>
      <w:bookmarkEnd w:id="1030"/>
      <w:bookmarkEnd w:id="1031"/>
      <w:bookmarkEnd w:id="103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1033" w:name="_Toc244018071"/>
      <w:bookmarkStart w:id="1034" w:name="_Toc374962628"/>
      <w:bookmarkStart w:id="1035" w:name="_Toc382487405"/>
      <w:r w:rsidRPr="00A0151E">
        <w:t>Uppdatering</w:t>
      </w:r>
      <w:r>
        <w:t xml:space="preserve"> av </w:t>
      </w:r>
      <w:r w:rsidRPr="00435396">
        <w:t>engagemangsindex</w:t>
      </w:r>
      <w:bookmarkEnd w:id="1033"/>
      <w:bookmarkEnd w:id="1034"/>
      <w:bookmarkEnd w:id="103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r>
        <w:t>urn:riv:itintegration:engagementindex:GetUpdatesResponder:1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1036"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03AEF355" w:rsidR="00B72500" w:rsidRPr="00E146AE" w:rsidRDefault="00333AE4" w:rsidP="00D728C5">
            <w:ins w:id="1037" w:author="Khaled Daham" w:date="2014-03-13T19:15:00Z">
              <w:r w:rsidRPr="00137C8C">
                <w:rPr>
                  <w:rFonts w:ascii="Times New Roman" w:hAnsi="Times New Roman"/>
                </w:rPr>
                <w:t>Tjänstekontrakt genom vilket den information som indexposten avser kan hämtas. Anges med kortform enligt tabell nedan.</w:t>
              </w:r>
            </w:ins>
            <w:del w:id="1038"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1039" w:name="_Toc357754853"/>
      <w:bookmarkStart w:id="1040" w:name="_Ref381192713"/>
      <w:bookmarkStart w:id="1041" w:name="_Ref381192723"/>
      <w:bookmarkStart w:id="1042" w:name="_Toc382487406"/>
      <w:r>
        <w:t>Informationssäkerhet och juridik</w:t>
      </w:r>
      <w:bookmarkEnd w:id="1039"/>
      <w:bookmarkEnd w:id="1040"/>
      <w:bookmarkEnd w:id="1041"/>
      <w:bookmarkEnd w:id="1042"/>
    </w:p>
    <w:p w14:paraId="21D095A9" w14:textId="77777777" w:rsidR="003F45DF" w:rsidRDefault="003F45DF" w:rsidP="003F45DF">
      <w:pPr>
        <w:pStyle w:val="Heading3"/>
      </w:pPr>
      <w:bookmarkStart w:id="1043" w:name="_Toc374962630"/>
      <w:bookmarkStart w:id="1044" w:name="_Toc382487407"/>
      <w:r>
        <w:t xml:space="preserve">Medarbetarens </w:t>
      </w:r>
      <w:r w:rsidRPr="004F0149">
        <w:t>direktåtkomst</w:t>
      </w:r>
      <w:bookmarkEnd w:id="1043"/>
      <w:bookmarkEnd w:id="1044"/>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1045"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1046" w:name="_Toc374962631"/>
      <w:bookmarkStart w:id="1047" w:name="_Toc382487408"/>
      <w:r w:rsidRPr="003F45DF">
        <w:t>Patientens direktåtkomst</w:t>
      </w:r>
      <w:bookmarkEnd w:id="1046"/>
      <w:bookmarkEnd w:id="1047"/>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1048" w:name="_Toc219337773"/>
      <w:bookmarkStart w:id="1049" w:name="_Toc227077997"/>
      <w:bookmarkStart w:id="1050" w:name="_Toc245231401"/>
      <w:bookmarkStart w:id="1051" w:name="_Toc374962632"/>
      <w:bookmarkStart w:id="1052" w:name="_Toc382487409"/>
      <w:r w:rsidRPr="00E146AE">
        <w:t>Generellt</w:t>
      </w:r>
      <w:bookmarkEnd w:id="1048"/>
      <w:bookmarkEnd w:id="1049"/>
      <w:bookmarkEnd w:id="1050"/>
      <w:bookmarkEnd w:id="1051"/>
      <w:bookmarkEnd w:id="1052"/>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053" w:name="_Toc382487410"/>
      <w:r>
        <w:t>Icke funktionella krav</w:t>
      </w:r>
      <w:bookmarkEnd w:id="1053"/>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1054" w:name="_Toc382487411"/>
      <w:r>
        <w:t>SLA krav</w:t>
      </w:r>
      <w:bookmarkEnd w:id="1054"/>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odyText"/>
        <w:pPrChange w:id="1055"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odyText"/>
      </w:pPr>
    </w:p>
    <w:p w14:paraId="7411275B" w14:textId="68019EDE" w:rsidR="00265F33" w:rsidRPr="003164EA" w:rsidRDefault="00265F33" w:rsidP="00C54F68">
      <w:pPr>
        <w:pStyle w:val="Heading3"/>
      </w:pPr>
      <w:bookmarkStart w:id="1056" w:name="_Toc382487412"/>
      <w:r w:rsidRPr="003164EA">
        <w:t>Övriga krav</w:t>
      </w:r>
      <w:r w:rsidR="00982263" w:rsidRPr="003164EA">
        <w:t xml:space="preserve"> och regler</w:t>
      </w:r>
      <w:bookmarkEnd w:id="1056"/>
    </w:p>
    <w:p w14:paraId="228B0185" w14:textId="4F7E38DE" w:rsidR="00982263" w:rsidRPr="00E146AE" w:rsidRDefault="00982263" w:rsidP="00982263">
      <w:pPr>
        <w:pStyle w:val="Heading4"/>
      </w:pPr>
      <w:r>
        <w:t>Gemensamma konsumentregler</w:t>
      </w:r>
    </w:p>
    <w:p w14:paraId="24D778F5" w14:textId="4654515A" w:rsidR="00982263" w:rsidRDefault="00982263" w:rsidP="00827A96">
      <w:pPr>
        <w:pStyle w:val="BodyText"/>
      </w:pPr>
      <w:r>
        <w:t>R1: Filtrera enligt flagga ”</w:t>
      </w:r>
      <w:r w:rsidR="00DF1CBC">
        <w:t>approvedForPatient</w:t>
      </w:r>
      <w:r>
        <w:t>”</w:t>
      </w:r>
    </w:p>
    <w:p w14:paraId="7948100A" w14:textId="77777777" w:rsidR="00982263" w:rsidRDefault="00982263" w:rsidP="00827A96">
      <w:pPr>
        <w:pStyle w:val="BodyText"/>
      </w:pPr>
      <w:r>
        <w:t>R2: Tillämpa regelverk enl. PDL</w:t>
      </w:r>
    </w:p>
    <w:p w14:paraId="5011C7D4" w14:textId="104FCCE4" w:rsidR="00982263" w:rsidRPr="00E146AE" w:rsidRDefault="00982263" w:rsidP="00982263">
      <w:pPr>
        <w:pStyle w:val="Heading4"/>
      </w:pPr>
      <w:r>
        <w:t>Gemensamma producentregler</w:t>
      </w:r>
    </w:p>
    <w:p w14:paraId="1ADDF494" w14:textId="371A2BB3" w:rsidR="00982263" w:rsidRDefault="00982263" w:rsidP="00827A96">
      <w:pPr>
        <w:pStyle w:val="Body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332FE528" w:rsidR="00982263" w:rsidRPr="00BC5B0B" w:rsidRDefault="00982263" w:rsidP="00827A96">
      <w:pPr>
        <w:pStyle w:val="BodyText"/>
      </w:pPr>
      <w:r w:rsidRPr="00BC5B0B">
        <w:t>Datum anges alltid på formatet ”ÅÅÅÅMMDD”, vilket motsvara</w:t>
      </w:r>
      <w:r>
        <w:t>r</w:t>
      </w:r>
      <w:r w:rsidRPr="00BC5B0B">
        <w:t xml:space="preserve"> ISO </w:t>
      </w:r>
      <w:del w:id="1057" w:author="Björn Genfors" w:date="2014-03-13T15:02:00Z">
        <w:r w:rsidRPr="00BC5B0B" w:rsidDel="00827A96">
          <w:delText>8824</w:delText>
        </w:r>
      </w:del>
      <w:ins w:id="1058"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odyText"/>
      </w:pPr>
      <w:r w:rsidRPr="00BC5B0B">
        <w:t>Tidpunkter anges alltid på formatet ”ÅÅÅÅMMDDttmmss”, vilket motsvara</w:t>
      </w:r>
      <w:r>
        <w:t>r</w:t>
      </w:r>
      <w:r w:rsidRPr="00BC5B0B">
        <w:t xml:space="preserve"> den ISO </w:t>
      </w:r>
      <w:del w:id="1059" w:author="Björn Genfors" w:date="2014-03-13T15:02:00Z">
        <w:r w:rsidRPr="00BC5B0B" w:rsidDel="00827A96">
          <w:delText>8824</w:delText>
        </w:r>
      </w:del>
      <w:ins w:id="1060"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Heading4"/>
      </w:pPr>
      <w:r>
        <w:lastRenderedPageBreak/>
        <w:t>Tidszon för tidpunkter</w:t>
      </w:r>
    </w:p>
    <w:p w14:paraId="1CF10D9B" w14:textId="4DAB93B6" w:rsidR="00982263" w:rsidRDefault="00982263">
      <w:pPr>
        <w:pStyle w:val="BodyText"/>
        <w:pPrChange w:id="1061"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1062" w:name="_Toc357754854"/>
      <w:bookmarkStart w:id="1063" w:name="_Toc382487413"/>
      <w:bookmarkStart w:id="1064" w:name="_Toc224960922"/>
      <w:bookmarkStart w:id="1065" w:name="_Toc357754855"/>
      <w:bookmarkEnd w:id="874"/>
      <w:bookmarkEnd w:id="875"/>
      <w:bookmarkEnd w:id="876"/>
      <w:r>
        <w:t>Felhantering</w:t>
      </w:r>
      <w:bookmarkEnd w:id="1062"/>
      <w:bookmarkEnd w:id="1063"/>
    </w:p>
    <w:p w14:paraId="2A097C2C" w14:textId="77777777" w:rsidR="007C5E55" w:rsidRDefault="007C5E55" w:rsidP="007C5E55">
      <w:pPr>
        <w:pStyle w:val="Heading3"/>
      </w:pPr>
      <w:bookmarkStart w:id="1066" w:name="_Toc382487414"/>
      <w:r>
        <w:t>Krav på en tjänsteproducent</w:t>
      </w:r>
      <w:bookmarkEnd w:id="1066"/>
    </w:p>
    <w:p w14:paraId="74AFF75E" w14:textId="77777777" w:rsidR="003F45DF" w:rsidRPr="00E146AE" w:rsidRDefault="003F45DF" w:rsidP="003F45DF">
      <w:pPr>
        <w:pStyle w:val="Heading4"/>
      </w:pPr>
      <w:r w:rsidRPr="00E146AE">
        <w:t xml:space="preserve">Logiska fel </w:t>
      </w:r>
    </w:p>
    <w:p w14:paraId="557E86C3" w14:textId="792B0A22" w:rsidR="00D50413" w:rsidRDefault="00D50413" w:rsidP="00D50413">
      <w:pPr>
        <w:rPr>
          <w:ins w:id="1067" w:author="Khaled Daham" w:date="2014-03-17T17:53:00Z"/>
        </w:rPr>
      </w:pPr>
      <w:ins w:id="1068" w:author="Khaled Daham" w:date="2014-03-17T17:53:00Z">
        <w:r>
          <w:t>Då fel-nivå</w:t>
        </w:r>
        <w:r w:rsidRPr="002B605E">
          <w:t>(result</w:t>
        </w:r>
        <w:r>
          <w:t>.resultCode</w:t>
        </w:r>
        <w:r w:rsidRPr="002B605E">
          <w:t>) ERROR returneras  skall t</w:t>
        </w:r>
        <w:r>
          <w:t>ypen av fel returneras i result.errorCode.</w:t>
        </w:r>
      </w:ins>
    </w:p>
    <w:p w14:paraId="7204DBCD" w14:textId="0330B4DD" w:rsidR="00D50413" w:rsidRDefault="00D50413" w:rsidP="00D50413">
      <w:pPr>
        <w:rPr>
          <w:ins w:id="1069" w:author="Khaled Daham" w:date="2014-03-17T17:53:00Z"/>
        </w:rPr>
      </w:pPr>
      <w:ins w:id="1070" w:author="Khaled Daham" w:date="2014-03-17T17:53:00Z">
        <w:r w:rsidRPr="002B605E">
          <w:t xml:space="preserve">Denna kan vara </w:t>
        </w:r>
      </w:ins>
      <w:ins w:id="1071" w:author="Khaled Daham" w:date="2014-03-17T17:54:00Z">
        <w:r>
          <w:t xml:space="preserve">en </w:t>
        </w:r>
      </w:ins>
      <w:ins w:id="1072" w:author="Khaled Daham" w:date="2014-03-17T17:53:00Z">
        <w:r w:rsidRPr="002B605E">
          <w:t xml:space="preserve">av 4 huvudtyper som skall tolkas enligt följande: </w:t>
        </w:r>
      </w:ins>
    </w:p>
    <w:p w14:paraId="3F713611" w14:textId="77777777" w:rsidR="00D50413" w:rsidRPr="002B605E" w:rsidRDefault="00D50413" w:rsidP="00D50413">
      <w:pPr>
        <w:rPr>
          <w:ins w:id="1073" w:author="Khaled Daham" w:date="2014-03-17T17:53:00Z"/>
        </w:rPr>
      </w:pPr>
    </w:p>
    <w:p w14:paraId="753407E8" w14:textId="77777777" w:rsidR="00D50413" w:rsidRDefault="00D50413" w:rsidP="00D50413">
      <w:pPr>
        <w:rPr>
          <w:ins w:id="1074" w:author="Khaled Daham" w:date="2014-03-17T17:53:00Z"/>
        </w:rPr>
      </w:pPr>
      <w:ins w:id="1075" w:author="Khaled Daham" w:date="2014-03-17T17:53:00Z">
        <w:r>
          <w:t xml:space="preserve">• INVALID_REQUEST </w:t>
        </w:r>
      </w:ins>
    </w:p>
    <w:p w14:paraId="68205866" w14:textId="77777777" w:rsidR="00D50413" w:rsidRPr="002B605E" w:rsidRDefault="00D50413" w:rsidP="00D50413">
      <w:pPr>
        <w:rPr>
          <w:ins w:id="1076" w:author="Khaled Daham" w:date="2014-03-17T17:53:00Z"/>
        </w:rPr>
      </w:pPr>
      <w:ins w:id="1077" w:author="Khaled Daham" w:date="2014-03-17T17:53:00Z">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ins>
    </w:p>
    <w:p w14:paraId="3BEC2A7B" w14:textId="77777777" w:rsidR="00D50413" w:rsidRDefault="00D50413" w:rsidP="00D50413">
      <w:pPr>
        <w:rPr>
          <w:ins w:id="1078" w:author="Khaled Daham" w:date="2014-03-17T17:53:00Z"/>
        </w:rPr>
      </w:pPr>
    </w:p>
    <w:p w14:paraId="6E2679F6" w14:textId="77777777" w:rsidR="00D50413" w:rsidRPr="002B605E" w:rsidRDefault="00D50413" w:rsidP="00D50413">
      <w:pPr>
        <w:rPr>
          <w:ins w:id="1079" w:author="Khaled Daham" w:date="2014-03-17T17:53:00Z"/>
        </w:rPr>
      </w:pPr>
      <w:ins w:id="1080" w:author="Khaled Daham" w:date="2014-03-17T17:53:00Z">
        <w:r w:rsidRPr="002B605E">
          <w:t xml:space="preserve">En omsändning av information kommer att ge samma fel. </w:t>
        </w:r>
      </w:ins>
    </w:p>
    <w:p w14:paraId="5521C4EE" w14:textId="77777777" w:rsidR="00D50413" w:rsidRPr="002B605E" w:rsidRDefault="00D50413" w:rsidP="00D50413">
      <w:pPr>
        <w:rPr>
          <w:ins w:id="1081" w:author="Khaled Daham" w:date="2014-03-17T17:53:00Z"/>
        </w:rPr>
      </w:pPr>
    </w:p>
    <w:p w14:paraId="0B8CD454" w14:textId="77777777" w:rsidR="00D50413" w:rsidRPr="002B605E" w:rsidRDefault="00D50413" w:rsidP="00D50413">
      <w:pPr>
        <w:rPr>
          <w:ins w:id="1082" w:author="Khaled Daham" w:date="2014-03-17T17:53:00Z"/>
        </w:rPr>
      </w:pPr>
      <w:ins w:id="1083" w:author="Khaled Daham" w:date="2014-03-17T17:53:00Z">
        <w:r w:rsidRPr="002B605E">
          <w:t xml:space="preserve">• TRANSFORMATION_ERROR </w:t>
        </w:r>
      </w:ins>
    </w:p>
    <w:p w14:paraId="34BA4347" w14:textId="77777777" w:rsidR="00D50413" w:rsidRPr="002B605E" w:rsidRDefault="00D50413" w:rsidP="00D50413">
      <w:pPr>
        <w:rPr>
          <w:ins w:id="1084" w:author="Khaled Daham" w:date="2014-03-17T17:53:00Z"/>
        </w:rPr>
      </w:pPr>
    </w:p>
    <w:p w14:paraId="68B3CD70" w14:textId="77777777" w:rsidR="00D50413" w:rsidRPr="002B605E" w:rsidRDefault="00D50413" w:rsidP="00D50413">
      <w:pPr>
        <w:rPr>
          <w:ins w:id="1085" w:author="Khaled Daham" w:date="2014-03-17T17:53:00Z"/>
        </w:rPr>
      </w:pPr>
      <w:ins w:id="1086" w:author="Khaled Daham" w:date="2014-03-17T17:53:00Z">
        <w:r w:rsidRPr="002B605E">
          <w:t xml:space="preserve">Informationsmängden som skickats kan ej översättas till mottagande systems format. Denna felkod kan uppträda i inledande tester av tjänstekontrakten och skall ej finnas vid produktionsklara system. </w:t>
        </w:r>
      </w:ins>
    </w:p>
    <w:p w14:paraId="54DD28F0" w14:textId="77777777" w:rsidR="00D50413" w:rsidRDefault="00D50413" w:rsidP="00D50413">
      <w:pPr>
        <w:rPr>
          <w:ins w:id="1087" w:author="Khaled Daham" w:date="2014-03-17T17:53:00Z"/>
        </w:rPr>
      </w:pPr>
    </w:p>
    <w:p w14:paraId="43786491" w14:textId="77777777" w:rsidR="00D50413" w:rsidRPr="002B605E" w:rsidRDefault="00D50413" w:rsidP="00D50413">
      <w:pPr>
        <w:rPr>
          <w:ins w:id="1088" w:author="Khaled Daham" w:date="2014-03-17T17:53:00Z"/>
        </w:rPr>
      </w:pPr>
      <w:ins w:id="1089" w:author="Khaled Daham" w:date="2014-03-17T17:53:00Z">
        <w:r w:rsidRPr="002B605E">
          <w:t xml:space="preserve">En omsändning av information kommer att ge samma fel. </w:t>
        </w:r>
      </w:ins>
    </w:p>
    <w:p w14:paraId="7CB6DF4C" w14:textId="77777777" w:rsidR="00D50413" w:rsidRPr="002B605E" w:rsidRDefault="00D50413" w:rsidP="00D50413">
      <w:pPr>
        <w:rPr>
          <w:ins w:id="1090" w:author="Khaled Daham" w:date="2014-03-17T17:53:00Z"/>
        </w:rPr>
      </w:pPr>
    </w:p>
    <w:p w14:paraId="0EA15189" w14:textId="77777777" w:rsidR="00D50413" w:rsidRPr="002B605E" w:rsidRDefault="00D50413" w:rsidP="00D50413">
      <w:pPr>
        <w:rPr>
          <w:ins w:id="1091" w:author="Khaled Daham" w:date="2014-03-17T17:53:00Z"/>
        </w:rPr>
      </w:pPr>
      <w:ins w:id="1092" w:author="Khaled Daham" w:date="2014-03-17T17:53:00Z">
        <w:r w:rsidRPr="002B605E">
          <w:t>•</w:t>
        </w:r>
        <w:r>
          <w:t xml:space="preserve"> APPLICATION_ERROR</w:t>
        </w:r>
      </w:ins>
    </w:p>
    <w:p w14:paraId="5DC1B009" w14:textId="77777777" w:rsidR="00D50413" w:rsidRPr="002B605E" w:rsidRDefault="00D50413" w:rsidP="00D50413">
      <w:pPr>
        <w:rPr>
          <w:ins w:id="1093" w:author="Khaled Daham" w:date="2014-03-17T17:53:00Z"/>
        </w:rPr>
      </w:pPr>
    </w:p>
    <w:p w14:paraId="6A8B3D1B" w14:textId="77777777" w:rsidR="00D50413" w:rsidRPr="002B605E" w:rsidRDefault="00D50413" w:rsidP="00D50413">
      <w:pPr>
        <w:rPr>
          <w:ins w:id="1094" w:author="Khaled Daham" w:date="2014-03-17T17:53:00Z"/>
        </w:rPr>
      </w:pPr>
      <w:ins w:id="1095" w:author="Khaled Daham" w:date="2014-03-17T17:53:00Z">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ins>
    </w:p>
    <w:p w14:paraId="7AB42DF7" w14:textId="77777777" w:rsidR="00D50413" w:rsidRPr="002B605E" w:rsidRDefault="00D50413" w:rsidP="00D50413">
      <w:pPr>
        <w:rPr>
          <w:ins w:id="1096" w:author="Khaled Daham" w:date="2014-03-17T17:53:00Z"/>
        </w:rPr>
      </w:pPr>
    </w:p>
    <w:p w14:paraId="6D5451EA" w14:textId="09DF4C8D" w:rsidR="00D50413" w:rsidRPr="002B605E" w:rsidRDefault="00D50413" w:rsidP="00D50413">
      <w:pPr>
        <w:rPr>
          <w:ins w:id="1097" w:author="Khaled Daham" w:date="2014-03-17T17:53:00Z"/>
        </w:rPr>
      </w:pPr>
      <w:ins w:id="1098" w:author="Khaled Daham" w:date="2014-03-17T17:53:00Z">
        <w:r w:rsidRPr="002B605E">
          <w:t>En omsändning av informationen kan</w:t>
        </w:r>
        <w:r>
          <w:t xml:space="preserve"> lyckas beroende på typ av fel som anges i result.subCode.</w:t>
        </w:r>
      </w:ins>
    </w:p>
    <w:p w14:paraId="56D78182" w14:textId="77777777" w:rsidR="00D50413" w:rsidRPr="002B605E" w:rsidRDefault="00D50413" w:rsidP="00D50413">
      <w:pPr>
        <w:rPr>
          <w:ins w:id="1099" w:author="Khaled Daham" w:date="2014-03-17T17:53:00Z"/>
        </w:rPr>
      </w:pPr>
    </w:p>
    <w:p w14:paraId="249029AD" w14:textId="77777777" w:rsidR="00D50413" w:rsidRPr="002B605E" w:rsidRDefault="00D50413" w:rsidP="00D50413">
      <w:pPr>
        <w:rPr>
          <w:ins w:id="1100" w:author="Khaled Daham" w:date="2014-03-17T17:53:00Z"/>
        </w:rPr>
      </w:pPr>
      <w:ins w:id="1101" w:author="Khaled Daham" w:date="2014-03-17T17:53:00Z">
        <w:r w:rsidRPr="002B605E">
          <w:t xml:space="preserve">• TECHNICAL_ERROR </w:t>
        </w:r>
      </w:ins>
    </w:p>
    <w:p w14:paraId="499B9655" w14:textId="77777777" w:rsidR="00D50413" w:rsidRPr="002B605E" w:rsidRDefault="00D50413" w:rsidP="00D50413">
      <w:pPr>
        <w:rPr>
          <w:ins w:id="1102" w:author="Khaled Daham" w:date="2014-03-17T17:53:00Z"/>
        </w:rPr>
      </w:pPr>
    </w:p>
    <w:p w14:paraId="70E31577" w14:textId="77777777" w:rsidR="00D50413" w:rsidRPr="002B605E" w:rsidRDefault="00D50413" w:rsidP="00D50413">
      <w:pPr>
        <w:rPr>
          <w:ins w:id="1103" w:author="Khaled Daham" w:date="2014-03-17T17:53:00Z"/>
        </w:rPr>
      </w:pPr>
      <w:ins w:id="1104" w:author="Khaled Daham" w:date="2014-03-17T17:53:00Z">
        <w:r w:rsidRPr="002B605E">
          <w:t xml:space="preserve">Ett fel inträffade som inte har med skickad information att göra. Denna typ av fel kan fås om </w:t>
        </w:r>
      </w:ins>
    </w:p>
    <w:p w14:paraId="52BB6739" w14:textId="77777777" w:rsidR="00D50413" w:rsidRPr="002B605E" w:rsidRDefault="00D50413" w:rsidP="00D50413">
      <w:pPr>
        <w:rPr>
          <w:ins w:id="1105" w:author="Khaled Daham" w:date="2014-03-17T17:53:00Z"/>
        </w:rPr>
      </w:pPr>
      <w:ins w:id="1106" w:author="Khaled Daham" w:date="2014-03-17T17:53:00Z">
        <w:r w:rsidRPr="002B605E">
          <w:t xml:space="preserve">mottagande system ej svarar (time-out) eller liknande fel. </w:t>
        </w:r>
      </w:ins>
    </w:p>
    <w:p w14:paraId="7A73CC3F" w14:textId="77777777" w:rsidR="00D50413" w:rsidRPr="002B605E" w:rsidRDefault="00D50413" w:rsidP="00D50413">
      <w:pPr>
        <w:rPr>
          <w:ins w:id="1107" w:author="Khaled Daham" w:date="2014-03-17T17:53:00Z"/>
        </w:rPr>
      </w:pPr>
    </w:p>
    <w:p w14:paraId="476F8539" w14:textId="77777777" w:rsidR="00D50413" w:rsidRPr="0070160D" w:rsidRDefault="00D50413" w:rsidP="00D50413">
      <w:pPr>
        <w:rPr>
          <w:ins w:id="1108" w:author="Khaled Daham" w:date="2014-03-17T17:53:00Z"/>
        </w:rPr>
      </w:pPr>
      <w:ins w:id="1109" w:author="Khaled Daham" w:date="2014-03-17T17:53:00Z">
        <w:r w:rsidRPr="002B605E">
          <w:t xml:space="preserve">En omsändning av informationen bör göras enligt ett förutbestämt schema, dock </w:t>
        </w:r>
        <w:r>
          <w:t>med ett begränsat antal försök.</w:t>
        </w:r>
      </w:ins>
    </w:p>
    <w:p w14:paraId="1DB1D94C" w14:textId="42A8818B" w:rsidR="003F45DF" w:rsidDel="00D50413" w:rsidRDefault="002D76F9" w:rsidP="003F45DF">
      <w:pPr>
        <w:rPr>
          <w:del w:id="1110" w:author="Khaled Daham" w:date="2014-03-17T17:53:00Z"/>
        </w:rPr>
      </w:pPr>
      <w:del w:id="1111" w:author="Khaled Daham" w:date="2014-03-17T17:53:00Z">
        <w:r w:rsidDel="00D50413">
          <w:lastRenderedPageBreak/>
          <w:delText>Inga krav.</w:delText>
        </w:r>
      </w:del>
    </w:p>
    <w:p w14:paraId="4AE9EDBC" w14:textId="77777777" w:rsidR="003F45DF" w:rsidRPr="00E146AE" w:rsidRDefault="003F45DF" w:rsidP="003F45DF"/>
    <w:p w14:paraId="0B5216D3" w14:textId="77777777" w:rsidR="003F45DF" w:rsidRPr="00E146AE" w:rsidRDefault="003F45DF" w:rsidP="003F45DF">
      <w:pPr>
        <w:pStyle w:val="Heading4"/>
      </w:pPr>
      <w:bookmarkStart w:id="1112" w:name="_Ref379357515"/>
      <w:r w:rsidRPr="00E146AE">
        <w:t>Tekniska fel</w:t>
      </w:r>
      <w:bookmarkEnd w:id="1112"/>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1113"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1114"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Heading3"/>
      </w:pPr>
      <w:bookmarkStart w:id="1115" w:name="_Toc382487415"/>
      <w:r>
        <w:t>Krav på en tjänstekonsument</w:t>
      </w:r>
      <w:bookmarkEnd w:id="1115"/>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116" w:name="_Toc382487416"/>
      <w:r>
        <w:lastRenderedPageBreak/>
        <w:t>Gemensamma informationskomponenter</w:t>
      </w:r>
      <w:bookmarkEnd w:id="1116"/>
    </w:p>
    <w:p w14:paraId="2CACAE19" w14:textId="677F70F3" w:rsidR="00760A43" w:rsidRDefault="00760A43" w:rsidP="00DF1FAC">
      <w:pPr>
        <w:pStyle w:val="Body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117" w:name="_Toc382487417"/>
      <w:r>
        <w:lastRenderedPageBreak/>
        <w:t xml:space="preserve">Tjänstedomänens </w:t>
      </w:r>
      <w:bookmarkEnd w:id="1064"/>
      <w:r>
        <w:t>meddelandemodeller</w:t>
      </w:r>
      <w:bookmarkEnd w:id="1065"/>
      <w:bookmarkEnd w:id="1117"/>
    </w:p>
    <w:p w14:paraId="47FFE2B7" w14:textId="77777777" w:rsidR="007E47C0" w:rsidRDefault="007E47C0" w:rsidP="007E47C0">
      <w:bookmarkStart w:id="1118"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119" w:name="_Toc357754856"/>
      <w:bookmarkStart w:id="1120" w:name="_Toc382487418"/>
      <w:r>
        <w:t>V-MIM</w:t>
      </w:r>
      <w:bookmarkEnd w:id="1119"/>
      <w:r>
        <w:t xml:space="preserve"> </w:t>
      </w:r>
      <w:r w:rsidR="00D4670E">
        <w:t>Vård- och omsorgsdokument</w:t>
      </w:r>
      <w:bookmarkEnd w:id="1120"/>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121" w:name="_Toc382487419"/>
      <w:r>
        <w:t>V-MIM Diagnos</w:t>
      </w:r>
      <w:bookmarkEnd w:id="1121"/>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122" w:name="_Toc382487420"/>
      <w:bookmarkStart w:id="1123" w:name="_Toc357754858"/>
      <w:r>
        <w:t>V-MIM Uppmärksamhetsinformation</w:t>
      </w:r>
      <w:bookmarkEnd w:id="1122"/>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124" w:name="_Ref381192930"/>
      <w:bookmarkStart w:id="1125" w:name="_Ref381192935"/>
      <w:bookmarkStart w:id="1126" w:name="_Ref381192944"/>
      <w:bookmarkStart w:id="1127" w:name="_Toc382487421"/>
      <w:r>
        <w:lastRenderedPageBreak/>
        <w:t>Tjänstekontrakt</w:t>
      </w:r>
      <w:bookmarkEnd w:id="1118"/>
      <w:bookmarkEnd w:id="1123"/>
      <w:bookmarkEnd w:id="1124"/>
      <w:bookmarkEnd w:id="1125"/>
      <w:bookmarkEnd w:id="1126"/>
      <w:bookmarkEnd w:id="1127"/>
    </w:p>
    <w:p w14:paraId="1E8F2F97" w14:textId="450E9180" w:rsidR="007E47C0" w:rsidRPr="00D728C5" w:rsidRDefault="00A510EA" w:rsidP="007E47C0">
      <w:pPr>
        <w:pStyle w:val="Heading2"/>
      </w:pPr>
      <w:bookmarkStart w:id="1128" w:name="_Toc382487422"/>
      <w:r w:rsidRPr="00D728C5">
        <w:t>Get</w:t>
      </w:r>
      <w:r w:rsidR="0096258A">
        <w:t>CareDocumentation</w:t>
      </w:r>
      <w:bookmarkEnd w:id="1128"/>
    </w:p>
    <w:p w14:paraId="724D11D7" w14:textId="5BAD7EF7" w:rsidR="00AA5D17" w:rsidRDefault="00896CEF" w:rsidP="00827A96">
      <w:pPr>
        <w:pStyle w:val="BodyText"/>
      </w:pPr>
      <w:r>
        <w:t>GetCareDocumentation</w:t>
      </w:r>
      <w:r w:rsidRPr="006B34DA">
        <w:t xml:space="preserve"> returnerar en patients vårddokument, så som anteckningar av typerna utredning, åtgärd/behandling, sammanfattning, samordning, inskrivning, slutanteckning </w:t>
      </w:r>
      <w:del w:id="1129" w:author="Björn Genfors" w:date="2014-03-13T15:38:00Z">
        <w:r w:rsidRPr="006B34DA" w:rsidDel="00C63355">
          <w:delText xml:space="preserve">(vilket </w:delText>
        </w:r>
      </w:del>
      <w:ins w:id="1130" w:author="Björn Genfors" w:date="2014-03-13T15:38:00Z">
        <w:r w:rsidR="00C63355">
          <w:t xml:space="preserve">som </w:t>
        </w:r>
      </w:ins>
      <w:r w:rsidRPr="006B34DA">
        <w:t>även inkluderar epikris</w:t>
      </w:r>
      <w:del w:id="1131"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ody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132" w:name="_Toc382487423"/>
      <w:r>
        <w:t>Version</w:t>
      </w:r>
      <w:bookmarkEnd w:id="1132"/>
    </w:p>
    <w:p w14:paraId="62696F27" w14:textId="03C7C478" w:rsidR="007E47C0" w:rsidRDefault="00896CEF" w:rsidP="007E47C0">
      <w:r>
        <w:t>2</w:t>
      </w:r>
      <w:r w:rsidR="00224DDD" w:rsidRPr="00224DDD">
        <w:t>.</w:t>
      </w:r>
      <w:ins w:id="1133" w:author="Khaled Daham" w:date="2014-03-17T18:03:00Z">
        <w:r w:rsidR="00D04B3F">
          <w:t>1</w:t>
        </w:r>
      </w:ins>
      <w:del w:id="1134" w:author="Khaled Daham" w:date="2014-03-17T18:03:00Z">
        <w:r w:rsidR="00224DDD" w:rsidRPr="00224DDD" w:rsidDel="00D04B3F">
          <w:delText>0</w:delText>
        </w:r>
      </w:del>
    </w:p>
    <w:p w14:paraId="1E9ED3BB" w14:textId="77777777" w:rsidR="00E5427A" w:rsidRDefault="00E5427A" w:rsidP="007E47C0"/>
    <w:p w14:paraId="7684AD06" w14:textId="53B4F06C" w:rsidR="00541F96" w:rsidRPr="00541F96" w:rsidRDefault="00E5427A" w:rsidP="00541F96">
      <w:pPr>
        <w:pStyle w:val="Heading3"/>
      </w:pPr>
      <w:bookmarkStart w:id="1135" w:name="_Toc382487424"/>
      <w:r>
        <w:t>Gemensamma informationskomponenter</w:t>
      </w:r>
      <w:bookmarkEnd w:id="1135"/>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136" w:name="_Toc378172871"/>
      <w:bookmarkStart w:id="1137" w:name="_Toc382487425"/>
      <w:r>
        <w:t>DocBook-format för clinicalDocumentNoteText-fältet</w:t>
      </w:r>
      <w:bookmarkEnd w:id="1136"/>
      <w:bookmarkEnd w:id="1137"/>
    </w:p>
    <w:p w14:paraId="38B4F585" w14:textId="77777777" w:rsidR="00541F96" w:rsidRDefault="00541F96" w:rsidP="00827A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ink"/>
          </w:rPr>
          <w:t>http://docbook.org/tdg5/en/html/</w:t>
        </w:r>
      </w:hyperlink>
    </w:p>
    <w:p w14:paraId="113BAEDC" w14:textId="77777777" w:rsidR="00541F96" w:rsidRDefault="00541F96" w:rsidP="00DF1FAC">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379D"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r>
      <w:r w:rsidRPr="0054379D">
        <w:rPr>
          <w:lang w:val="en-US"/>
        </w:rPr>
        <w:t>&lt;para&gt; … &lt;/para&gt;</w:t>
      </w:r>
    </w:p>
    <w:p w14:paraId="657FC60F"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&lt;para&gt; … &lt;/para&gt;</w:t>
      </w:r>
    </w:p>
    <w:p w14:paraId="71DE264E"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t>&lt;section&gt;</w:t>
      </w:r>
    </w:p>
    <w:p w14:paraId="72707E03" w14:textId="77777777" w:rsidR="00541F96" w:rsidRPr="0054379D"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54379D">
        <w:rPr>
          <w:lang w:val="en-US"/>
        </w:rPr>
        <w:tab/>
        <w:t>&lt;title&gt;…&lt;/title&gt;</w:t>
      </w:r>
    </w:p>
    <w:p w14:paraId="609F26B5" w14:textId="77777777" w:rsidR="00541F96" w:rsidRPr="00D47D0C" w:rsidRDefault="00541F96" w:rsidP="00541F96">
      <w:pPr>
        <w:pStyle w:val="ListParagraph"/>
        <w:tabs>
          <w:tab w:val="left" w:pos="1134"/>
          <w:tab w:val="left" w:pos="1560"/>
          <w:tab w:val="left" w:pos="1985"/>
        </w:tabs>
      </w:pPr>
      <w:r w:rsidRPr="0054379D">
        <w:rPr>
          <w:lang w:val="en-US"/>
        </w:rPr>
        <w:lastRenderedPageBreak/>
        <w:tab/>
      </w:r>
      <w:r w:rsidRPr="0054379D">
        <w:rPr>
          <w:lang w:val="en-US"/>
        </w:rPr>
        <w:tab/>
      </w:r>
      <w:r w:rsidRPr="0054379D">
        <w:rPr>
          <w:lang w:val="en-US"/>
        </w:rPr>
        <w:tab/>
      </w:r>
      <w:r w:rsidRPr="00541F96">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Paragraph"/>
        <w:tabs>
          <w:tab w:val="left" w:pos="1134"/>
          <w:tab w:val="left" w:pos="1560"/>
          <w:tab w:val="left" w:pos="1985"/>
        </w:tabs>
        <w:rPr>
          <w:lang w:val="en-US"/>
          <w:rPrChange w:id="1138" w:author="Björn Genfors" w:date="2014-03-13T15:21:00Z">
            <w:rPr/>
          </w:rPrChange>
        </w:rPr>
      </w:pPr>
      <w:r>
        <w:tab/>
      </w:r>
      <w:r>
        <w:tab/>
      </w:r>
      <w:r>
        <w:tab/>
      </w:r>
      <w:r w:rsidRPr="00827A96">
        <w:t xml:space="preserve">&lt;para&gt; … </w:t>
      </w:r>
      <w:r w:rsidRPr="005F7AB6">
        <w:rPr>
          <w:lang w:val="en-US"/>
          <w:rPrChange w:id="1139" w:author="Björn Genfors" w:date="2014-03-13T15:21:00Z">
            <w:rPr/>
          </w:rPrChange>
        </w:rPr>
        <w:t>&lt;/para&gt;</w:t>
      </w:r>
      <w:r w:rsidRPr="005F7AB6">
        <w:rPr>
          <w:lang w:val="en-US"/>
          <w:rPrChange w:id="1140" w:author="Björn Genfors" w:date="2014-03-13T15:21:00Z">
            <w:rPr/>
          </w:rPrChange>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F7AB6">
        <w:rPr>
          <w:lang w:val="en-US"/>
          <w:rPrChange w:id="1141" w:author="Björn Genfors" w:date="2014-03-13T15:21:00Z">
            <w:rPr/>
          </w:rPrChange>
        </w:rPr>
        <w:tab/>
      </w:r>
      <w:r w:rsidRPr="005F7AB6">
        <w:rPr>
          <w:lang w:val="en-US"/>
          <w:rPrChange w:id="1142"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F7AB6" w:rsidRDefault="00541F96" w:rsidP="00541F96">
      <w:pPr>
        <w:pStyle w:val="ListParagraph"/>
        <w:tabs>
          <w:tab w:val="left" w:pos="1134"/>
          <w:tab w:val="left" w:pos="1560"/>
          <w:tab w:val="left" w:pos="1985"/>
        </w:tabs>
        <w:rPr>
          <w:rPrChange w:id="1143" w:author="Björn Genfors" w:date="2014-03-13T15:21:00Z">
            <w:rPr>
              <w:lang w:val="en-US"/>
            </w:rPr>
          </w:rPrChange>
        </w:rPr>
      </w:pPr>
      <w:r w:rsidRPr="005F7AB6">
        <w:rPr>
          <w:rPrChange w:id="1144" w:author="Björn Genfors" w:date="2014-03-13T15:21:00Z">
            <w:rPr>
              <w:lang w:val="en-US"/>
            </w:rPr>
          </w:rPrChange>
        </w:rPr>
        <w:t>&lt;/article&gt;</w:t>
      </w:r>
    </w:p>
    <w:p w14:paraId="56134C49" w14:textId="77777777" w:rsidR="00541F96" w:rsidRPr="005F7AB6" w:rsidRDefault="00541F96" w:rsidP="00827A96">
      <w:pPr>
        <w:pStyle w:val="BodyText"/>
        <w:rPr>
          <w:rPrChange w:id="1145" w:author="Björn Genfors" w:date="2014-03-13T15:21:00Z">
            <w:rPr>
              <w:lang w:val="en-US"/>
            </w:rPr>
          </w:rPrChange>
        </w:rPr>
      </w:pPr>
    </w:p>
    <w:p w14:paraId="3D625FCE" w14:textId="3A4E4D7A" w:rsidR="00541F96" w:rsidRDefault="00541F96" w:rsidP="00DF1FA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ink"/>
          </w:rPr>
          <w:t>http://commons.apache.org/lang/api-2.1/org/apache/commons/lang/StringEscapeUtils.html</w:t>
        </w:r>
      </w:hyperlink>
      <w:r>
        <w:t xml:space="preserve"> (</w:t>
      </w:r>
      <w:ins w:id="1146"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147" w:author="Björn Genfors" w:date="2014-03-13T15:43:00Z">
        <w:r w:rsidR="00E17676">
          <w:rPr>
            <w:i/>
          </w:rPr>
          <w:t>)</w:t>
        </w:r>
      </w:ins>
      <w:r>
        <w:t>.</w:t>
      </w:r>
    </w:p>
    <w:p w14:paraId="02022460" w14:textId="77777777" w:rsidR="00541F96" w:rsidRDefault="00541F96">
      <w:pPr>
        <w:pStyle w:val="BodyText"/>
      </w:pPr>
    </w:p>
    <w:p w14:paraId="273A35BE" w14:textId="77777777" w:rsidR="00541F96" w:rsidRDefault="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54379D" w:rsidRDefault="00541F96" w:rsidP="00541F96">
      <w:pPr>
        <w:pStyle w:val="ListParagraph"/>
        <w:tabs>
          <w:tab w:val="left" w:pos="1134"/>
          <w:tab w:val="left" w:pos="1560"/>
          <w:tab w:val="left" w:pos="1985"/>
        </w:tabs>
        <w:rPr>
          <w:lang w:val="en-US"/>
        </w:rPr>
      </w:pPr>
      <w:r w:rsidRPr="0053364E">
        <w:tab/>
      </w:r>
      <w:r w:rsidRPr="0054379D">
        <w:rPr>
          <w:lang w:val="en-US"/>
        </w:rPr>
        <w:t>&amp;lt;section&amp;gt;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54379D">
        <w:rPr>
          <w:lang w:val="en-US"/>
        </w:rPr>
        <w:tab/>
      </w:r>
      <w:r w:rsidRPr="0054379D">
        <w:rPr>
          <w:lang w:val="en-US"/>
        </w:rPr>
        <w:tab/>
      </w:r>
      <w:r w:rsidRPr="0014272B">
        <w:rPr>
          <w:lang w:val="en-US"/>
        </w:rPr>
        <w:t>&amp;lt;title&amp;gt;…&amp;lt;/title&amp;gt;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Paragraph"/>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&amp;lt;/article&amp;gt;</w:t>
      </w:r>
    </w:p>
    <w:p w14:paraId="3BCAB2FF" w14:textId="77777777" w:rsidR="00541F96" w:rsidRDefault="00541F96" w:rsidP="00827A96">
      <w:pPr>
        <w:pStyle w:val="BodyText"/>
      </w:pPr>
    </w:p>
    <w:p w14:paraId="2A6A4CDF" w14:textId="6DE5F626" w:rsidR="00541F96" w:rsidRPr="00224DDD" w:rsidRDefault="00541F96" w:rsidP="00827A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148" w:name="_Toc382487426"/>
      <w:r>
        <w:t>Fältregler</w:t>
      </w:r>
      <w:bookmarkEnd w:id="1148"/>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149"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150" w:author="Björn Genfors" w:date="2014-03-13T15:47:00Z"/>
                <w:spacing w:val="-1"/>
                <w:szCs w:val="20"/>
              </w:rPr>
            </w:pPr>
            <w:ins w:id="1151" w:author="Björn Genfors" w:date="2014-03-13T15:47:00Z">
              <w:r>
                <w:t>referens R13.</w:t>
              </w:r>
            </w:ins>
            <w:del w:id="1152"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ink"/>
                  <w:szCs w:val="20"/>
                </w:rPr>
                <w:delText>http://www.inera.se/Documents/TJANSTER_PROJEKT/Katalogtjanst_HSA/Innehall/hsa_innehall_befattning.pdf</w:delText>
              </w:r>
              <w:r w:rsidR="00AA5D17" w:rsidDel="00865E0D">
                <w:rPr>
                  <w:rStyle w:val="Hyperlink"/>
                  <w:szCs w:val="20"/>
                </w:rPr>
                <w:fldChar w:fldCharType="end"/>
              </w:r>
            </w:del>
          </w:p>
          <w:p w14:paraId="000F01FB" w14:textId="446BB964" w:rsidR="00C47224" w:rsidRPr="00C47224" w:rsidRDefault="00C47224">
            <w:pPr>
              <w:spacing w:line="226" w:lineRule="exact"/>
              <w:ind w:left="102"/>
              <w:rPr>
                <w:rFonts w:cs="Arial"/>
                <w:i/>
                <w:szCs w:val="20"/>
              </w:rPr>
              <w:pPrChange w:id="1153" w:author="Björn Genfors" w:date="2014-03-13T15:47:00Z">
                <w:pPr>
                  <w:ind w:left="720" w:hanging="360"/>
                  <w:contextualSpacing/>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lastRenderedPageBreak/>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Intagninganteckning = int</w:t>
            </w:r>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D50413" w14:paraId="298AD709" w14:textId="77777777" w:rsidTr="00C47224">
        <w:trPr>
          <w:ins w:id="1154" w:author="Khaled Daham" w:date="2014-03-17T17:56:00Z"/>
        </w:trPr>
        <w:tc>
          <w:tcPr>
            <w:tcW w:w="2660" w:type="dxa"/>
          </w:tcPr>
          <w:p w14:paraId="67760B3F" w14:textId="342E63C6" w:rsidR="00D50413" w:rsidRPr="00D50413" w:rsidRDefault="00D50413" w:rsidP="00514BAB">
            <w:pPr>
              <w:pStyle w:val="TableParagraph"/>
              <w:spacing w:line="229" w:lineRule="exact"/>
              <w:ind w:left="102"/>
              <w:rPr>
                <w:ins w:id="1155" w:author="Khaled Daham" w:date="2014-03-17T17:56:00Z"/>
                <w:rFonts w:ascii="Georgia" w:hAnsi="Georgia"/>
                <w:sz w:val="20"/>
                <w:szCs w:val="20"/>
                <w:lang w:val="en-US"/>
                <w:rPrChange w:id="1156" w:author="Khaled Daham" w:date="2014-03-17T17:58:00Z">
                  <w:rPr>
                    <w:ins w:id="1157" w:author="Khaled Daham" w:date="2014-03-17T17:56:00Z"/>
                    <w:rFonts w:ascii="Georgia" w:hAnsi="Georgia"/>
                    <w:sz w:val="20"/>
                    <w:szCs w:val="20"/>
                    <w:lang w:val="en-US"/>
                  </w:rPr>
                </w:rPrChange>
              </w:rPr>
            </w:pPr>
            <w:ins w:id="1158" w:author="Khaled Daham" w:date="2014-03-17T17:56:00Z">
              <w:r w:rsidRPr="00D50413">
                <w:rPr>
                  <w:rFonts w:ascii="Georgia" w:hAnsi="Georgia" w:cs="Arial"/>
                  <w:sz w:val="20"/>
                  <w:szCs w:val="20"/>
                  <w:rPrChange w:id="1159" w:author="Khaled Daham" w:date="2014-03-17T17:58:00Z">
                    <w:rPr>
                      <w:rFonts w:ascii="Times New Roman" w:hAnsi="Times New Roman" w:cs="Arial"/>
                      <w:sz w:val="20"/>
                      <w:szCs w:val="20"/>
                    </w:rPr>
                  </w:rPrChange>
                </w:rPr>
                <w:t>../result</w:t>
              </w:r>
            </w:ins>
          </w:p>
        </w:tc>
        <w:tc>
          <w:tcPr>
            <w:tcW w:w="1417" w:type="dxa"/>
          </w:tcPr>
          <w:p w14:paraId="369A5F75" w14:textId="72B6665D" w:rsidR="00D50413" w:rsidRPr="00D50413" w:rsidRDefault="00D50413" w:rsidP="00514BAB">
            <w:pPr>
              <w:pStyle w:val="TableParagraph"/>
              <w:spacing w:line="226" w:lineRule="exact"/>
              <w:ind w:left="102"/>
              <w:rPr>
                <w:ins w:id="1160" w:author="Khaled Daham" w:date="2014-03-17T17:56:00Z"/>
                <w:rFonts w:ascii="Georgia" w:hAnsi="Georgia"/>
                <w:spacing w:val="-1"/>
                <w:sz w:val="20"/>
                <w:szCs w:val="20"/>
                <w:lang w:val="en-US"/>
                <w:rPrChange w:id="1161" w:author="Khaled Daham" w:date="2014-03-17T17:58:00Z">
                  <w:rPr>
                    <w:ins w:id="1162" w:author="Khaled Daham" w:date="2014-03-17T17:56:00Z"/>
                    <w:rFonts w:ascii="Georgia" w:hAnsi="Georgia"/>
                    <w:spacing w:val="-1"/>
                    <w:sz w:val="20"/>
                    <w:szCs w:val="20"/>
                    <w:lang w:val="en-US"/>
                  </w:rPr>
                </w:rPrChange>
              </w:rPr>
            </w:pPr>
            <w:ins w:id="1163" w:author="Khaled Daham" w:date="2014-03-17T17:56:00Z">
              <w:r w:rsidRPr="00D50413">
                <w:rPr>
                  <w:rFonts w:ascii="Georgia" w:hAnsi="Georgia"/>
                  <w:spacing w:val="-1"/>
                  <w:sz w:val="20"/>
                  <w:szCs w:val="20"/>
                  <w:rPrChange w:id="1164" w:author="Khaled Daham" w:date="2014-03-17T17:58:00Z">
                    <w:rPr>
                      <w:rFonts w:ascii="Times New Roman" w:hAnsi="Times New Roman"/>
                      <w:spacing w:val="-1"/>
                      <w:szCs w:val="20"/>
                    </w:rPr>
                  </w:rPrChange>
                </w:rPr>
                <w:t>ResultType</w:t>
              </w:r>
            </w:ins>
          </w:p>
        </w:tc>
        <w:tc>
          <w:tcPr>
            <w:tcW w:w="3969" w:type="dxa"/>
          </w:tcPr>
          <w:p w14:paraId="5B4CD0BC" w14:textId="38F909D3" w:rsidR="00D50413" w:rsidRPr="00D50413" w:rsidRDefault="00D50413" w:rsidP="00E30B7C">
            <w:pPr>
              <w:rPr>
                <w:ins w:id="1165" w:author="Khaled Daham" w:date="2014-03-17T17:56:00Z"/>
                <w:spacing w:val="-1"/>
                <w:szCs w:val="20"/>
                <w:rPrChange w:id="1166" w:author="Khaled Daham" w:date="2014-03-17T17:58:00Z">
                  <w:rPr>
                    <w:ins w:id="1167" w:author="Khaled Daham" w:date="2014-03-17T17:56:00Z"/>
                    <w:spacing w:val="-1"/>
                    <w:szCs w:val="20"/>
                  </w:rPr>
                </w:rPrChange>
              </w:rPr>
              <w:pPrChange w:id="1168" w:author="Khaled Daham" w:date="2014-03-17T18:22:00Z">
                <w:pPr/>
              </w:pPrChange>
            </w:pPr>
            <w:ins w:id="1169" w:author="Khaled Daham" w:date="2014-03-17T17:56:00Z">
              <w:r w:rsidRPr="00D50413">
                <w:rPr>
                  <w:szCs w:val="20"/>
                  <w:rPrChange w:id="1170" w:author="Khaled Daham" w:date="2014-03-17T17:58:00Z">
                    <w:rPr>
                      <w:rFonts w:ascii="Times New Roman" w:hAnsi="Times New Roman"/>
                      <w:szCs w:val="20"/>
                    </w:rPr>
                  </w:rPrChange>
                </w:rPr>
                <w:t>Innehåller information om begäran gick bra eller ej</w:t>
              </w:r>
              <w:r w:rsidR="00E30B7C">
                <w:rPr>
                  <w:szCs w:val="20"/>
                  <w:rPrChange w:id="1171" w:author="Khaled Daham" w:date="2014-03-17T17:58:00Z">
                    <w:rPr>
                      <w:szCs w:val="20"/>
                    </w:rPr>
                  </w:rPrChange>
                </w:rPr>
                <w:t>, en P av 2.1 måste skicka</w:t>
              </w:r>
            </w:ins>
            <w:ins w:id="1172" w:author="Khaled Daham" w:date="2014-03-17T18:24:00Z">
              <w:r w:rsidR="00622C00">
                <w:rPr>
                  <w:szCs w:val="20"/>
                </w:rPr>
                <w:t xml:space="preserve"> med</w:t>
              </w:r>
            </w:ins>
            <w:ins w:id="1173" w:author="Khaled Daham" w:date="2014-03-17T17:56:00Z">
              <w:r w:rsidR="00E30B7C">
                <w:rPr>
                  <w:szCs w:val="20"/>
                  <w:rPrChange w:id="1174" w:author="Khaled Daham" w:date="2014-03-17T17:58:00Z">
                    <w:rPr>
                      <w:szCs w:val="20"/>
                    </w:rPr>
                  </w:rPrChange>
                </w:rPr>
                <w:t xml:space="preserve"> result</w:t>
              </w:r>
            </w:ins>
            <w:ins w:id="1175" w:author="Khaled Daham" w:date="2014-03-17T18:24:00Z">
              <w:r w:rsidR="00622C00">
                <w:rPr>
                  <w:szCs w:val="20"/>
                </w:rPr>
                <w:t>Type</w:t>
              </w:r>
            </w:ins>
            <w:ins w:id="1176" w:author="Khaled Daham" w:date="2014-03-17T17:56:00Z">
              <w:r w:rsidR="00E30B7C">
                <w:rPr>
                  <w:szCs w:val="20"/>
                  <w:rPrChange w:id="1177" w:author="Khaled Daham" w:date="2014-03-17T17:58:00Z">
                    <w:rPr>
                      <w:szCs w:val="20"/>
                    </w:rPr>
                  </w:rPrChange>
                </w:rPr>
                <w:t>, för kompabilitet mellan K</w:t>
              </w:r>
            </w:ins>
            <w:ins w:id="1178" w:author="Khaled Daham" w:date="2014-03-17T18:22:00Z">
              <w:r w:rsidR="00E30B7C">
                <w:rPr>
                  <w:szCs w:val="20"/>
                </w:rPr>
                <w:t xml:space="preserve"> 2.1 och P 2.0 är den satt till icke obligatorisk</w:t>
              </w:r>
            </w:ins>
            <w:ins w:id="1179" w:author="Khaled Daham" w:date="2014-03-17T18:23:00Z">
              <w:r w:rsidR="00E30B7C">
                <w:rPr>
                  <w:szCs w:val="20"/>
                </w:rPr>
                <w:t xml:space="preserve"> i wsdl</w:t>
              </w:r>
            </w:ins>
            <w:ins w:id="1180" w:author="Khaled Daham" w:date="2014-03-17T18:22:00Z">
              <w:r w:rsidR="00E30B7C">
                <w:rPr>
                  <w:szCs w:val="20"/>
                </w:rPr>
                <w:t>.</w:t>
              </w:r>
            </w:ins>
          </w:p>
        </w:tc>
        <w:tc>
          <w:tcPr>
            <w:tcW w:w="1560" w:type="dxa"/>
          </w:tcPr>
          <w:p w14:paraId="2CF0B635" w14:textId="13641878" w:rsidR="00D50413" w:rsidRPr="00D50413" w:rsidRDefault="00E30B7C" w:rsidP="00514BAB">
            <w:pPr>
              <w:pStyle w:val="TableParagraph"/>
              <w:spacing w:line="226" w:lineRule="exact"/>
              <w:ind w:left="102"/>
              <w:rPr>
                <w:ins w:id="1181" w:author="Khaled Daham" w:date="2014-03-17T17:56:00Z"/>
                <w:rFonts w:ascii="Georgia" w:hAnsi="Georgia"/>
                <w:spacing w:val="-1"/>
                <w:sz w:val="20"/>
                <w:szCs w:val="20"/>
                <w:lang w:val="en-US"/>
                <w:rPrChange w:id="1182" w:author="Khaled Daham" w:date="2014-03-17T17:58:00Z">
                  <w:rPr>
                    <w:ins w:id="1183" w:author="Khaled Daham" w:date="2014-03-17T17:56:00Z"/>
                    <w:rFonts w:ascii="Georgia" w:hAnsi="Georgia"/>
                    <w:spacing w:val="-1"/>
                    <w:sz w:val="20"/>
                    <w:szCs w:val="20"/>
                    <w:lang w:val="en-US"/>
                  </w:rPr>
                </w:rPrChange>
              </w:rPr>
            </w:pPr>
            <w:ins w:id="1184" w:author="Khaled Daham" w:date="2014-03-17T17:56:00Z">
              <w:r>
                <w:rPr>
                  <w:rFonts w:ascii="Georgia" w:hAnsi="Georgia"/>
                  <w:sz w:val="20"/>
                  <w:szCs w:val="20"/>
                  <w:rPrChange w:id="1185" w:author="Khaled Daham" w:date="2014-03-17T17:58:00Z">
                    <w:rPr>
                      <w:rFonts w:ascii="Georgia" w:hAnsi="Georgia"/>
                      <w:sz w:val="20"/>
                      <w:szCs w:val="20"/>
                    </w:rPr>
                  </w:rPrChange>
                </w:rPr>
                <w:t>1</w:t>
              </w:r>
              <w:r w:rsidR="00D50413" w:rsidRPr="00D50413">
                <w:rPr>
                  <w:rFonts w:ascii="Georgia" w:hAnsi="Georgia"/>
                  <w:sz w:val="20"/>
                  <w:szCs w:val="20"/>
                  <w:rPrChange w:id="1186" w:author="Khaled Daham" w:date="2014-03-17T17:58:00Z">
                    <w:rPr>
                      <w:rFonts w:ascii="Times New Roman" w:hAnsi="Times New Roman"/>
                      <w:sz w:val="20"/>
                      <w:szCs w:val="20"/>
                    </w:rPr>
                  </w:rPrChange>
                </w:rPr>
                <w:t>..1</w:t>
              </w:r>
            </w:ins>
          </w:p>
        </w:tc>
      </w:tr>
      <w:tr w:rsidR="00D50413" w14:paraId="235E3D70" w14:textId="77777777" w:rsidTr="00C47224">
        <w:trPr>
          <w:ins w:id="1187" w:author="Khaled Daham" w:date="2014-03-17T17:56:00Z"/>
        </w:trPr>
        <w:tc>
          <w:tcPr>
            <w:tcW w:w="2660" w:type="dxa"/>
          </w:tcPr>
          <w:p w14:paraId="20007F78" w14:textId="5F835B1B" w:rsidR="00D50413" w:rsidRPr="00D50413" w:rsidRDefault="00D50413" w:rsidP="00514BAB">
            <w:pPr>
              <w:pStyle w:val="TableParagraph"/>
              <w:spacing w:line="229" w:lineRule="exact"/>
              <w:ind w:left="102"/>
              <w:rPr>
                <w:ins w:id="1188" w:author="Khaled Daham" w:date="2014-03-17T17:56:00Z"/>
                <w:rFonts w:ascii="Georgia" w:hAnsi="Georgia" w:cs="Arial"/>
                <w:sz w:val="20"/>
                <w:szCs w:val="20"/>
                <w:rPrChange w:id="1189" w:author="Khaled Daham" w:date="2014-03-17T17:58:00Z">
                  <w:rPr>
                    <w:ins w:id="1190" w:author="Khaled Daham" w:date="2014-03-17T17:56:00Z"/>
                    <w:rFonts w:ascii="Times New Roman" w:hAnsi="Times New Roman" w:cs="Arial"/>
                    <w:sz w:val="20"/>
                    <w:szCs w:val="20"/>
                  </w:rPr>
                </w:rPrChange>
              </w:rPr>
            </w:pPr>
            <w:ins w:id="1191" w:author="Khaled Daham" w:date="2014-03-17T17:56:00Z">
              <w:r w:rsidRPr="00D50413">
                <w:rPr>
                  <w:rFonts w:ascii="Georgia" w:hAnsi="Georgia" w:cs="Arial"/>
                  <w:sz w:val="20"/>
                  <w:szCs w:val="20"/>
                  <w:rPrChange w:id="1192" w:author="Khaled Daham" w:date="2014-03-17T17:58:00Z">
                    <w:rPr>
                      <w:rFonts w:ascii="Times New Roman" w:hAnsi="Times New Roman" w:cs="Arial"/>
                      <w:sz w:val="20"/>
                      <w:szCs w:val="20"/>
                    </w:rPr>
                  </w:rPrChange>
                </w:rPr>
                <w:t>../../resultCode</w:t>
              </w:r>
            </w:ins>
          </w:p>
        </w:tc>
        <w:tc>
          <w:tcPr>
            <w:tcW w:w="1417" w:type="dxa"/>
          </w:tcPr>
          <w:p w14:paraId="4E26CEEC" w14:textId="23494888" w:rsidR="00D50413" w:rsidRPr="00D50413" w:rsidRDefault="00D50413" w:rsidP="00D50413">
            <w:pPr>
              <w:pStyle w:val="TableParagraph"/>
              <w:spacing w:line="226" w:lineRule="exact"/>
              <w:ind w:left="102"/>
              <w:rPr>
                <w:ins w:id="1193" w:author="Khaled Daham" w:date="2014-03-17T17:56:00Z"/>
                <w:rFonts w:ascii="Georgia" w:hAnsi="Georgia"/>
                <w:spacing w:val="-1"/>
                <w:sz w:val="20"/>
                <w:szCs w:val="20"/>
                <w:rPrChange w:id="1194" w:author="Khaled Daham" w:date="2014-03-17T17:58:00Z">
                  <w:rPr>
                    <w:ins w:id="1195" w:author="Khaled Daham" w:date="2014-03-17T17:56:00Z"/>
                    <w:rFonts w:ascii="Times New Roman" w:hAnsi="Times New Roman"/>
                    <w:spacing w:val="-1"/>
                    <w:szCs w:val="20"/>
                  </w:rPr>
                </w:rPrChange>
              </w:rPr>
              <w:pPrChange w:id="1196" w:author="Khaled Daham" w:date="2014-03-17T17:59:00Z">
                <w:pPr>
                  <w:pStyle w:val="TableParagraph"/>
                  <w:spacing w:line="226" w:lineRule="exact"/>
                  <w:ind w:left="102"/>
                </w:pPr>
              </w:pPrChange>
            </w:pPr>
            <w:ins w:id="1197" w:author="Khaled Daham" w:date="2014-03-17T17:56:00Z">
              <w:r w:rsidRPr="00D50413">
                <w:rPr>
                  <w:rFonts w:ascii="Georgia" w:hAnsi="Georgia"/>
                  <w:spacing w:val="-1"/>
                  <w:sz w:val="20"/>
                  <w:szCs w:val="20"/>
                  <w:rPrChange w:id="1198" w:author="Khaled Daham" w:date="2014-03-17T17:58:00Z">
                    <w:rPr>
                      <w:rFonts w:ascii="Times New Roman" w:hAnsi="Times New Roman"/>
                      <w:spacing w:val="-1"/>
                      <w:szCs w:val="20"/>
                    </w:rPr>
                  </w:rPrChange>
                </w:rPr>
                <w:t>Result</w:t>
              </w:r>
            </w:ins>
            <w:ins w:id="1199" w:author="Khaled Daham" w:date="2014-03-17T17:59:00Z">
              <w:r>
                <w:rPr>
                  <w:rFonts w:ascii="Georgia" w:hAnsi="Georgia"/>
                  <w:spacing w:val="-1"/>
                  <w:sz w:val="20"/>
                  <w:szCs w:val="20"/>
                </w:rPr>
                <w:t>Code</w:t>
              </w:r>
            </w:ins>
            <w:ins w:id="1200" w:author="Khaled Daham" w:date="2014-03-17T17:56:00Z">
              <w:r w:rsidRPr="00D50413">
                <w:rPr>
                  <w:rFonts w:ascii="Georgia" w:hAnsi="Georgia"/>
                  <w:spacing w:val="-1"/>
                  <w:sz w:val="20"/>
                  <w:szCs w:val="20"/>
                  <w:rPrChange w:id="1201" w:author="Khaled Daham" w:date="2014-03-17T17:58:00Z">
                    <w:rPr>
                      <w:rFonts w:ascii="Times New Roman" w:hAnsi="Times New Roman"/>
                      <w:spacing w:val="-1"/>
                      <w:szCs w:val="20"/>
                    </w:rPr>
                  </w:rPrChange>
                </w:rPr>
                <w:t>Enum</w:t>
              </w:r>
            </w:ins>
          </w:p>
        </w:tc>
        <w:tc>
          <w:tcPr>
            <w:tcW w:w="3969" w:type="dxa"/>
          </w:tcPr>
          <w:p w14:paraId="41DD13A5" w14:textId="223EA585" w:rsidR="00D50413" w:rsidRPr="00D50413" w:rsidRDefault="00D50413" w:rsidP="00D728C5">
            <w:pPr>
              <w:rPr>
                <w:ins w:id="1202" w:author="Khaled Daham" w:date="2014-03-17T17:56:00Z"/>
                <w:szCs w:val="20"/>
                <w:rPrChange w:id="1203" w:author="Khaled Daham" w:date="2014-03-17T17:58:00Z">
                  <w:rPr>
                    <w:ins w:id="1204" w:author="Khaled Daham" w:date="2014-03-17T17:56:00Z"/>
                    <w:rFonts w:ascii="Times New Roman" w:hAnsi="Times New Roman"/>
                    <w:szCs w:val="20"/>
                  </w:rPr>
                </w:rPrChange>
              </w:rPr>
            </w:pPr>
            <w:ins w:id="1205" w:author="Khaled Daham" w:date="2014-03-17T17:56:00Z">
              <w:r w:rsidRPr="00D50413">
                <w:rPr>
                  <w:szCs w:val="20"/>
                  <w:rPrChange w:id="1206" w:author="Khaled Daham" w:date="2014-03-17T17:58:00Z">
                    <w:rPr>
                      <w:rFonts w:ascii="Times New Roman" w:hAnsi="Times New Roman"/>
                      <w:szCs w:val="20"/>
                    </w:rPr>
                  </w:rPrChange>
                </w:rPr>
                <w:t>Kan endast vara OK, INFO eller ERROR</w:t>
              </w:r>
            </w:ins>
          </w:p>
        </w:tc>
        <w:tc>
          <w:tcPr>
            <w:tcW w:w="1560" w:type="dxa"/>
          </w:tcPr>
          <w:p w14:paraId="59476799" w14:textId="5860981C" w:rsidR="00D50413" w:rsidRPr="00D50413" w:rsidRDefault="00D50413" w:rsidP="00514BAB">
            <w:pPr>
              <w:pStyle w:val="TableParagraph"/>
              <w:spacing w:line="226" w:lineRule="exact"/>
              <w:ind w:left="102"/>
              <w:rPr>
                <w:ins w:id="1207" w:author="Khaled Daham" w:date="2014-03-17T17:56:00Z"/>
                <w:rFonts w:ascii="Georgia" w:hAnsi="Georgia"/>
                <w:sz w:val="20"/>
                <w:szCs w:val="20"/>
                <w:rPrChange w:id="1208" w:author="Khaled Daham" w:date="2014-03-17T17:58:00Z">
                  <w:rPr>
                    <w:ins w:id="1209" w:author="Khaled Daham" w:date="2014-03-17T17:56:00Z"/>
                    <w:rFonts w:ascii="Times New Roman" w:hAnsi="Times New Roman"/>
                    <w:sz w:val="20"/>
                    <w:szCs w:val="20"/>
                  </w:rPr>
                </w:rPrChange>
              </w:rPr>
            </w:pPr>
            <w:ins w:id="1210" w:author="Khaled Daham" w:date="2014-03-17T17:56:00Z">
              <w:r w:rsidRPr="00D50413">
                <w:rPr>
                  <w:rFonts w:ascii="Georgia" w:hAnsi="Georgia"/>
                  <w:sz w:val="20"/>
                  <w:szCs w:val="20"/>
                  <w:rPrChange w:id="1211" w:author="Khaled Daham" w:date="2014-03-17T17:58:00Z">
                    <w:rPr>
                      <w:rFonts w:ascii="Times New Roman" w:hAnsi="Times New Roman"/>
                      <w:sz w:val="20"/>
                      <w:szCs w:val="20"/>
                    </w:rPr>
                  </w:rPrChange>
                </w:rPr>
                <w:t>1..1</w:t>
              </w:r>
            </w:ins>
          </w:p>
        </w:tc>
      </w:tr>
      <w:tr w:rsidR="00D50413" w14:paraId="222EA205" w14:textId="77777777" w:rsidTr="00C47224">
        <w:trPr>
          <w:ins w:id="1212" w:author="Khaled Daham" w:date="2014-03-17T17:56:00Z"/>
        </w:trPr>
        <w:tc>
          <w:tcPr>
            <w:tcW w:w="2660" w:type="dxa"/>
          </w:tcPr>
          <w:p w14:paraId="7FE77D71" w14:textId="51B1DDCB" w:rsidR="00D50413" w:rsidRPr="00D50413" w:rsidRDefault="00D50413" w:rsidP="00514BAB">
            <w:pPr>
              <w:pStyle w:val="TableParagraph"/>
              <w:spacing w:line="229" w:lineRule="exact"/>
              <w:ind w:left="102"/>
              <w:rPr>
                <w:ins w:id="1213" w:author="Khaled Daham" w:date="2014-03-17T17:56:00Z"/>
                <w:rFonts w:ascii="Georgia" w:hAnsi="Georgia" w:cs="Arial"/>
                <w:sz w:val="20"/>
                <w:szCs w:val="20"/>
                <w:rPrChange w:id="1214" w:author="Khaled Daham" w:date="2014-03-17T17:58:00Z">
                  <w:rPr>
                    <w:ins w:id="1215" w:author="Khaled Daham" w:date="2014-03-17T17:56:00Z"/>
                    <w:rFonts w:ascii="Times New Roman" w:hAnsi="Times New Roman" w:cs="Arial"/>
                    <w:sz w:val="20"/>
                    <w:szCs w:val="20"/>
                  </w:rPr>
                </w:rPrChange>
              </w:rPr>
            </w:pPr>
            <w:ins w:id="1216" w:author="Khaled Daham" w:date="2014-03-17T17:56:00Z">
              <w:r w:rsidRPr="00D50413">
                <w:rPr>
                  <w:rFonts w:ascii="Georgia" w:hAnsi="Georgia" w:cs="Arial"/>
                  <w:sz w:val="20"/>
                  <w:szCs w:val="20"/>
                  <w:rPrChange w:id="1217" w:author="Khaled Daham" w:date="2014-03-17T17:58:00Z">
                    <w:rPr>
                      <w:rFonts w:ascii="Times New Roman" w:hAnsi="Times New Roman" w:cs="Arial"/>
                      <w:sz w:val="20"/>
                      <w:szCs w:val="20"/>
                    </w:rPr>
                  </w:rPrChange>
                </w:rPr>
                <w:t>../../</w:t>
              </w:r>
            </w:ins>
            <w:ins w:id="1218" w:author="Khaled Daham" w:date="2014-03-17T17:57:00Z">
              <w:r w:rsidRPr="00D50413">
                <w:rPr>
                  <w:rFonts w:ascii="Georgia" w:hAnsi="Georgia" w:cs="Arial"/>
                  <w:sz w:val="20"/>
                  <w:szCs w:val="20"/>
                  <w:rPrChange w:id="1219" w:author="Khaled Daham" w:date="2014-03-17T17:58:00Z">
                    <w:rPr>
                      <w:rFonts w:ascii="Times New Roman" w:hAnsi="Times New Roman" w:cs="Arial"/>
                      <w:sz w:val="20"/>
                      <w:szCs w:val="20"/>
                    </w:rPr>
                  </w:rPrChange>
                </w:rPr>
                <w:t>errorC</w:t>
              </w:r>
            </w:ins>
            <w:ins w:id="1220" w:author="Khaled Daham" w:date="2014-03-17T17:56:00Z">
              <w:r w:rsidRPr="00D50413">
                <w:rPr>
                  <w:rFonts w:ascii="Georgia" w:hAnsi="Georgia" w:cs="Arial"/>
                  <w:sz w:val="20"/>
                  <w:szCs w:val="20"/>
                  <w:rPrChange w:id="1221" w:author="Khaled Daham" w:date="2014-03-17T17:58:00Z">
                    <w:rPr>
                      <w:rFonts w:ascii="Times New Roman" w:hAnsi="Times New Roman" w:cs="Arial"/>
                      <w:sz w:val="20"/>
                      <w:szCs w:val="20"/>
                    </w:rPr>
                  </w:rPrChange>
                </w:rPr>
                <w:t>ode</w:t>
              </w:r>
            </w:ins>
          </w:p>
        </w:tc>
        <w:tc>
          <w:tcPr>
            <w:tcW w:w="1417" w:type="dxa"/>
          </w:tcPr>
          <w:p w14:paraId="6EC458C6" w14:textId="48F13A30" w:rsidR="00D50413" w:rsidRPr="00D50413" w:rsidRDefault="00D50413" w:rsidP="00514BAB">
            <w:pPr>
              <w:pStyle w:val="TableParagraph"/>
              <w:spacing w:line="226" w:lineRule="exact"/>
              <w:ind w:left="102"/>
              <w:rPr>
                <w:ins w:id="1222" w:author="Khaled Daham" w:date="2014-03-17T17:56:00Z"/>
                <w:rFonts w:ascii="Georgia" w:hAnsi="Georgia"/>
                <w:spacing w:val="-1"/>
                <w:sz w:val="20"/>
                <w:szCs w:val="20"/>
                <w:rPrChange w:id="1223" w:author="Khaled Daham" w:date="2014-03-17T17:58:00Z">
                  <w:rPr>
                    <w:ins w:id="1224" w:author="Khaled Daham" w:date="2014-03-17T17:56:00Z"/>
                    <w:rFonts w:ascii="Times New Roman" w:hAnsi="Times New Roman"/>
                    <w:spacing w:val="-1"/>
                    <w:szCs w:val="20"/>
                  </w:rPr>
                </w:rPrChange>
              </w:rPr>
            </w:pPr>
            <w:ins w:id="1225" w:author="Khaled Daham" w:date="2014-03-17T17:56:00Z">
              <w:r w:rsidRPr="00D50413">
                <w:rPr>
                  <w:rFonts w:ascii="Georgia" w:hAnsi="Georgia"/>
                  <w:spacing w:val="-1"/>
                  <w:sz w:val="20"/>
                  <w:szCs w:val="20"/>
                  <w:rPrChange w:id="1226" w:author="Khaled Daham" w:date="2014-03-17T17:58:00Z">
                    <w:rPr>
                      <w:rFonts w:ascii="Times New Roman" w:hAnsi="Times New Roman"/>
                      <w:spacing w:val="-1"/>
                      <w:szCs w:val="20"/>
                    </w:rPr>
                  </w:rPrChange>
                </w:rPr>
                <w:t>ErrorCodeEnum</w:t>
              </w:r>
            </w:ins>
          </w:p>
        </w:tc>
        <w:tc>
          <w:tcPr>
            <w:tcW w:w="3969" w:type="dxa"/>
          </w:tcPr>
          <w:p w14:paraId="7D8EA687" w14:textId="301A81B6" w:rsidR="00D50413" w:rsidRPr="00D50413" w:rsidRDefault="00D50413" w:rsidP="00D50413">
            <w:pPr>
              <w:rPr>
                <w:ins w:id="1227" w:author="Khaled Daham" w:date="2014-03-17T17:56:00Z"/>
                <w:szCs w:val="20"/>
                <w:rPrChange w:id="1228" w:author="Khaled Daham" w:date="2014-03-17T17:58:00Z">
                  <w:rPr>
                    <w:ins w:id="1229" w:author="Khaled Daham" w:date="2014-03-17T17:56:00Z"/>
                    <w:rFonts w:ascii="Times New Roman" w:hAnsi="Times New Roman"/>
                    <w:szCs w:val="20"/>
                  </w:rPr>
                </w:rPrChange>
              </w:rPr>
              <w:pPrChange w:id="1230" w:author="Khaled Daham" w:date="2014-03-17T17:59:00Z">
                <w:pPr/>
              </w:pPrChange>
            </w:pPr>
            <w:ins w:id="1231" w:author="Khaled Daham" w:date="2014-03-17T17:56:00Z">
              <w:r w:rsidRPr="00D50413">
                <w:rPr>
                  <w:szCs w:val="20"/>
                  <w:rPrChange w:id="1232" w:author="Khaled Daham" w:date="2014-03-17T17:58:00Z">
                    <w:rPr>
                      <w:rFonts w:ascii="Times New Roman" w:hAnsi="Times New Roman"/>
                      <w:szCs w:val="20"/>
                    </w:rPr>
                  </w:rPrChange>
                </w:rPr>
                <w:t xml:space="preserve">Sätts endast om </w:t>
              </w:r>
            </w:ins>
            <w:ins w:id="1233" w:author="Khaled Daham" w:date="2014-03-17T17:59:00Z">
              <w:r>
                <w:rPr>
                  <w:szCs w:val="20"/>
                </w:rPr>
                <w:t>resultCode</w:t>
              </w:r>
            </w:ins>
            <w:ins w:id="1234" w:author="Khaled Daham" w:date="2014-03-17T17:56:00Z">
              <w:r>
                <w:rPr>
                  <w:szCs w:val="20"/>
                  <w:rPrChange w:id="1235" w:author="Khaled Daham" w:date="2014-03-17T17:58:00Z">
                    <w:rPr>
                      <w:szCs w:val="20"/>
                    </w:rPr>
                  </w:rPrChange>
                </w:rPr>
                <w:t xml:space="preserve"> är ERROR, se kapitel 4.4</w:t>
              </w:r>
              <w:r w:rsidRPr="00D50413">
                <w:rPr>
                  <w:szCs w:val="20"/>
                  <w:rPrChange w:id="1236" w:author="Khaled Daham" w:date="2014-03-17T17:58:00Z">
                    <w:rPr>
                      <w:rFonts w:ascii="Times New Roman" w:hAnsi="Times New Roman"/>
                      <w:szCs w:val="20"/>
                    </w:rPr>
                  </w:rPrChange>
                </w:rPr>
                <w:t xml:space="preserve"> för mer information.</w:t>
              </w:r>
            </w:ins>
          </w:p>
        </w:tc>
        <w:tc>
          <w:tcPr>
            <w:tcW w:w="1560" w:type="dxa"/>
          </w:tcPr>
          <w:p w14:paraId="649779F5" w14:textId="3D5648C3" w:rsidR="00D50413" w:rsidRPr="00D50413" w:rsidRDefault="00D50413" w:rsidP="00514BAB">
            <w:pPr>
              <w:pStyle w:val="TableParagraph"/>
              <w:spacing w:line="226" w:lineRule="exact"/>
              <w:ind w:left="102"/>
              <w:rPr>
                <w:ins w:id="1237" w:author="Khaled Daham" w:date="2014-03-17T17:56:00Z"/>
                <w:rFonts w:ascii="Georgia" w:hAnsi="Georgia"/>
                <w:sz w:val="20"/>
                <w:szCs w:val="20"/>
                <w:rPrChange w:id="1238" w:author="Khaled Daham" w:date="2014-03-17T17:58:00Z">
                  <w:rPr>
                    <w:ins w:id="1239" w:author="Khaled Daham" w:date="2014-03-17T17:56:00Z"/>
                    <w:rFonts w:ascii="Times New Roman" w:hAnsi="Times New Roman"/>
                    <w:sz w:val="20"/>
                    <w:szCs w:val="20"/>
                  </w:rPr>
                </w:rPrChange>
              </w:rPr>
            </w:pPr>
            <w:ins w:id="1240" w:author="Khaled Daham" w:date="2014-03-17T17:56:00Z">
              <w:r w:rsidRPr="00D50413">
                <w:rPr>
                  <w:rFonts w:ascii="Georgia" w:hAnsi="Georgia"/>
                  <w:sz w:val="20"/>
                  <w:szCs w:val="20"/>
                  <w:rPrChange w:id="1241" w:author="Khaled Daham" w:date="2014-03-17T17:58:00Z">
                    <w:rPr>
                      <w:rFonts w:ascii="Times New Roman" w:hAnsi="Times New Roman"/>
                      <w:sz w:val="20"/>
                      <w:szCs w:val="20"/>
                    </w:rPr>
                  </w:rPrChange>
                </w:rPr>
                <w:t>0..1</w:t>
              </w:r>
            </w:ins>
          </w:p>
        </w:tc>
      </w:tr>
      <w:tr w:rsidR="00D50413" w14:paraId="1B9FA08B" w14:textId="77777777" w:rsidTr="00C47224">
        <w:trPr>
          <w:ins w:id="1242" w:author="Khaled Daham" w:date="2014-03-17T17:56:00Z"/>
        </w:trPr>
        <w:tc>
          <w:tcPr>
            <w:tcW w:w="2660" w:type="dxa"/>
          </w:tcPr>
          <w:p w14:paraId="5E7F020D" w14:textId="55DEC63E" w:rsidR="00D50413" w:rsidRPr="00D50413" w:rsidRDefault="00D50413" w:rsidP="00514BAB">
            <w:pPr>
              <w:pStyle w:val="TableParagraph"/>
              <w:spacing w:line="229" w:lineRule="exact"/>
              <w:ind w:left="102"/>
              <w:rPr>
                <w:ins w:id="1243" w:author="Khaled Daham" w:date="2014-03-17T17:56:00Z"/>
                <w:rFonts w:ascii="Georgia" w:hAnsi="Georgia" w:cs="Arial"/>
                <w:sz w:val="20"/>
                <w:szCs w:val="20"/>
                <w:rPrChange w:id="1244" w:author="Khaled Daham" w:date="2014-03-17T17:58:00Z">
                  <w:rPr>
                    <w:ins w:id="1245" w:author="Khaled Daham" w:date="2014-03-17T17:56:00Z"/>
                    <w:rFonts w:ascii="Times New Roman" w:hAnsi="Times New Roman" w:cs="Arial"/>
                    <w:sz w:val="20"/>
                    <w:szCs w:val="20"/>
                  </w:rPr>
                </w:rPrChange>
              </w:rPr>
            </w:pPr>
            <w:ins w:id="1246" w:author="Khaled Daham" w:date="2014-03-17T17:56:00Z">
              <w:r w:rsidRPr="00D50413">
                <w:rPr>
                  <w:rFonts w:ascii="Georgia" w:hAnsi="Georgia" w:cs="Arial"/>
                  <w:sz w:val="20"/>
                  <w:szCs w:val="20"/>
                  <w:rPrChange w:id="1247" w:author="Khaled Daham" w:date="2014-03-17T17:58:00Z">
                    <w:rPr>
                      <w:rFonts w:ascii="Times New Roman" w:hAnsi="Times New Roman" w:cs="Arial"/>
                      <w:sz w:val="20"/>
                      <w:szCs w:val="20"/>
                    </w:rPr>
                  </w:rPrChange>
                </w:rPr>
                <w:t>../../subcode</w:t>
              </w:r>
            </w:ins>
          </w:p>
        </w:tc>
        <w:tc>
          <w:tcPr>
            <w:tcW w:w="1417" w:type="dxa"/>
          </w:tcPr>
          <w:p w14:paraId="497E9FBD" w14:textId="5E6818E1" w:rsidR="00D50413" w:rsidRPr="00D50413" w:rsidRDefault="00D50413" w:rsidP="00514BAB">
            <w:pPr>
              <w:pStyle w:val="TableParagraph"/>
              <w:spacing w:line="226" w:lineRule="exact"/>
              <w:ind w:left="102"/>
              <w:rPr>
                <w:ins w:id="1248" w:author="Khaled Daham" w:date="2014-03-17T17:56:00Z"/>
                <w:rFonts w:ascii="Georgia" w:hAnsi="Georgia"/>
                <w:spacing w:val="-1"/>
                <w:sz w:val="20"/>
                <w:szCs w:val="20"/>
                <w:rPrChange w:id="1249" w:author="Khaled Daham" w:date="2014-03-17T17:58:00Z">
                  <w:rPr>
                    <w:ins w:id="1250" w:author="Khaled Daham" w:date="2014-03-17T17:56:00Z"/>
                    <w:rFonts w:ascii="Times New Roman" w:hAnsi="Times New Roman"/>
                    <w:spacing w:val="-1"/>
                    <w:szCs w:val="20"/>
                  </w:rPr>
                </w:rPrChange>
              </w:rPr>
            </w:pPr>
            <w:ins w:id="1251" w:author="Khaled Daham" w:date="2014-03-17T17:56:00Z">
              <w:r w:rsidRPr="00D50413">
                <w:rPr>
                  <w:rFonts w:ascii="Georgia" w:hAnsi="Georgia"/>
                  <w:spacing w:val="-1"/>
                  <w:sz w:val="20"/>
                  <w:szCs w:val="20"/>
                  <w:rPrChange w:id="1252" w:author="Khaled Daham" w:date="2014-03-17T17:58:00Z">
                    <w:rPr>
                      <w:rFonts w:ascii="Times New Roman" w:hAnsi="Times New Roman"/>
                      <w:spacing w:val="-1"/>
                      <w:szCs w:val="20"/>
                    </w:rPr>
                  </w:rPrChange>
                </w:rPr>
                <w:t>string</w:t>
              </w:r>
            </w:ins>
          </w:p>
        </w:tc>
        <w:tc>
          <w:tcPr>
            <w:tcW w:w="3969" w:type="dxa"/>
          </w:tcPr>
          <w:p w14:paraId="19C2E889" w14:textId="3B2B1839" w:rsidR="00D50413" w:rsidRPr="00D50413" w:rsidRDefault="00D50413" w:rsidP="00D728C5">
            <w:pPr>
              <w:rPr>
                <w:ins w:id="1253" w:author="Khaled Daham" w:date="2014-03-17T17:56:00Z"/>
                <w:szCs w:val="20"/>
                <w:rPrChange w:id="1254" w:author="Khaled Daham" w:date="2014-03-17T17:58:00Z">
                  <w:rPr>
                    <w:ins w:id="1255" w:author="Khaled Daham" w:date="2014-03-17T17:56:00Z"/>
                    <w:rFonts w:ascii="Times New Roman" w:hAnsi="Times New Roman"/>
                    <w:szCs w:val="20"/>
                  </w:rPr>
                </w:rPrChange>
              </w:rPr>
            </w:pPr>
            <w:ins w:id="1256" w:author="Khaled Daham" w:date="2014-03-17T17:59:00Z">
              <w:r>
                <w:rPr>
                  <w:szCs w:val="20"/>
                </w:rPr>
                <w:t>Inga subkoder är specificerade</w:t>
              </w:r>
            </w:ins>
            <w:ins w:id="1257" w:author="Khaled Daham" w:date="2014-03-17T18:00:00Z">
              <w:r w:rsidR="00465386">
                <w:rPr>
                  <w:szCs w:val="20"/>
                </w:rPr>
                <w:t>.</w:t>
              </w:r>
            </w:ins>
          </w:p>
        </w:tc>
        <w:tc>
          <w:tcPr>
            <w:tcW w:w="1560" w:type="dxa"/>
          </w:tcPr>
          <w:p w14:paraId="655F7F32" w14:textId="496A9D61" w:rsidR="00D50413" w:rsidRPr="00D50413" w:rsidRDefault="00D50413" w:rsidP="00514BAB">
            <w:pPr>
              <w:pStyle w:val="TableParagraph"/>
              <w:spacing w:line="226" w:lineRule="exact"/>
              <w:ind w:left="102"/>
              <w:rPr>
                <w:ins w:id="1258" w:author="Khaled Daham" w:date="2014-03-17T17:56:00Z"/>
                <w:rFonts w:ascii="Georgia" w:hAnsi="Georgia"/>
                <w:sz w:val="20"/>
                <w:szCs w:val="20"/>
                <w:rPrChange w:id="1259" w:author="Khaled Daham" w:date="2014-03-17T17:58:00Z">
                  <w:rPr>
                    <w:ins w:id="1260" w:author="Khaled Daham" w:date="2014-03-17T17:56:00Z"/>
                    <w:rFonts w:ascii="Times New Roman" w:hAnsi="Times New Roman"/>
                    <w:sz w:val="20"/>
                    <w:szCs w:val="20"/>
                  </w:rPr>
                </w:rPrChange>
              </w:rPr>
            </w:pPr>
            <w:ins w:id="1261" w:author="Khaled Daham" w:date="2014-03-17T17:56:00Z">
              <w:r w:rsidRPr="00D50413">
                <w:rPr>
                  <w:rFonts w:ascii="Georgia" w:hAnsi="Georgia"/>
                  <w:sz w:val="20"/>
                  <w:szCs w:val="20"/>
                  <w:rPrChange w:id="1262" w:author="Khaled Daham" w:date="2014-03-17T17:58:00Z">
                    <w:rPr>
                      <w:rFonts w:ascii="Times New Roman" w:hAnsi="Times New Roman"/>
                      <w:sz w:val="20"/>
                      <w:szCs w:val="20"/>
                    </w:rPr>
                  </w:rPrChange>
                </w:rPr>
                <w:t>0..1</w:t>
              </w:r>
            </w:ins>
          </w:p>
        </w:tc>
      </w:tr>
      <w:tr w:rsidR="00D50413" w14:paraId="41FF4499" w14:textId="77777777" w:rsidTr="00C47224">
        <w:trPr>
          <w:ins w:id="1263" w:author="Khaled Daham" w:date="2014-03-17T17:56:00Z"/>
        </w:trPr>
        <w:tc>
          <w:tcPr>
            <w:tcW w:w="2660" w:type="dxa"/>
          </w:tcPr>
          <w:p w14:paraId="4BF82658" w14:textId="78F776ED" w:rsidR="00D50413" w:rsidRPr="00D50413" w:rsidRDefault="00D50413" w:rsidP="00514BAB">
            <w:pPr>
              <w:pStyle w:val="TableParagraph"/>
              <w:spacing w:line="229" w:lineRule="exact"/>
              <w:ind w:left="102"/>
              <w:rPr>
                <w:ins w:id="1264" w:author="Khaled Daham" w:date="2014-03-17T17:56:00Z"/>
                <w:rFonts w:ascii="Georgia" w:hAnsi="Georgia" w:cs="Arial"/>
                <w:sz w:val="20"/>
                <w:szCs w:val="20"/>
                <w:rPrChange w:id="1265" w:author="Khaled Daham" w:date="2014-03-17T17:58:00Z">
                  <w:rPr>
                    <w:ins w:id="1266" w:author="Khaled Daham" w:date="2014-03-17T17:56:00Z"/>
                    <w:rFonts w:ascii="Times New Roman" w:hAnsi="Times New Roman" w:cs="Arial"/>
                    <w:sz w:val="20"/>
                    <w:szCs w:val="20"/>
                  </w:rPr>
                </w:rPrChange>
              </w:rPr>
            </w:pPr>
            <w:ins w:id="1267" w:author="Khaled Daham" w:date="2014-03-17T17:56:00Z">
              <w:r w:rsidRPr="00D50413">
                <w:rPr>
                  <w:rFonts w:ascii="Georgia" w:hAnsi="Georgia" w:cs="Arial"/>
                  <w:sz w:val="20"/>
                  <w:szCs w:val="20"/>
                  <w:rPrChange w:id="1268" w:author="Khaled Daham" w:date="2014-03-17T17:58:00Z">
                    <w:rPr>
                      <w:rFonts w:ascii="Times New Roman" w:hAnsi="Times New Roman" w:cs="Arial"/>
                      <w:sz w:val="20"/>
                      <w:szCs w:val="20"/>
                    </w:rPr>
                  </w:rPrChange>
                </w:rPr>
                <w:t>../../logId</w:t>
              </w:r>
            </w:ins>
          </w:p>
        </w:tc>
        <w:tc>
          <w:tcPr>
            <w:tcW w:w="1417" w:type="dxa"/>
          </w:tcPr>
          <w:p w14:paraId="09E3E167" w14:textId="489A4EAB" w:rsidR="00D50413" w:rsidRPr="00D50413" w:rsidRDefault="00D50413" w:rsidP="00514BAB">
            <w:pPr>
              <w:pStyle w:val="TableParagraph"/>
              <w:spacing w:line="226" w:lineRule="exact"/>
              <w:ind w:left="102"/>
              <w:rPr>
                <w:ins w:id="1269" w:author="Khaled Daham" w:date="2014-03-17T17:56:00Z"/>
                <w:rFonts w:ascii="Georgia" w:hAnsi="Georgia"/>
                <w:spacing w:val="-1"/>
                <w:sz w:val="20"/>
                <w:szCs w:val="20"/>
                <w:rPrChange w:id="1270" w:author="Khaled Daham" w:date="2014-03-17T17:58:00Z">
                  <w:rPr>
                    <w:ins w:id="1271" w:author="Khaled Daham" w:date="2014-03-17T17:56:00Z"/>
                    <w:rFonts w:ascii="Times New Roman" w:hAnsi="Times New Roman"/>
                    <w:spacing w:val="-1"/>
                    <w:szCs w:val="20"/>
                  </w:rPr>
                </w:rPrChange>
              </w:rPr>
            </w:pPr>
            <w:ins w:id="1272" w:author="Khaled Daham" w:date="2014-03-17T17:56:00Z">
              <w:r w:rsidRPr="00D50413">
                <w:rPr>
                  <w:rFonts w:ascii="Georgia" w:hAnsi="Georgia"/>
                  <w:spacing w:val="-1"/>
                  <w:sz w:val="20"/>
                  <w:szCs w:val="20"/>
                  <w:rPrChange w:id="1273" w:author="Khaled Daham" w:date="2014-03-17T17:58:00Z">
                    <w:rPr>
                      <w:rFonts w:ascii="Times New Roman" w:hAnsi="Times New Roman"/>
                      <w:spacing w:val="-1"/>
                      <w:szCs w:val="20"/>
                    </w:rPr>
                  </w:rPrChange>
                </w:rPr>
                <w:t>string</w:t>
              </w:r>
            </w:ins>
          </w:p>
        </w:tc>
        <w:tc>
          <w:tcPr>
            <w:tcW w:w="3969" w:type="dxa"/>
          </w:tcPr>
          <w:p w14:paraId="064AE152" w14:textId="14B9794B" w:rsidR="00D50413" w:rsidRPr="00D50413" w:rsidRDefault="00465386" w:rsidP="00465386">
            <w:pPr>
              <w:rPr>
                <w:ins w:id="1274" w:author="Khaled Daham" w:date="2014-03-17T17:56:00Z"/>
                <w:szCs w:val="20"/>
                <w:rPrChange w:id="1275" w:author="Khaled Daham" w:date="2014-03-17T17:58:00Z">
                  <w:rPr>
                    <w:ins w:id="1276" w:author="Khaled Daham" w:date="2014-03-17T17:56:00Z"/>
                    <w:rFonts w:ascii="Times New Roman" w:hAnsi="Times New Roman"/>
                    <w:szCs w:val="20"/>
                  </w:rPr>
                </w:rPrChange>
              </w:rPr>
              <w:pPrChange w:id="1277" w:author="Khaled Daham" w:date="2014-03-17T18:01:00Z">
                <w:pPr/>
              </w:pPrChange>
            </w:pPr>
            <w:ins w:id="1278" w:author="Khaled Daham" w:date="2014-03-17T17:56:00Z">
              <w:r>
                <w:rPr>
                  <w:szCs w:val="20"/>
                  <w:rPrChange w:id="1279" w:author="Khaled Daham" w:date="2014-03-17T17:58:00Z">
                    <w:rPr>
                      <w:szCs w:val="20"/>
                    </w:rPr>
                  </w:rPrChange>
                </w:rPr>
                <w:t>En UUID</w:t>
              </w:r>
              <w:r w:rsidR="00D50413" w:rsidRPr="00D50413">
                <w:rPr>
                  <w:szCs w:val="20"/>
                  <w:rPrChange w:id="1280" w:author="Khaled Daham" w:date="2014-03-17T17:58:00Z">
                    <w:rPr>
                      <w:rFonts w:ascii="Times New Roman" w:hAnsi="Times New Roman"/>
                      <w:szCs w:val="20"/>
                    </w:rPr>
                  </w:rPrChange>
                </w:rPr>
                <w:t xml:space="preserve"> som kan användas vid felanmälan för att användas vid felsökning av producent.</w:t>
              </w:r>
            </w:ins>
          </w:p>
        </w:tc>
        <w:tc>
          <w:tcPr>
            <w:tcW w:w="1560" w:type="dxa"/>
          </w:tcPr>
          <w:p w14:paraId="01B2C369" w14:textId="4E0414D9" w:rsidR="00D50413" w:rsidRPr="00D50413" w:rsidRDefault="00D50413" w:rsidP="00514BAB">
            <w:pPr>
              <w:pStyle w:val="TableParagraph"/>
              <w:spacing w:line="226" w:lineRule="exact"/>
              <w:ind w:left="102"/>
              <w:rPr>
                <w:ins w:id="1281" w:author="Khaled Daham" w:date="2014-03-17T17:56:00Z"/>
                <w:rFonts w:ascii="Georgia" w:hAnsi="Georgia"/>
                <w:sz w:val="20"/>
                <w:szCs w:val="20"/>
                <w:rPrChange w:id="1282" w:author="Khaled Daham" w:date="2014-03-17T17:58:00Z">
                  <w:rPr>
                    <w:ins w:id="1283" w:author="Khaled Daham" w:date="2014-03-17T17:56:00Z"/>
                    <w:rFonts w:ascii="Times New Roman" w:hAnsi="Times New Roman"/>
                    <w:sz w:val="20"/>
                    <w:szCs w:val="20"/>
                  </w:rPr>
                </w:rPrChange>
              </w:rPr>
            </w:pPr>
            <w:ins w:id="1284" w:author="Khaled Daham" w:date="2014-03-17T17:56:00Z">
              <w:r w:rsidRPr="00D50413">
                <w:rPr>
                  <w:rFonts w:ascii="Georgia" w:hAnsi="Georgia"/>
                  <w:sz w:val="20"/>
                  <w:szCs w:val="20"/>
                  <w:rPrChange w:id="1285" w:author="Khaled Daham" w:date="2014-03-17T17:58:00Z">
                    <w:rPr>
                      <w:rFonts w:ascii="Times New Roman" w:hAnsi="Times New Roman"/>
                      <w:sz w:val="20"/>
                      <w:szCs w:val="20"/>
                    </w:rPr>
                  </w:rPrChange>
                </w:rPr>
                <w:t>1..1</w:t>
              </w:r>
            </w:ins>
          </w:p>
        </w:tc>
      </w:tr>
      <w:tr w:rsidR="00D50413" w14:paraId="7438DF90" w14:textId="77777777" w:rsidTr="00C47224">
        <w:trPr>
          <w:ins w:id="1286" w:author="Khaled Daham" w:date="2014-03-17T17:56:00Z"/>
        </w:trPr>
        <w:tc>
          <w:tcPr>
            <w:tcW w:w="2660" w:type="dxa"/>
          </w:tcPr>
          <w:p w14:paraId="1779C707" w14:textId="44E581A3" w:rsidR="00D50413" w:rsidRPr="00D50413" w:rsidRDefault="00D50413" w:rsidP="00514BAB">
            <w:pPr>
              <w:pStyle w:val="TableParagraph"/>
              <w:spacing w:line="229" w:lineRule="exact"/>
              <w:ind w:left="102"/>
              <w:rPr>
                <w:ins w:id="1287" w:author="Khaled Daham" w:date="2014-03-17T17:56:00Z"/>
                <w:rFonts w:ascii="Georgia" w:hAnsi="Georgia" w:cs="Arial"/>
                <w:sz w:val="20"/>
                <w:szCs w:val="20"/>
                <w:rPrChange w:id="1288" w:author="Khaled Daham" w:date="2014-03-17T17:58:00Z">
                  <w:rPr>
                    <w:ins w:id="1289" w:author="Khaled Daham" w:date="2014-03-17T17:56:00Z"/>
                    <w:rFonts w:ascii="Times New Roman" w:hAnsi="Times New Roman" w:cs="Arial"/>
                    <w:sz w:val="20"/>
                    <w:szCs w:val="20"/>
                  </w:rPr>
                </w:rPrChange>
              </w:rPr>
            </w:pPr>
            <w:ins w:id="1290" w:author="Khaled Daham" w:date="2014-03-17T17:56:00Z">
              <w:r w:rsidRPr="00D50413">
                <w:rPr>
                  <w:rFonts w:ascii="Georgia" w:hAnsi="Georgia" w:cs="Arial"/>
                  <w:sz w:val="20"/>
                  <w:szCs w:val="20"/>
                  <w:rPrChange w:id="1291" w:author="Khaled Daham" w:date="2014-03-17T17:58:00Z">
                    <w:rPr>
                      <w:rFonts w:ascii="Times New Roman" w:hAnsi="Times New Roman" w:cs="Arial"/>
                      <w:sz w:val="20"/>
                      <w:szCs w:val="20"/>
                    </w:rPr>
                  </w:rPrChange>
                </w:rPr>
                <w:t>../../message</w:t>
              </w:r>
            </w:ins>
          </w:p>
        </w:tc>
        <w:tc>
          <w:tcPr>
            <w:tcW w:w="1417" w:type="dxa"/>
          </w:tcPr>
          <w:p w14:paraId="35D50CD1" w14:textId="33AB1A77" w:rsidR="00D50413" w:rsidRPr="00D50413" w:rsidRDefault="00D50413" w:rsidP="00514BAB">
            <w:pPr>
              <w:pStyle w:val="TableParagraph"/>
              <w:spacing w:line="226" w:lineRule="exact"/>
              <w:ind w:left="102"/>
              <w:rPr>
                <w:ins w:id="1292" w:author="Khaled Daham" w:date="2014-03-17T17:56:00Z"/>
                <w:rFonts w:ascii="Georgia" w:hAnsi="Georgia"/>
                <w:spacing w:val="-1"/>
                <w:sz w:val="20"/>
                <w:szCs w:val="20"/>
                <w:rPrChange w:id="1293" w:author="Khaled Daham" w:date="2014-03-17T17:58:00Z">
                  <w:rPr>
                    <w:ins w:id="1294" w:author="Khaled Daham" w:date="2014-03-17T17:56:00Z"/>
                    <w:rFonts w:ascii="Times New Roman" w:hAnsi="Times New Roman"/>
                    <w:spacing w:val="-1"/>
                    <w:szCs w:val="20"/>
                  </w:rPr>
                </w:rPrChange>
              </w:rPr>
            </w:pPr>
            <w:ins w:id="1295" w:author="Khaled Daham" w:date="2014-03-17T17:56:00Z">
              <w:r w:rsidRPr="00D50413">
                <w:rPr>
                  <w:rFonts w:ascii="Georgia" w:hAnsi="Georgia"/>
                  <w:spacing w:val="-1"/>
                  <w:sz w:val="20"/>
                  <w:szCs w:val="20"/>
                  <w:rPrChange w:id="1296" w:author="Khaled Daham" w:date="2014-03-17T17:58:00Z">
                    <w:rPr>
                      <w:rFonts w:ascii="Times New Roman" w:hAnsi="Times New Roman"/>
                      <w:spacing w:val="-1"/>
                      <w:szCs w:val="20"/>
                    </w:rPr>
                  </w:rPrChange>
                </w:rPr>
                <w:t>string</w:t>
              </w:r>
            </w:ins>
          </w:p>
        </w:tc>
        <w:tc>
          <w:tcPr>
            <w:tcW w:w="3969" w:type="dxa"/>
          </w:tcPr>
          <w:p w14:paraId="49598D62" w14:textId="46230F50" w:rsidR="00D50413" w:rsidRPr="00D50413" w:rsidRDefault="00D50413" w:rsidP="00D728C5">
            <w:pPr>
              <w:rPr>
                <w:ins w:id="1297" w:author="Khaled Daham" w:date="2014-03-17T17:56:00Z"/>
                <w:szCs w:val="20"/>
                <w:rPrChange w:id="1298" w:author="Khaled Daham" w:date="2014-03-17T17:58:00Z">
                  <w:rPr>
                    <w:ins w:id="1299" w:author="Khaled Daham" w:date="2014-03-17T17:56:00Z"/>
                    <w:rFonts w:ascii="Times New Roman" w:hAnsi="Times New Roman"/>
                    <w:szCs w:val="20"/>
                  </w:rPr>
                </w:rPrChange>
              </w:rPr>
            </w:pPr>
            <w:ins w:id="1300" w:author="Khaled Daham" w:date="2014-03-17T17:56:00Z">
              <w:r w:rsidRPr="00D50413">
                <w:rPr>
                  <w:szCs w:val="20"/>
                  <w:rPrChange w:id="1301" w:author="Khaled Daham" w:date="2014-03-17T17:58:00Z">
                    <w:rPr>
                      <w:rFonts w:ascii="Times New Roman" w:hAnsi="Times New Roman"/>
                      <w:szCs w:val="20"/>
                    </w:rPr>
                  </w:rPrChange>
                </w:rPr>
                <w:t>En beskrivande text som kan visas för användaren.</w:t>
              </w:r>
            </w:ins>
          </w:p>
        </w:tc>
        <w:tc>
          <w:tcPr>
            <w:tcW w:w="1560" w:type="dxa"/>
          </w:tcPr>
          <w:p w14:paraId="0B91D22E" w14:textId="4A0F3FDC" w:rsidR="00D50413" w:rsidRPr="00D50413" w:rsidRDefault="00D50413" w:rsidP="00514BAB">
            <w:pPr>
              <w:pStyle w:val="TableParagraph"/>
              <w:spacing w:line="226" w:lineRule="exact"/>
              <w:ind w:left="102"/>
              <w:rPr>
                <w:ins w:id="1302" w:author="Khaled Daham" w:date="2014-03-17T17:56:00Z"/>
                <w:rFonts w:ascii="Georgia" w:hAnsi="Georgia"/>
                <w:sz w:val="20"/>
                <w:szCs w:val="20"/>
                <w:rPrChange w:id="1303" w:author="Khaled Daham" w:date="2014-03-17T17:58:00Z">
                  <w:rPr>
                    <w:ins w:id="1304" w:author="Khaled Daham" w:date="2014-03-17T17:56:00Z"/>
                    <w:rFonts w:ascii="Times New Roman" w:hAnsi="Times New Roman"/>
                    <w:sz w:val="20"/>
                    <w:szCs w:val="20"/>
                  </w:rPr>
                </w:rPrChange>
              </w:rPr>
            </w:pPr>
            <w:ins w:id="1305" w:author="Khaled Daham" w:date="2014-03-17T17:56:00Z">
              <w:r w:rsidRPr="00D50413">
                <w:rPr>
                  <w:rFonts w:ascii="Georgia" w:hAnsi="Georgia"/>
                  <w:sz w:val="20"/>
                  <w:szCs w:val="20"/>
                  <w:rPrChange w:id="1306" w:author="Khaled Daham" w:date="2014-03-17T17:58:00Z">
                    <w:rPr>
                      <w:rFonts w:ascii="Times New Roman" w:hAnsi="Times New Roman"/>
                      <w:sz w:val="20"/>
                      <w:szCs w:val="20"/>
                    </w:rPr>
                  </w:rPrChange>
                </w:rPr>
                <w:t>0..1</w:t>
              </w:r>
            </w:ins>
          </w:p>
        </w:tc>
      </w:tr>
    </w:tbl>
    <w:p w14:paraId="0C970D8C" w14:textId="77777777" w:rsidR="007E47C0" w:rsidRPr="00ED19D0" w:rsidRDefault="007E47C0" w:rsidP="00827A96">
      <w:pPr>
        <w:pStyle w:val="BodyText"/>
      </w:pPr>
    </w:p>
    <w:p w14:paraId="19EF74E6" w14:textId="1B394FB8" w:rsidR="007E47C0" w:rsidRDefault="00776D68" w:rsidP="007E47C0">
      <w:pPr>
        <w:pStyle w:val="Heading3"/>
      </w:pPr>
      <w:bookmarkStart w:id="1307" w:name="_Toc382487427"/>
      <w:r>
        <w:t>Övriga regler</w:t>
      </w:r>
      <w:bookmarkEnd w:id="1307"/>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308" w:name="_Toc382487428"/>
      <w:r>
        <w:lastRenderedPageBreak/>
        <w:t>GetDiagnosis</w:t>
      </w:r>
      <w:bookmarkEnd w:id="1308"/>
    </w:p>
    <w:p w14:paraId="55316D63" w14:textId="00A40E56" w:rsidR="00EC74B2" w:rsidRPr="00541F96" w:rsidRDefault="00FA1819" w:rsidP="00EC74B2">
      <w:pPr>
        <w:pStyle w:val="ListParagraph"/>
        <w:ind w:left="0" w:hanging="11"/>
      </w:pPr>
      <w:r>
        <w:t xml:space="preserve">GetDiagnosis </w:t>
      </w:r>
      <w:del w:id="1309" w:author="Björn Genfors" w:date="2014-03-13T15:46:00Z">
        <w:r w:rsidDel="00865E0D">
          <w:delText xml:space="preserve">är tänkt att </w:delText>
        </w:r>
      </w:del>
      <w:r>
        <w:t>returnera</w:t>
      </w:r>
      <w:ins w:id="1310"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311" w:name="_Toc382487429"/>
      <w:r>
        <w:t>Version</w:t>
      </w:r>
      <w:bookmarkEnd w:id="1311"/>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312" w:name="_Toc382487430"/>
      <w:r>
        <w:t>Gemensamma informationskomponenter</w:t>
      </w:r>
      <w:bookmarkEnd w:id="1312"/>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313" w:name="_Toc382487431"/>
      <w:r>
        <w:t>Fältregler</w:t>
      </w:r>
      <w:bookmarkEnd w:id="1313"/>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314" w:author="Björn Genfors" w:date="2014-03-13T15:47:00Z">
              <w:r w:rsidR="00865E0D">
                <w:rPr>
                  <w:szCs w:val="20"/>
                </w:rPr>
                <w:t>d</w:t>
              </w:r>
            </w:ins>
            <w:del w:id="1315"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316" w:author="Björn Genfors" w:date="2014-03-13T15:48:00Z"/>
                <w:szCs w:val="20"/>
              </w:rPr>
            </w:pPr>
            <w:r w:rsidRPr="00417363">
              <w:rPr>
                <w:szCs w:val="20"/>
              </w:rPr>
              <w:t xml:space="preserve">Information om personens befattning. Om möjligt skall KV Befattning (OID 1.2.752.129.2.2.1.4), se </w:t>
            </w:r>
            <w:ins w:id="1317" w:author="Björn Genfors" w:date="2014-03-13T15:48:00Z">
              <w:r w:rsidR="00865E0D">
                <w:t>referens R13.</w:t>
              </w:r>
            </w:ins>
          </w:p>
          <w:p w14:paraId="5093BBDA" w14:textId="50F4176B" w:rsidR="00417363" w:rsidRPr="00417363" w:rsidRDefault="00827A96">
            <w:pPr>
              <w:spacing w:line="226" w:lineRule="exact"/>
              <w:ind w:left="102"/>
              <w:rPr>
                <w:rStyle w:val="Hyperlink"/>
                <w:szCs w:val="20"/>
              </w:rPr>
            </w:pPr>
            <w:del w:id="1318"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ink"/>
                  <w:szCs w:val="20"/>
                </w:rPr>
                <w:delText>http://www.inera.se/Documents/TJANSTER_PROJEKT/Katalogtjanst_HSA/Innehall/hsa_innehall_befattning.pdf</w:delText>
              </w:r>
              <w:r w:rsidDel="00865E0D">
                <w:rPr>
                  <w:rStyle w:val="Hyperli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lastRenderedPageBreak/>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lastRenderedPageBreak/>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r w:rsidR="00465386" w:rsidRPr="00417363" w14:paraId="05A9D912" w14:textId="77777777" w:rsidTr="00BE54CC">
        <w:trPr>
          <w:ins w:id="1319" w:author="Khaled Daham" w:date="2014-03-17T18:01:00Z"/>
        </w:trPr>
        <w:tc>
          <w:tcPr>
            <w:tcW w:w="2660" w:type="dxa"/>
          </w:tcPr>
          <w:p w14:paraId="7B3ABD28" w14:textId="09D11946" w:rsidR="00465386" w:rsidRPr="00417363" w:rsidRDefault="00465386" w:rsidP="00C47224">
            <w:pPr>
              <w:pStyle w:val="TableParagraph"/>
              <w:spacing w:line="229" w:lineRule="exact"/>
              <w:ind w:left="102"/>
              <w:rPr>
                <w:ins w:id="1320" w:author="Khaled Daham" w:date="2014-03-17T18:01:00Z"/>
                <w:rFonts w:ascii="Georgia" w:hAnsi="Georgia"/>
                <w:sz w:val="20"/>
                <w:szCs w:val="20"/>
              </w:rPr>
            </w:pPr>
            <w:ins w:id="1321" w:author="Khaled Daham" w:date="2014-03-17T18:01:00Z">
              <w:r w:rsidRPr="0006701E">
                <w:rPr>
                  <w:rFonts w:ascii="Georgia" w:hAnsi="Georgia" w:cs="Arial"/>
                  <w:sz w:val="20"/>
                  <w:szCs w:val="20"/>
                </w:rPr>
                <w:t>../result</w:t>
              </w:r>
            </w:ins>
          </w:p>
        </w:tc>
        <w:tc>
          <w:tcPr>
            <w:tcW w:w="1417" w:type="dxa"/>
          </w:tcPr>
          <w:p w14:paraId="177794DB" w14:textId="35C34D40" w:rsidR="00465386" w:rsidRPr="00417363" w:rsidRDefault="00465386" w:rsidP="00C47224">
            <w:pPr>
              <w:pStyle w:val="TableParagraph"/>
              <w:spacing w:line="226" w:lineRule="exact"/>
              <w:ind w:left="102"/>
              <w:rPr>
                <w:ins w:id="1322" w:author="Khaled Daham" w:date="2014-03-17T18:01:00Z"/>
                <w:rFonts w:ascii="Georgia" w:hAnsi="Georgia"/>
                <w:spacing w:val="-1"/>
                <w:sz w:val="20"/>
                <w:szCs w:val="20"/>
              </w:rPr>
            </w:pPr>
            <w:ins w:id="1323" w:author="Khaled Daham" w:date="2014-03-17T18:01:00Z">
              <w:r w:rsidRPr="0006701E">
                <w:rPr>
                  <w:rFonts w:ascii="Georgia" w:hAnsi="Georgia"/>
                  <w:spacing w:val="-1"/>
                  <w:sz w:val="20"/>
                  <w:szCs w:val="20"/>
                </w:rPr>
                <w:t>ResultType</w:t>
              </w:r>
            </w:ins>
          </w:p>
        </w:tc>
        <w:tc>
          <w:tcPr>
            <w:tcW w:w="3969" w:type="dxa"/>
          </w:tcPr>
          <w:p w14:paraId="619649A2" w14:textId="123C5929" w:rsidR="00465386" w:rsidRPr="00417363" w:rsidRDefault="009A538E" w:rsidP="00C47224">
            <w:pPr>
              <w:rPr>
                <w:ins w:id="1324" w:author="Khaled Daham" w:date="2014-03-17T18:01:00Z"/>
                <w:spacing w:val="-1"/>
                <w:szCs w:val="20"/>
              </w:rPr>
            </w:pPr>
            <w:ins w:id="1325" w:author="Khaled Daham" w:date="2014-03-17T18:24:00Z">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D93AEE8" w14:textId="1DCF4151" w:rsidR="00465386" w:rsidRPr="00417363" w:rsidRDefault="00465386" w:rsidP="00C47224">
            <w:pPr>
              <w:pStyle w:val="TableParagraph"/>
              <w:spacing w:line="226" w:lineRule="exact"/>
              <w:ind w:left="102"/>
              <w:rPr>
                <w:ins w:id="1326" w:author="Khaled Daham" w:date="2014-03-17T18:01:00Z"/>
                <w:rFonts w:ascii="Georgia" w:hAnsi="Georgia"/>
                <w:spacing w:val="-1"/>
                <w:sz w:val="20"/>
                <w:szCs w:val="20"/>
              </w:rPr>
            </w:pPr>
            <w:ins w:id="1327" w:author="Khaled Daham" w:date="2014-03-17T18:01:00Z">
              <w:r w:rsidRPr="0006701E">
                <w:rPr>
                  <w:rFonts w:ascii="Georgia" w:hAnsi="Georgia"/>
                  <w:sz w:val="20"/>
                  <w:szCs w:val="20"/>
                </w:rPr>
                <w:t>1..1</w:t>
              </w:r>
            </w:ins>
          </w:p>
        </w:tc>
      </w:tr>
      <w:tr w:rsidR="00465386" w:rsidRPr="00417363" w14:paraId="26A746FA" w14:textId="77777777" w:rsidTr="00BE54CC">
        <w:trPr>
          <w:ins w:id="1328" w:author="Khaled Daham" w:date="2014-03-17T18:01:00Z"/>
        </w:trPr>
        <w:tc>
          <w:tcPr>
            <w:tcW w:w="2660" w:type="dxa"/>
          </w:tcPr>
          <w:p w14:paraId="5D87B3E6" w14:textId="7A5AA7BA" w:rsidR="00465386" w:rsidRPr="0006701E" w:rsidRDefault="00465386" w:rsidP="00C47224">
            <w:pPr>
              <w:pStyle w:val="TableParagraph"/>
              <w:spacing w:line="229" w:lineRule="exact"/>
              <w:ind w:left="102"/>
              <w:rPr>
                <w:ins w:id="1329" w:author="Khaled Daham" w:date="2014-03-17T18:01:00Z"/>
                <w:rFonts w:ascii="Georgia" w:hAnsi="Georgia" w:cs="Arial"/>
                <w:sz w:val="20"/>
                <w:szCs w:val="20"/>
              </w:rPr>
            </w:pPr>
            <w:ins w:id="1330" w:author="Khaled Daham" w:date="2014-03-17T18:01:00Z">
              <w:r w:rsidRPr="0006701E">
                <w:rPr>
                  <w:rFonts w:ascii="Georgia" w:hAnsi="Georgia" w:cs="Arial"/>
                  <w:sz w:val="20"/>
                  <w:szCs w:val="20"/>
                </w:rPr>
                <w:t>../../resultCode</w:t>
              </w:r>
            </w:ins>
          </w:p>
        </w:tc>
        <w:tc>
          <w:tcPr>
            <w:tcW w:w="1417" w:type="dxa"/>
          </w:tcPr>
          <w:p w14:paraId="3A0D7385" w14:textId="02E192A5" w:rsidR="00465386" w:rsidRPr="0006701E" w:rsidRDefault="00465386" w:rsidP="00C47224">
            <w:pPr>
              <w:pStyle w:val="TableParagraph"/>
              <w:spacing w:line="226" w:lineRule="exact"/>
              <w:ind w:left="102"/>
              <w:rPr>
                <w:ins w:id="1331" w:author="Khaled Daham" w:date="2014-03-17T18:01:00Z"/>
                <w:rFonts w:ascii="Georgia" w:hAnsi="Georgia"/>
                <w:spacing w:val="-1"/>
                <w:sz w:val="20"/>
                <w:szCs w:val="20"/>
              </w:rPr>
            </w:pPr>
            <w:ins w:id="1332" w:author="Khaled Daham" w:date="2014-03-17T18:01: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31157D8C" w14:textId="22C37206" w:rsidR="00465386" w:rsidRPr="0006701E" w:rsidRDefault="00465386" w:rsidP="00C47224">
            <w:pPr>
              <w:rPr>
                <w:ins w:id="1333" w:author="Khaled Daham" w:date="2014-03-17T18:01:00Z"/>
                <w:szCs w:val="20"/>
              </w:rPr>
            </w:pPr>
            <w:ins w:id="1334" w:author="Khaled Daham" w:date="2014-03-17T18:01:00Z">
              <w:r w:rsidRPr="0006701E">
                <w:rPr>
                  <w:szCs w:val="20"/>
                </w:rPr>
                <w:t>Kan endast vara OK, INFO eller ERROR</w:t>
              </w:r>
            </w:ins>
          </w:p>
        </w:tc>
        <w:tc>
          <w:tcPr>
            <w:tcW w:w="1560" w:type="dxa"/>
          </w:tcPr>
          <w:p w14:paraId="207E4199" w14:textId="3EFA1EDB" w:rsidR="00465386" w:rsidRPr="0006701E" w:rsidRDefault="00465386" w:rsidP="00C47224">
            <w:pPr>
              <w:pStyle w:val="TableParagraph"/>
              <w:spacing w:line="226" w:lineRule="exact"/>
              <w:ind w:left="102"/>
              <w:rPr>
                <w:ins w:id="1335" w:author="Khaled Daham" w:date="2014-03-17T18:01:00Z"/>
                <w:rFonts w:ascii="Georgia" w:hAnsi="Georgia"/>
                <w:sz w:val="20"/>
                <w:szCs w:val="20"/>
              </w:rPr>
            </w:pPr>
            <w:ins w:id="1336" w:author="Khaled Daham" w:date="2014-03-17T18:01:00Z">
              <w:r w:rsidRPr="0006701E">
                <w:rPr>
                  <w:rFonts w:ascii="Georgia" w:hAnsi="Georgia"/>
                  <w:sz w:val="20"/>
                  <w:szCs w:val="20"/>
                </w:rPr>
                <w:t>1..1</w:t>
              </w:r>
            </w:ins>
          </w:p>
        </w:tc>
      </w:tr>
      <w:tr w:rsidR="00465386" w:rsidRPr="00417363" w14:paraId="3EA8624A" w14:textId="77777777" w:rsidTr="00BE54CC">
        <w:trPr>
          <w:ins w:id="1337" w:author="Khaled Daham" w:date="2014-03-17T18:01:00Z"/>
        </w:trPr>
        <w:tc>
          <w:tcPr>
            <w:tcW w:w="2660" w:type="dxa"/>
          </w:tcPr>
          <w:p w14:paraId="0593DCDC" w14:textId="5CCF8DCB" w:rsidR="00465386" w:rsidRPr="0006701E" w:rsidRDefault="00465386" w:rsidP="00C47224">
            <w:pPr>
              <w:pStyle w:val="TableParagraph"/>
              <w:spacing w:line="229" w:lineRule="exact"/>
              <w:ind w:left="102"/>
              <w:rPr>
                <w:ins w:id="1338" w:author="Khaled Daham" w:date="2014-03-17T18:01:00Z"/>
                <w:rFonts w:ascii="Georgia" w:hAnsi="Georgia" w:cs="Arial"/>
                <w:sz w:val="20"/>
                <w:szCs w:val="20"/>
              </w:rPr>
            </w:pPr>
            <w:ins w:id="1339" w:author="Khaled Daham" w:date="2014-03-17T18:01:00Z">
              <w:r w:rsidRPr="0006701E">
                <w:rPr>
                  <w:rFonts w:ascii="Georgia" w:hAnsi="Georgia" w:cs="Arial"/>
                  <w:sz w:val="20"/>
                  <w:szCs w:val="20"/>
                </w:rPr>
                <w:t>../../errorCode</w:t>
              </w:r>
            </w:ins>
          </w:p>
        </w:tc>
        <w:tc>
          <w:tcPr>
            <w:tcW w:w="1417" w:type="dxa"/>
          </w:tcPr>
          <w:p w14:paraId="148C9800" w14:textId="217F8794" w:rsidR="00465386" w:rsidRPr="0006701E" w:rsidRDefault="00465386" w:rsidP="00C47224">
            <w:pPr>
              <w:pStyle w:val="TableParagraph"/>
              <w:spacing w:line="226" w:lineRule="exact"/>
              <w:ind w:left="102"/>
              <w:rPr>
                <w:ins w:id="1340" w:author="Khaled Daham" w:date="2014-03-17T18:01:00Z"/>
                <w:rFonts w:ascii="Georgia" w:hAnsi="Georgia"/>
                <w:spacing w:val="-1"/>
                <w:sz w:val="20"/>
                <w:szCs w:val="20"/>
              </w:rPr>
            </w:pPr>
            <w:ins w:id="1341" w:author="Khaled Daham" w:date="2014-03-17T18:01:00Z">
              <w:r w:rsidRPr="0006701E">
                <w:rPr>
                  <w:rFonts w:ascii="Georgia" w:hAnsi="Georgia"/>
                  <w:spacing w:val="-1"/>
                  <w:sz w:val="20"/>
                  <w:szCs w:val="20"/>
                </w:rPr>
                <w:t>ErrorCodeEnum</w:t>
              </w:r>
            </w:ins>
          </w:p>
        </w:tc>
        <w:tc>
          <w:tcPr>
            <w:tcW w:w="3969" w:type="dxa"/>
          </w:tcPr>
          <w:p w14:paraId="70AFF4B0" w14:textId="348102A5" w:rsidR="00465386" w:rsidRPr="0006701E" w:rsidRDefault="00465386" w:rsidP="00C47224">
            <w:pPr>
              <w:rPr>
                <w:ins w:id="1342" w:author="Khaled Daham" w:date="2014-03-17T18:01:00Z"/>
                <w:szCs w:val="20"/>
              </w:rPr>
            </w:pPr>
            <w:ins w:id="1343" w:author="Khaled Daham" w:date="2014-03-17T18:01: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294B0916" w14:textId="544F5187" w:rsidR="00465386" w:rsidRPr="0006701E" w:rsidRDefault="00465386" w:rsidP="00C47224">
            <w:pPr>
              <w:pStyle w:val="TableParagraph"/>
              <w:spacing w:line="226" w:lineRule="exact"/>
              <w:ind w:left="102"/>
              <w:rPr>
                <w:ins w:id="1344" w:author="Khaled Daham" w:date="2014-03-17T18:01:00Z"/>
                <w:rFonts w:ascii="Georgia" w:hAnsi="Georgia"/>
                <w:sz w:val="20"/>
                <w:szCs w:val="20"/>
              </w:rPr>
            </w:pPr>
            <w:ins w:id="1345" w:author="Khaled Daham" w:date="2014-03-17T18:01:00Z">
              <w:r w:rsidRPr="0006701E">
                <w:rPr>
                  <w:rFonts w:ascii="Georgia" w:hAnsi="Georgia"/>
                  <w:sz w:val="20"/>
                  <w:szCs w:val="20"/>
                </w:rPr>
                <w:t>0..1</w:t>
              </w:r>
            </w:ins>
          </w:p>
        </w:tc>
      </w:tr>
      <w:tr w:rsidR="00465386" w:rsidRPr="00417363" w14:paraId="54BB0F29" w14:textId="77777777" w:rsidTr="00BE54CC">
        <w:trPr>
          <w:ins w:id="1346" w:author="Khaled Daham" w:date="2014-03-17T18:01:00Z"/>
        </w:trPr>
        <w:tc>
          <w:tcPr>
            <w:tcW w:w="2660" w:type="dxa"/>
          </w:tcPr>
          <w:p w14:paraId="754160C7" w14:textId="27417C00" w:rsidR="00465386" w:rsidRPr="0006701E" w:rsidRDefault="00465386" w:rsidP="00C47224">
            <w:pPr>
              <w:pStyle w:val="TableParagraph"/>
              <w:spacing w:line="229" w:lineRule="exact"/>
              <w:ind w:left="102"/>
              <w:rPr>
                <w:ins w:id="1347" w:author="Khaled Daham" w:date="2014-03-17T18:01:00Z"/>
                <w:rFonts w:ascii="Georgia" w:hAnsi="Georgia" w:cs="Arial"/>
                <w:sz w:val="20"/>
                <w:szCs w:val="20"/>
              </w:rPr>
            </w:pPr>
            <w:ins w:id="1348" w:author="Khaled Daham" w:date="2014-03-17T18:01:00Z">
              <w:r w:rsidRPr="0006701E">
                <w:rPr>
                  <w:rFonts w:ascii="Georgia" w:hAnsi="Georgia" w:cs="Arial"/>
                  <w:sz w:val="20"/>
                  <w:szCs w:val="20"/>
                </w:rPr>
                <w:t>../../subcode</w:t>
              </w:r>
            </w:ins>
          </w:p>
        </w:tc>
        <w:tc>
          <w:tcPr>
            <w:tcW w:w="1417" w:type="dxa"/>
          </w:tcPr>
          <w:p w14:paraId="682AA4EE" w14:textId="163ED941" w:rsidR="00465386" w:rsidRPr="0006701E" w:rsidRDefault="00465386" w:rsidP="00C47224">
            <w:pPr>
              <w:pStyle w:val="TableParagraph"/>
              <w:spacing w:line="226" w:lineRule="exact"/>
              <w:ind w:left="102"/>
              <w:rPr>
                <w:ins w:id="1349" w:author="Khaled Daham" w:date="2014-03-17T18:01:00Z"/>
                <w:rFonts w:ascii="Georgia" w:hAnsi="Georgia"/>
                <w:spacing w:val="-1"/>
                <w:sz w:val="20"/>
                <w:szCs w:val="20"/>
              </w:rPr>
            </w:pPr>
            <w:ins w:id="1350" w:author="Khaled Daham" w:date="2014-03-17T18:01:00Z">
              <w:r w:rsidRPr="0006701E">
                <w:rPr>
                  <w:rFonts w:ascii="Georgia" w:hAnsi="Georgia"/>
                  <w:spacing w:val="-1"/>
                  <w:sz w:val="20"/>
                  <w:szCs w:val="20"/>
                </w:rPr>
                <w:t>string</w:t>
              </w:r>
            </w:ins>
          </w:p>
        </w:tc>
        <w:tc>
          <w:tcPr>
            <w:tcW w:w="3969" w:type="dxa"/>
          </w:tcPr>
          <w:p w14:paraId="47063B5E" w14:textId="04215082" w:rsidR="00465386" w:rsidRPr="0006701E" w:rsidRDefault="00465386" w:rsidP="00C47224">
            <w:pPr>
              <w:rPr>
                <w:ins w:id="1351" w:author="Khaled Daham" w:date="2014-03-17T18:01:00Z"/>
                <w:szCs w:val="20"/>
              </w:rPr>
            </w:pPr>
            <w:ins w:id="1352" w:author="Khaled Daham" w:date="2014-03-17T18:01:00Z">
              <w:r>
                <w:rPr>
                  <w:szCs w:val="20"/>
                </w:rPr>
                <w:t>Inga subkoder är specificerade.</w:t>
              </w:r>
            </w:ins>
          </w:p>
        </w:tc>
        <w:tc>
          <w:tcPr>
            <w:tcW w:w="1560" w:type="dxa"/>
          </w:tcPr>
          <w:p w14:paraId="5520571E" w14:textId="0D1A400E" w:rsidR="00465386" w:rsidRPr="0006701E" w:rsidRDefault="00465386" w:rsidP="00C47224">
            <w:pPr>
              <w:pStyle w:val="TableParagraph"/>
              <w:spacing w:line="226" w:lineRule="exact"/>
              <w:ind w:left="102"/>
              <w:rPr>
                <w:ins w:id="1353" w:author="Khaled Daham" w:date="2014-03-17T18:01:00Z"/>
                <w:rFonts w:ascii="Georgia" w:hAnsi="Georgia"/>
                <w:sz w:val="20"/>
                <w:szCs w:val="20"/>
              </w:rPr>
            </w:pPr>
            <w:ins w:id="1354" w:author="Khaled Daham" w:date="2014-03-17T18:01:00Z">
              <w:r w:rsidRPr="0006701E">
                <w:rPr>
                  <w:rFonts w:ascii="Georgia" w:hAnsi="Georgia"/>
                  <w:sz w:val="20"/>
                  <w:szCs w:val="20"/>
                </w:rPr>
                <w:t>0..1</w:t>
              </w:r>
            </w:ins>
          </w:p>
        </w:tc>
      </w:tr>
      <w:tr w:rsidR="00465386" w:rsidRPr="00417363" w14:paraId="01FDEA5E" w14:textId="77777777" w:rsidTr="00BE54CC">
        <w:trPr>
          <w:ins w:id="1355" w:author="Khaled Daham" w:date="2014-03-17T18:01:00Z"/>
        </w:trPr>
        <w:tc>
          <w:tcPr>
            <w:tcW w:w="2660" w:type="dxa"/>
          </w:tcPr>
          <w:p w14:paraId="2E3CE60A" w14:textId="0514CD94" w:rsidR="00465386" w:rsidRPr="0006701E" w:rsidRDefault="00465386" w:rsidP="00C47224">
            <w:pPr>
              <w:pStyle w:val="TableParagraph"/>
              <w:spacing w:line="229" w:lineRule="exact"/>
              <w:ind w:left="102"/>
              <w:rPr>
                <w:ins w:id="1356" w:author="Khaled Daham" w:date="2014-03-17T18:01:00Z"/>
                <w:rFonts w:ascii="Georgia" w:hAnsi="Georgia" w:cs="Arial"/>
                <w:sz w:val="20"/>
                <w:szCs w:val="20"/>
              </w:rPr>
            </w:pPr>
            <w:ins w:id="1357" w:author="Khaled Daham" w:date="2014-03-17T18:01:00Z">
              <w:r w:rsidRPr="0006701E">
                <w:rPr>
                  <w:rFonts w:ascii="Georgia" w:hAnsi="Georgia" w:cs="Arial"/>
                  <w:sz w:val="20"/>
                  <w:szCs w:val="20"/>
                </w:rPr>
                <w:t>../../logId</w:t>
              </w:r>
            </w:ins>
          </w:p>
        </w:tc>
        <w:tc>
          <w:tcPr>
            <w:tcW w:w="1417" w:type="dxa"/>
          </w:tcPr>
          <w:p w14:paraId="7151CA79" w14:textId="0A1F4771" w:rsidR="00465386" w:rsidRPr="0006701E" w:rsidRDefault="00465386" w:rsidP="00C47224">
            <w:pPr>
              <w:pStyle w:val="TableParagraph"/>
              <w:spacing w:line="226" w:lineRule="exact"/>
              <w:ind w:left="102"/>
              <w:rPr>
                <w:ins w:id="1358" w:author="Khaled Daham" w:date="2014-03-17T18:01:00Z"/>
                <w:rFonts w:ascii="Georgia" w:hAnsi="Georgia"/>
                <w:spacing w:val="-1"/>
                <w:sz w:val="20"/>
                <w:szCs w:val="20"/>
              </w:rPr>
            </w:pPr>
            <w:ins w:id="1359" w:author="Khaled Daham" w:date="2014-03-17T18:01:00Z">
              <w:r w:rsidRPr="0006701E">
                <w:rPr>
                  <w:rFonts w:ascii="Georgia" w:hAnsi="Georgia"/>
                  <w:spacing w:val="-1"/>
                  <w:sz w:val="20"/>
                  <w:szCs w:val="20"/>
                </w:rPr>
                <w:t>string</w:t>
              </w:r>
            </w:ins>
          </w:p>
        </w:tc>
        <w:tc>
          <w:tcPr>
            <w:tcW w:w="3969" w:type="dxa"/>
          </w:tcPr>
          <w:p w14:paraId="69D170AD" w14:textId="6D0465A6" w:rsidR="00465386" w:rsidRDefault="00465386" w:rsidP="00C47224">
            <w:pPr>
              <w:rPr>
                <w:ins w:id="1360" w:author="Khaled Daham" w:date="2014-03-17T18:01:00Z"/>
                <w:szCs w:val="20"/>
              </w:rPr>
            </w:pPr>
            <w:ins w:id="1361" w:author="Khaled Daham" w:date="2014-03-17T18:01:00Z">
              <w:r w:rsidRPr="0006701E">
                <w:rPr>
                  <w:szCs w:val="20"/>
                </w:rPr>
                <w:t>En UUID som kan användas vid felanmälan för att användas vid felsökning av producent.</w:t>
              </w:r>
            </w:ins>
          </w:p>
        </w:tc>
        <w:tc>
          <w:tcPr>
            <w:tcW w:w="1560" w:type="dxa"/>
          </w:tcPr>
          <w:p w14:paraId="22DC8C45" w14:textId="5CBC774F" w:rsidR="00465386" w:rsidRPr="0006701E" w:rsidRDefault="00465386" w:rsidP="00C47224">
            <w:pPr>
              <w:pStyle w:val="TableParagraph"/>
              <w:spacing w:line="226" w:lineRule="exact"/>
              <w:ind w:left="102"/>
              <w:rPr>
                <w:ins w:id="1362" w:author="Khaled Daham" w:date="2014-03-17T18:01:00Z"/>
                <w:rFonts w:ascii="Georgia" w:hAnsi="Georgia"/>
                <w:sz w:val="20"/>
                <w:szCs w:val="20"/>
              </w:rPr>
            </w:pPr>
            <w:ins w:id="1363" w:author="Khaled Daham" w:date="2014-03-17T18:01:00Z">
              <w:r w:rsidRPr="0006701E">
                <w:rPr>
                  <w:rFonts w:ascii="Georgia" w:hAnsi="Georgia"/>
                  <w:sz w:val="20"/>
                  <w:szCs w:val="20"/>
                </w:rPr>
                <w:t>1..1</w:t>
              </w:r>
            </w:ins>
          </w:p>
        </w:tc>
      </w:tr>
      <w:tr w:rsidR="00465386" w:rsidRPr="00417363" w14:paraId="1738BFD1" w14:textId="77777777" w:rsidTr="00BE54CC">
        <w:trPr>
          <w:ins w:id="1364" w:author="Khaled Daham" w:date="2014-03-17T18:01:00Z"/>
        </w:trPr>
        <w:tc>
          <w:tcPr>
            <w:tcW w:w="2660" w:type="dxa"/>
          </w:tcPr>
          <w:p w14:paraId="7B511D1C" w14:textId="7723743D" w:rsidR="00465386" w:rsidRPr="0006701E" w:rsidRDefault="00465386" w:rsidP="00C47224">
            <w:pPr>
              <w:pStyle w:val="TableParagraph"/>
              <w:spacing w:line="229" w:lineRule="exact"/>
              <w:ind w:left="102"/>
              <w:rPr>
                <w:ins w:id="1365" w:author="Khaled Daham" w:date="2014-03-17T18:01:00Z"/>
                <w:rFonts w:ascii="Georgia" w:hAnsi="Georgia" w:cs="Arial"/>
                <w:sz w:val="20"/>
                <w:szCs w:val="20"/>
              </w:rPr>
            </w:pPr>
            <w:ins w:id="1366" w:author="Khaled Daham" w:date="2014-03-17T18:01:00Z">
              <w:r w:rsidRPr="0006701E">
                <w:rPr>
                  <w:rFonts w:ascii="Georgia" w:hAnsi="Georgia" w:cs="Arial"/>
                  <w:sz w:val="20"/>
                  <w:szCs w:val="20"/>
                </w:rPr>
                <w:t>../../message</w:t>
              </w:r>
            </w:ins>
          </w:p>
        </w:tc>
        <w:tc>
          <w:tcPr>
            <w:tcW w:w="1417" w:type="dxa"/>
          </w:tcPr>
          <w:p w14:paraId="71D6B84D" w14:textId="262F34A9" w:rsidR="00465386" w:rsidRPr="0006701E" w:rsidRDefault="00465386" w:rsidP="00C47224">
            <w:pPr>
              <w:pStyle w:val="TableParagraph"/>
              <w:spacing w:line="226" w:lineRule="exact"/>
              <w:ind w:left="102"/>
              <w:rPr>
                <w:ins w:id="1367" w:author="Khaled Daham" w:date="2014-03-17T18:01:00Z"/>
                <w:rFonts w:ascii="Georgia" w:hAnsi="Georgia"/>
                <w:spacing w:val="-1"/>
                <w:sz w:val="20"/>
                <w:szCs w:val="20"/>
              </w:rPr>
            </w:pPr>
            <w:ins w:id="1368" w:author="Khaled Daham" w:date="2014-03-17T18:01:00Z">
              <w:r w:rsidRPr="0006701E">
                <w:rPr>
                  <w:rFonts w:ascii="Georgia" w:hAnsi="Georgia"/>
                  <w:spacing w:val="-1"/>
                  <w:sz w:val="20"/>
                  <w:szCs w:val="20"/>
                </w:rPr>
                <w:t>string</w:t>
              </w:r>
            </w:ins>
          </w:p>
        </w:tc>
        <w:tc>
          <w:tcPr>
            <w:tcW w:w="3969" w:type="dxa"/>
          </w:tcPr>
          <w:p w14:paraId="55694900" w14:textId="7C03EB77" w:rsidR="00465386" w:rsidRPr="0006701E" w:rsidRDefault="00465386" w:rsidP="00C47224">
            <w:pPr>
              <w:rPr>
                <w:ins w:id="1369" w:author="Khaled Daham" w:date="2014-03-17T18:01:00Z"/>
                <w:szCs w:val="20"/>
              </w:rPr>
            </w:pPr>
            <w:ins w:id="1370" w:author="Khaled Daham" w:date="2014-03-17T18:01:00Z">
              <w:r w:rsidRPr="0006701E">
                <w:rPr>
                  <w:szCs w:val="20"/>
                </w:rPr>
                <w:t>En beskrivande text som kan visas för användaren.</w:t>
              </w:r>
            </w:ins>
          </w:p>
        </w:tc>
        <w:tc>
          <w:tcPr>
            <w:tcW w:w="1560" w:type="dxa"/>
          </w:tcPr>
          <w:p w14:paraId="4322558C" w14:textId="3D6D3DA6" w:rsidR="00465386" w:rsidRPr="0006701E" w:rsidRDefault="00465386" w:rsidP="00C47224">
            <w:pPr>
              <w:pStyle w:val="TableParagraph"/>
              <w:spacing w:line="226" w:lineRule="exact"/>
              <w:ind w:left="102"/>
              <w:rPr>
                <w:ins w:id="1371" w:author="Khaled Daham" w:date="2014-03-17T18:01:00Z"/>
                <w:rFonts w:ascii="Georgia" w:hAnsi="Georgia"/>
                <w:sz w:val="20"/>
                <w:szCs w:val="20"/>
              </w:rPr>
            </w:pPr>
            <w:ins w:id="1372" w:author="Khaled Daham" w:date="2014-03-17T18:01:00Z">
              <w:r w:rsidRPr="0006701E">
                <w:rPr>
                  <w:rFonts w:ascii="Georgia" w:hAnsi="Georgia"/>
                  <w:sz w:val="20"/>
                  <w:szCs w:val="20"/>
                </w:rPr>
                <w:t>0..1</w:t>
              </w:r>
            </w:ins>
          </w:p>
        </w:tc>
      </w:tr>
    </w:tbl>
    <w:p w14:paraId="11910EDB" w14:textId="77777777" w:rsidR="00E7695F" w:rsidRPr="00ED19D0" w:rsidRDefault="00E7695F" w:rsidP="00827A96">
      <w:pPr>
        <w:pStyle w:val="BodyText"/>
      </w:pPr>
    </w:p>
    <w:p w14:paraId="04F39B0A" w14:textId="77777777" w:rsidR="00E7695F" w:rsidRDefault="00E7695F" w:rsidP="00E7695F">
      <w:pPr>
        <w:pStyle w:val="Heading3"/>
      </w:pPr>
      <w:bookmarkStart w:id="1373" w:name="_Toc382487432"/>
      <w:r>
        <w:t>Övriga regler</w:t>
      </w:r>
      <w:bookmarkEnd w:id="1373"/>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374" w:name="_Toc382487433"/>
      <w:r>
        <w:lastRenderedPageBreak/>
        <w:t>GetAlertInformation</w:t>
      </w:r>
      <w:bookmarkEnd w:id="1374"/>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375" w:name="_Toc382487434"/>
      <w:r>
        <w:t>Version</w:t>
      </w:r>
      <w:bookmarkEnd w:id="1375"/>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376" w:name="_Toc382487435"/>
      <w:r>
        <w:t>Gemensamma informationskomponenter</w:t>
      </w:r>
      <w:bookmarkEnd w:id="1376"/>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377" w:name="_Toc382487436"/>
      <w:r>
        <w:t>Fältregler</w:t>
      </w:r>
      <w:bookmarkEnd w:id="1377"/>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Change w:id="1378">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379" w:author="Björn Genfors" w:date="2014-03-13T15:49:00Z"/>
                <w:szCs w:val="20"/>
              </w:rPr>
            </w:pPr>
            <w:r w:rsidRPr="00417363">
              <w:rPr>
                <w:szCs w:val="20"/>
              </w:rPr>
              <w:t>Information om personens befattning. Om möjligt skall KV Befattning (OID 1.2.752.129.2.2.1.4) användas, se</w:t>
            </w:r>
            <w:del w:id="1380"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381"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ink"/>
                  <w:szCs w:val="20"/>
                </w:rPr>
                <w:delText>http://www.inera.se/Documents/TJANSTER_PROJEKT/Katalogtjanst_HSA/Innehall/hsa_innehall_befattning.pdf</w:delText>
              </w:r>
              <w:r w:rsidDel="005066EE">
                <w:rPr>
                  <w:rStyle w:val="Hyperlink"/>
                  <w:szCs w:val="20"/>
                </w:rPr>
                <w:fldChar w:fldCharType="end"/>
              </w:r>
            </w:del>
            <w:ins w:id="1382"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383"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384"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385" w:author="Björn Genfors" w:date="2014-03-13T15:54:00Z">
              <w:r w:rsidRPr="00417363" w:rsidDel="005066EE">
                <w:rPr>
                  <w:spacing w:val="-1"/>
                  <w:szCs w:val="20"/>
                </w:rPr>
                <w:delText xml:space="preserve"> Den har </w:delText>
              </w:r>
            </w:del>
            <w:del w:id="1386" w:author="Björn Genfors" w:date="2014-03-13T15:51:00Z">
              <w:r w:rsidRPr="00417363" w:rsidDel="005066EE">
                <w:rPr>
                  <w:spacing w:val="-1"/>
                  <w:szCs w:val="20"/>
                </w:rPr>
                <w:delText xml:space="preserve">tyvärr </w:delText>
              </w:r>
            </w:del>
            <w:del w:id="1387" w:author="Björn Genfors" w:date="2014-03-13T15:54:00Z">
              <w:r w:rsidRPr="00417363" w:rsidDel="005066EE">
                <w:rPr>
                  <w:spacing w:val="-1"/>
                  <w:szCs w:val="20"/>
                </w:rPr>
                <w:delText xml:space="preserve">ingen OID, men KV Uppmärksamhetstyp </w:delText>
              </w:r>
            </w:del>
            <w:del w:id="1388" w:author="Björn Genfors" w:date="2014-03-13T15:50:00Z">
              <w:r w:rsidRPr="00417363" w:rsidDel="005066EE">
                <w:rPr>
                  <w:spacing w:val="-1"/>
                  <w:szCs w:val="20"/>
                </w:rPr>
                <w:delText xml:space="preserve">verkar </w:delText>
              </w:r>
            </w:del>
            <w:del w:id="1389" w:author="Björn Genfors" w:date="2014-03-13T15:54:00Z">
              <w:r w:rsidRPr="00417363" w:rsidDel="005066EE">
                <w:rPr>
                  <w:spacing w:val="-1"/>
                  <w:szCs w:val="20"/>
                </w:rPr>
                <w:delText xml:space="preserve">i nuvarande format vara </w:delText>
              </w:r>
            </w:del>
            <w:del w:id="1390" w:author="Björn Genfors" w:date="2014-03-13T15:50:00Z">
              <w:r w:rsidRPr="00417363" w:rsidDel="005066EE">
                <w:rPr>
                  <w:spacing w:val="-1"/>
                  <w:szCs w:val="20"/>
                </w:rPr>
                <w:delText>ett subset</w:delText>
              </w:r>
            </w:del>
            <w:del w:id="1391"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392" w:author="Björn Genfors" w:date="2014-03-13T15:53:00Z">
                  <w:rPr>
                    <w:rFonts w:cs="Arial"/>
                    <w:i/>
                    <w:szCs w:val="20"/>
                  </w:rPr>
                </w:rPrChange>
              </w:rPr>
            </w:pPr>
            <w:r w:rsidRPr="00417363">
              <w:rPr>
                <w:szCs w:val="20"/>
              </w:rPr>
              <w:t xml:space="preserve">OID för kodsystem. </w:t>
            </w:r>
            <w:del w:id="1393" w:author="Björn Genfors" w:date="2014-03-13T15:53:00Z">
              <w:r w:rsidRPr="00417363" w:rsidDel="005066EE">
                <w:rPr>
                  <w:szCs w:val="20"/>
                </w:rPr>
                <w:delText>Bör vara</w:delText>
              </w:r>
            </w:del>
            <w:ins w:id="1394" w:author="Björn Genfors" w:date="2014-03-13T15:53:00Z">
              <w:r w:rsidR="005066EE">
                <w:rPr>
                  <w:szCs w:val="20"/>
                </w:rPr>
                <w:t>Då</w:t>
              </w:r>
            </w:ins>
            <w:r w:rsidRPr="00417363">
              <w:rPr>
                <w:szCs w:val="20"/>
              </w:rPr>
              <w:t xml:space="preserve"> OID till KV Uppmärksamhetstyp</w:t>
            </w:r>
            <w:ins w:id="1395" w:author="Björn Genfors" w:date="2014-03-13T15:54:00Z">
              <w:r w:rsidR="005066EE">
                <w:rPr>
                  <w:szCs w:val="20"/>
                </w:rPr>
                <w:t xml:space="preserve"> saknas</w:t>
              </w:r>
            </w:ins>
            <w:ins w:id="1396"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397" w:author="Björn Genfors" w:date="2014-03-13T15:55:00Z">
              <w:r w:rsidRPr="00417363" w:rsidDel="005066EE">
                <w:rPr>
                  <w:szCs w:val="20"/>
                </w:rPr>
                <w:delText xml:space="preserve">, om sådan finns tillgänglig. </w:delText>
              </w:r>
            </w:del>
            <w:del w:id="1398" w:author="Björn Genfors" w:date="2014-03-13T15:50:00Z">
              <w:r w:rsidRPr="00417363" w:rsidDel="005066EE">
                <w:rPr>
                  <w:szCs w:val="20"/>
                </w:rPr>
                <w:delText>Backup</w:delText>
              </w:r>
            </w:del>
            <w:del w:id="1399"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400"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5066EE">
        <w:tblPrEx>
          <w:tblW w:w="9606" w:type="dxa"/>
          <w:tblLayout w:type="fixed"/>
          <w:tblPrExChange w:id="1401" w:author="Björn Genfors" w:date="2014-03-13T15:57:00Z">
            <w:tblPrEx>
              <w:tblW w:w="9606" w:type="dxa"/>
              <w:tblLayout w:type="fixed"/>
            </w:tblPrEx>
          </w:tblPrExChange>
        </w:tblPrEx>
        <w:trPr>
          <w:trHeight w:val="1746"/>
        </w:trPr>
        <w:tc>
          <w:tcPr>
            <w:tcW w:w="2660" w:type="dxa"/>
            <w:tcPrChange w:id="1402"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Change w:id="1403"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404"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Del="005066EE" w:rsidRDefault="00417363" w:rsidP="00417363">
            <w:pPr>
              <w:rPr>
                <w:del w:id="1405"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406"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ej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Del="00314D47" w:rsidRDefault="00417363" w:rsidP="00417363">
            <w:pPr>
              <w:rPr>
                <w:del w:id="1407" w:author="Khaled Daham" w:date="2014-03-17T18:02:00Z"/>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Del="00314D47" w:rsidRDefault="00417363" w:rsidP="00417363">
            <w:pPr>
              <w:rPr>
                <w:del w:id="1408" w:author="Khaled Daham" w:date="2014-03-17T18:02:00Z"/>
                <w:szCs w:val="20"/>
              </w:rPr>
            </w:pPr>
            <w:r w:rsidRPr="00417363">
              <w:rPr>
                <w:szCs w:val="20"/>
              </w:rPr>
              <w:t>1..*</w:t>
            </w:r>
          </w:p>
          <w:p w14:paraId="15905303" w14:textId="77777777" w:rsidR="00417363" w:rsidRPr="00417363" w:rsidRDefault="00417363" w:rsidP="00417363">
            <w:pPr>
              <w:rPr>
                <w:spacing w:val="-1"/>
                <w:szCs w:val="20"/>
              </w:rPr>
            </w:pPr>
          </w:p>
        </w:tc>
      </w:tr>
      <w:tr w:rsidR="00D82D45" w14:paraId="16D1A287" w14:textId="77777777" w:rsidTr="00BE54CC">
        <w:trPr>
          <w:ins w:id="1409" w:author="Khaled Daham" w:date="2014-03-17T18:02:00Z"/>
        </w:trPr>
        <w:tc>
          <w:tcPr>
            <w:tcW w:w="2660" w:type="dxa"/>
          </w:tcPr>
          <w:p w14:paraId="25662AB0" w14:textId="698106CD" w:rsidR="00D82D45" w:rsidRPr="00417363" w:rsidRDefault="00D82D45" w:rsidP="00C47224">
            <w:pPr>
              <w:pStyle w:val="TableParagraph"/>
              <w:spacing w:line="229" w:lineRule="exact"/>
              <w:ind w:left="102"/>
              <w:rPr>
                <w:ins w:id="1410" w:author="Khaled Daham" w:date="2014-03-17T18:02:00Z"/>
                <w:rFonts w:ascii="Georgia" w:hAnsi="Georgia"/>
                <w:sz w:val="20"/>
                <w:szCs w:val="20"/>
              </w:rPr>
            </w:pPr>
            <w:ins w:id="1411" w:author="Khaled Daham" w:date="2014-03-17T18:02:00Z">
              <w:r w:rsidRPr="0006701E">
                <w:rPr>
                  <w:rFonts w:ascii="Georgia" w:hAnsi="Georgia" w:cs="Arial"/>
                  <w:sz w:val="20"/>
                  <w:szCs w:val="20"/>
                </w:rPr>
                <w:t>../result</w:t>
              </w:r>
            </w:ins>
          </w:p>
        </w:tc>
        <w:tc>
          <w:tcPr>
            <w:tcW w:w="1417" w:type="dxa"/>
          </w:tcPr>
          <w:p w14:paraId="5B80775B" w14:textId="15EEC94E" w:rsidR="00D82D45" w:rsidRPr="00417363" w:rsidRDefault="00D82D45" w:rsidP="00417363">
            <w:pPr>
              <w:rPr>
                <w:ins w:id="1412" w:author="Khaled Daham" w:date="2014-03-17T18:02:00Z"/>
                <w:szCs w:val="20"/>
              </w:rPr>
            </w:pPr>
            <w:ins w:id="1413" w:author="Khaled Daham" w:date="2014-03-17T18:02:00Z">
              <w:r w:rsidRPr="0006701E">
                <w:rPr>
                  <w:spacing w:val="-1"/>
                  <w:szCs w:val="20"/>
                </w:rPr>
                <w:t>ResultType</w:t>
              </w:r>
            </w:ins>
          </w:p>
        </w:tc>
        <w:tc>
          <w:tcPr>
            <w:tcW w:w="3969" w:type="dxa"/>
          </w:tcPr>
          <w:p w14:paraId="6A6FBA98" w14:textId="59B6843C" w:rsidR="00D82D45" w:rsidRPr="00417363" w:rsidRDefault="00D87A11" w:rsidP="00417363">
            <w:pPr>
              <w:rPr>
                <w:ins w:id="1414" w:author="Khaled Daham" w:date="2014-03-17T18:02:00Z"/>
                <w:szCs w:val="20"/>
              </w:rPr>
            </w:pPr>
            <w:ins w:id="1415" w:author="Khaled Daham" w:date="2014-03-17T18:24:00Z">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B563F92" w14:textId="0EF63E92" w:rsidR="00D82D45" w:rsidRPr="00417363" w:rsidRDefault="00D82D45" w:rsidP="00417363">
            <w:pPr>
              <w:rPr>
                <w:ins w:id="1416" w:author="Khaled Daham" w:date="2014-03-17T18:02:00Z"/>
                <w:szCs w:val="20"/>
              </w:rPr>
            </w:pPr>
            <w:ins w:id="1417" w:author="Khaled Daham" w:date="2014-03-17T18:02:00Z">
              <w:r w:rsidRPr="0006701E">
                <w:rPr>
                  <w:szCs w:val="20"/>
                </w:rPr>
                <w:t>1..1</w:t>
              </w:r>
            </w:ins>
          </w:p>
        </w:tc>
      </w:tr>
      <w:tr w:rsidR="00D82D45" w14:paraId="1D5A845B" w14:textId="77777777" w:rsidTr="00BE54CC">
        <w:trPr>
          <w:ins w:id="1418" w:author="Khaled Daham" w:date="2014-03-17T18:02:00Z"/>
        </w:trPr>
        <w:tc>
          <w:tcPr>
            <w:tcW w:w="2660" w:type="dxa"/>
          </w:tcPr>
          <w:p w14:paraId="7B37B2D0" w14:textId="3494662F" w:rsidR="00D82D45" w:rsidRPr="0006701E" w:rsidRDefault="00D82D45" w:rsidP="00C47224">
            <w:pPr>
              <w:pStyle w:val="TableParagraph"/>
              <w:spacing w:line="229" w:lineRule="exact"/>
              <w:ind w:left="102"/>
              <w:rPr>
                <w:ins w:id="1419" w:author="Khaled Daham" w:date="2014-03-17T18:02:00Z"/>
                <w:rFonts w:ascii="Georgia" w:hAnsi="Georgia" w:cs="Arial"/>
                <w:sz w:val="20"/>
                <w:szCs w:val="20"/>
              </w:rPr>
            </w:pPr>
            <w:ins w:id="1420" w:author="Khaled Daham" w:date="2014-03-17T18:02:00Z">
              <w:r w:rsidRPr="0006701E">
                <w:rPr>
                  <w:rFonts w:ascii="Georgia" w:hAnsi="Georgia" w:cs="Arial"/>
                  <w:sz w:val="20"/>
                  <w:szCs w:val="20"/>
                </w:rPr>
                <w:t>../../resultCode</w:t>
              </w:r>
            </w:ins>
          </w:p>
        </w:tc>
        <w:tc>
          <w:tcPr>
            <w:tcW w:w="1417" w:type="dxa"/>
          </w:tcPr>
          <w:p w14:paraId="22D3CE59" w14:textId="3C20EBB8" w:rsidR="00D82D45" w:rsidRPr="0006701E" w:rsidRDefault="00D82D45" w:rsidP="00417363">
            <w:pPr>
              <w:rPr>
                <w:ins w:id="1421" w:author="Khaled Daham" w:date="2014-03-17T18:02:00Z"/>
                <w:spacing w:val="-1"/>
                <w:szCs w:val="20"/>
              </w:rPr>
            </w:pPr>
            <w:ins w:id="1422" w:author="Khaled Daham" w:date="2014-03-17T18:02:00Z">
              <w:r w:rsidRPr="0006701E">
                <w:rPr>
                  <w:spacing w:val="-1"/>
                  <w:szCs w:val="20"/>
                </w:rPr>
                <w:t>Result</w:t>
              </w:r>
              <w:r>
                <w:rPr>
                  <w:spacing w:val="-1"/>
                  <w:szCs w:val="20"/>
                </w:rPr>
                <w:t>Code</w:t>
              </w:r>
              <w:r w:rsidRPr="0006701E">
                <w:rPr>
                  <w:spacing w:val="-1"/>
                  <w:szCs w:val="20"/>
                </w:rPr>
                <w:t>Enum</w:t>
              </w:r>
            </w:ins>
          </w:p>
        </w:tc>
        <w:tc>
          <w:tcPr>
            <w:tcW w:w="3969" w:type="dxa"/>
          </w:tcPr>
          <w:p w14:paraId="329FFEAE" w14:textId="55FFD918" w:rsidR="00D82D45" w:rsidRPr="0006701E" w:rsidRDefault="00D82D45" w:rsidP="00417363">
            <w:pPr>
              <w:rPr>
                <w:ins w:id="1423" w:author="Khaled Daham" w:date="2014-03-17T18:02:00Z"/>
                <w:szCs w:val="20"/>
              </w:rPr>
            </w:pPr>
            <w:ins w:id="1424" w:author="Khaled Daham" w:date="2014-03-17T18:02:00Z">
              <w:r w:rsidRPr="0006701E">
                <w:rPr>
                  <w:szCs w:val="20"/>
                </w:rPr>
                <w:t>Kan endast vara OK, INFO eller ERROR</w:t>
              </w:r>
            </w:ins>
          </w:p>
        </w:tc>
        <w:tc>
          <w:tcPr>
            <w:tcW w:w="1560" w:type="dxa"/>
          </w:tcPr>
          <w:p w14:paraId="3EFA2497" w14:textId="53385319" w:rsidR="00D82D45" w:rsidRPr="0006701E" w:rsidRDefault="00D82D45" w:rsidP="00417363">
            <w:pPr>
              <w:rPr>
                <w:ins w:id="1425" w:author="Khaled Daham" w:date="2014-03-17T18:02:00Z"/>
                <w:szCs w:val="20"/>
              </w:rPr>
            </w:pPr>
            <w:ins w:id="1426" w:author="Khaled Daham" w:date="2014-03-17T18:02:00Z">
              <w:r w:rsidRPr="0006701E">
                <w:rPr>
                  <w:szCs w:val="20"/>
                </w:rPr>
                <w:t>1..1</w:t>
              </w:r>
            </w:ins>
          </w:p>
        </w:tc>
      </w:tr>
      <w:tr w:rsidR="00D82D45" w14:paraId="62B42EB6" w14:textId="77777777" w:rsidTr="00BE54CC">
        <w:trPr>
          <w:ins w:id="1427" w:author="Khaled Daham" w:date="2014-03-17T18:02:00Z"/>
        </w:trPr>
        <w:tc>
          <w:tcPr>
            <w:tcW w:w="2660" w:type="dxa"/>
          </w:tcPr>
          <w:p w14:paraId="3CB977FC" w14:textId="3570EC70" w:rsidR="00D82D45" w:rsidRPr="0006701E" w:rsidRDefault="00D82D45" w:rsidP="00C47224">
            <w:pPr>
              <w:pStyle w:val="TableParagraph"/>
              <w:spacing w:line="229" w:lineRule="exact"/>
              <w:ind w:left="102"/>
              <w:rPr>
                <w:ins w:id="1428" w:author="Khaled Daham" w:date="2014-03-17T18:02:00Z"/>
                <w:rFonts w:ascii="Georgia" w:hAnsi="Georgia" w:cs="Arial"/>
                <w:sz w:val="20"/>
                <w:szCs w:val="20"/>
              </w:rPr>
            </w:pPr>
            <w:ins w:id="1429" w:author="Khaled Daham" w:date="2014-03-17T18:02:00Z">
              <w:r w:rsidRPr="0006701E">
                <w:rPr>
                  <w:rFonts w:ascii="Georgia" w:hAnsi="Georgia" w:cs="Arial"/>
                  <w:sz w:val="20"/>
                  <w:szCs w:val="20"/>
                </w:rPr>
                <w:t>../../errorCode</w:t>
              </w:r>
            </w:ins>
          </w:p>
        </w:tc>
        <w:tc>
          <w:tcPr>
            <w:tcW w:w="1417" w:type="dxa"/>
          </w:tcPr>
          <w:p w14:paraId="323CCCFF" w14:textId="482B42E1" w:rsidR="00D82D45" w:rsidRPr="0006701E" w:rsidRDefault="00D82D45" w:rsidP="00417363">
            <w:pPr>
              <w:rPr>
                <w:ins w:id="1430" w:author="Khaled Daham" w:date="2014-03-17T18:02:00Z"/>
                <w:spacing w:val="-1"/>
                <w:szCs w:val="20"/>
              </w:rPr>
            </w:pPr>
            <w:ins w:id="1431" w:author="Khaled Daham" w:date="2014-03-17T18:02:00Z">
              <w:r w:rsidRPr="0006701E">
                <w:rPr>
                  <w:spacing w:val="-1"/>
                  <w:szCs w:val="20"/>
                </w:rPr>
                <w:t>ErrorCodeEnum</w:t>
              </w:r>
            </w:ins>
          </w:p>
        </w:tc>
        <w:tc>
          <w:tcPr>
            <w:tcW w:w="3969" w:type="dxa"/>
          </w:tcPr>
          <w:p w14:paraId="6191334B" w14:textId="3EB18270" w:rsidR="00D82D45" w:rsidRPr="0006701E" w:rsidRDefault="00D82D45" w:rsidP="00417363">
            <w:pPr>
              <w:rPr>
                <w:ins w:id="1432" w:author="Khaled Daham" w:date="2014-03-17T18:02:00Z"/>
                <w:szCs w:val="20"/>
              </w:rPr>
            </w:pPr>
            <w:ins w:id="1433" w:author="Khaled Daham" w:date="2014-03-17T18:02: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1A69AA3A" w14:textId="3AE5CE37" w:rsidR="00D82D45" w:rsidRPr="0006701E" w:rsidRDefault="00D82D45" w:rsidP="00417363">
            <w:pPr>
              <w:rPr>
                <w:ins w:id="1434" w:author="Khaled Daham" w:date="2014-03-17T18:02:00Z"/>
                <w:szCs w:val="20"/>
              </w:rPr>
            </w:pPr>
            <w:ins w:id="1435" w:author="Khaled Daham" w:date="2014-03-17T18:02:00Z">
              <w:r w:rsidRPr="0006701E">
                <w:rPr>
                  <w:szCs w:val="20"/>
                </w:rPr>
                <w:t>0..1</w:t>
              </w:r>
            </w:ins>
          </w:p>
        </w:tc>
      </w:tr>
      <w:tr w:rsidR="00D82D45" w14:paraId="185AA755" w14:textId="77777777" w:rsidTr="00BE54CC">
        <w:trPr>
          <w:ins w:id="1436" w:author="Khaled Daham" w:date="2014-03-17T18:02:00Z"/>
        </w:trPr>
        <w:tc>
          <w:tcPr>
            <w:tcW w:w="2660" w:type="dxa"/>
          </w:tcPr>
          <w:p w14:paraId="589256DB" w14:textId="68D2271E" w:rsidR="00D82D45" w:rsidRPr="0006701E" w:rsidRDefault="00D82D45" w:rsidP="00C47224">
            <w:pPr>
              <w:pStyle w:val="TableParagraph"/>
              <w:spacing w:line="229" w:lineRule="exact"/>
              <w:ind w:left="102"/>
              <w:rPr>
                <w:ins w:id="1437" w:author="Khaled Daham" w:date="2014-03-17T18:02:00Z"/>
                <w:rFonts w:ascii="Georgia" w:hAnsi="Georgia" w:cs="Arial"/>
                <w:sz w:val="20"/>
                <w:szCs w:val="20"/>
              </w:rPr>
            </w:pPr>
            <w:ins w:id="1438" w:author="Khaled Daham" w:date="2014-03-17T18:02:00Z">
              <w:r w:rsidRPr="0006701E">
                <w:rPr>
                  <w:rFonts w:ascii="Georgia" w:hAnsi="Georgia" w:cs="Arial"/>
                  <w:sz w:val="20"/>
                  <w:szCs w:val="20"/>
                </w:rPr>
                <w:t>../../subcode</w:t>
              </w:r>
            </w:ins>
          </w:p>
        </w:tc>
        <w:tc>
          <w:tcPr>
            <w:tcW w:w="1417" w:type="dxa"/>
          </w:tcPr>
          <w:p w14:paraId="011AE3EF" w14:textId="61338F6D" w:rsidR="00D82D45" w:rsidRPr="0006701E" w:rsidRDefault="00D82D45" w:rsidP="00417363">
            <w:pPr>
              <w:rPr>
                <w:ins w:id="1439" w:author="Khaled Daham" w:date="2014-03-17T18:02:00Z"/>
                <w:spacing w:val="-1"/>
                <w:szCs w:val="20"/>
              </w:rPr>
            </w:pPr>
            <w:ins w:id="1440" w:author="Khaled Daham" w:date="2014-03-17T18:02:00Z">
              <w:r w:rsidRPr="0006701E">
                <w:rPr>
                  <w:spacing w:val="-1"/>
                  <w:szCs w:val="20"/>
                </w:rPr>
                <w:t>string</w:t>
              </w:r>
            </w:ins>
          </w:p>
        </w:tc>
        <w:tc>
          <w:tcPr>
            <w:tcW w:w="3969" w:type="dxa"/>
          </w:tcPr>
          <w:p w14:paraId="7FA6E92A" w14:textId="12122729" w:rsidR="00D82D45" w:rsidRPr="0006701E" w:rsidRDefault="00D82D45" w:rsidP="00417363">
            <w:pPr>
              <w:rPr>
                <w:ins w:id="1441" w:author="Khaled Daham" w:date="2014-03-17T18:02:00Z"/>
                <w:szCs w:val="20"/>
              </w:rPr>
            </w:pPr>
            <w:ins w:id="1442" w:author="Khaled Daham" w:date="2014-03-17T18:02:00Z">
              <w:r>
                <w:rPr>
                  <w:szCs w:val="20"/>
                </w:rPr>
                <w:t>Inga subkoder är specificerade.</w:t>
              </w:r>
            </w:ins>
          </w:p>
        </w:tc>
        <w:tc>
          <w:tcPr>
            <w:tcW w:w="1560" w:type="dxa"/>
          </w:tcPr>
          <w:p w14:paraId="414BE9F1" w14:textId="5D750C36" w:rsidR="00D82D45" w:rsidRPr="0006701E" w:rsidRDefault="00D82D45" w:rsidP="00417363">
            <w:pPr>
              <w:rPr>
                <w:ins w:id="1443" w:author="Khaled Daham" w:date="2014-03-17T18:02:00Z"/>
                <w:szCs w:val="20"/>
              </w:rPr>
            </w:pPr>
            <w:ins w:id="1444" w:author="Khaled Daham" w:date="2014-03-17T18:02:00Z">
              <w:r w:rsidRPr="0006701E">
                <w:rPr>
                  <w:szCs w:val="20"/>
                </w:rPr>
                <w:t>0..1</w:t>
              </w:r>
            </w:ins>
          </w:p>
        </w:tc>
      </w:tr>
      <w:tr w:rsidR="00D82D45" w14:paraId="1FFB6251" w14:textId="77777777" w:rsidTr="00BE54CC">
        <w:trPr>
          <w:ins w:id="1445" w:author="Khaled Daham" w:date="2014-03-17T18:02:00Z"/>
        </w:trPr>
        <w:tc>
          <w:tcPr>
            <w:tcW w:w="2660" w:type="dxa"/>
          </w:tcPr>
          <w:p w14:paraId="082518CF" w14:textId="09F78D74" w:rsidR="00D82D45" w:rsidRPr="0006701E" w:rsidRDefault="00D82D45" w:rsidP="00C47224">
            <w:pPr>
              <w:pStyle w:val="TableParagraph"/>
              <w:spacing w:line="229" w:lineRule="exact"/>
              <w:ind w:left="102"/>
              <w:rPr>
                <w:ins w:id="1446" w:author="Khaled Daham" w:date="2014-03-17T18:02:00Z"/>
                <w:rFonts w:ascii="Georgia" w:hAnsi="Georgia" w:cs="Arial"/>
                <w:sz w:val="20"/>
                <w:szCs w:val="20"/>
              </w:rPr>
            </w:pPr>
            <w:ins w:id="1447" w:author="Khaled Daham" w:date="2014-03-17T18:02:00Z">
              <w:r w:rsidRPr="0006701E">
                <w:rPr>
                  <w:rFonts w:ascii="Georgia" w:hAnsi="Georgia" w:cs="Arial"/>
                  <w:sz w:val="20"/>
                  <w:szCs w:val="20"/>
                </w:rPr>
                <w:t>../../logId</w:t>
              </w:r>
            </w:ins>
          </w:p>
        </w:tc>
        <w:tc>
          <w:tcPr>
            <w:tcW w:w="1417" w:type="dxa"/>
          </w:tcPr>
          <w:p w14:paraId="12356EF4" w14:textId="78FA4E50" w:rsidR="00D82D45" w:rsidRPr="0006701E" w:rsidRDefault="00D82D45" w:rsidP="00417363">
            <w:pPr>
              <w:rPr>
                <w:ins w:id="1448" w:author="Khaled Daham" w:date="2014-03-17T18:02:00Z"/>
                <w:spacing w:val="-1"/>
                <w:szCs w:val="20"/>
              </w:rPr>
            </w:pPr>
            <w:ins w:id="1449" w:author="Khaled Daham" w:date="2014-03-17T18:02:00Z">
              <w:r w:rsidRPr="0006701E">
                <w:rPr>
                  <w:spacing w:val="-1"/>
                  <w:szCs w:val="20"/>
                </w:rPr>
                <w:t>string</w:t>
              </w:r>
            </w:ins>
          </w:p>
        </w:tc>
        <w:tc>
          <w:tcPr>
            <w:tcW w:w="3969" w:type="dxa"/>
          </w:tcPr>
          <w:p w14:paraId="26EE517F" w14:textId="359B5597" w:rsidR="00D82D45" w:rsidRDefault="00D82D45" w:rsidP="00417363">
            <w:pPr>
              <w:rPr>
                <w:ins w:id="1450" w:author="Khaled Daham" w:date="2014-03-17T18:02:00Z"/>
                <w:szCs w:val="20"/>
              </w:rPr>
            </w:pPr>
            <w:ins w:id="1451" w:author="Khaled Daham" w:date="2014-03-17T18:02:00Z">
              <w:r w:rsidRPr="0006701E">
                <w:rPr>
                  <w:szCs w:val="20"/>
                </w:rPr>
                <w:t>En UUID som kan användas vid felanmälan för att användas vid felsökning av producent.</w:t>
              </w:r>
            </w:ins>
          </w:p>
        </w:tc>
        <w:tc>
          <w:tcPr>
            <w:tcW w:w="1560" w:type="dxa"/>
          </w:tcPr>
          <w:p w14:paraId="1FB93A39" w14:textId="232F4585" w:rsidR="00D82D45" w:rsidRPr="0006701E" w:rsidRDefault="00D82D45" w:rsidP="00417363">
            <w:pPr>
              <w:rPr>
                <w:ins w:id="1452" w:author="Khaled Daham" w:date="2014-03-17T18:02:00Z"/>
                <w:szCs w:val="20"/>
              </w:rPr>
            </w:pPr>
            <w:ins w:id="1453" w:author="Khaled Daham" w:date="2014-03-17T18:02:00Z">
              <w:r w:rsidRPr="0006701E">
                <w:rPr>
                  <w:szCs w:val="20"/>
                </w:rPr>
                <w:t>1..1</w:t>
              </w:r>
            </w:ins>
          </w:p>
        </w:tc>
      </w:tr>
      <w:tr w:rsidR="00D82D45" w14:paraId="5CB15DF1" w14:textId="77777777" w:rsidTr="00BE54CC">
        <w:trPr>
          <w:ins w:id="1454" w:author="Khaled Daham" w:date="2014-03-17T18:02:00Z"/>
        </w:trPr>
        <w:tc>
          <w:tcPr>
            <w:tcW w:w="2660" w:type="dxa"/>
          </w:tcPr>
          <w:p w14:paraId="0649347E" w14:textId="1B6DD2E6" w:rsidR="00D82D45" w:rsidRPr="0006701E" w:rsidRDefault="00D82D45" w:rsidP="00C47224">
            <w:pPr>
              <w:pStyle w:val="TableParagraph"/>
              <w:spacing w:line="229" w:lineRule="exact"/>
              <w:ind w:left="102"/>
              <w:rPr>
                <w:ins w:id="1455" w:author="Khaled Daham" w:date="2014-03-17T18:02:00Z"/>
                <w:rFonts w:ascii="Georgia" w:hAnsi="Georgia" w:cs="Arial"/>
                <w:sz w:val="20"/>
                <w:szCs w:val="20"/>
              </w:rPr>
            </w:pPr>
            <w:ins w:id="1456" w:author="Khaled Daham" w:date="2014-03-17T18:02:00Z">
              <w:r w:rsidRPr="0006701E">
                <w:rPr>
                  <w:rFonts w:ascii="Georgia" w:hAnsi="Georgia" w:cs="Arial"/>
                  <w:sz w:val="20"/>
                  <w:szCs w:val="20"/>
                </w:rPr>
                <w:t>../../message</w:t>
              </w:r>
            </w:ins>
          </w:p>
        </w:tc>
        <w:tc>
          <w:tcPr>
            <w:tcW w:w="1417" w:type="dxa"/>
          </w:tcPr>
          <w:p w14:paraId="416F6EE9" w14:textId="5F408E0E" w:rsidR="00D82D45" w:rsidRPr="0006701E" w:rsidRDefault="00D82D45" w:rsidP="00417363">
            <w:pPr>
              <w:rPr>
                <w:ins w:id="1457" w:author="Khaled Daham" w:date="2014-03-17T18:02:00Z"/>
                <w:spacing w:val="-1"/>
                <w:szCs w:val="20"/>
              </w:rPr>
            </w:pPr>
            <w:ins w:id="1458" w:author="Khaled Daham" w:date="2014-03-17T18:02:00Z">
              <w:r w:rsidRPr="0006701E">
                <w:rPr>
                  <w:spacing w:val="-1"/>
                  <w:szCs w:val="20"/>
                </w:rPr>
                <w:t>string</w:t>
              </w:r>
            </w:ins>
          </w:p>
        </w:tc>
        <w:tc>
          <w:tcPr>
            <w:tcW w:w="3969" w:type="dxa"/>
          </w:tcPr>
          <w:p w14:paraId="6AFEAFC4" w14:textId="4A969A62" w:rsidR="00D82D45" w:rsidRPr="0006701E" w:rsidRDefault="00D82D45" w:rsidP="00417363">
            <w:pPr>
              <w:rPr>
                <w:ins w:id="1459" w:author="Khaled Daham" w:date="2014-03-17T18:02:00Z"/>
                <w:szCs w:val="20"/>
              </w:rPr>
            </w:pPr>
            <w:ins w:id="1460" w:author="Khaled Daham" w:date="2014-03-17T18:02:00Z">
              <w:r w:rsidRPr="0006701E">
                <w:rPr>
                  <w:szCs w:val="20"/>
                </w:rPr>
                <w:t>En beskrivande text som kan visas för användaren.</w:t>
              </w:r>
            </w:ins>
          </w:p>
        </w:tc>
        <w:tc>
          <w:tcPr>
            <w:tcW w:w="1560" w:type="dxa"/>
          </w:tcPr>
          <w:p w14:paraId="47A9EB36" w14:textId="0EAD7FA4" w:rsidR="00D82D45" w:rsidRPr="0006701E" w:rsidRDefault="00D82D45" w:rsidP="00417363">
            <w:pPr>
              <w:rPr>
                <w:ins w:id="1461" w:author="Khaled Daham" w:date="2014-03-17T18:02:00Z"/>
                <w:szCs w:val="20"/>
              </w:rPr>
            </w:pPr>
            <w:ins w:id="1462" w:author="Khaled Daham" w:date="2014-03-17T18:02:00Z">
              <w:r w:rsidRPr="0006701E">
                <w:rPr>
                  <w:szCs w:val="20"/>
                </w:rPr>
                <w:t>0..1</w:t>
              </w:r>
            </w:ins>
          </w:p>
        </w:tc>
      </w:tr>
    </w:tbl>
    <w:p w14:paraId="570C27E5" w14:textId="77777777" w:rsidR="00E7695F" w:rsidRPr="00ED19D0" w:rsidRDefault="00E7695F" w:rsidP="00827A96">
      <w:pPr>
        <w:pStyle w:val="BodyText"/>
      </w:pPr>
    </w:p>
    <w:p w14:paraId="08635FC6" w14:textId="77777777" w:rsidR="00E7695F" w:rsidRDefault="00E7695F" w:rsidP="00E7695F">
      <w:pPr>
        <w:pStyle w:val="Heading3"/>
      </w:pPr>
      <w:bookmarkStart w:id="1463" w:name="_Toc382487437"/>
      <w:r>
        <w:t>Övriga regler</w:t>
      </w:r>
      <w:bookmarkEnd w:id="1463"/>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even" r:id="rId19"/>
      <w:headerReference w:type="default" r:id="rId20"/>
      <w:footerReference w:type="even" r:id="rId21"/>
      <w:footerReference w:type="default" r:id="rId22"/>
      <w:headerReference w:type="first" r:id="rId23"/>
      <w:footerReference w:type="first" r:id="rId24"/>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500435" w:rsidRDefault="00500435" w:rsidP="00C72B17">
      <w:pPr>
        <w:spacing w:line="240" w:lineRule="auto"/>
      </w:pPr>
      <w:r>
        <w:separator/>
      </w:r>
    </w:p>
  </w:endnote>
  <w:endnote w:type="continuationSeparator" w:id="0">
    <w:p w14:paraId="2439B77C" w14:textId="77777777" w:rsidR="00500435" w:rsidRDefault="0050043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FC8B3" w14:textId="77777777" w:rsidR="00BA6A35" w:rsidRDefault="00BA6A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A1061" w14:textId="77777777" w:rsidR="00BA6A35" w:rsidRDefault="00BA6A3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00435" w:rsidRDefault="00500435">
    <w:pPr>
      <w:pStyle w:val="Footer"/>
    </w:pPr>
  </w:p>
  <w:p w14:paraId="12C113D0" w14:textId="77777777" w:rsidR="00500435" w:rsidRDefault="00500435">
    <w:pPr>
      <w:pStyle w:val="Footer"/>
    </w:pPr>
  </w:p>
  <w:p w14:paraId="1421CB49" w14:textId="77777777" w:rsidR="00500435" w:rsidRDefault="00500435">
    <w:pPr>
      <w:pStyle w:val="Footer"/>
    </w:pPr>
  </w:p>
  <w:p w14:paraId="6F807640" w14:textId="77777777" w:rsidR="00500435" w:rsidRDefault="00500435">
    <w:pPr>
      <w:pStyle w:val="Footer"/>
    </w:pPr>
  </w:p>
  <w:p w14:paraId="2E456113" w14:textId="77777777" w:rsidR="00500435" w:rsidRDefault="00500435">
    <w:pPr>
      <w:pStyle w:val="Footer"/>
    </w:pPr>
  </w:p>
  <w:p w14:paraId="36A9D811" w14:textId="77777777" w:rsidR="00500435" w:rsidRDefault="00500435">
    <w:pPr>
      <w:pStyle w:val="Footer"/>
    </w:pPr>
  </w:p>
  <w:p w14:paraId="2CD2C690" w14:textId="77777777" w:rsidR="00500435" w:rsidRDefault="00500435" w:rsidP="00956547">
    <w:pPr>
      <w:pStyle w:val="Footer"/>
    </w:pPr>
    <w:bookmarkStart w:id="150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0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500435" w:rsidRDefault="00500435" w:rsidP="00C72B17">
      <w:pPr>
        <w:spacing w:line="240" w:lineRule="auto"/>
      </w:pPr>
      <w:r>
        <w:separator/>
      </w:r>
    </w:p>
  </w:footnote>
  <w:footnote w:type="continuationSeparator" w:id="0">
    <w:p w14:paraId="09AE1668" w14:textId="77777777" w:rsidR="00500435" w:rsidRDefault="0050043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E8CD" w14:textId="77777777" w:rsidR="00BA6A35" w:rsidRDefault="00BA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CC32EE2" w:rsidR="00500435" w:rsidRDefault="00500435"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64" w:name="Date1"/>
    <w:r>
      <w:t>1</w:t>
    </w:r>
    <w:del w:id="1465" w:author="Björn Genfors" w:date="2014-03-13T15:20:00Z">
      <w:r w:rsidDel="005F7AB6">
        <w:delText>0</w:delText>
      </w:r>
    </w:del>
    <w:ins w:id="1466" w:author="Khaled Daham" w:date="2014-03-17T19:30:00Z">
      <w:r w:rsidR="00BA6A35">
        <w:t>7</w:t>
      </w:r>
    </w:ins>
    <w:bookmarkStart w:id="1467" w:name="_GoBack"/>
    <w:bookmarkEnd w:id="1467"/>
    <w:ins w:id="1468" w:author="Björn Genfors" w:date="2014-03-13T15:20:00Z">
      <w:del w:id="1469" w:author="Khaled Daham" w:date="2014-03-17T19:30:00Z">
        <w:r w:rsidDel="00BA6A35">
          <w:delText>3</w:delText>
        </w:r>
      </w:del>
    </w:ins>
    <w:r>
      <w:t xml:space="preserve"> mars 201</w:t>
    </w:r>
    <w:bookmarkEnd w:id="1464"/>
    <w:r>
      <w:t>4</w:t>
    </w:r>
  </w:p>
  <w:p w14:paraId="005707D8" w14:textId="588DF0F6" w:rsidR="00500435" w:rsidRDefault="00500435" w:rsidP="008303EF">
    <w:pPr>
      <w:tabs>
        <w:tab w:val="left" w:pos="6237"/>
      </w:tabs>
    </w:pPr>
    <w:r>
      <w:tab/>
    </w:r>
    <w:bookmarkStart w:id="1470" w:name="LDnr1"/>
    <w:bookmarkEnd w:id="1470"/>
    <w:r>
      <w:t xml:space="preserve"> </w:t>
    </w:r>
    <w:bookmarkStart w:id="1471" w:name="Dnr1"/>
    <w:bookmarkEnd w:id="1471"/>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A6A35">
                            <w:rPr>
                              <w:noProof/>
                              <w:sz w:val="16"/>
                              <w:szCs w:val="16"/>
                            </w:rPr>
                            <w:t>12</w:t>
                          </w:r>
                          <w:r w:rsidRPr="00E12C4A">
                            <w:rPr>
                              <w:sz w:val="16"/>
                              <w:szCs w:val="16"/>
                            </w:rPr>
                            <w:fldChar w:fldCharType="end"/>
                          </w:r>
                          <w:r w:rsidRPr="00E12C4A">
                            <w:rPr>
                              <w:sz w:val="16"/>
                              <w:szCs w:val="16"/>
                            </w:rPr>
                            <w:t xml:space="preserve"> (</w:t>
                          </w:r>
                          <w:fldSimple w:instr=" SECTIONPAGES   \* MERGEFORMAT ">
                            <w:ins w:id="1472" w:author="Khaled Daham" w:date="2014-03-17T19:30:00Z">
                              <w:r w:rsidR="00BA6A35">
                                <w:rPr>
                                  <w:noProof/>
                                </w:rPr>
                                <w:t>70</w:t>
                              </w:r>
                            </w:ins>
                            <w:ins w:id="1473" w:author="Björn Genfors" w:date="2014-03-13T16:05:00Z">
                              <w:del w:id="1474" w:author="Khaled Daham" w:date="2014-03-13T16:19:00Z">
                                <w:r w:rsidDel="00EB48C5">
                                  <w:rPr>
                                    <w:noProof/>
                                  </w:rPr>
                                  <w:delText>67</w:delText>
                                </w:r>
                              </w:del>
                            </w:ins>
                            <w:del w:id="1475" w:author="Khaled Daham" w:date="2014-03-13T16:19:00Z">
                              <w:r w:rsidRPr="00827A96" w:rsidDel="00EB48C5">
                                <w:rPr>
                                  <w:noProof/>
                                  <w:sz w:val="16"/>
                                  <w:szCs w:val="16"/>
                                </w:rPr>
                                <w:delText>67</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A6A35">
                      <w:rPr>
                        <w:noProof/>
                        <w:sz w:val="16"/>
                        <w:szCs w:val="16"/>
                      </w:rPr>
                      <w:t>12</w:t>
                    </w:r>
                    <w:r w:rsidRPr="00E12C4A">
                      <w:rPr>
                        <w:sz w:val="16"/>
                        <w:szCs w:val="16"/>
                      </w:rPr>
                      <w:fldChar w:fldCharType="end"/>
                    </w:r>
                    <w:r w:rsidRPr="00E12C4A">
                      <w:rPr>
                        <w:sz w:val="16"/>
                        <w:szCs w:val="16"/>
                      </w:rPr>
                      <w:t xml:space="preserve"> (</w:t>
                    </w:r>
                    <w:fldSimple w:instr=" SECTIONPAGES   \* MERGEFORMAT ">
                      <w:ins w:id="1476" w:author="Khaled Daham" w:date="2014-03-17T19:30:00Z">
                        <w:r w:rsidR="00BA6A35">
                          <w:rPr>
                            <w:noProof/>
                          </w:rPr>
                          <w:t>70</w:t>
                        </w:r>
                      </w:ins>
                      <w:ins w:id="1477" w:author="Björn Genfors" w:date="2014-03-13T16:05:00Z">
                        <w:del w:id="1478" w:author="Khaled Daham" w:date="2014-03-13T16:19:00Z">
                          <w:r w:rsidDel="00EB48C5">
                            <w:rPr>
                              <w:noProof/>
                            </w:rPr>
                            <w:delText>67</w:delText>
                          </w:r>
                        </w:del>
                      </w:ins>
                      <w:del w:id="1479" w:author="Khaled Daham" w:date="2014-03-13T16:19:00Z">
                        <w:r w:rsidRPr="00827A96" w:rsidDel="00EB48C5">
                          <w:rPr>
                            <w:noProof/>
                            <w:sz w:val="16"/>
                            <w:szCs w:val="16"/>
                          </w:rPr>
                          <w:delText>67</w:delText>
                        </w:r>
                      </w:del>
                    </w:fldSimple>
                    <w:r w:rsidRPr="00E12C4A">
                      <w:rPr>
                        <w:sz w:val="16"/>
                        <w:szCs w:val="16"/>
                      </w:rPr>
                      <w:t>)</w:t>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0E6FC34" w:rsidR="00500435" w:rsidRDefault="00500435"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80" w:name="Date"/>
    <w:r>
      <w:t>1</w:t>
    </w:r>
    <w:del w:id="1481" w:author="Björn Genfors" w:date="2014-03-13T15:20:00Z">
      <w:r w:rsidDel="005F7AB6">
        <w:delText>0</w:delText>
      </w:r>
    </w:del>
    <w:ins w:id="1482" w:author="Khaled Daham" w:date="2014-03-17T19:29:00Z">
      <w:r w:rsidR="0090631E">
        <w:t>7</w:t>
      </w:r>
    </w:ins>
    <w:ins w:id="1483" w:author="Björn Genfors" w:date="2014-03-13T15:20:00Z">
      <w:del w:id="1484" w:author="Khaled Daham" w:date="2014-03-17T19:29:00Z">
        <w:r w:rsidDel="0090631E">
          <w:delText>3</w:delText>
        </w:r>
      </w:del>
    </w:ins>
    <w:r>
      <w:t xml:space="preserve"> mars 201</w:t>
    </w:r>
    <w:bookmarkEnd w:id="1480"/>
    <w:r>
      <w:t>4</w:t>
    </w:r>
  </w:p>
  <w:p w14:paraId="587ABBD2" w14:textId="77777777" w:rsidR="00500435" w:rsidRDefault="00500435" w:rsidP="00D774BC">
    <w:pPr>
      <w:tabs>
        <w:tab w:val="left" w:pos="6237"/>
      </w:tabs>
    </w:pPr>
    <w:r>
      <w:tab/>
    </w:r>
    <w:bookmarkStart w:id="1485" w:name="LDnr"/>
    <w:bookmarkEnd w:id="1485"/>
    <w:r>
      <w:t xml:space="preserve"> </w:t>
    </w:r>
    <w:bookmarkStart w:id="1486" w:name="Dnr"/>
    <w:bookmarkEnd w:id="1486"/>
  </w:p>
  <w:p w14:paraId="77845D5F" w14:textId="77777777" w:rsidR="00500435" w:rsidRDefault="00500435"/>
  <w:tbl>
    <w:tblPr>
      <w:tblW w:w="9180" w:type="dxa"/>
      <w:tblLayout w:type="fixed"/>
      <w:tblLook w:val="04A0" w:firstRow="1" w:lastRow="0" w:firstColumn="1" w:lastColumn="0" w:noHBand="0" w:noVBand="1"/>
    </w:tblPr>
    <w:tblGrid>
      <w:gridCol w:w="956"/>
      <w:gridCol w:w="1199"/>
      <w:gridCol w:w="4049"/>
      <w:gridCol w:w="2976"/>
    </w:tblGrid>
    <w:tr w:rsidR="00500435" w:rsidRPr="0024387D" w14:paraId="7770CDCA" w14:textId="77777777" w:rsidTr="00364AE6">
      <w:tc>
        <w:tcPr>
          <w:tcW w:w="2155" w:type="dxa"/>
          <w:gridSpan w:val="2"/>
        </w:tcPr>
        <w:p w14:paraId="2BFF0FE8" w14:textId="77777777" w:rsidR="00500435" w:rsidRPr="0024387D" w:rsidRDefault="00500435" w:rsidP="00514BAB">
          <w:pPr>
            <w:pStyle w:val="Header"/>
            <w:rPr>
              <w:rFonts w:cs="Georgia"/>
              <w:sz w:val="14"/>
              <w:szCs w:val="14"/>
            </w:rPr>
          </w:pPr>
          <w:r w:rsidRPr="0024387D">
            <w:rPr>
              <w:rFonts w:cs="Georgia"/>
              <w:sz w:val="14"/>
              <w:szCs w:val="14"/>
            </w:rPr>
            <w:t>Center för eHälsa i samverkan</w:t>
          </w:r>
        </w:p>
        <w:p w14:paraId="7311FDA3" w14:textId="77777777" w:rsidR="00500435" w:rsidRPr="0024387D" w:rsidRDefault="00500435" w:rsidP="00514BAB">
          <w:pPr>
            <w:pStyle w:val="Header"/>
            <w:rPr>
              <w:rFonts w:cs="Georgia"/>
              <w:sz w:val="12"/>
              <w:szCs w:val="12"/>
            </w:rPr>
          </w:pPr>
          <w:r w:rsidRPr="0024387D">
            <w:rPr>
              <w:rFonts w:cs="Georgia"/>
              <w:sz w:val="12"/>
              <w:szCs w:val="12"/>
            </w:rPr>
            <w:t>Hornsgatan 20, 118 82 Stockholm</w:t>
          </w:r>
        </w:p>
        <w:p w14:paraId="143C4590" w14:textId="77777777" w:rsidR="00500435" w:rsidRPr="0024387D" w:rsidRDefault="00500435" w:rsidP="00514BAB">
          <w:pPr>
            <w:pStyle w:val="Header"/>
            <w:rPr>
              <w:rFonts w:cs="Georgia"/>
              <w:sz w:val="12"/>
              <w:szCs w:val="12"/>
            </w:rPr>
          </w:pPr>
          <w:r>
            <w:rPr>
              <w:rFonts w:cs="Georgia"/>
              <w:sz w:val="12"/>
              <w:szCs w:val="12"/>
            </w:rPr>
            <w:t>Vxl: 08-452 70 00</w:t>
          </w:r>
          <w:bookmarkStart w:id="1487" w:name="PhoneDirect"/>
          <w:bookmarkStart w:id="1488" w:name="LMobile"/>
          <w:bookmarkEnd w:id="1487"/>
          <w:bookmarkEnd w:id="1488"/>
          <w:r w:rsidRPr="0024387D">
            <w:rPr>
              <w:rFonts w:cs="Georgia"/>
              <w:sz w:val="12"/>
              <w:szCs w:val="12"/>
            </w:rPr>
            <w:t xml:space="preserve"> </w:t>
          </w:r>
          <w:bookmarkStart w:id="1489" w:name="Mobile"/>
          <w:bookmarkEnd w:id="1489"/>
        </w:p>
        <w:p w14:paraId="674555CA" w14:textId="77777777" w:rsidR="00500435" w:rsidRDefault="00500435" w:rsidP="00514BAB">
          <w:pPr>
            <w:pStyle w:val="Header"/>
            <w:rPr>
              <w:rFonts w:cs="Georgia"/>
              <w:sz w:val="12"/>
              <w:szCs w:val="12"/>
            </w:rPr>
          </w:pPr>
        </w:p>
        <w:bookmarkStart w:id="1490" w:name="Email"/>
        <w:bookmarkEnd w:id="1490"/>
        <w:p w14:paraId="1389D9DA" w14:textId="77777777" w:rsidR="00500435" w:rsidRDefault="00500435"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00435" w:rsidRPr="0024387D" w:rsidRDefault="00500435" w:rsidP="00514BAB">
          <w:pPr>
            <w:pStyle w:val="Header"/>
            <w:rPr>
              <w:rFonts w:cs="Georgia"/>
              <w:sz w:val="12"/>
              <w:szCs w:val="12"/>
            </w:rPr>
          </w:pPr>
        </w:p>
      </w:tc>
      <w:tc>
        <w:tcPr>
          <w:tcW w:w="4049" w:type="dxa"/>
        </w:tcPr>
        <w:p w14:paraId="3BC96ADA" w14:textId="77777777" w:rsidR="00500435" w:rsidRPr="0024387D" w:rsidRDefault="00500435" w:rsidP="00514BAB">
          <w:pPr>
            <w:pStyle w:val="Header"/>
            <w:rPr>
              <w:rFonts w:cs="Georgia"/>
              <w:sz w:val="14"/>
              <w:szCs w:val="14"/>
            </w:rPr>
          </w:pPr>
        </w:p>
      </w:tc>
      <w:tc>
        <w:tcPr>
          <w:tcW w:w="2976" w:type="dxa"/>
        </w:tcPr>
        <w:p w14:paraId="39150BC1" w14:textId="77777777" w:rsidR="00500435" w:rsidRDefault="00500435" w:rsidP="00514BAB">
          <w:r>
            <w:t xml:space="preserve"> </w:t>
          </w:r>
          <w:bookmarkStart w:id="1491" w:name="slask"/>
          <w:bookmarkStart w:id="1492" w:name="Addressee"/>
          <w:bookmarkEnd w:id="1491"/>
          <w:bookmarkEnd w:id="1492"/>
        </w:p>
      </w:tc>
    </w:tr>
    <w:tr w:rsidR="00500435" w:rsidRPr="00F456CC" w14:paraId="726051DA" w14:textId="77777777" w:rsidTr="00364AE6">
      <w:tc>
        <w:tcPr>
          <w:tcW w:w="956" w:type="dxa"/>
          <w:tcBorders>
            <w:right w:val="single" w:sz="4" w:space="0" w:color="auto"/>
          </w:tcBorders>
        </w:tcPr>
        <w:p w14:paraId="3D93C70D" w14:textId="77777777" w:rsidR="00500435" w:rsidRPr="00F456CC" w:rsidRDefault="00500435"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00435" w:rsidRPr="00F456CC" w:rsidRDefault="00500435"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00435" w:rsidRPr="002C11AF" w:rsidRDefault="00500435" w:rsidP="00514BAB">
          <w:pPr>
            <w:pStyle w:val="Header"/>
            <w:rPr>
              <w:rFonts w:cs="Georgia"/>
              <w:sz w:val="12"/>
              <w:szCs w:val="12"/>
            </w:rPr>
          </w:pPr>
        </w:p>
      </w:tc>
      <w:tc>
        <w:tcPr>
          <w:tcW w:w="2976" w:type="dxa"/>
        </w:tcPr>
        <w:p w14:paraId="09468B72" w14:textId="77777777" w:rsidR="00500435" w:rsidRPr="002C11AF" w:rsidRDefault="00500435" w:rsidP="00514BAB">
          <w:pPr>
            <w:pStyle w:val="Header"/>
            <w:rPr>
              <w:rFonts w:cs="Georgia"/>
              <w:sz w:val="12"/>
              <w:szCs w:val="12"/>
            </w:rPr>
          </w:pPr>
        </w:p>
      </w:tc>
    </w:tr>
  </w:tbl>
  <w:p w14:paraId="7431164C" w14:textId="77777777" w:rsidR="00500435" w:rsidRDefault="00500435" w:rsidP="003755FD">
    <w:pPr>
      <w:pStyle w:val="Header"/>
    </w:pPr>
    <w:bookmarkStart w:id="1493" w:name="Radera2"/>
    <w:bookmarkEnd w:id="1493"/>
  </w:p>
  <w:p w14:paraId="1A31566D" w14:textId="77777777" w:rsidR="00500435" w:rsidRDefault="00500435" w:rsidP="003755FD">
    <w:pPr>
      <w:pStyle w:val="Header"/>
    </w:pPr>
  </w:p>
  <w:p w14:paraId="71CD4DF7" w14:textId="77777777" w:rsidR="00500435" w:rsidRDefault="00500435" w:rsidP="003755FD">
    <w:pPr>
      <w:pStyle w:val="Header"/>
    </w:pPr>
  </w:p>
  <w:p w14:paraId="6C34E9AD" w14:textId="7ABCC737" w:rsidR="00500435" w:rsidRPr="003755FD" w:rsidRDefault="00500435"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A6A35">
                            <w:rPr>
                              <w:noProof/>
                              <w:sz w:val="16"/>
                              <w:szCs w:val="16"/>
                            </w:rPr>
                            <w:t>1</w:t>
                          </w:r>
                          <w:r w:rsidRPr="00E12C4A">
                            <w:rPr>
                              <w:sz w:val="16"/>
                              <w:szCs w:val="16"/>
                            </w:rPr>
                            <w:fldChar w:fldCharType="end"/>
                          </w:r>
                          <w:r w:rsidRPr="00E12C4A">
                            <w:rPr>
                              <w:sz w:val="16"/>
                              <w:szCs w:val="16"/>
                            </w:rPr>
                            <w:t xml:space="preserve"> (</w:t>
                          </w:r>
                          <w:fldSimple w:instr=" SECTIONPAGES   \* MERGEFORMAT ">
                            <w:ins w:id="1494" w:author="Khaled Daham" w:date="2014-03-17T19:30:00Z">
                              <w:r w:rsidR="00BA6A35">
                                <w:rPr>
                                  <w:noProof/>
                                </w:rPr>
                                <w:t>70</w:t>
                              </w:r>
                            </w:ins>
                            <w:ins w:id="1495" w:author="Björn Genfors" w:date="2014-03-13T16:01:00Z">
                              <w:del w:id="1496" w:author="Khaled Daham" w:date="2014-03-13T16:19:00Z">
                                <w:r w:rsidDel="00EB48C5">
                                  <w:rPr>
                                    <w:noProof/>
                                  </w:rPr>
                                  <w:delText>1</w:delText>
                                </w:r>
                              </w:del>
                            </w:ins>
                            <w:del w:id="1497" w:author="Khaled Daham" w:date="2014-03-13T16:19:00Z">
                              <w:r w:rsidRPr="00827A96" w:rsidDel="00EB48C5">
                                <w:rPr>
                                  <w:noProof/>
                                  <w:sz w:val="16"/>
                                  <w:szCs w:val="16"/>
                                </w:rPr>
                                <w:delText>66</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A6A35">
                      <w:rPr>
                        <w:noProof/>
                        <w:sz w:val="16"/>
                        <w:szCs w:val="16"/>
                      </w:rPr>
                      <w:t>1</w:t>
                    </w:r>
                    <w:r w:rsidRPr="00E12C4A">
                      <w:rPr>
                        <w:sz w:val="16"/>
                        <w:szCs w:val="16"/>
                      </w:rPr>
                      <w:fldChar w:fldCharType="end"/>
                    </w:r>
                    <w:r w:rsidRPr="00E12C4A">
                      <w:rPr>
                        <w:sz w:val="16"/>
                        <w:szCs w:val="16"/>
                      </w:rPr>
                      <w:t xml:space="preserve"> (</w:t>
                    </w:r>
                    <w:fldSimple w:instr=" SECTIONPAGES   \* MERGEFORMAT ">
                      <w:ins w:id="1498" w:author="Khaled Daham" w:date="2014-03-17T19:30:00Z">
                        <w:r w:rsidR="00BA6A35">
                          <w:rPr>
                            <w:noProof/>
                          </w:rPr>
                          <w:t>70</w:t>
                        </w:r>
                      </w:ins>
                      <w:ins w:id="1499" w:author="Björn Genfors" w:date="2014-03-13T16:01:00Z">
                        <w:del w:id="1500" w:author="Khaled Daham" w:date="2014-03-13T16:19:00Z">
                          <w:r w:rsidDel="00EB48C5">
                            <w:rPr>
                              <w:noProof/>
                            </w:rPr>
                            <w:delText>1</w:delText>
                          </w:r>
                        </w:del>
                      </w:ins>
                      <w:del w:id="1501" w:author="Khaled Daham" w:date="2014-03-13T16:19:00Z">
                        <w:r w:rsidRPr="00827A96" w:rsidDel="00EB48C5">
                          <w:rPr>
                            <w:noProof/>
                            <w:sz w:val="16"/>
                            <w:szCs w:val="16"/>
                          </w:rPr>
                          <w:delText>66</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formatting="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16"/>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4D47"/>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07991"/>
    <w:rsid w:val="00415214"/>
    <w:rsid w:val="00415791"/>
    <w:rsid w:val="00417363"/>
    <w:rsid w:val="004255A2"/>
    <w:rsid w:val="00435636"/>
    <w:rsid w:val="004375C9"/>
    <w:rsid w:val="004433BE"/>
    <w:rsid w:val="00444C74"/>
    <w:rsid w:val="00460BEE"/>
    <w:rsid w:val="00462360"/>
    <w:rsid w:val="00465386"/>
    <w:rsid w:val="004813CF"/>
    <w:rsid w:val="00482B99"/>
    <w:rsid w:val="00491FA2"/>
    <w:rsid w:val="0049416E"/>
    <w:rsid w:val="004A7B51"/>
    <w:rsid w:val="004B0B17"/>
    <w:rsid w:val="004B347C"/>
    <w:rsid w:val="004C349F"/>
    <w:rsid w:val="004C489F"/>
    <w:rsid w:val="004F0E55"/>
    <w:rsid w:val="004F2686"/>
    <w:rsid w:val="004F39E1"/>
    <w:rsid w:val="00500435"/>
    <w:rsid w:val="005066EE"/>
    <w:rsid w:val="00510484"/>
    <w:rsid w:val="00514BAB"/>
    <w:rsid w:val="00525094"/>
    <w:rsid w:val="00525CF4"/>
    <w:rsid w:val="00536215"/>
    <w:rsid w:val="005408F3"/>
    <w:rsid w:val="00541F96"/>
    <w:rsid w:val="00543197"/>
    <w:rsid w:val="0054379D"/>
    <w:rsid w:val="00545D7B"/>
    <w:rsid w:val="005477ED"/>
    <w:rsid w:val="005506E6"/>
    <w:rsid w:val="005521B0"/>
    <w:rsid w:val="0056497A"/>
    <w:rsid w:val="00566F67"/>
    <w:rsid w:val="0057032F"/>
    <w:rsid w:val="00572D95"/>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64A"/>
    <w:rsid w:val="005F7AB6"/>
    <w:rsid w:val="00602874"/>
    <w:rsid w:val="006217E0"/>
    <w:rsid w:val="00622C0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6F271E"/>
    <w:rsid w:val="00700F10"/>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0631E"/>
    <w:rsid w:val="00910A61"/>
    <w:rsid w:val="009165C4"/>
    <w:rsid w:val="00917AF8"/>
    <w:rsid w:val="00920165"/>
    <w:rsid w:val="00934DF5"/>
    <w:rsid w:val="00936D81"/>
    <w:rsid w:val="00956547"/>
    <w:rsid w:val="0096258A"/>
    <w:rsid w:val="0096471C"/>
    <w:rsid w:val="009677D6"/>
    <w:rsid w:val="0097218E"/>
    <w:rsid w:val="00982263"/>
    <w:rsid w:val="00987592"/>
    <w:rsid w:val="009A056B"/>
    <w:rsid w:val="009A24FD"/>
    <w:rsid w:val="009A538E"/>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E6031"/>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067"/>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A6A35"/>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04B3F"/>
    <w:rsid w:val="00D21C11"/>
    <w:rsid w:val="00D255AB"/>
    <w:rsid w:val="00D2714C"/>
    <w:rsid w:val="00D43587"/>
    <w:rsid w:val="00D45854"/>
    <w:rsid w:val="00D4670E"/>
    <w:rsid w:val="00D50413"/>
    <w:rsid w:val="00D5124B"/>
    <w:rsid w:val="00D53A9A"/>
    <w:rsid w:val="00D5572D"/>
    <w:rsid w:val="00D6353E"/>
    <w:rsid w:val="00D715CF"/>
    <w:rsid w:val="00D72734"/>
    <w:rsid w:val="00D728C5"/>
    <w:rsid w:val="00D774BC"/>
    <w:rsid w:val="00D82D45"/>
    <w:rsid w:val="00D87A11"/>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0B7C"/>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15EC"/>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827A96"/>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docbook.org/tdg5/en/html/" TargetMode="External"/><Relationship Id="rId18" Type="http://schemas.openxmlformats.org/officeDocument/2006/relationships/hyperlink" Target="http://commons.apache.org/lang/api-2.1/org/apache/commons/lang/StringEscapeUtils.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C41936-5720-1A48-8719-CBDAD5534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6499</TotalTime>
  <Pages>70</Pages>
  <Words>11744</Words>
  <Characters>97126</Characters>
  <Application>Microsoft Macintosh Word</Application>
  <DocSecurity>0</DocSecurity>
  <Lines>5395</Lines>
  <Paragraphs>2942</Paragraphs>
  <ScaleCrop>false</ScaleCrop>
  <HeadingPairs>
    <vt:vector size="2" baseType="variant">
      <vt:variant>
        <vt:lpstr>Title</vt:lpstr>
      </vt:variant>
      <vt:variant>
        <vt:i4>1</vt:i4>
      </vt:variant>
    </vt:vector>
  </HeadingPairs>
  <TitlesOfParts>
    <vt:vector size="1" baseType="lpstr">
      <vt:lpstr>Tjänstekontraktsbeskrivning - clinicalprocess_healthcond_description</vt:lpstr>
    </vt:vector>
  </TitlesOfParts>
  <Manager/>
  <Company>Center för eHälsa i samverkan</Company>
  <LinksUpToDate>false</LinksUpToDate>
  <CharactersWithSpaces>105928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dc:description/>
  <cp:lastModifiedBy>Khaled Daham</cp:lastModifiedBy>
  <cp:revision>152</cp:revision>
  <dcterms:created xsi:type="dcterms:W3CDTF">2014-02-03T09:54:00Z</dcterms:created>
  <dcterms:modified xsi:type="dcterms:W3CDTF">2014-03-17T18:30:00Z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