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D76FD4" w:rsidP="00F25F5B">
      <w:pPr>
        <w:tabs>
          <w:tab w:val="left" w:pos="2552"/>
        </w:tabs>
        <w:spacing w:line="240" w:lineRule="auto"/>
        <w:jc w:val="center"/>
        <w:rPr>
          <w:sz w:val="48"/>
          <w:szCs w:val="48"/>
        </w:rPr>
      </w:pPr>
      <w:fldSimple w:instr=" TITLE   \* MERGEFORMAT ">
        <w:r w:rsidR="002D5403" w:rsidRPr="002D5403">
          <w:rPr>
            <w:color w:val="76923C" w:themeColor="accent3" w:themeShade="BF"/>
            <w:sz w:val="48"/>
            <w:szCs w:val="48"/>
          </w:rPr>
          <w:t>Tjänstekontraktsbeskrivning - Hantera</w:t>
        </w:r>
        <w:r w:rsidR="002D5403">
          <w:t xml:space="preserve"> </w:t>
        </w:r>
        <w:r w:rsidR="002D5403" w:rsidRPr="002D5403">
          <w:rPr>
            <w:sz w:val="48"/>
            <w:szCs w:val="48"/>
          </w:rPr>
          <w:t>hälsorelaterat tillstånd, utfall av aktivitet</w:t>
        </w:r>
      </w:fldSimple>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2131C681"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r w:rsidR="00D76FD4" w:rsidRPr="00D76FD4">
        <w:rPr>
          <w:rFonts w:ascii="Arial" w:hAnsi="Arial"/>
          <w:b/>
          <w:sz w:val="36"/>
          <w:szCs w:val="36"/>
        </w:rPr>
        <w:t>2</w:t>
      </w:r>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r w:rsidR="00D76FD4" w:rsidRPr="00D76FD4">
        <w:rPr>
          <w:rFonts w:ascii="Arial" w:hAnsi="Arial"/>
          <w:b/>
          <w:sz w:val="36"/>
          <w:szCs w:val="36"/>
        </w:rPr>
        <w:t>1</w:t>
      </w:r>
      <w:r w:rsidR="00035299" w:rsidRPr="009171DF">
        <w:rPr>
          <w:rFonts w:ascii="Arial" w:hAnsi="Arial"/>
          <w:b/>
          <w:sz w:val="36"/>
          <w:szCs w:val="36"/>
        </w:rPr>
        <w:fldChar w:fldCharType="end"/>
      </w:r>
      <w:r w:rsidR="009171DF" w:rsidRPr="009171DF">
        <w:rPr>
          <w:rFonts w:ascii="Arial" w:hAnsi="Arial"/>
          <w:sz w:val="36"/>
          <w:szCs w:val="36"/>
        </w:rPr>
        <w:t>.</w:t>
      </w:r>
      <w:r w:rsidR="00BB5903" w:rsidRPr="009171DF">
        <w:rPr>
          <w:rFonts w:ascii="Arial" w:hAnsi="Arial"/>
          <w:b/>
          <w:sz w:val="36"/>
          <w:szCs w:val="36"/>
        </w:rPr>
        <w:t>RC1</w:t>
      </w:r>
    </w:p>
    <w:p w14:paraId="5659363F" w14:textId="77777777" w:rsidR="002D631E" w:rsidRDefault="002D631E" w:rsidP="00F25F5B">
      <w:pPr>
        <w:tabs>
          <w:tab w:val="left" w:pos="2552"/>
        </w:tabs>
        <w:spacing w:line="240" w:lineRule="auto"/>
        <w:jc w:val="center"/>
        <w:rPr>
          <w:sz w:val="32"/>
          <w:szCs w:val="32"/>
        </w:rPr>
      </w:pPr>
    </w:p>
    <w:p w14:paraId="37830127" w14:textId="40857566" w:rsidR="00F25F5B" w:rsidRDefault="002D5403" w:rsidP="00F25F5B">
      <w:pPr>
        <w:tabs>
          <w:tab w:val="left" w:pos="2552"/>
        </w:tabs>
        <w:spacing w:line="240" w:lineRule="auto"/>
        <w:jc w:val="center"/>
        <w:rPr>
          <w:sz w:val="32"/>
          <w:szCs w:val="32"/>
        </w:rPr>
      </w:pPr>
      <w:r>
        <w:rPr>
          <w:sz w:val="32"/>
          <w:szCs w:val="32"/>
        </w:rPr>
        <w:t>20</w:t>
      </w:r>
      <w:r w:rsidR="00D76FD4">
        <w:rPr>
          <w:sz w:val="32"/>
          <w:szCs w:val="32"/>
        </w:rPr>
        <w:t>14-02-18</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TOCHeading"/>
          </w:pPr>
          <w:r>
            <w:t>Innehållsförteckning</w:t>
          </w:r>
        </w:p>
        <w:p w14:paraId="33DCB216" w14:textId="77777777" w:rsidR="009866B4" w:rsidRDefault="00C54F68">
          <w:pPr>
            <w:pStyle w:val="TOC1"/>
            <w:tabs>
              <w:tab w:val="left" w:pos="326"/>
              <w:tab w:val="right" w:leader="dot" w:pos="8664"/>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9866B4">
            <w:rPr>
              <w:noProof/>
            </w:rPr>
            <w:t>1</w:t>
          </w:r>
          <w:r w:rsidR="009866B4">
            <w:rPr>
              <w:rFonts w:asciiTheme="minorHAnsi" w:eastAsiaTheme="minorEastAsia" w:hAnsiTheme="minorHAnsi" w:cstheme="minorBidi"/>
              <w:noProof/>
              <w:sz w:val="24"/>
              <w:szCs w:val="24"/>
              <w:lang w:val="en-US" w:eastAsia="ja-JP"/>
            </w:rPr>
            <w:tab/>
          </w:r>
          <w:r w:rsidR="009866B4">
            <w:rPr>
              <w:noProof/>
            </w:rPr>
            <w:t>Inledning</w:t>
          </w:r>
          <w:r w:rsidR="009866B4">
            <w:rPr>
              <w:noProof/>
            </w:rPr>
            <w:tab/>
          </w:r>
          <w:r w:rsidR="009866B4">
            <w:rPr>
              <w:noProof/>
            </w:rPr>
            <w:fldChar w:fldCharType="begin"/>
          </w:r>
          <w:r w:rsidR="009866B4">
            <w:rPr>
              <w:noProof/>
            </w:rPr>
            <w:instrText xml:space="preserve"> PAGEREF _Toc254367724 \h </w:instrText>
          </w:r>
          <w:r w:rsidR="009866B4">
            <w:rPr>
              <w:noProof/>
            </w:rPr>
          </w:r>
          <w:r w:rsidR="009866B4">
            <w:rPr>
              <w:noProof/>
            </w:rPr>
            <w:fldChar w:fldCharType="separate"/>
          </w:r>
          <w:r w:rsidR="009866B4">
            <w:rPr>
              <w:noProof/>
            </w:rPr>
            <w:t>10</w:t>
          </w:r>
          <w:r w:rsidR="009866B4">
            <w:rPr>
              <w:noProof/>
            </w:rPr>
            <w:fldChar w:fldCharType="end"/>
          </w:r>
        </w:p>
        <w:p w14:paraId="34A8D261" w14:textId="77777777" w:rsidR="009866B4" w:rsidRDefault="009866B4">
          <w:pPr>
            <w:pStyle w:val="TOC1"/>
            <w:tabs>
              <w:tab w:val="left" w:pos="352"/>
              <w:tab w:val="right" w:leader="dot" w:pos="8664"/>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_Toc254367725 \h </w:instrText>
          </w:r>
          <w:r>
            <w:rPr>
              <w:noProof/>
            </w:rPr>
          </w:r>
          <w:r>
            <w:rPr>
              <w:noProof/>
            </w:rPr>
            <w:fldChar w:fldCharType="separate"/>
          </w:r>
          <w:r>
            <w:rPr>
              <w:noProof/>
            </w:rPr>
            <w:t>11</w:t>
          </w:r>
          <w:r>
            <w:rPr>
              <w:noProof/>
            </w:rPr>
            <w:fldChar w:fldCharType="end"/>
          </w:r>
        </w:p>
        <w:p w14:paraId="4B9BABA7" w14:textId="127E6181" w:rsidR="009866B4" w:rsidRDefault="009866B4">
          <w:pPr>
            <w:pStyle w:val="TOC2"/>
            <w:tabs>
              <w:tab w:val="left" w:pos="692"/>
              <w:tab w:val="right" w:leader="dot" w:pos="8664"/>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5059C5">
            <w:rPr>
              <w:b/>
              <w:noProof/>
              <w:color w:val="76923C" w:themeColor="accent3" w:themeShade="BF"/>
            </w:rPr>
            <w:t>2</w:t>
          </w:r>
          <w:r>
            <w:rPr>
              <w:noProof/>
            </w:rPr>
            <w:t>.</w:t>
          </w:r>
          <w:r>
            <w:rPr>
              <w:b/>
              <w:noProof/>
              <w:color w:val="76923C" w:themeColor="accent3" w:themeShade="BF"/>
            </w:rPr>
            <w:t>1.RC1</w:t>
          </w:r>
          <w:r>
            <w:rPr>
              <w:noProof/>
            </w:rPr>
            <w:tab/>
          </w:r>
          <w:r>
            <w:rPr>
              <w:noProof/>
            </w:rPr>
            <w:fldChar w:fldCharType="begin"/>
          </w:r>
          <w:r>
            <w:rPr>
              <w:noProof/>
            </w:rPr>
            <w:instrText xml:space="preserve"> PAGEREF _Toc254367726 \h </w:instrText>
          </w:r>
          <w:r>
            <w:rPr>
              <w:noProof/>
            </w:rPr>
          </w:r>
          <w:r>
            <w:rPr>
              <w:noProof/>
            </w:rPr>
            <w:fldChar w:fldCharType="separate"/>
          </w:r>
          <w:r>
            <w:rPr>
              <w:noProof/>
            </w:rPr>
            <w:t>11</w:t>
          </w:r>
          <w:r>
            <w:rPr>
              <w:noProof/>
            </w:rPr>
            <w:fldChar w:fldCharType="end"/>
          </w:r>
        </w:p>
        <w:p w14:paraId="2E150C65" w14:textId="77777777" w:rsidR="009866B4" w:rsidRDefault="009866B4">
          <w:pPr>
            <w:pStyle w:val="TOC3"/>
            <w:tabs>
              <w:tab w:val="left" w:pos="1031"/>
              <w:tab w:val="right" w:leader="dot" w:pos="8664"/>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_Toc254367727 \h </w:instrText>
          </w:r>
          <w:r>
            <w:rPr>
              <w:noProof/>
            </w:rPr>
          </w:r>
          <w:r>
            <w:rPr>
              <w:noProof/>
            </w:rPr>
            <w:fldChar w:fldCharType="separate"/>
          </w:r>
          <w:r>
            <w:rPr>
              <w:noProof/>
            </w:rPr>
            <w:t>11</w:t>
          </w:r>
          <w:r>
            <w:rPr>
              <w:noProof/>
            </w:rPr>
            <w:fldChar w:fldCharType="end"/>
          </w:r>
        </w:p>
        <w:p w14:paraId="788959A7" w14:textId="77777777" w:rsidR="009866B4" w:rsidRDefault="009866B4">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_Toc254367728 \h </w:instrText>
          </w:r>
          <w:r>
            <w:rPr>
              <w:noProof/>
            </w:rPr>
          </w:r>
          <w:r>
            <w:rPr>
              <w:noProof/>
            </w:rPr>
            <w:fldChar w:fldCharType="separate"/>
          </w:r>
          <w:r>
            <w:rPr>
              <w:noProof/>
            </w:rPr>
            <w:t>11</w:t>
          </w:r>
          <w:r>
            <w:rPr>
              <w:noProof/>
            </w:rPr>
            <w:fldChar w:fldCharType="end"/>
          </w:r>
        </w:p>
        <w:p w14:paraId="48414923" w14:textId="77777777" w:rsidR="009866B4" w:rsidRDefault="009866B4">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_Toc254367729 \h </w:instrText>
          </w:r>
          <w:r>
            <w:rPr>
              <w:noProof/>
            </w:rPr>
          </w:r>
          <w:r>
            <w:rPr>
              <w:noProof/>
            </w:rPr>
            <w:fldChar w:fldCharType="separate"/>
          </w:r>
          <w:r>
            <w:rPr>
              <w:noProof/>
            </w:rPr>
            <w:t>11</w:t>
          </w:r>
          <w:r>
            <w:rPr>
              <w:noProof/>
            </w:rPr>
            <w:fldChar w:fldCharType="end"/>
          </w:r>
        </w:p>
        <w:p w14:paraId="0B9FAC18" w14:textId="77777777" w:rsidR="009866B4" w:rsidRDefault="009866B4">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_Toc254367730 \h </w:instrText>
          </w:r>
          <w:r>
            <w:rPr>
              <w:noProof/>
            </w:rPr>
          </w:r>
          <w:r>
            <w:rPr>
              <w:noProof/>
            </w:rPr>
            <w:fldChar w:fldCharType="separate"/>
          </w:r>
          <w:r>
            <w:rPr>
              <w:noProof/>
            </w:rPr>
            <w:t>12</w:t>
          </w:r>
          <w:r>
            <w:rPr>
              <w:noProof/>
            </w:rPr>
            <w:fldChar w:fldCharType="end"/>
          </w:r>
        </w:p>
        <w:p w14:paraId="0799C92C" w14:textId="77777777" w:rsidR="009866B4" w:rsidRDefault="009866B4">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_Toc254367731 \h </w:instrText>
          </w:r>
          <w:r>
            <w:rPr>
              <w:noProof/>
            </w:rPr>
          </w:r>
          <w:r>
            <w:rPr>
              <w:noProof/>
            </w:rPr>
            <w:fldChar w:fldCharType="separate"/>
          </w:r>
          <w:r>
            <w:rPr>
              <w:noProof/>
            </w:rPr>
            <w:t>12</w:t>
          </w:r>
          <w:r>
            <w:rPr>
              <w:noProof/>
            </w:rPr>
            <w:fldChar w:fldCharType="end"/>
          </w:r>
        </w:p>
        <w:p w14:paraId="31C75628" w14:textId="77777777" w:rsidR="009866B4" w:rsidRDefault="009866B4">
          <w:pPr>
            <w:pStyle w:val="TOC1"/>
            <w:tabs>
              <w:tab w:val="left" w:pos="350"/>
              <w:tab w:val="right" w:leader="dot" w:pos="8664"/>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_Toc254367732 \h </w:instrText>
          </w:r>
          <w:r>
            <w:rPr>
              <w:noProof/>
            </w:rPr>
          </w:r>
          <w:r>
            <w:rPr>
              <w:noProof/>
            </w:rPr>
            <w:fldChar w:fldCharType="separate"/>
          </w:r>
          <w:r>
            <w:rPr>
              <w:noProof/>
            </w:rPr>
            <w:t>12</w:t>
          </w:r>
          <w:r>
            <w:rPr>
              <w:noProof/>
            </w:rPr>
            <w:fldChar w:fldCharType="end"/>
          </w:r>
        </w:p>
        <w:p w14:paraId="474106B6" w14:textId="77777777" w:rsidR="009866B4" w:rsidRDefault="009866B4">
          <w:pPr>
            <w:pStyle w:val="TOC2"/>
            <w:tabs>
              <w:tab w:val="left" w:pos="690"/>
              <w:tab w:val="right" w:leader="dot" w:pos="8664"/>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_Toc254367733 \h </w:instrText>
          </w:r>
          <w:r>
            <w:rPr>
              <w:noProof/>
            </w:rPr>
          </w:r>
          <w:r>
            <w:rPr>
              <w:noProof/>
            </w:rPr>
            <w:fldChar w:fldCharType="separate"/>
          </w:r>
          <w:r>
            <w:rPr>
              <w:noProof/>
            </w:rPr>
            <w:t>12</w:t>
          </w:r>
          <w:r>
            <w:rPr>
              <w:noProof/>
            </w:rPr>
            <w:fldChar w:fldCharType="end"/>
          </w:r>
        </w:p>
        <w:p w14:paraId="24AB4737" w14:textId="77777777" w:rsidR="009866B4" w:rsidRDefault="009866B4">
          <w:pPr>
            <w:pStyle w:val="TOC3"/>
            <w:tabs>
              <w:tab w:val="left" w:pos="1030"/>
              <w:tab w:val="right" w:leader="dot" w:pos="8664"/>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_Toc254367734 \h </w:instrText>
          </w:r>
          <w:r>
            <w:rPr>
              <w:noProof/>
            </w:rPr>
          </w:r>
          <w:r>
            <w:rPr>
              <w:noProof/>
            </w:rPr>
            <w:fldChar w:fldCharType="separate"/>
          </w:r>
          <w:r>
            <w:rPr>
              <w:noProof/>
            </w:rPr>
            <w:t>12</w:t>
          </w:r>
          <w:r>
            <w:rPr>
              <w:noProof/>
            </w:rPr>
            <w:fldChar w:fldCharType="end"/>
          </w:r>
        </w:p>
        <w:p w14:paraId="59D7CD50" w14:textId="77777777" w:rsidR="009866B4" w:rsidRDefault="009866B4">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_Toc254367735 \h </w:instrText>
          </w:r>
          <w:r>
            <w:rPr>
              <w:noProof/>
            </w:rPr>
          </w:r>
          <w:r>
            <w:rPr>
              <w:noProof/>
            </w:rPr>
            <w:fldChar w:fldCharType="separate"/>
          </w:r>
          <w:r>
            <w:rPr>
              <w:noProof/>
            </w:rPr>
            <w:t>14</w:t>
          </w:r>
          <w:r>
            <w:rPr>
              <w:noProof/>
            </w:rPr>
            <w:fldChar w:fldCharType="end"/>
          </w:r>
        </w:p>
        <w:p w14:paraId="46EC6914" w14:textId="77777777" w:rsidR="009866B4" w:rsidRDefault="009866B4">
          <w:pPr>
            <w:pStyle w:val="TOC3"/>
            <w:tabs>
              <w:tab w:val="left" w:pos="1054"/>
              <w:tab w:val="right" w:leader="dot" w:pos="8664"/>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_Toc254367736 \h </w:instrText>
          </w:r>
          <w:r>
            <w:rPr>
              <w:noProof/>
            </w:rPr>
          </w:r>
          <w:r>
            <w:rPr>
              <w:noProof/>
            </w:rPr>
            <w:fldChar w:fldCharType="separate"/>
          </w:r>
          <w:r>
            <w:rPr>
              <w:noProof/>
            </w:rPr>
            <w:t>16</w:t>
          </w:r>
          <w:r>
            <w:rPr>
              <w:noProof/>
            </w:rPr>
            <w:fldChar w:fldCharType="end"/>
          </w:r>
        </w:p>
        <w:p w14:paraId="7687F722" w14:textId="77777777" w:rsidR="009866B4" w:rsidRDefault="009866B4">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_Toc254367737 \h </w:instrText>
          </w:r>
          <w:r>
            <w:rPr>
              <w:noProof/>
            </w:rPr>
          </w:r>
          <w:r>
            <w:rPr>
              <w:noProof/>
            </w:rPr>
            <w:fldChar w:fldCharType="separate"/>
          </w:r>
          <w:r>
            <w:rPr>
              <w:noProof/>
            </w:rPr>
            <w:t>18</w:t>
          </w:r>
          <w:r>
            <w:rPr>
              <w:noProof/>
            </w:rPr>
            <w:fldChar w:fldCharType="end"/>
          </w:r>
        </w:p>
        <w:p w14:paraId="5920CF82" w14:textId="77777777" w:rsidR="009866B4" w:rsidRDefault="009866B4">
          <w:pPr>
            <w:pStyle w:val="TOC2"/>
            <w:tabs>
              <w:tab w:val="left" w:pos="716"/>
              <w:tab w:val="right" w:leader="dot" w:pos="8664"/>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_Toc254367738 \h </w:instrText>
          </w:r>
          <w:r>
            <w:rPr>
              <w:noProof/>
            </w:rPr>
          </w:r>
          <w:r>
            <w:rPr>
              <w:noProof/>
            </w:rPr>
            <w:fldChar w:fldCharType="separate"/>
          </w:r>
          <w:r>
            <w:rPr>
              <w:noProof/>
            </w:rPr>
            <w:t>18</w:t>
          </w:r>
          <w:r>
            <w:rPr>
              <w:noProof/>
            </w:rPr>
            <w:fldChar w:fldCharType="end"/>
          </w:r>
        </w:p>
        <w:p w14:paraId="5AC58751"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sidRPr="005059C5">
            <w:rPr>
              <w:noProof/>
            </w:rPr>
            <w:t>Adressering vid nationell användning</w:t>
          </w:r>
          <w:r>
            <w:rPr>
              <w:noProof/>
            </w:rPr>
            <w:tab/>
          </w:r>
          <w:r>
            <w:rPr>
              <w:noProof/>
            </w:rPr>
            <w:fldChar w:fldCharType="begin"/>
          </w:r>
          <w:r>
            <w:rPr>
              <w:noProof/>
            </w:rPr>
            <w:instrText xml:space="preserve"> PAGEREF _Toc254367739 \h </w:instrText>
          </w:r>
          <w:r>
            <w:rPr>
              <w:noProof/>
            </w:rPr>
          </w:r>
          <w:r>
            <w:rPr>
              <w:noProof/>
            </w:rPr>
            <w:fldChar w:fldCharType="separate"/>
          </w:r>
          <w:r>
            <w:rPr>
              <w:noProof/>
            </w:rPr>
            <w:t>19</w:t>
          </w:r>
          <w:r>
            <w:rPr>
              <w:noProof/>
            </w:rPr>
            <w:fldChar w:fldCharType="end"/>
          </w:r>
        </w:p>
        <w:p w14:paraId="66E50724"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sidRPr="005059C5">
            <w:rPr>
              <w:noProof/>
            </w:rPr>
            <w:t>Adressering vid regional användning</w:t>
          </w:r>
          <w:r>
            <w:rPr>
              <w:noProof/>
            </w:rPr>
            <w:tab/>
          </w:r>
          <w:r>
            <w:rPr>
              <w:noProof/>
            </w:rPr>
            <w:fldChar w:fldCharType="begin"/>
          </w:r>
          <w:r>
            <w:rPr>
              <w:noProof/>
            </w:rPr>
            <w:instrText xml:space="preserve"> PAGEREF _Toc254367740 \h </w:instrText>
          </w:r>
          <w:r>
            <w:rPr>
              <w:noProof/>
            </w:rPr>
          </w:r>
          <w:r>
            <w:rPr>
              <w:noProof/>
            </w:rPr>
            <w:fldChar w:fldCharType="separate"/>
          </w:r>
          <w:r>
            <w:rPr>
              <w:noProof/>
            </w:rPr>
            <w:t>19</w:t>
          </w:r>
          <w:r>
            <w:rPr>
              <w:noProof/>
            </w:rPr>
            <w:fldChar w:fldCharType="end"/>
          </w:r>
        </w:p>
        <w:p w14:paraId="7B4FCC50"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sidRPr="005059C5">
            <w:rPr>
              <w:noProof/>
            </w:rPr>
            <w:t>Adressering direkt till ett källsystem</w:t>
          </w:r>
          <w:r>
            <w:rPr>
              <w:noProof/>
            </w:rPr>
            <w:tab/>
          </w:r>
          <w:r>
            <w:rPr>
              <w:noProof/>
            </w:rPr>
            <w:fldChar w:fldCharType="begin"/>
          </w:r>
          <w:r>
            <w:rPr>
              <w:noProof/>
            </w:rPr>
            <w:instrText xml:space="preserve"> PAGEREF _Toc254367741 \h </w:instrText>
          </w:r>
          <w:r>
            <w:rPr>
              <w:noProof/>
            </w:rPr>
          </w:r>
          <w:r>
            <w:rPr>
              <w:noProof/>
            </w:rPr>
            <w:fldChar w:fldCharType="separate"/>
          </w:r>
          <w:r>
            <w:rPr>
              <w:noProof/>
            </w:rPr>
            <w:t>20</w:t>
          </w:r>
          <w:r>
            <w:rPr>
              <w:noProof/>
            </w:rPr>
            <w:fldChar w:fldCharType="end"/>
          </w:r>
        </w:p>
        <w:p w14:paraId="3F5E09E8"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Pr>
              <w:noProof/>
            </w:rPr>
            <w:t>Sammanfattning av adresseringsmodell</w:t>
          </w:r>
          <w:r>
            <w:rPr>
              <w:noProof/>
            </w:rPr>
            <w:tab/>
          </w:r>
          <w:r>
            <w:rPr>
              <w:noProof/>
            </w:rPr>
            <w:fldChar w:fldCharType="begin"/>
          </w:r>
          <w:r>
            <w:rPr>
              <w:noProof/>
            </w:rPr>
            <w:instrText xml:space="preserve"> PAGEREF _Toc254367742 \h </w:instrText>
          </w:r>
          <w:r>
            <w:rPr>
              <w:noProof/>
            </w:rPr>
          </w:r>
          <w:r>
            <w:rPr>
              <w:noProof/>
            </w:rPr>
            <w:fldChar w:fldCharType="separate"/>
          </w:r>
          <w:r>
            <w:rPr>
              <w:noProof/>
            </w:rPr>
            <w:t>22</w:t>
          </w:r>
          <w:r>
            <w:rPr>
              <w:noProof/>
            </w:rPr>
            <w:fldChar w:fldCharType="end"/>
          </w:r>
        </w:p>
        <w:p w14:paraId="15AED20A" w14:textId="77777777" w:rsidR="009866B4" w:rsidRDefault="009866B4">
          <w:pPr>
            <w:pStyle w:val="TOC2"/>
            <w:tabs>
              <w:tab w:val="left" w:pos="715"/>
              <w:tab w:val="right" w:leader="dot" w:pos="8664"/>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_Toc254367743 \h </w:instrText>
          </w:r>
          <w:r>
            <w:rPr>
              <w:noProof/>
            </w:rPr>
          </w:r>
          <w:r>
            <w:rPr>
              <w:noProof/>
            </w:rPr>
            <w:fldChar w:fldCharType="separate"/>
          </w:r>
          <w:r>
            <w:rPr>
              <w:noProof/>
            </w:rPr>
            <w:t>22</w:t>
          </w:r>
          <w:r>
            <w:rPr>
              <w:noProof/>
            </w:rPr>
            <w:fldChar w:fldCharType="end"/>
          </w:r>
        </w:p>
        <w:p w14:paraId="6EBC8B6B" w14:textId="77777777" w:rsidR="009866B4" w:rsidRDefault="009866B4">
          <w:pPr>
            <w:pStyle w:val="TOC3"/>
            <w:tabs>
              <w:tab w:val="left" w:pos="1054"/>
              <w:tab w:val="right" w:leader="dot" w:pos="8664"/>
            </w:tabs>
            <w:rPr>
              <w:rFonts w:asciiTheme="minorHAnsi" w:eastAsiaTheme="minorEastAsia" w:hAnsiTheme="minorHAnsi" w:cstheme="minorBidi"/>
              <w:noProof/>
              <w:sz w:val="24"/>
              <w:szCs w:val="24"/>
              <w:lang w:val="en-US" w:eastAsia="ja-JP"/>
            </w:rPr>
          </w:pPr>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_Toc254367744 \h </w:instrText>
          </w:r>
          <w:r>
            <w:rPr>
              <w:noProof/>
            </w:rPr>
          </w:r>
          <w:r>
            <w:rPr>
              <w:noProof/>
            </w:rPr>
            <w:fldChar w:fldCharType="separate"/>
          </w:r>
          <w:r>
            <w:rPr>
              <w:noProof/>
            </w:rPr>
            <w:t>22</w:t>
          </w:r>
          <w:r>
            <w:rPr>
              <w:noProof/>
            </w:rPr>
            <w:fldChar w:fldCharType="end"/>
          </w:r>
        </w:p>
        <w:p w14:paraId="523D7424" w14:textId="77777777" w:rsidR="009866B4" w:rsidRDefault="009866B4">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_Toc254367745 \h </w:instrText>
          </w:r>
          <w:r>
            <w:rPr>
              <w:noProof/>
            </w:rPr>
          </w:r>
          <w:r>
            <w:rPr>
              <w:noProof/>
            </w:rPr>
            <w:fldChar w:fldCharType="separate"/>
          </w:r>
          <w:r>
            <w:rPr>
              <w:noProof/>
            </w:rPr>
            <w:t>24</w:t>
          </w:r>
          <w:r>
            <w:rPr>
              <w:noProof/>
            </w:rPr>
            <w:fldChar w:fldCharType="end"/>
          </w:r>
        </w:p>
        <w:p w14:paraId="1A9D750D" w14:textId="77777777" w:rsidR="009866B4" w:rsidRDefault="009866B4">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_Toc254367746 \h </w:instrText>
          </w:r>
          <w:r>
            <w:rPr>
              <w:noProof/>
            </w:rPr>
          </w:r>
          <w:r>
            <w:rPr>
              <w:noProof/>
            </w:rPr>
            <w:fldChar w:fldCharType="separate"/>
          </w:r>
          <w:r>
            <w:rPr>
              <w:noProof/>
            </w:rPr>
            <w:t>24</w:t>
          </w:r>
          <w:r>
            <w:rPr>
              <w:noProof/>
            </w:rPr>
            <w:fldChar w:fldCharType="end"/>
          </w:r>
        </w:p>
        <w:p w14:paraId="25A043BF"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sidRPr="005059C5">
            <w:rPr>
              <w:noProof/>
            </w:rPr>
            <w:t>Medarbetarens direktåtkomst</w:t>
          </w:r>
          <w:r>
            <w:rPr>
              <w:noProof/>
            </w:rPr>
            <w:tab/>
          </w:r>
          <w:r>
            <w:rPr>
              <w:noProof/>
            </w:rPr>
            <w:fldChar w:fldCharType="begin"/>
          </w:r>
          <w:r>
            <w:rPr>
              <w:noProof/>
            </w:rPr>
            <w:instrText xml:space="preserve"> PAGEREF _Toc254367747 \h </w:instrText>
          </w:r>
          <w:r>
            <w:rPr>
              <w:noProof/>
            </w:rPr>
          </w:r>
          <w:r>
            <w:rPr>
              <w:noProof/>
            </w:rPr>
            <w:fldChar w:fldCharType="separate"/>
          </w:r>
          <w:r>
            <w:rPr>
              <w:noProof/>
            </w:rPr>
            <w:t>24</w:t>
          </w:r>
          <w:r>
            <w:rPr>
              <w:noProof/>
            </w:rPr>
            <w:fldChar w:fldCharType="end"/>
          </w:r>
        </w:p>
        <w:p w14:paraId="1053CFEE"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sidRPr="005059C5">
            <w:rPr>
              <w:noProof/>
            </w:rPr>
            <w:t>Patientens direktåtkomst</w:t>
          </w:r>
          <w:r>
            <w:rPr>
              <w:noProof/>
            </w:rPr>
            <w:tab/>
          </w:r>
          <w:r>
            <w:rPr>
              <w:noProof/>
            </w:rPr>
            <w:fldChar w:fldCharType="begin"/>
          </w:r>
          <w:r>
            <w:rPr>
              <w:noProof/>
            </w:rPr>
            <w:instrText xml:space="preserve"> PAGEREF _Toc254367748 \h </w:instrText>
          </w:r>
          <w:r>
            <w:rPr>
              <w:noProof/>
            </w:rPr>
          </w:r>
          <w:r>
            <w:rPr>
              <w:noProof/>
            </w:rPr>
            <w:fldChar w:fldCharType="separate"/>
          </w:r>
          <w:r>
            <w:rPr>
              <w:noProof/>
            </w:rPr>
            <w:t>25</w:t>
          </w:r>
          <w:r>
            <w:rPr>
              <w:noProof/>
            </w:rPr>
            <w:fldChar w:fldCharType="end"/>
          </w:r>
        </w:p>
        <w:p w14:paraId="7A5C9342"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sidRPr="005059C5">
            <w:rPr>
              <w:noProof/>
            </w:rPr>
            <w:t>Generellt</w:t>
          </w:r>
          <w:r>
            <w:rPr>
              <w:noProof/>
            </w:rPr>
            <w:tab/>
          </w:r>
          <w:r>
            <w:rPr>
              <w:noProof/>
            </w:rPr>
            <w:fldChar w:fldCharType="begin"/>
          </w:r>
          <w:r>
            <w:rPr>
              <w:noProof/>
            </w:rPr>
            <w:instrText xml:space="preserve"> PAGEREF _Toc254367749 \h </w:instrText>
          </w:r>
          <w:r>
            <w:rPr>
              <w:noProof/>
            </w:rPr>
          </w:r>
          <w:r>
            <w:rPr>
              <w:noProof/>
            </w:rPr>
            <w:fldChar w:fldCharType="separate"/>
          </w:r>
          <w:r>
            <w:rPr>
              <w:noProof/>
            </w:rPr>
            <w:t>25</w:t>
          </w:r>
          <w:r>
            <w:rPr>
              <w:noProof/>
            </w:rPr>
            <w:fldChar w:fldCharType="end"/>
          </w:r>
        </w:p>
        <w:p w14:paraId="4C8A34DA" w14:textId="77777777" w:rsidR="009866B4" w:rsidRDefault="009866B4">
          <w:pPr>
            <w:pStyle w:val="TOC2"/>
            <w:tabs>
              <w:tab w:val="left" w:pos="719"/>
              <w:tab w:val="right" w:leader="dot" w:pos="8664"/>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_Toc254367750 \h </w:instrText>
          </w:r>
          <w:r>
            <w:rPr>
              <w:noProof/>
            </w:rPr>
          </w:r>
          <w:r>
            <w:rPr>
              <w:noProof/>
            </w:rPr>
            <w:fldChar w:fldCharType="separate"/>
          </w:r>
          <w:r>
            <w:rPr>
              <w:noProof/>
            </w:rPr>
            <w:t>25</w:t>
          </w:r>
          <w:r>
            <w:rPr>
              <w:noProof/>
            </w:rPr>
            <w:fldChar w:fldCharType="end"/>
          </w:r>
        </w:p>
        <w:p w14:paraId="6D1A5BFF" w14:textId="77777777" w:rsidR="009866B4" w:rsidRDefault="009866B4">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_Toc254367751 \h </w:instrText>
          </w:r>
          <w:r>
            <w:rPr>
              <w:noProof/>
            </w:rPr>
          </w:r>
          <w:r>
            <w:rPr>
              <w:noProof/>
            </w:rPr>
            <w:fldChar w:fldCharType="separate"/>
          </w:r>
          <w:r>
            <w:rPr>
              <w:noProof/>
            </w:rPr>
            <w:t>25</w:t>
          </w:r>
          <w:r>
            <w:rPr>
              <w:noProof/>
            </w:rPr>
            <w:fldChar w:fldCharType="end"/>
          </w:r>
        </w:p>
        <w:p w14:paraId="27482672" w14:textId="77777777" w:rsidR="009866B4" w:rsidRDefault="009866B4">
          <w:pPr>
            <w:pStyle w:val="TOC3"/>
            <w:tabs>
              <w:tab w:val="left" w:pos="1084"/>
              <w:tab w:val="right" w:leader="dot" w:pos="8664"/>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_Toc254367752 \h </w:instrText>
          </w:r>
          <w:r>
            <w:rPr>
              <w:noProof/>
            </w:rPr>
          </w:r>
          <w:r>
            <w:rPr>
              <w:noProof/>
            </w:rPr>
            <w:fldChar w:fldCharType="separate"/>
          </w:r>
          <w:r>
            <w:rPr>
              <w:noProof/>
            </w:rPr>
            <w:t>26</w:t>
          </w:r>
          <w:r>
            <w:rPr>
              <w:noProof/>
            </w:rPr>
            <w:fldChar w:fldCharType="end"/>
          </w:r>
        </w:p>
        <w:p w14:paraId="15F7B0F8" w14:textId="77777777" w:rsidR="009866B4" w:rsidRDefault="009866B4">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_Toc254367753 \h </w:instrText>
          </w:r>
          <w:r>
            <w:rPr>
              <w:noProof/>
            </w:rPr>
          </w:r>
          <w:r>
            <w:rPr>
              <w:noProof/>
            </w:rPr>
            <w:fldChar w:fldCharType="separate"/>
          </w:r>
          <w:r>
            <w:rPr>
              <w:noProof/>
            </w:rPr>
            <w:t>27</w:t>
          </w:r>
          <w:r>
            <w:rPr>
              <w:noProof/>
            </w:rPr>
            <w:fldChar w:fldCharType="end"/>
          </w:r>
        </w:p>
        <w:p w14:paraId="5A4CCD7E" w14:textId="77777777" w:rsidR="009866B4" w:rsidRDefault="009866B4">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_Toc254367754 \h </w:instrText>
          </w:r>
          <w:r>
            <w:rPr>
              <w:noProof/>
            </w:rPr>
          </w:r>
          <w:r>
            <w:rPr>
              <w:noProof/>
            </w:rPr>
            <w:fldChar w:fldCharType="separate"/>
          </w:r>
          <w:r>
            <w:rPr>
              <w:noProof/>
            </w:rPr>
            <w:t>27</w:t>
          </w:r>
          <w:r>
            <w:rPr>
              <w:noProof/>
            </w:rPr>
            <w:fldChar w:fldCharType="end"/>
          </w:r>
        </w:p>
        <w:p w14:paraId="4F744BD7" w14:textId="77777777" w:rsidR="009866B4" w:rsidRDefault="009866B4">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_Toc254367755 \h </w:instrText>
          </w:r>
          <w:r>
            <w:rPr>
              <w:noProof/>
            </w:rPr>
          </w:r>
          <w:r>
            <w:rPr>
              <w:noProof/>
            </w:rPr>
            <w:fldChar w:fldCharType="separate"/>
          </w:r>
          <w:r>
            <w:rPr>
              <w:noProof/>
            </w:rPr>
            <w:t>27</w:t>
          </w:r>
          <w:r>
            <w:rPr>
              <w:noProof/>
            </w:rPr>
            <w:fldChar w:fldCharType="end"/>
          </w:r>
        </w:p>
        <w:p w14:paraId="3B8E549E" w14:textId="77777777" w:rsidR="009866B4" w:rsidRDefault="009866B4">
          <w:pPr>
            <w:pStyle w:val="TOC1"/>
            <w:tabs>
              <w:tab w:val="left" w:pos="346"/>
              <w:tab w:val="right" w:leader="dot" w:pos="8664"/>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_Toc254367756 \h </w:instrText>
          </w:r>
          <w:r>
            <w:rPr>
              <w:noProof/>
            </w:rPr>
          </w:r>
          <w:r>
            <w:rPr>
              <w:noProof/>
            </w:rPr>
            <w:fldChar w:fldCharType="separate"/>
          </w:r>
          <w:r>
            <w:rPr>
              <w:noProof/>
            </w:rPr>
            <w:t>28</w:t>
          </w:r>
          <w:r>
            <w:rPr>
              <w:noProof/>
            </w:rPr>
            <w:fldChar w:fldCharType="end"/>
          </w:r>
        </w:p>
        <w:p w14:paraId="5E50FF3F" w14:textId="77777777" w:rsidR="009866B4" w:rsidRDefault="009866B4">
          <w:pPr>
            <w:pStyle w:val="TOC2"/>
            <w:tabs>
              <w:tab w:val="left" w:pos="686"/>
              <w:tab w:val="right" w:leader="dot" w:pos="8664"/>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_Toc254367757 \h </w:instrText>
          </w:r>
          <w:r>
            <w:rPr>
              <w:noProof/>
            </w:rPr>
          </w:r>
          <w:r>
            <w:rPr>
              <w:noProof/>
            </w:rPr>
            <w:fldChar w:fldCharType="separate"/>
          </w:r>
          <w:r>
            <w:rPr>
              <w:noProof/>
            </w:rPr>
            <w:t>28</w:t>
          </w:r>
          <w:r>
            <w:rPr>
              <w:noProof/>
            </w:rPr>
            <w:fldChar w:fldCharType="end"/>
          </w:r>
        </w:p>
        <w:p w14:paraId="645D0986" w14:textId="77777777" w:rsidR="009866B4" w:rsidRDefault="009866B4">
          <w:pPr>
            <w:pStyle w:val="TOC3"/>
            <w:tabs>
              <w:tab w:val="right" w:leader="dot" w:pos="8664"/>
            </w:tabs>
            <w:rPr>
              <w:rFonts w:asciiTheme="minorHAnsi" w:eastAsiaTheme="minorEastAsia" w:hAnsiTheme="minorHAnsi" w:cstheme="minorBidi"/>
              <w:noProof/>
              <w:sz w:val="24"/>
              <w:szCs w:val="24"/>
              <w:lang w:val="en-US" w:eastAsia="ja-JP"/>
            </w:rPr>
          </w:pPr>
          <w:r>
            <w:rPr>
              <w:noProof/>
            </w:rPr>
            <w:t>5.1.1 GetReferallOutcome</w:t>
          </w:r>
          <w:r>
            <w:rPr>
              <w:noProof/>
            </w:rPr>
            <w:tab/>
          </w:r>
          <w:r>
            <w:rPr>
              <w:noProof/>
            </w:rPr>
            <w:fldChar w:fldCharType="begin"/>
          </w:r>
          <w:r>
            <w:rPr>
              <w:noProof/>
            </w:rPr>
            <w:instrText xml:space="preserve"> PAGEREF _Toc254367758 \h </w:instrText>
          </w:r>
          <w:r>
            <w:rPr>
              <w:noProof/>
            </w:rPr>
          </w:r>
          <w:r>
            <w:rPr>
              <w:noProof/>
            </w:rPr>
            <w:fldChar w:fldCharType="separate"/>
          </w:r>
          <w:r>
            <w:rPr>
              <w:noProof/>
            </w:rPr>
            <w:t>28</w:t>
          </w:r>
          <w:r>
            <w:rPr>
              <w:noProof/>
            </w:rPr>
            <w:fldChar w:fldCharType="end"/>
          </w:r>
        </w:p>
        <w:p w14:paraId="60433A43" w14:textId="77777777" w:rsidR="009866B4" w:rsidRDefault="009866B4">
          <w:pPr>
            <w:pStyle w:val="TOC3"/>
            <w:tabs>
              <w:tab w:val="right" w:leader="dot" w:pos="8664"/>
            </w:tabs>
            <w:rPr>
              <w:rFonts w:asciiTheme="minorHAnsi" w:eastAsiaTheme="minorEastAsia" w:hAnsiTheme="minorHAnsi" w:cstheme="minorBidi"/>
              <w:noProof/>
              <w:sz w:val="24"/>
              <w:szCs w:val="24"/>
              <w:lang w:val="en-US" w:eastAsia="ja-JP"/>
            </w:rPr>
          </w:pPr>
          <w:r>
            <w:rPr>
              <w:noProof/>
            </w:rPr>
            <w:t>5.1.2 GetMaternityMedicalHistory</w:t>
          </w:r>
          <w:r>
            <w:rPr>
              <w:noProof/>
            </w:rPr>
            <w:tab/>
          </w:r>
          <w:r>
            <w:rPr>
              <w:noProof/>
            </w:rPr>
            <w:fldChar w:fldCharType="begin"/>
          </w:r>
          <w:r>
            <w:rPr>
              <w:noProof/>
            </w:rPr>
            <w:instrText xml:space="preserve"> PAGEREF _Toc254367759 \h </w:instrText>
          </w:r>
          <w:r>
            <w:rPr>
              <w:noProof/>
            </w:rPr>
          </w:r>
          <w:r>
            <w:rPr>
              <w:noProof/>
            </w:rPr>
            <w:fldChar w:fldCharType="separate"/>
          </w:r>
          <w:r>
            <w:rPr>
              <w:noProof/>
            </w:rPr>
            <w:t>28</w:t>
          </w:r>
          <w:r>
            <w:rPr>
              <w:noProof/>
            </w:rPr>
            <w:fldChar w:fldCharType="end"/>
          </w:r>
        </w:p>
        <w:p w14:paraId="0E1EFB5A" w14:textId="77777777" w:rsidR="009866B4" w:rsidRDefault="009866B4">
          <w:pPr>
            <w:pStyle w:val="TOC3"/>
            <w:tabs>
              <w:tab w:val="right" w:leader="dot" w:pos="8664"/>
            </w:tabs>
            <w:rPr>
              <w:rFonts w:asciiTheme="minorHAnsi" w:eastAsiaTheme="minorEastAsia" w:hAnsiTheme="minorHAnsi" w:cstheme="minorBidi"/>
              <w:noProof/>
              <w:sz w:val="24"/>
              <w:szCs w:val="24"/>
              <w:lang w:val="en-US" w:eastAsia="ja-JP"/>
            </w:rPr>
          </w:pPr>
          <w:r>
            <w:rPr>
              <w:noProof/>
            </w:rPr>
            <w:t>5.1.2 GetLaboratoryOrderOutcome</w:t>
          </w:r>
          <w:r>
            <w:rPr>
              <w:noProof/>
            </w:rPr>
            <w:tab/>
          </w:r>
          <w:r>
            <w:rPr>
              <w:noProof/>
            </w:rPr>
            <w:fldChar w:fldCharType="begin"/>
          </w:r>
          <w:r>
            <w:rPr>
              <w:noProof/>
            </w:rPr>
            <w:instrText xml:space="preserve"> PAGEREF _Toc254367760 \h </w:instrText>
          </w:r>
          <w:r>
            <w:rPr>
              <w:noProof/>
            </w:rPr>
          </w:r>
          <w:r>
            <w:rPr>
              <w:noProof/>
            </w:rPr>
            <w:fldChar w:fldCharType="separate"/>
          </w:r>
          <w:r>
            <w:rPr>
              <w:noProof/>
            </w:rPr>
            <w:t>28</w:t>
          </w:r>
          <w:r>
            <w:rPr>
              <w:noProof/>
            </w:rPr>
            <w:fldChar w:fldCharType="end"/>
          </w:r>
        </w:p>
        <w:p w14:paraId="559D6B75" w14:textId="77777777" w:rsidR="009866B4" w:rsidRDefault="009866B4">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_Toc254367761 \h </w:instrText>
          </w:r>
          <w:r>
            <w:rPr>
              <w:noProof/>
            </w:rPr>
          </w:r>
          <w:r>
            <w:rPr>
              <w:noProof/>
            </w:rPr>
            <w:fldChar w:fldCharType="separate"/>
          </w:r>
          <w:r>
            <w:rPr>
              <w:noProof/>
            </w:rPr>
            <w:t>29</w:t>
          </w:r>
          <w:r>
            <w:rPr>
              <w:noProof/>
            </w:rPr>
            <w:fldChar w:fldCharType="end"/>
          </w:r>
        </w:p>
        <w:p w14:paraId="13305773" w14:textId="77777777" w:rsidR="009866B4" w:rsidRDefault="009866B4">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_Toc254367762 \h </w:instrText>
          </w:r>
          <w:r>
            <w:rPr>
              <w:noProof/>
            </w:rPr>
          </w:r>
          <w:r>
            <w:rPr>
              <w:noProof/>
            </w:rPr>
            <w:fldChar w:fldCharType="separate"/>
          </w:r>
          <w:r>
            <w:rPr>
              <w:noProof/>
            </w:rPr>
            <w:t>29</w:t>
          </w:r>
          <w:r>
            <w:rPr>
              <w:noProof/>
            </w:rPr>
            <w:fldChar w:fldCharType="end"/>
          </w:r>
        </w:p>
        <w:p w14:paraId="4097987D" w14:textId="77777777" w:rsidR="009866B4" w:rsidRDefault="009866B4">
          <w:pPr>
            <w:pStyle w:val="TOC3"/>
            <w:tabs>
              <w:tab w:val="left" w:pos="1033"/>
              <w:tab w:val="right" w:leader="dot" w:pos="8664"/>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_Toc254367763 \h </w:instrText>
          </w:r>
          <w:r>
            <w:rPr>
              <w:noProof/>
            </w:rPr>
          </w:r>
          <w:r>
            <w:rPr>
              <w:noProof/>
            </w:rPr>
            <w:fldChar w:fldCharType="separate"/>
          </w:r>
          <w:r>
            <w:rPr>
              <w:noProof/>
            </w:rPr>
            <w:t>29</w:t>
          </w:r>
          <w:r>
            <w:rPr>
              <w:noProof/>
            </w:rPr>
            <w:fldChar w:fldCharType="end"/>
          </w:r>
        </w:p>
        <w:p w14:paraId="12C1D8B7" w14:textId="77777777" w:rsidR="009866B4" w:rsidRDefault="009866B4">
          <w:pPr>
            <w:pStyle w:val="TOC3"/>
            <w:tabs>
              <w:tab w:val="left" w:pos="1059"/>
              <w:tab w:val="right" w:leader="dot" w:pos="8664"/>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_Toc254367764 \h </w:instrText>
          </w:r>
          <w:r>
            <w:rPr>
              <w:noProof/>
            </w:rPr>
          </w:r>
          <w:r>
            <w:rPr>
              <w:noProof/>
            </w:rPr>
            <w:fldChar w:fldCharType="separate"/>
          </w:r>
          <w:r>
            <w:rPr>
              <w:noProof/>
            </w:rPr>
            <w:t>29</w:t>
          </w:r>
          <w:r>
            <w:rPr>
              <w:noProof/>
            </w:rPr>
            <w:fldChar w:fldCharType="end"/>
          </w:r>
        </w:p>
        <w:p w14:paraId="31A3AE23" w14:textId="77777777" w:rsidR="009866B4" w:rsidRDefault="009866B4">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_Toc254367765 \h </w:instrText>
          </w:r>
          <w:r>
            <w:rPr>
              <w:noProof/>
            </w:rPr>
          </w:r>
          <w:r>
            <w:rPr>
              <w:noProof/>
            </w:rPr>
            <w:fldChar w:fldCharType="separate"/>
          </w:r>
          <w:r>
            <w:rPr>
              <w:noProof/>
            </w:rPr>
            <w:t>34</w:t>
          </w:r>
          <w:r>
            <w:rPr>
              <w:noProof/>
            </w:rPr>
            <w:fldChar w:fldCharType="end"/>
          </w:r>
        </w:p>
        <w:p w14:paraId="6F5C3D65" w14:textId="77777777" w:rsidR="009866B4" w:rsidRDefault="009866B4">
          <w:pPr>
            <w:pStyle w:val="TOC2"/>
            <w:tabs>
              <w:tab w:val="left" w:pos="719"/>
              <w:tab w:val="right" w:leader="dot" w:pos="8664"/>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_Toc254367766 \h </w:instrText>
          </w:r>
          <w:r>
            <w:rPr>
              <w:noProof/>
            </w:rPr>
          </w:r>
          <w:r>
            <w:rPr>
              <w:noProof/>
            </w:rPr>
            <w:fldChar w:fldCharType="separate"/>
          </w:r>
          <w:r>
            <w:rPr>
              <w:noProof/>
            </w:rPr>
            <w:t>36</w:t>
          </w:r>
          <w:r>
            <w:rPr>
              <w:noProof/>
            </w:rPr>
            <w:fldChar w:fldCharType="end"/>
          </w:r>
        </w:p>
        <w:p w14:paraId="40AC2CE0" w14:textId="77777777" w:rsidR="009866B4" w:rsidRDefault="009866B4">
          <w:pPr>
            <w:pStyle w:val="TOC3"/>
            <w:tabs>
              <w:tab w:val="left" w:pos="1059"/>
              <w:tab w:val="right" w:leader="dot" w:pos="8664"/>
            </w:tabs>
            <w:rPr>
              <w:rFonts w:asciiTheme="minorHAnsi" w:eastAsiaTheme="minorEastAsia" w:hAnsiTheme="minorHAnsi" w:cstheme="minorBidi"/>
              <w:noProof/>
              <w:sz w:val="24"/>
              <w:szCs w:val="24"/>
              <w:lang w:val="en-US" w:eastAsia="ja-JP"/>
            </w:rPr>
          </w:pPr>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_Toc254367767 \h </w:instrText>
          </w:r>
          <w:r>
            <w:rPr>
              <w:noProof/>
            </w:rPr>
          </w:r>
          <w:r>
            <w:rPr>
              <w:noProof/>
            </w:rPr>
            <w:fldChar w:fldCharType="separate"/>
          </w:r>
          <w:r>
            <w:rPr>
              <w:noProof/>
            </w:rPr>
            <w:t>36</w:t>
          </w:r>
          <w:r>
            <w:rPr>
              <w:noProof/>
            </w:rPr>
            <w:fldChar w:fldCharType="end"/>
          </w:r>
        </w:p>
        <w:p w14:paraId="2842577B" w14:textId="77777777" w:rsidR="009866B4" w:rsidRDefault="009866B4">
          <w:pPr>
            <w:pStyle w:val="TOC3"/>
            <w:tabs>
              <w:tab w:val="left" w:pos="1084"/>
              <w:tab w:val="right" w:leader="dot" w:pos="8664"/>
            </w:tabs>
            <w:rPr>
              <w:rFonts w:asciiTheme="minorHAnsi" w:eastAsiaTheme="minorEastAsia" w:hAnsiTheme="minorHAnsi" w:cstheme="minorBidi"/>
              <w:noProof/>
              <w:sz w:val="24"/>
              <w:szCs w:val="24"/>
              <w:lang w:val="en-US" w:eastAsia="ja-JP"/>
            </w:rPr>
          </w:pPr>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_Toc254367768 \h </w:instrText>
          </w:r>
          <w:r>
            <w:rPr>
              <w:noProof/>
            </w:rPr>
          </w:r>
          <w:r>
            <w:rPr>
              <w:noProof/>
            </w:rPr>
            <w:fldChar w:fldCharType="separate"/>
          </w:r>
          <w:r>
            <w:rPr>
              <w:noProof/>
            </w:rPr>
            <w:t>36</w:t>
          </w:r>
          <w:r>
            <w:rPr>
              <w:noProof/>
            </w:rPr>
            <w:fldChar w:fldCharType="end"/>
          </w:r>
        </w:p>
        <w:p w14:paraId="1422D5D0" w14:textId="77777777" w:rsidR="009866B4" w:rsidRDefault="009866B4">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_Toc254367769 \h </w:instrText>
          </w:r>
          <w:r>
            <w:rPr>
              <w:noProof/>
            </w:rPr>
          </w:r>
          <w:r>
            <w:rPr>
              <w:noProof/>
            </w:rPr>
            <w:fldChar w:fldCharType="separate"/>
          </w:r>
          <w:r>
            <w:rPr>
              <w:noProof/>
            </w:rPr>
            <w:t>36</w:t>
          </w:r>
          <w:r>
            <w:rPr>
              <w:noProof/>
            </w:rPr>
            <w:fldChar w:fldCharType="end"/>
          </w:r>
        </w:p>
        <w:p w14:paraId="17715505" w14:textId="77777777" w:rsidR="009866B4" w:rsidRDefault="009866B4">
          <w:pPr>
            <w:pStyle w:val="TOC3"/>
            <w:tabs>
              <w:tab w:val="left" w:pos="1086"/>
              <w:tab w:val="right" w:leader="dot" w:pos="8664"/>
            </w:tabs>
            <w:rPr>
              <w:rFonts w:asciiTheme="minorHAnsi" w:eastAsiaTheme="minorEastAsia" w:hAnsiTheme="minorHAnsi" w:cstheme="minorBidi"/>
              <w:noProof/>
              <w:sz w:val="24"/>
              <w:szCs w:val="24"/>
              <w:lang w:val="en-US" w:eastAsia="ja-JP"/>
            </w:rPr>
          </w:pPr>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_Toc254367770 \h </w:instrText>
          </w:r>
          <w:r>
            <w:rPr>
              <w:noProof/>
            </w:rPr>
          </w:r>
          <w:r>
            <w:rPr>
              <w:noProof/>
            </w:rPr>
            <w:fldChar w:fldCharType="separate"/>
          </w:r>
          <w:r>
            <w:rPr>
              <w:noProof/>
            </w:rPr>
            <w:t>43</w:t>
          </w:r>
          <w:r>
            <w:rPr>
              <w:noProof/>
            </w:rPr>
            <w:fldChar w:fldCharType="end"/>
          </w:r>
        </w:p>
        <w:p w14:paraId="71D76D17" w14:textId="77777777" w:rsidR="009866B4" w:rsidRDefault="009866B4">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_Toc254367771 \h </w:instrText>
          </w:r>
          <w:r>
            <w:rPr>
              <w:noProof/>
            </w:rPr>
          </w:r>
          <w:r>
            <w:rPr>
              <w:noProof/>
            </w:rPr>
            <w:fldChar w:fldCharType="separate"/>
          </w:r>
          <w:r>
            <w:rPr>
              <w:noProof/>
            </w:rPr>
            <w:t>44</w:t>
          </w:r>
          <w:r>
            <w:rPr>
              <w:noProof/>
            </w:rPr>
            <w:fldChar w:fldCharType="end"/>
          </w:r>
        </w:p>
        <w:p w14:paraId="7081081C" w14:textId="77777777" w:rsidR="009866B4" w:rsidRDefault="009866B4">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6.3.1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_Toc254367772 \h </w:instrText>
          </w:r>
          <w:r>
            <w:rPr>
              <w:noProof/>
            </w:rPr>
          </w:r>
          <w:r>
            <w:rPr>
              <w:noProof/>
            </w:rPr>
            <w:fldChar w:fldCharType="separate"/>
          </w:r>
          <w:r>
            <w:rPr>
              <w:noProof/>
            </w:rPr>
            <w:t>44</w:t>
          </w:r>
          <w:r>
            <w:rPr>
              <w:noProof/>
            </w:rPr>
            <w:fldChar w:fldCharType="end"/>
          </w:r>
        </w:p>
        <w:p w14:paraId="212104A6" w14:textId="77777777" w:rsidR="009866B4" w:rsidRDefault="009866B4">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6.3.2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_Toc254367773 \h </w:instrText>
          </w:r>
          <w:r>
            <w:rPr>
              <w:noProof/>
            </w:rPr>
          </w:r>
          <w:r>
            <w:rPr>
              <w:noProof/>
            </w:rPr>
            <w:fldChar w:fldCharType="separate"/>
          </w:r>
          <w:r>
            <w:rPr>
              <w:noProof/>
            </w:rPr>
            <w:t>44</w:t>
          </w:r>
          <w:r>
            <w:rPr>
              <w:noProof/>
            </w:rPr>
            <w:fldChar w:fldCharType="end"/>
          </w:r>
        </w:p>
        <w:p w14:paraId="0ABC0C21" w14:textId="77777777" w:rsidR="009866B4" w:rsidRDefault="009866B4">
          <w:pPr>
            <w:pStyle w:val="TOC3"/>
            <w:tabs>
              <w:tab w:val="left" w:pos="1082"/>
              <w:tab w:val="right" w:leader="dot" w:pos="8664"/>
            </w:tabs>
            <w:rPr>
              <w:rFonts w:asciiTheme="minorHAnsi" w:eastAsiaTheme="minorEastAsia" w:hAnsiTheme="minorHAnsi" w:cstheme="minorBidi"/>
              <w:noProof/>
              <w:sz w:val="24"/>
              <w:szCs w:val="24"/>
              <w:lang w:val="en-US" w:eastAsia="ja-JP"/>
            </w:rPr>
          </w:pPr>
          <w:r>
            <w:rPr>
              <w:noProof/>
            </w:rPr>
            <w:t>6.3.3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_Toc254367774 \h </w:instrText>
          </w:r>
          <w:r>
            <w:rPr>
              <w:noProof/>
            </w:rPr>
          </w:r>
          <w:r>
            <w:rPr>
              <w:noProof/>
            </w:rPr>
            <w:fldChar w:fldCharType="separate"/>
          </w:r>
          <w:r>
            <w:rPr>
              <w:noProof/>
            </w:rPr>
            <w:t>51</w:t>
          </w:r>
          <w:r>
            <w:rPr>
              <w:noProof/>
            </w:rPr>
            <w:fldChar w:fldCharType="end"/>
          </w:r>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TOC1"/>
            </w:pPr>
            <w:r>
              <w:t>Ändringar i beskrivningar kap 4, 5, 6 och 7.</w:t>
            </w:r>
          </w:p>
        </w:tc>
        <w:tc>
          <w:tcPr>
            <w:tcW w:w="1980" w:type="dxa"/>
          </w:tcPr>
          <w:p w14:paraId="150FEA1C" w14:textId="76CEB6C4" w:rsidR="002D5403" w:rsidRDefault="002D5403" w:rsidP="00AD6605">
            <w:pPr>
              <w:pStyle w:val="TOC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TOC1"/>
            </w:pPr>
            <w:r>
              <w:t>Ändringar i kap 7, GetCareContact</w:t>
            </w:r>
          </w:p>
        </w:tc>
        <w:tc>
          <w:tcPr>
            <w:tcW w:w="1980" w:type="dxa"/>
          </w:tcPr>
          <w:p w14:paraId="43DFFFDC" w14:textId="0106211A" w:rsidR="002D5403" w:rsidRDefault="002D5403" w:rsidP="00AD6605">
            <w:pPr>
              <w:pStyle w:val="TOC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TOC1"/>
            </w:pPr>
            <w:r>
              <w:t>Tog bort ej använd gemensam komponent.</w:t>
            </w:r>
          </w:p>
        </w:tc>
        <w:tc>
          <w:tcPr>
            <w:tcW w:w="1980" w:type="dxa"/>
          </w:tcPr>
          <w:p w14:paraId="5EF1CE4F" w14:textId="18C2DE61" w:rsidR="002D5403" w:rsidRDefault="002D5403" w:rsidP="00AD6605">
            <w:pPr>
              <w:pStyle w:val="TOC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TOC1"/>
            </w:pPr>
            <w:r>
              <w:t>Lagt till kap 8, GetDiagnosis</w:t>
            </w:r>
          </w:p>
        </w:tc>
        <w:tc>
          <w:tcPr>
            <w:tcW w:w="1980" w:type="dxa"/>
          </w:tcPr>
          <w:p w14:paraId="25239FEB" w14:textId="6750EA52" w:rsidR="002D5403" w:rsidRDefault="002D5403" w:rsidP="00AD6605">
            <w:pPr>
              <w:pStyle w:val="TOC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TOC1"/>
            </w:pPr>
            <w:r>
              <w:t xml:space="preserve">Definierat krav på uppdatering av fältet mostRecentContent i EI-posten. </w:t>
            </w:r>
          </w:p>
        </w:tc>
        <w:tc>
          <w:tcPr>
            <w:tcW w:w="1980" w:type="dxa"/>
          </w:tcPr>
          <w:p w14:paraId="1CF3E83C" w14:textId="12284B98" w:rsidR="002D5403" w:rsidRDefault="002D5403" w:rsidP="00AD6605">
            <w:pPr>
              <w:pStyle w:val="TOC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TOC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TOC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TOC1"/>
            </w:pPr>
            <w:r>
              <w:t xml:space="preserve">Applicerat uppdateringar för att komma i fas med GetCareDocumentation. </w:t>
            </w:r>
          </w:p>
        </w:tc>
        <w:tc>
          <w:tcPr>
            <w:tcW w:w="1980" w:type="dxa"/>
          </w:tcPr>
          <w:p w14:paraId="667CACBA" w14:textId="358EC858" w:rsidR="002D5403" w:rsidRDefault="002D5403" w:rsidP="00AD6605">
            <w:pPr>
              <w:pStyle w:val="TOC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TOC1"/>
            </w:pPr>
            <w:r>
              <w:t xml:space="preserve">Rättat spec för serviceDomän i spec för EI-posten </w:t>
            </w:r>
          </w:p>
        </w:tc>
        <w:tc>
          <w:tcPr>
            <w:tcW w:w="1980" w:type="dxa"/>
          </w:tcPr>
          <w:p w14:paraId="156E1437" w14:textId="3F70A321" w:rsidR="002D5403" w:rsidRDefault="002D5403" w:rsidP="00AD6605">
            <w:pPr>
              <w:pStyle w:val="TOC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TOC1"/>
            </w:pPr>
            <w:r>
              <w:t>Nytt tjänstekontrakt: GetPrenatalMedicalHistory</w:t>
            </w:r>
          </w:p>
        </w:tc>
        <w:tc>
          <w:tcPr>
            <w:tcW w:w="1980" w:type="dxa"/>
          </w:tcPr>
          <w:p w14:paraId="0DEF612E" w14:textId="54ACA988" w:rsidR="002D5403" w:rsidRDefault="002D5403" w:rsidP="00AD6605">
            <w:pPr>
              <w:pStyle w:val="TOC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TOC1"/>
            </w:pPr>
            <w:r>
              <w:t>Nytt tjänstekontrakt: GetDeliveryMedicalHistory</w:t>
            </w:r>
          </w:p>
        </w:tc>
        <w:tc>
          <w:tcPr>
            <w:tcW w:w="1980" w:type="dxa"/>
          </w:tcPr>
          <w:p w14:paraId="469315E0" w14:textId="0C76EDAE" w:rsidR="002D5403" w:rsidRDefault="002D5403" w:rsidP="00AD6605">
            <w:pPr>
              <w:pStyle w:val="TOC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TOC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TOC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TOC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TOC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TOC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TOC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TOC1"/>
              <w:numPr>
                <w:ilvl w:val="0"/>
                <w:numId w:val="12"/>
              </w:numPr>
            </w:pPr>
            <w:r>
              <w:t>Formatteringsproblem åtgärdade</w:t>
            </w:r>
          </w:p>
        </w:tc>
        <w:tc>
          <w:tcPr>
            <w:tcW w:w="1980" w:type="dxa"/>
          </w:tcPr>
          <w:p w14:paraId="18F4D2CA" w14:textId="0F590BF2" w:rsidR="002D5403" w:rsidRDefault="002D5403" w:rsidP="00AD6605">
            <w:pPr>
              <w:pStyle w:val="TOC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TOC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TOC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TOC1"/>
              <w:numPr>
                <w:ilvl w:val="0"/>
                <w:numId w:val="12"/>
              </w:numPr>
            </w:pPr>
            <w:r>
              <w:t>Uppdaterat beskrivning av author.</w:t>
            </w:r>
          </w:p>
        </w:tc>
        <w:tc>
          <w:tcPr>
            <w:tcW w:w="1980" w:type="dxa"/>
          </w:tcPr>
          <w:p w14:paraId="105C06B0" w14:textId="4236EA43" w:rsidR="002D5403" w:rsidRDefault="002D5403" w:rsidP="00AD6605">
            <w:pPr>
              <w:pStyle w:val="TOC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TOC1"/>
              <w:numPr>
                <w:ilvl w:val="0"/>
                <w:numId w:val="12"/>
              </w:numPr>
            </w:pPr>
            <w:r>
              <w:t>Uppdaterat länkar (4 st.) till HSA-dokumentation under AuthorRoleCode</w:t>
            </w:r>
          </w:p>
        </w:tc>
        <w:tc>
          <w:tcPr>
            <w:tcW w:w="1980" w:type="dxa"/>
          </w:tcPr>
          <w:p w14:paraId="66217CDA" w14:textId="6406A183" w:rsidR="002D5403" w:rsidRDefault="002D5403" w:rsidP="00AD6605">
            <w:pPr>
              <w:pStyle w:val="TOC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TOC1"/>
              <w:numPr>
                <w:ilvl w:val="0"/>
                <w:numId w:val="12"/>
              </w:numPr>
            </w:pPr>
            <w:r>
              <w:t>Stavfel transverse (fetalPosition)</w:t>
            </w:r>
          </w:p>
        </w:tc>
        <w:tc>
          <w:tcPr>
            <w:tcW w:w="1980" w:type="dxa"/>
          </w:tcPr>
          <w:p w14:paraId="3039981B" w14:textId="176D3787" w:rsidR="002D5403" w:rsidRDefault="002D5403" w:rsidP="00AD6605">
            <w:pPr>
              <w:pStyle w:val="TOC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TOC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TOC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TOC1"/>
              <w:numPr>
                <w:ilvl w:val="0"/>
                <w:numId w:val="12"/>
              </w:numPr>
            </w:pPr>
            <w:r>
              <w:t>laboratoryOrderOutcome uppdaterad med nya komponenter</w:t>
            </w:r>
          </w:p>
        </w:tc>
        <w:tc>
          <w:tcPr>
            <w:tcW w:w="1980" w:type="dxa"/>
          </w:tcPr>
          <w:p w14:paraId="51C614E8" w14:textId="3D3728D2" w:rsidR="002D5403" w:rsidRDefault="002D5403" w:rsidP="00AD6605">
            <w:pPr>
              <w:pStyle w:val="TOC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TOC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TOC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TOC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TOC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TOC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TOC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TOC1"/>
              <w:numPr>
                <w:ilvl w:val="0"/>
                <w:numId w:val="12"/>
              </w:numPr>
            </w:pPr>
            <w:r>
              <w:t>Lagt till BMI i GetMaternityMedicalHistory</w:t>
            </w:r>
          </w:p>
        </w:tc>
        <w:tc>
          <w:tcPr>
            <w:tcW w:w="1980" w:type="dxa"/>
          </w:tcPr>
          <w:p w14:paraId="6E7575FA" w14:textId="4BB6F890" w:rsidR="002D5403" w:rsidRDefault="002D5403" w:rsidP="00AD6605">
            <w:pPr>
              <w:pStyle w:val="TOC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TOC1"/>
              <w:numPr>
                <w:ilvl w:val="0"/>
                <w:numId w:val="12"/>
              </w:numPr>
            </w:pPr>
            <w:r>
              <w:t>Korrigerat beskrivningen av documentId i PatientSummaryHeader.</w:t>
            </w:r>
          </w:p>
        </w:tc>
        <w:tc>
          <w:tcPr>
            <w:tcW w:w="1980" w:type="dxa"/>
          </w:tcPr>
          <w:p w14:paraId="74FD7F7A" w14:textId="04B5A38D" w:rsidR="002D5403" w:rsidRDefault="002D5403" w:rsidP="00AD6605">
            <w:pPr>
              <w:pStyle w:val="TOC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TOC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TOC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Paragraph"/>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TOC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TOC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Paragraph"/>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numPr>
                <w:ilvl w:val="0"/>
                <w:numId w:val="12"/>
              </w:numPr>
            </w:pPr>
            <w:r>
              <w:lastRenderedPageBreak/>
              <w:t>Ändrat kardinalitet för typeOfLeave till 0..*.</w:t>
            </w:r>
          </w:p>
        </w:tc>
        <w:tc>
          <w:tcPr>
            <w:tcW w:w="1980" w:type="dxa"/>
          </w:tcPr>
          <w:p w14:paraId="66ADB178" w14:textId="2BF279FD" w:rsidR="002D5403" w:rsidRDefault="002D5403" w:rsidP="00AD6605">
            <w:pPr>
              <w:pStyle w:val="TOC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TOC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TOC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Paragraph"/>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TOC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Paragraph"/>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Paragraph"/>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TOC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Paragraph"/>
              <w:widowControl w:val="0"/>
              <w:numPr>
                <w:ilvl w:val="0"/>
                <w:numId w:val="29"/>
              </w:numPr>
              <w:spacing w:line="240" w:lineRule="auto"/>
              <w:contextualSpacing w:val="0"/>
            </w:pPr>
            <w:r>
              <w:t>För LaboratoryOrderOutcome</w:t>
            </w:r>
          </w:p>
          <w:p w14:paraId="3D8ABF25" w14:textId="77777777" w:rsidR="002D5403" w:rsidRDefault="002D5403" w:rsidP="002D5403">
            <w:pPr>
              <w:pStyle w:val="ListParagraph"/>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Paragraph"/>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TOC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Paragraph"/>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TOC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Paragraph"/>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Paragraph"/>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TOC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r>
              <w:t xml:space="preserve">- </w:t>
            </w:r>
            <w:r w:rsidR="002D5403">
              <w:t>Lagt till proteinuria (proteinuri)</w:t>
            </w:r>
          </w:p>
          <w:p w14:paraId="7DC0DEC3" w14:textId="6BF02036" w:rsidR="002D5403" w:rsidRDefault="001C4712" w:rsidP="001C4712">
            <w:pPr>
              <w:widowControl w:val="0"/>
              <w:spacing w:line="240" w:lineRule="auto"/>
              <w:ind w:left="28"/>
            </w:pPr>
            <w:r>
              <w:t xml:space="preserve">- </w:t>
            </w:r>
            <w:r w:rsidR="002D5403">
              <w:t>Lagt till glycosuria (glucosuri)</w:t>
            </w:r>
          </w:p>
          <w:p w14:paraId="1665BF9D" w14:textId="319EF124" w:rsidR="002D5403" w:rsidRDefault="001C4712" w:rsidP="001C4712">
            <w:r>
              <w:t xml:space="preserve">- </w:t>
            </w:r>
            <w:r w:rsidR="002D5403">
              <w:t>Lagt till length (moderns längd) vid inskrivning</w:t>
            </w:r>
          </w:p>
        </w:tc>
        <w:tc>
          <w:tcPr>
            <w:tcW w:w="1980" w:type="dxa"/>
          </w:tcPr>
          <w:p w14:paraId="5874951E" w14:textId="7E4C9077" w:rsidR="002D5403" w:rsidRDefault="002D5403" w:rsidP="00AD6605">
            <w:pPr>
              <w:pStyle w:val="TOC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Paragraph"/>
              <w:widowControl w:val="0"/>
              <w:numPr>
                <w:ilvl w:val="0"/>
                <w:numId w:val="29"/>
              </w:numPr>
              <w:spacing w:line="240" w:lineRule="auto"/>
              <w:contextualSpacing w:val="0"/>
            </w:pPr>
            <w:r>
              <w:t>typeOfLeave 0..*</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TOC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Paragraph"/>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TOC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Paragraph"/>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Paragraph"/>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TOC1"/>
            </w:pPr>
            <w:r>
              <w:t>Khaled Daham</w:t>
            </w:r>
          </w:p>
        </w:tc>
        <w:tc>
          <w:tcPr>
            <w:tcW w:w="1440" w:type="dxa"/>
          </w:tcPr>
          <w:p w14:paraId="0AB91DB4" w14:textId="77777777" w:rsidR="00035299" w:rsidRDefault="00035299" w:rsidP="00424B6F">
            <w:pPr>
              <w:pStyle w:val="TableText"/>
            </w:pPr>
          </w:p>
        </w:tc>
      </w:tr>
      <w:tr w:rsidR="0007349B" w14:paraId="0D7477B1" w14:textId="77777777" w:rsidTr="00514BAB">
        <w:trPr>
          <w:ins w:id="7" w:author="Khaled Daham" w:date="2014-02-14T16:47:00Z"/>
        </w:trPr>
        <w:tc>
          <w:tcPr>
            <w:tcW w:w="964" w:type="dxa"/>
          </w:tcPr>
          <w:p w14:paraId="62D1D7BF" w14:textId="48206F28" w:rsidR="0007349B" w:rsidRDefault="0007349B" w:rsidP="00424B6F">
            <w:pPr>
              <w:pStyle w:val="TableText"/>
              <w:rPr>
                <w:ins w:id="8" w:author="Khaled Daham" w:date="2014-02-14T16:47:00Z"/>
              </w:rPr>
            </w:pPr>
            <w:ins w:id="9" w:author="Khaled Daham" w:date="2014-02-14T16:47:00Z">
              <w:r>
                <w:t>2.0-RC13</w:t>
              </w:r>
            </w:ins>
          </w:p>
        </w:tc>
        <w:tc>
          <w:tcPr>
            <w:tcW w:w="1224" w:type="dxa"/>
          </w:tcPr>
          <w:p w14:paraId="274E9BDF" w14:textId="1F5531AB" w:rsidR="0007349B" w:rsidRDefault="0007349B" w:rsidP="00424B6F">
            <w:pPr>
              <w:pStyle w:val="TableText"/>
              <w:rPr>
                <w:ins w:id="10" w:author="Khaled Daham" w:date="2014-02-14T16:47:00Z"/>
              </w:rPr>
            </w:pPr>
            <w:ins w:id="11" w:author="Khaled Daham" w:date="2014-02-14T16:47:00Z">
              <w:r>
                <w:t>2014-02-14</w:t>
              </w:r>
            </w:ins>
          </w:p>
        </w:tc>
        <w:tc>
          <w:tcPr>
            <w:tcW w:w="4140" w:type="dxa"/>
          </w:tcPr>
          <w:p w14:paraId="0DBE798E" w14:textId="1C47E212" w:rsidR="0007349B" w:rsidRDefault="0007349B" w:rsidP="002D5403">
            <w:pPr>
              <w:pStyle w:val="ListParagraph"/>
              <w:widowControl w:val="0"/>
              <w:numPr>
                <w:ilvl w:val="0"/>
                <w:numId w:val="29"/>
              </w:numPr>
              <w:spacing w:line="240" w:lineRule="auto"/>
              <w:contextualSpacing w:val="0"/>
              <w:rPr>
                <w:ins w:id="12" w:author="Khaled Daham" w:date="2014-02-14T16:47:00Z"/>
              </w:rPr>
            </w:pPr>
            <w:ins w:id="13" w:author="Khaled Daham" w:date="2014-02-14T16:47:00Z">
              <w:r>
                <w:t xml:space="preserve">Ändrat redaktionella fel efter </w:t>
              </w:r>
            </w:ins>
            <w:ins w:id="14" w:author="Khaled Daham" w:date="2014-02-14T16:49:00Z">
              <w:r>
                <w:t xml:space="preserve">återkoppling ifrån </w:t>
              </w:r>
            </w:ins>
            <w:ins w:id="15" w:author="Khaled Daham" w:date="2014-02-14T16:47:00Z">
              <w:r>
                <w:t>AL-granskning.</w:t>
              </w:r>
            </w:ins>
          </w:p>
        </w:tc>
        <w:tc>
          <w:tcPr>
            <w:tcW w:w="1980" w:type="dxa"/>
          </w:tcPr>
          <w:p w14:paraId="5F49F142" w14:textId="64CE3968" w:rsidR="0007349B" w:rsidRDefault="0007349B" w:rsidP="00AD6605">
            <w:pPr>
              <w:pStyle w:val="TOC1"/>
              <w:rPr>
                <w:ins w:id="16" w:author="Khaled Daham" w:date="2014-02-14T16:47:00Z"/>
              </w:rPr>
            </w:pPr>
            <w:ins w:id="17" w:author="Khaled Daham" w:date="2014-02-14T16:48:00Z">
              <w:r>
                <w:t>Khaled Daham</w:t>
              </w:r>
            </w:ins>
          </w:p>
        </w:tc>
        <w:tc>
          <w:tcPr>
            <w:tcW w:w="1440" w:type="dxa"/>
          </w:tcPr>
          <w:p w14:paraId="32B9656B" w14:textId="77777777" w:rsidR="0007349B" w:rsidRDefault="0007349B" w:rsidP="00424B6F">
            <w:pPr>
              <w:pStyle w:val="TableText"/>
              <w:rPr>
                <w:ins w:id="18" w:author="Khaled Daham" w:date="2014-02-14T16:47:00Z"/>
              </w:rPr>
            </w:pPr>
          </w:p>
        </w:tc>
      </w:tr>
      <w:tr w:rsidR="001170E4" w14:paraId="1DDEFC5F" w14:textId="77777777" w:rsidTr="00514BAB">
        <w:tc>
          <w:tcPr>
            <w:tcW w:w="964" w:type="dxa"/>
          </w:tcPr>
          <w:p w14:paraId="5C62D676" w14:textId="0E847938" w:rsidR="001170E4" w:rsidRDefault="001170E4" w:rsidP="00424B6F">
            <w:pPr>
              <w:pStyle w:val="TableText"/>
            </w:pPr>
            <w:r>
              <w:t>2.1-RC1</w:t>
            </w:r>
          </w:p>
        </w:tc>
        <w:tc>
          <w:tcPr>
            <w:tcW w:w="1224" w:type="dxa"/>
          </w:tcPr>
          <w:p w14:paraId="56CA4E33" w14:textId="0B2B0F5F" w:rsidR="001170E4" w:rsidRDefault="001170E4" w:rsidP="00424B6F">
            <w:pPr>
              <w:pStyle w:val="TableText"/>
            </w:pPr>
            <w:r>
              <w:t>2014-02-18</w:t>
            </w:r>
          </w:p>
        </w:tc>
        <w:tc>
          <w:tcPr>
            <w:tcW w:w="4140" w:type="dxa"/>
          </w:tcPr>
          <w:p w14:paraId="09413299" w14:textId="77777777" w:rsidR="001170E4" w:rsidRDefault="001170E4" w:rsidP="002D5403">
            <w:pPr>
              <w:pStyle w:val="ListParagraph"/>
              <w:widowControl w:val="0"/>
              <w:numPr>
                <w:ilvl w:val="0"/>
                <w:numId w:val="29"/>
              </w:numPr>
              <w:spacing w:line="240" w:lineRule="auto"/>
              <w:contextualSpacing w:val="0"/>
            </w:pPr>
            <w:r>
              <w:t>lagt till plasmaGlucose (P-Glukos)</w:t>
            </w:r>
          </w:p>
          <w:p w14:paraId="10820019" w14:textId="77777777" w:rsidR="001170E4" w:rsidRDefault="001170E4" w:rsidP="001170E4">
            <w:pPr>
              <w:pStyle w:val="ListParagraph"/>
              <w:widowControl w:val="0"/>
              <w:numPr>
                <w:ilvl w:val="0"/>
                <w:numId w:val="29"/>
              </w:numPr>
              <w:spacing w:line="240" w:lineRule="auto"/>
              <w:contextualSpacing w:val="0"/>
            </w:pPr>
            <w:r>
              <w:t>Ändrat PlasmaGlucoseType till MeasurementType.</w:t>
            </w:r>
          </w:p>
          <w:p w14:paraId="2A26D27F" w14:textId="664A697D" w:rsidR="001170E4" w:rsidRDefault="001170E4" w:rsidP="001170E4">
            <w:pPr>
              <w:pStyle w:val="ListParagraph"/>
              <w:widowControl w:val="0"/>
              <w:numPr>
                <w:ilvl w:val="0"/>
                <w:numId w:val="29"/>
              </w:numPr>
              <w:spacing w:line="240" w:lineRule="auto"/>
              <w:contextualSpacing w:val="0"/>
            </w:pPr>
            <w:r>
              <w:t>Uppdaterat MIM för mödravårdskontraktet</w:t>
            </w:r>
          </w:p>
        </w:tc>
        <w:tc>
          <w:tcPr>
            <w:tcW w:w="1980" w:type="dxa"/>
          </w:tcPr>
          <w:p w14:paraId="2E660F0E" w14:textId="4FBDD945" w:rsidR="001170E4" w:rsidRDefault="001170E4" w:rsidP="00AD6605">
            <w:pPr>
              <w:pStyle w:val="TOC1"/>
            </w:pPr>
            <w:r>
              <w:t>Khaled Daham, Björn Genfors</w:t>
            </w:r>
          </w:p>
        </w:tc>
        <w:tc>
          <w:tcPr>
            <w:tcW w:w="1440" w:type="dxa"/>
          </w:tcPr>
          <w:p w14:paraId="1C5C596A" w14:textId="77777777" w:rsidR="001170E4" w:rsidRDefault="001170E4" w:rsidP="00424B6F">
            <w:pPr>
              <w:pStyle w:val="TableText"/>
            </w:pPr>
          </w:p>
        </w:tc>
      </w:tr>
    </w:tbl>
    <w:p w14:paraId="0A2797E7" w14:textId="7777777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6F24F14E" w:rsidR="002D5403" w:rsidRDefault="00D76FD4" w:rsidP="00424B6F">
            <w:pPr>
              <w:pStyle w:val="TableText"/>
            </w:pPr>
            <w:hyperlink r:id="rId9" w:history="1">
              <w:r w:rsidR="00420C18" w:rsidRPr="00420C18">
                <w:rPr>
                  <w:rStyle w:val="Hyperlink"/>
                </w:rPr>
                <w:t>http://www.cehis.se/arkitektur_och_regelverk/regelverk/</w:t>
              </w:r>
            </w:hyperlink>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7858131B" w:rsidR="00420C18" w:rsidRDefault="00D76FD4" w:rsidP="00424B6F">
            <w:pPr>
              <w:pStyle w:val="TableText"/>
            </w:pPr>
            <w:hyperlink r:id="rId10" w:history="1">
              <w:r w:rsidR="00420C18" w:rsidRPr="00420C18">
                <w:rPr>
                  <w:rStyle w:val="Hyperlink"/>
                </w:rPr>
                <w:t>http://rivta.se/documents/ARK_0001/RIV_Tekniska_Anvisningar_Oversikt_revD.pdf</w:t>
              </w:r>
            </w:hyperlink>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36B47C48" w:rsidR="00420C18" w:rsidRDefault="000E4FE6" w:rsidP="00424B6F">
            <w:pPr>
              <w:pStyle w:val="TableText"/>
            </w:pPr>
            <w:ins w:id="19" w:author="Khaled Daham" w:date="2014-02-14T16:34:00Z">
              <w:r>
                <w:t>Tjänste</w:t>
              </w:r>
            </w:ins>
            <w:ins w:id="20" w:author="Khaled Daham" w:date="2014-02-14T16:48:00Z">
              <w:r w:rsidR="0007349B">
                <w:t>k</w:t>
              </w:r>
            </w:ins>
            <w:del w:id="21" w:author="Khaled Daham" w:date="2014-02-14T16:48:00Z">
              <w:r w:rsidR="00420C18" w:rsidDel="0007349B">
                <w:delText>K</w:delText>
              </w:r>
            </w:del>
            <w:r w:rsidR="00420C18">
              <w:t>onsument (K)</w:t>
            </w:r>
          </w:p>
        </w:tc>
        <w:tc>
          <w:tcPr>
            <w:tcW w:w="2784" w:type="pct"/>
          </w:tcPr>
          <w:p w14:paraId="725805E6" w14:textId="62C43E57" w:rsidR="00420C18" w:rsidRPr="00420C18" w:rsidRDefault="00942C22" w:rsidP="00942C22">
            <w:pPr>
              <w:pStyle w:val="TableText"/>
              <w:jc w:val="left"/>
            </w:pPr>
            <w:r>
              <w:t xml:space="preserve">Informationssystem där aktörens agerande leder till automatiskt informationsutbyte med andra system (t.ex. e-tjänst eller </w:t>
            </w:r>
            <w:r w:rsidR="00A24C6D">
              <w:t>journalsystem). En Tjänstekonsu</w:t>
            </w:r>
            <w:r>
              <w:t>ment använder en SOA-tjänst som i 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22" w:name="_Toc357754843"/>
      <w:bookmarkStart w:id="23" w:name="_Toc254367724"/>
      <w:r>
        <w:t>Inledning</w:t>
      </w:r>
      <w:bookmarkEnd w:id="1"/>
      <w:bookmarkEnd w:id="2"/>
      <w:bookmarkEnd w:id="3"/>
      <w:bookmarkEnd w:id="4"/>
      <w:bookmarkEnd w:id="5"/>
      <w:bookmarkEnd w:id="6"/>
      <w:bookmarkEnd w:id="22"/>
      <w:bookmarkEnd w:id="23"/>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0A846338" w:rsidR="00AD6605" w:rsidRPr="00AD6605" w:rsidRDefault="00184BA7" w:rsidP="00AD6605">
      <w:r>
        <w:t>Den svenska benämningen är ”</w:t>
      </w:r>
      <w:r w:rsidR="00AD6605" w:rsidRPr="00AD6605">
        <w:t>Hantera hälsorelaterade tillstånd, tillståndsbeskrivning”.</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val="en-US"/>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77777777" w:rsidR="005B612A" w:rsidRPr="00AD6605" w:rsidRDefault="005B612A" w:rsidP="00AD6605">
                            <w:pPr>
                              <w:rPr>
                                <w:rFonts w:ascii="Calibri" w:hAnsi="Calibri"/>
                                <w:i/>
                                <w:sz w:val="24"/>
                                <w:szCs w:val="24"/>
                              </w:rPr>
                            </w:pPr>
                            <w:r w:rsidRPr="00AD6605">
                              <w:rPr>
                                <w:rFonts w:ascii="Calibri" w:hAnsi="Calibri"/>
                                <w:i/>
                                <w:sz w:val="24"/>
                                <w:szCs w:val="24"/>
                              </w:rPr>
                              <w:t>Björn Skeppner, Inera</w:t>
                            </w:r>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77777777" w:rsidR="005B612A" w:rsidRPr="00AD6605" w:rsidRDefault="005B612A" w:rsidP="00AD6605">
                      <w:pPr>
                        <w:rPr>
                          <w:rFonts w:ascii="Calibri" w:hAnsi="Calibri"/>
                          <w:i/>
                          <w:sz w:val="24"/>
                          <w:szCs w:val="24"/>
                        </w:rPr>
                      </w:pPr>
                      <w:r w:rsidRPr="00AD6605">
                        <w:rPr>
                          <w:rFonts w:ascii="Calibri" w:hAnsi="Calibri"/>
                          <w:i/>
                          <w:sz w:val="24"/>
                          <w:szCs w:val="24"/>
                        </w:rPr>
                        <w:t>Björn Skeppner, Inera</w:t>
                      </w:r>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Heading1"/>
      </w:pPr>
      <w:bookmarkStart w:id="24" w:name="_Toc198086678"/>
      <w:bookmarkStart w:id="25" w:name="_Toc224960918"/>
      <w:bookmarkStart w:id="26" w:name="_Toc357754844"/>
      <w:bookmarkStart w:id="27" w:name="_Toc163300578"/>
      <w:bookmarkStart w:id="28" w:name="_Toc163300880"/>
      <w:bookmarkStart w:id="29" w:name="_Toc198366954"/>
      <w:bookmarkStart w:id="30" w:name="_Toc254367725"/>
      <w:r>
        <w:t>Versionsinformation</w:t>
      </w:r>
      <w:bookmarkEnd w:id="24"/>
      <w:bookmarkEnd w:id="25"/>
      <w:bookmarkEnd w:id="26"/>
      <w:bookmarkEnd w:id="30"/>
    </w:p>
    <w:p w14:paraId="6810B110" w14:textId="58575EF5" w:rsidR="007E47C0" w:rsidRDefault="007E47C0" w:rsidP="007E47C0">
      <w:r>
        <w:t xml:space="preserve">Denna revision av tjänstekontraktsbeskrivningen handlar om version </w:t>
      </w:r>
      <w:fldSimple w:instr=" DOCPROPERTY  &quot;Version_1&quot; \* MERGEFORMAT ">
        <w:r w:rsidR="005535AF" w:rsidRPr="005535AF">
          <w:rPr>
            <w:b/>
            <w:color w:val="76923C" w:themeColor="accent3" w:themeShade="BF"/>
          </w:rPr>
          <w:t>2</w:t>
        </w:r>
      </w:fldSimple>
      <w:r>
        <w:t>.</w:t>
      </w:r>
      <w:fldSimple w:instr=" DOCPROPERTY &quot;Version_2&quot; \* MERGEFORMAT ">
        <w:r w:rsidR="005535AF" w:rsidRPr="005535AF">
          <w:rPr>
            <w:b/>
            <w:color w:val="76923C" w:themeColor="accent3" w:themeShade="BF"/>
          </w:rPr>
          <w:t>1</w:t>
        </w:r>
      </w:fldSimple>
      <w:r>
        <w:t>.</w:t>
      </w:r>
      <w:fldSimple w:instr=" DOCPROPERTY &quot;Version_3&quot; \* MERGEFORMAT ">
        <w:r w:rsidR="009866B4" w:rsidRPr="009866B4">
          <w:rPr>
            <w:b/>
            <w:color w:val="76923C" w:themeColor="accent3" w:themeShade="BF"/>
          </w:rPr>
          <w:t>RC1</w:t>
        </w:r>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3F064EF8" w:rsidR="007E47C0" w:rsidRDefault="007E47C0" w:rsidP="007E47C0">
      <w:pPr>
        <w:pStyle w:val="Heading2"/>
      </w:pPr>
      <w:bookmarkStart w:id="31" w:name="_Toc163300882"/>
      <w:bookmarkStart w:id="32" w:name="_Toc357754845"/>
      <w:bookmarkStart w:id="33" w:name="_Toc254367726"/>
      <w:r>
        <w:t xml:space="preserve">Version </w:t>
      </w:r>
      <w:fldSimple w:instr=" DOCPROPERTY  &quot;Version_1&quot; \* MERGEFORMAT ">
        <w:r w:rsidR="005535AF" w:rsidRPr="005535AF">
          <w:rPr>
            <w:b/>
            <w:color w:val="76923C" w:themeColor="accent3" w:themeShade="BF"/>
          </w:rPr>
          <w:t>2</w:t>
        </w:r>
      </w:fldSimple>
      <w:r>
        <w:t>.</w:t>
      </w:r>
      <w:fldSimple w:instr=" DOCPROPERTY &quot;Version_2&quot; \* MERGEFORMAT ">
        <w:r w:rsidR="005535AF" w:rsidRPr="005535AF">
          <w:rPr>
            <w:b/>
            <w:color w:val="76923C" w:themeColor="accent3" w:themeShade="BF"/>
          </w:rPr>
          <w:t>1</w:t>
        </w:r>
      </w:fldSimple>
      <w:bookmarkEnd w:id="32"/>
      <w:r w:rsidR="00A14B9C">
        <w:rPr>
          <w:b/>
          <w:color w:val="76923C" w:themeColor="accent3" w:themeShade="BF"/>
        </w:rPr>
        <w:t>.RC1</w:t>
      </w:r>
      <w:bookmarkEnd w:id="33"/>
    </w:p>
    <w:p w14:paraId="4C91F4A8" w14:textId="77777777" w:rsidR="007E47C0" w:rsidRDefault="007E47C0" w:rsidP="007E47C0">
      <w:pPr>
        <w:pStyle w:val="Heading3"/>
      </w:pPr>
      <w:bookmarkStart w:id="34" w:name="_Toc254367727"/>
      <w:r>
        <w:t>Oförändrade tjänstekontrakt</w:t>
      </w:r>
      <w:bookmarkEnd w:id="34"/>
    </w:p>
    <w:p w14:paraId="606E1630" w14:textId="4376BB7A" w:rsidR="003F5B63" w:rsidRDefault="00A30DC6" w:rsidP="003F5B63">
      <w:pPr>
        <w:rPr>
          <w:ins w:id="35" w:author="Khaled Daham" w:date="2014-02-14T16:54:00Z"/>
        </w:rPr>
      </w:pPr>
      <w:bookmarkStart w:id="36" w:name="_Toc379448220"/>
      <w:ins w:id="37" w:author="Khaled Daham" w:date="2014-02-14T16:49:00Z">
        <w:r>
          <w:t>O</w:t>
        </w:r>
      </w:ins>
      <w:del w:id="38" w:author="Khaled Daham" w:date="2014-02-14T16:49:00Z">
        <w:r w:rsidR="003F5B63" w:rsidRPr="00A568B0" w:rsidDel="001E1878">
          <w:delText>O</w:delText>
        </w:r>
      </w:del>
      <w:r w:rsidR="003F5B63" w:rsidRPr="00A568B0">
        <w:t>förändrade tjänstekontrakt</w:t>
      </w:r>
      <w:bookmarkEnd w:id="36"/>
      <w:ins w:id="39" w:author="Khaled Daham" w:date="2014-02-14T16:36:00Z">
        <w:r w:rsidR="000E4FE6">
          <w:t>.</w:t>
        </w:r>
      </w:ins>
    </w:p>
    <w:p w14:paraId="37AAFB1B" w14:textId="59C64E74" w:rsidR="00A30DC6" w:rsidRPr="003F5B63" w:rsidRDefault="00A30DC6" w:rsidP="00A30DC6">
      <w:pPr>
        <w:numPr>
          <w:ilvl w:val="0"/>
          <w:numId w:val="27"/>
        </w:numPr>
        <w:rPr>
          <w:ins w:id="40" w:author="Khaled Daham" w:date="2014-02-14T16:54:00Z"/>
        </w:rPr>
      </w:pPr>
      <w:ins w:id="41" w:author="Khaled Daham" w:date="2014-02-14T16:54:00Z">
        <w:r w:rsidRPr="003F5B63">
          <w:t>GetReferralOutcome, version 2.0</w:t>
        </w:r>
      </w:ins>
    </w:p>
    <w:p w14:paraId="252E9480" w14:textId="27BCA803" w:rsidR="00A30DC6" w:rsidRPr="003F5B63" w:rsidRDefault="00A30DC6" w:rsidP="00A30DC6">
      <w:pPr>
        <w:numPr>
          <w:ilvl w:val="0"/>
          <w:numId w:val="27"/>
        </w:numPr>
        <w:rPr>
          <w:ins w:id="42" w:author="Khaled Daham" w:date="2014-02-14T16:54:00Z"/>
        </w:rPr>
      </w:pPr>
      <w:ins w:id="43" w:author="Khaled Daham" w:date="2014-02-14T16:54:00Z">
        <w:r w:rsidRPr="003F5B63">
          <w:t>GetLaboratoryOrderOutcome</w:t>
        </w:r>
        <w:r>
          <w:t>, version 2.0</w:t>
        </w:r>
      </w:ins>
    </w:p>
    <w:p w14:paraId="3D030386" w14:textId="77777777" w:rsidR="00A30DC6" w:rsidRPr="00A568B0" w:rsidDel="00A30DC6" w:rsidRDefault="00A30DC6" w:rsidP="003F5B63">
      <w:pPr>
        <w:rPr>
          <w:del w:id="44" w:author="Khaled Daham" w:date="2014-02-14T16:54:00Z"/>
        </w:rPr>
      </w:pPr>
    </w:p>
    <w:p w14:paraId="7A560993" w14:textId="387B2CEC" w:rsidR="003F5B63" w:rsidRPr="00A568B0" w:rsidDel="000E4FE6" w:rsidRDefault="003F5B63" w:rsidP="003F5B63">
      <w:pPr>
        <w:rPr>
          <w:del w:id="45" w:author="Khaled Daham" w:date="2014-02-14T16:36:00Z"/>
        </w:rPr>
      </w:pPr>
      <w:del w:id="46" w:author="Khaled Daham" w:date="2014-02-14T16:36:00Z">
        <w:r w:rsidRPr="00A568B0" w:rsidDel="000E4FE6">
          <w:delText>Detta är första dokumentversionen, inga kontrakt fanns innan.</w:delText>
        </w:r>
      </w:del>
    </w:p>
    <w:p w14:paraId="41E3EFAA" w14:textId="77777777" w:rsidR="003F5B63" w:rsidRPr="003F5B63" w:rsidRDefault="003F5B63" w:rsidP="003F5B63"/>
    <w:p w14:paraId="4009D7B0" w14:textId="77777777" w:rsidR="007E47C0" w:rsidRDefault="007E47C0" w:rsidP="007E47C0">
      <w:pPr>
        <w:pStyle w:val="Heading3"/>
      </w:pPr>
      <w:bookmarkStart w:id="47" w:name="_Toc254367728"/>
      <w:r>
        <w:t>Nya tjänstekontrakt</w:t>
      </w:r>
      <w:bookmarkEnd w:id="47"/>
    </w:p>
    <w:p w14:paraId="54A45A65" w14:textId="5F5A37BF" w:rsidR="007E47C0" w:rsidRDefault="007E47C0" w:rsidP="007E47C0">
      <w:del w:id="48" w:author="Khaled Daham" w:date="2014-02-14T16:54:00Z">
        <w:r w:rsidDel="00A30DC6">
          <w:delText xml:space="preserve">Följande </w:delText>
        </w:r>
      </w:del>
      <w:ins w:id="49" w:author="Khaled Daham" w:date="2014-02-14T16:54:00Z">
        <w:r w:rsidR="00A30DC6">
          <w:t xml:space="preserve">Inga </w:t>
        </w:r>
      </w:ins>
      <w:r>
        <w:t>nya tjänstekontrakt</w:t>
      </w:r>
      <w:ins w:id="50" w:author="Khaled Daham" w:date="2014-02-14T16:57:00Z">
        <w:r w:rsidR="00EA0175">
          <w:t xml:space="preserve"> </w:t>
        </w:r>
      </w:ins>
      <w:del w:id="51" w:author="Khaled Daham" w:date="2014-02-14T16:57:00Z">
        <w:r w:rsidDel="00EA0175">
          <w:delText xml:space="preserve"> finns </w:delText>
        </w:r>
      </w:del>
      <w:r>
        <w:t>från och med</w:t>
      </w:r>
      <w:ins w:id="52" w:author="Khaled Daham" w:date="2014-02-14T16:54:00Z">
        <w:r w:rsidR="00A30DC6">
          <w:t xml:space="preserve"> </w:t>
        </w:r>
      </w:ins>
      <w:ins w:id="53" w:author="Khaled Daham" w:date="2014-02-14T16:57:00Z">
        <w:r w:rsidR="00EA0175">
          <w:t>version 2.</w:t>
        </w:r>
      </w:ins>
      <w:r w:rsidR="008636CB">
        <w:t>0</w:t>
      </w:r>
      <w:del w:id="54" w:author="Khaled Daham" w:date="2014-02-14T16:54:00Z">
        <w:r w:rsidDel="00A30DC6">
          <w:delText xml:space="preserve"> denna</w:delText>
        </w:r>
      </w:del>
      <w:del w:id="55" w:author="Khaled Daham" w:date="2014-02-14T16:57:00Z">
        <w:r w:rsidDel="00EA0175">
          <w:delText xml:space="preserve"> version</w:delText>
        </w:r>
      </w:del>
      <w:r w:rsidR="005535AF">
        <w:t>.</w:t>
      </w:r>
      <w:r w:rsidR="008636CB">
        <w:t>RC12</w:t>
      </w:r>
    </w:p>
    <w:p w14:paraId="402CBE44" w14:textId="349D6924" w:rsidR="007E47C0" w:rsidRPr="003F5B63" w:rsidDel="00A30DC6" w:rsidRDefault="003F5B63" w:rsidP="007E47C0">
      <w:pPr>
        <w:numPr>
          <w:ilvl w:val="0"/>
          <w:numId w:val="27"/>
        </w:numPr>
        <w:rPr>
          <w:del w:id="56" w:author="Khaled Daham" w:date="2014-02-14T16:54:00Z"/>
        </w:rPr>
      </w:pPr>
      <w:del w:id="57" w:author="Khaled Daham" w:date="2014-02-14T16:54:00Z">
        <w:r w:rsidRPr="003F5B63" w:rsidDel="00A30DC6">
          <w:delText>GetReferralOutcome, version 2</w:delText>
        </w:r>
        <w:r w:rsidR="007E47C0" w:rsidRPr="003F5B63" w:rsidDel="00A30DC6">
          <w:delText>.0</w:delText>
        </w:r>
      </w:del>
    </w:p>
    <w:p w14:paraId="30D49885" w14:textId="6D05F888" w:rsidR="003F5B63" w:rsidDel="00A30DC6" w:rsidRDefault="003F5B63" w:rsidP="007E47C0">
      <w:pPr>
        <w:numPr>
          <w:ilvl w:val="0"/>
          <w:numId w:val="27"/>
        </w:numPr>
        <w:rPr>
          <w:del w:id="58" w:author="Khaled Daham" w:date="2014-02-14T16:54:00Z"/>
        </w:rPr>
      </w:pPr>
      <w:del w:id="59" w:author="Khaled Daham" w:date="2014-02-14T16:54:00Z">
        <w:r w:rsidRPr="003F5B63" w:rsidDel="00A30DC6">
          <w:delText>GetMa</w:delText>
        </w:r>
        <w:r w:rsidR="00D01ED8" w:rsidDel="00A30DC6">
          <w:delText>ternityMedicalHistory, version 1</w:delText>
        </w:r>
        <w:r w:rsidRPr="003F5B63" w:rsidDel="00A30DC6">
          <w:delText>.0</w:delText>
        </w:r>
      </w:del>
    </w:p>
    <w:p w14:paraId="455D452D" w14:textId="6C1B8A35" w:rsidR="003F5B63" w:rsidRPr="003F5B63" w:rsidDel="00A30DC6" w:rsidRDefault="003F5B63" w:rsidP="007E47C0">
      <w:pPr>
        <w:numPr>
          <w:ilvl w:val="0"/>
          <w:numId w:val="27"/>
        </w:numPr>
        <w:rPr>
          <w:del w:id="60" w:author="Khaled Daham" w:date="2014-02-14T16:54:00Z"/>
        </w:rPr>
      </w:pPr>
      <w:del w:id="61" w:author="Khaled Daham" w:date="2014-02-14T16:54:00Z">
        <w:r w:rsidRPr="003F5B63" w:rsidDel="00A30DC6">
          <w:delText>GetLaboratoryOrderOutcome</w:delText>
        </w:r>
        <w:r w:rsidDel="00A30DC6">
          <w:delText>, version 2.0</w:delText>
        </w:r>
      </w:del>
    </w:p>
    <w:p w14:paraId="0F8C0DEC" w14:textId="77777777" w:rsidR="00E131FD" w:rsidRPr="00DC5529" w:rsidRDefault="00E131FD" w:rsidP="00E131FD">
      <w:pPr>
        <w:rPr>
          <w:highlight w:val="yellow"/>
        </w:rPr>
      </w:pPr>
    </w:p>
    <w:p w14:paraId="256AAA18" w14:textId="077CB075" w:rsidR="005535AF" w:rsidRDefault="007E47C0" w:rsidP="008636CB">
      <w:pPr>
        <w:pStyle w:val="Heading3"/>
      </w:pPr>
      <w:bookmarkStart w:id="62" w:name="_Toc254367729"/>
      <w:r>
        <w:t>Förändrade tjänstekontrakt</w:t>
      </w:r>
      <w:bookmarkEnd w:id="62"/>
    </w:p>
    <w:p w14:paraId="3DDEFC1A" w14:textId="77777777" w:rsidR="008636CB" w:rsidRDefault="008636CB" w:rsidP="008636CB">
      <w:pPr>
        <w:ind w:left="720"/>
        <w:rPr>
          <w:ins w:id="63" w:author="Khaled Daham" w:date="2014-02-14T16:54:00Z"/>
        </w:rPr>
      </w:pPr>
    </w:p>
    <w:tbl>
      <w:tblPr>
        <w:tblW w:w="0" w:type="auto"/>
        <w:tblInd w:w="567" w:type="dxa"/>
        <w:tblCellMar>
          <w:left w:w="0" w:type="dxa"/>
          <w:right w:w="0" w:type="dxa"/>
        </w:tblCellMar>
        <w:tblLook w:val="04A0" w:firstRow="1" w:lastRow="0" w:firstColumn="1" w:lastColumn="0" w:noHBand="0" w:noVBand="1"/>
      </w:tblPr>
      <w:tblGrid>
        <w:gridCol w:w="2775"/>
        <w:gridCol w:w="1691"/>
        <w:gridCol w:w="1570"/>
        <w:gridCol w:w="2287"/>
      </w:tblGrid>
      <w:tr w:rsidR="008636CB" w:rsidRPr="00865734" w14:paraId="3A1574E5" w14:textId="77777777" w:rsidTr="008636CB">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8636CB" w:rsidRPr="00865734" w14:paraId="77D9E329" w14:textId="77777777" w:rsidTr="008636CB">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323853" w14:textId="64D556DB" w:rsidR="008636CB" w:rsidRPr="008636CB" w:rsidRDefault="008636CB" w:rsidP="00220454">
            <w:pPr>
              <w:spacing w:before="100" w:beforeAutospacing="1" w:after="100" w:afterAutospacing="1"/>
              <w:rPr>
                <w:rFonts w:eastAsia="Times New Roman" w:cs="Arial"/>
                <w:sz w:val="24"/>
                <w:lang w:eastAsia="sv-SE"/>
              </w:rPr>
            </w:pPr>
            <w:ins w:id="64" w:author="Khaled Daham" w:date="2014-02-14T16:54:00Z">
              <w:r w:rsidRPr="003F5B63">
                <w:t>GetMa</w:t>
              </w:r>
              <w:r>
                <w:t>ternityMedicalHistory</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A7BEC3" w14:textId="6854B457"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4E2D49" w14:textId="106DAF19"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2C1978" w14:textId="77777777" w:rsidR="008636CB" w:rsidRPr="008636CB" w:rsidRDefault="008636CB" w:rsidP="00220454">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8636CB" w:rsidRPr="00865734" w14:paraId="6388E1EF" w14:textId="77777777" w:rsidTr="008636CB">
        <w:tc>
          <w:tcPr>
            <w:tcW w:w="0" w:type="auto"/>
            <w:vMerge/>
            <w:tcBorders>
              <w:top w:val="nil"/>
              <w:left w:val="single" w:sz="8" w:space="0" w:color="auto"/>
              <w:bottom w:val="single" w:sz="8" w:space="0" w:color="auto"/>
              <w:right w:val="single" w:sz="8" w:space="0" w:color="auto"/>
            </w:tcBorders>
            <w:vAlign w:val="center"/>
            <w:hideMark/>
          </w:tcPr>
          <w:p w14:paraId="7CECA28A" w14:textId="77777777" w:rsidR="008636CB" w:rsidRPr="008636CB" w:rsidRDefault="008636CB" w:rsidP="00220454">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2471B6" w14:textId="5452F9DC"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w:t>
            </w:r>
            <w:r w:rsidR="008636CB">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2B040C" w14:textId="06483315"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bookmarkStart w:id="65" w:name="_GoBack"/>
            <w:bookmarkEnd w:id="65"/>
            <w:r w:rsidR="008636CB"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470B49" w14:textId="7B6F4750" w:rsidR="008636CB" w:rsidRPr="008636CB" w:rsidRDefault="008636CB" w:rsidP="008636CB">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EC8D1" w14:textId="77777777" w:rsidR="007E47C0" w:rsidRPr="0038515C" w:rsidRDefault="007E47C0" w:rsidP="007E47C0"/>
    <w:p w14:paraId="03AAB965" w14:textId="77777777" w:rsidR="007E47C0" w:rsidRDefault="007E47C0" w:rsidP="007E47C0">
      <w:pPr>
        <w:pStyle w:val="Heading3"/>
      </w:pPr>
      <w:bookmarkStart w:id="66" w:name="_Toc254367730"/>
      <w:r>
        <w:lastRenderedPageBreak/>
        <w:t>Utgångna tjänstekontrakt</w:t>
      </w:r>
      <w:bookmarkEnd w:id="66"/>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Heading2"/>
      </w:pPr>
      <w:bookmarkStart w:id="67" w:name="_Toc357754846"/>
      <w:bookmarkStart w:id="68" w:name="_Toc254367731"/>
      <w:r>
        <w:t xml:space="preserve">Version </w:t>
      </w:r>
      <w:r w:rsidRPr="00E23759">
        <w:t>tidigare</w:t>
      </w:r>
      <w:bookmarkEnd w:id="67"/>
      <w:bookmarkEnd w:id="68"/>
    </w:p>
    <w:p w14:paraId="0DBC1633" w14:textId="54E66079" w:rsidR="00E23759" w:rsidRPr="00A568B0" w:rsidRDefault="00AE4909" w:rsidP="00E23759">
      <w:ins w:id="69" w:author="Khaled Daham" w:date="2014-02-14T16:37:00Z">
        <w:r>
          <w:t>2.0.</w:t>
        </w:r>
      </w:ins>
      <w:r w:rsidR="009866B4">
        <w:t>RC12</w:t>
      </w:r>
      <w:del w:id="70" w:author="Khaled Daham" w:date="2014-02-14T16:37:00Z">
        <w:r w:rsidR="00E23759" w:rsidDel="000E4FE6">
          <w:delText>Inga tidigare versioner av dokumentet</w:delText>
        </w:r>
      </w:del>
    </w:p>
    <w:p w14:paraId="4D7E989C" w14:textId="77777777" w:rsidR="007E47C0" w:rsidRPr="00C63695" w:rsidRDefault="007E47C0" w:rsidP="00424B6F">
      <w:pPr>
        <w:pStyle w:val="BodyText"/>
      </w:pPr>
    </w:p>
    <w:p w14:paraId="0CB18193" w14:textId="77777777" w:rsidR="007E47C0" w:rsidRDefault="007E47C0" w:rsidP="007E47C0">
      <w:pPr>
        <w:pStyle w:val="Heading1"/>
      </w:pPr>
      <w:bookmarkStart w:id="71" w:name="_Toc357754847"/>
      <w:bookmarkStart w:id="72" w:name="_Toc254367732"/>
      <w:bookmarkEnd w:id="31"/>
      <w:r>
        <w:t>Tjänstedomänens arkitektur</w:t>
      </w:r>
      <w:bookmarkEnd w:id="71"/>
      <w:bookmarkEnd w:id="72"/>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Heading2"/>
      </w:pPr>
      <w:bookmarkStart w:id="73" w:name="_Toc357754848"/>
      <w:bookmarkStart w:id="74" w:name="_Toc254367733"/>
      <w:r>
        <w:t>Flöden</w:t>
      </w:r>
      <w:bookmarkEnd w:id="73"/>
      <w:bookmarkEnd w:id="74"/>
    </w:p>
    <w:p w14:paraId="706E99D0" w14:textId="251B9CA9" w:rsidR="007E47C0" w:rsidRPr="003311B8" w:rsidRDefault="00016347" w:rsidP="007E47C0">
      <w:pPr>
        <w:pStyle w:val="Heading3"/>
      </w:pPr>
      <w:bookmarkStart w:id="75" w:name="_Toc254367734"/>
      <w:r>
        <w:t>Flöde 1</w:t>
      </w:r>
      <w:r w:rsidR="006D0182">
        <w:t xml:space="preserve"> – Hämta svar på en konsultationsremiss.</w:t>
      </w:r>
      <w:bookmarkEnd w:id="75"/>
    </w:p>
    <w:p w14:paraId="6E4BB1E8" w14:textId="77777777" w:rsidR="003311B8" w:rsidRDefault="003311B8" w:rsidP="003311B8">
      <w:pPr>
        <w:rPr>
          <w:highlight w:val="yellow"/>
        </w:rPr>
      </w:pPr>
    </w:p>
    <w:p w14:paraId="1B8B8629" w14:textId="77777777" w:rsidR="007E47C0" w:rsidRDefault="007E47C0" w:rsidP="007E47C0">
      <w:pPr>
        <w:pStyle w:val="Heading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val="en-US"/>
        </w:rPr>
        <w:lastRenderedPageBreak/>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odyText"/>
      </w:pPr>
      <w:r w:rsidRPr="00E546AE">
        <w:t>Figur: Direktåtkomst inom sammanhållen journalföring</w:t>
      </w:r>
    </w:p>
    <w:p w14:paraId="39E35CFE" w14:textId="77777777" w:rsidR="00804C10" w:rsidRDefault="00804C10" w:rsidP="00804C10">
      <w:pPr>
        <w:pStyle w:val="BodyText"/>
      </w:pPr>
    </w:p>
    <w:p w14:paraId="6C91F5AF" w14:textId="4F6C4DDE" w:rsidR="00804C10" w:rsidRPr="00804C10" w:rsidRDefault="00804C10" w:rsidP="00804C10">
      <w:pPr>
        <w:pStyle w:val="BodyText"/>
      </w:pPr>
      <w:r>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2DAA41BA" w:rsidR="00804C10" w:rsidRPr="00D654EF" w:rsidRDefault="00804C10" w:rsidP="000E4FE6">
            <w:pPr>
              <w:spacing w:before="40" w:after="40"/>
              <w:rPr>
                <w:rFonts w:ascii="Times New Roman" w:hAnsi="Times New Roman"/>
              </w:rPr>
            </w:pPr>
            <w:r w:rsidRPr="00D654EF">
              <w:rPr>
                <w:rFonts w:ascii="Times New Roman" w:hAnsi="Times New Roman"/>
              </w:rPr>
              <w:t>Den patient som vill få tillgång till si</w:t>
            </w:r>
            <w:ins w:id="76" w:author="Khaled Daham" w:date="2014-02-14T16:38:00Z">
              <w:r w:rsidR="000E4FE6">
                <w:rPr>
                  <w:rFonts w:ascii="Times New Roman" w:hAnsi="Times New Roman"/>
                </w:rPr>
                <w:t>n</w:t>
              </w:r>
            </w:ins>
            <w:ins w:id="77" w:author="Khaled Daham" w:date="2014-02-14T16:43:00Z">
              <w:r w:rsidR="000E4FE6">
                <w:rPr>
                  <w:rFonts w:ascii="Times New Roman" w:hAnsi="Times New Roman"/>
                </w:rPr>
                <w:t>a</w:t>
              </w:r>
            </w:ins>
            <w:ins w:id="78" w:author="Khaled Daham" w:date="2014-02-14T16:38:00Z">
              <w:r w:rsidR="000E4FE6">
                <w:rPr>
                  <w:rFonts w:ascii="Times New Roman" w:hAnsi="Times New Roman"/>
                </w:rPr>
                <w:t xml:space="preserve"> konsultationsremissvar.</w:t>
              </w:r>
            </w:ins>
            <w:del w:id="79" w:author="Khaled Daham" w:date="2014-02-14T16:38:00Z">
              <w:r w:rsidRPr="00D654EF" w:rsidDel="000E4FE6">
                <w:rPr>
                  <w:rFonts w:ascii="Times New Roman" w:hAnsi="Times New Roman"/>
                </w:rPr>
                <w:delText>n reumatis</w:delText>
              </w:r>
            </w:del>
          </w:p>
        </w:tc>
      </w:tr>
    </w:tbl>
    <w:p w14:paraId="71D7552B" w14:textId="77777777" w:rsidR="007E47C0" w:rsidRDefault="007E47C0" w:rsidP="007E47C0">
      <w:pPr>
        <w:pStyle w:val="Heading4"/>
      </w:pPr>
      <w:r>
        <w:t>Sekvensdiagram</w:t>
      </w:r>
    </w:p>
    <w:p w14:paraId="18C17267" w14:textId="28D43725" w:rsidR="007E47C0" w:rsidRDefault="00E901DA" w:rsidP="007E47C0">
      <w:r>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Heading3"/>
      </w:pPr>
      <w:bookmarkStart w:id="80" w:name="_Toc254367735"/>
      <w:r w:rsidRPr="003F58B4">
        <w:t xml:space="preserve">Flöde </w:t>
      </w:r>
      <w:r w:rsidR="00261EA5" w:rsidRPr="003F58B4">
        <w:t>2</w:t>
      </w:r>
      <w:r w:rsidR="003F58B4" w:rsidRPr="003F58B4">
        <w:t xml:space="preserve"> – Hämta </w:t>
      </w:r>
      <w:r w:rsidR="00804C10">
        <w:t>mödravårdsinformation</w:t>
      </w:r>
      <w:bookmarkEnd w:id="80"/>
    </w:p>
    <w:p w14:paraId="05EBFA06" w14:textId="77777777" w:rsidR="00D654EF" w:rsidRDefault="00D654EF" w:rsidP="00D654EF"/>
    <w:p w14:paraId="5846D676" w14:textId="77777777" w:rsidR="00D654EF" w:rsidRDefault="00D654EF" w:rsidP="00D654EF">
      <w:pPr>
        <w:pStyle w:val="Heading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val="en-US"/>
        </w:rPr>
        <w:lastRenderedPageBreak/>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odyText"/>
      </w:pPr>
      <w:r w:rsidRPr="00E546AE">
        <w:t>Figur: Direktåtkomst inom sammanhållen journalföring</w:t>
      </w:r>
    </w:p>
    <w:p w14:paraId="4C53144D" w14:textId="77777777" w:rsidR="00D654EF" w:rsidRDefault="00D654EF" w:rsidP="00D654EF">
      <w:pPr>
        <w:pStyle w:val="BodyText"/>
      </w:pPr>
    </w:p>
    <w:p w14:paraId="2A3EADE2" w14:textId="77777777" w:rsidR="00D654EF" w:rsidRPr="00804C10" w:rsidRDefault="00D654EF" w:rsidP="00D654EF">
      <w:pPr>
        <w:pStyle w:val="BodyText"/>
      </w:pPr>
      <w:r>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65AFE72B" w:rsidR="00D654EF" w:rsidRPr="00D654EF" w:rsidRDefault="00D654EF" w:rsidP="000E4FE6">
            <w:pPr>
              <w:spacing w:before="40" w:after="40"/>
              <w:rPr>
                <w:rFonts w:ascii="Times New Roman" w:hAnsi="Times New Roman"/>
              </w:rPr>
            </w:pPr>
            <w:r w:rsidRPr="00D654EF">
              <w:rPr>
                <w:rFonts w:ascii="Times New Roman" w:hAnsi="Times New Roman"/>
              </w:rPr>
              <w:t xml:space="preserve">Den patient som vill få tillgång till sin </w:t>
            </w:r>
            <w:del w:id="81" w:author="Khaled Daham" w:date="2014-02-14T16:39:00Z">
              <w:r w:rsidRPr="00D654EF" w:rsidDel="000E4FE6">
                <w:rPr>
                  <w:rFonts w:ascii="Times New Roman" w:hAnsi="Times New Roman"/>
                </w:rPr>
                <w:delText>reumatismdata</w:delText>
              </w:r>
            </w:del>
            <w:ins w:id="82" w:author="Khaled Daham" w:date="2014-02-14T16:39:00Z">
              <w:r w:rsidR="000E4FE6">
                <w:rPr>
                  <w:rFonts w:ascii="Times New Roman" w:hAnsi="Times New Roman"/>
                </w:rPr>
                <w:t>mödravårdsinformation</w:t>
              </w:r>
            </w:ins>
            <w:r w:rsidRPr="00D654EF">
              <w:rPr>
                <w:rFonts w:ascii="Times New Roman" w:hAnsi="Times New Roman"/>
              </w:rPr>
              <w:t>.</w:t>
            </w:r>
          </w:p>
        </w:tc>
      </w:tr>
    </w:tbl>
    <w:p w14:paraId="205F5B3C" w14:textId="77777777" w:rsidR="00D654EF" w:rsidRDefault="00D654EF" w:rsidP="00D654EF">
      <w:pPr>
        <w:pStyle w:val="Heading4"/>
      </w:pPr>
      <w:r>
        <w:t>Sekvensdiagram</w:t>
      </w:r>
    </w:p>
    <w:p w14:paraId="053BD1A9" w14:textId="615B4CE2" w:rsidR="00D654EF" w:rsidRDefault="00E901DA" w:rsidP="00D654EF">
      <w:r>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2442"/>
        <w:gridCol w:w="6252"/>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5A8E677D" w:rsidR="00D654EF" w:rsidRPr="00D654EF" w:rsidRDefault="00D654EF" w:rsidP="00D654EF">
            <w:pPr>
              <w:spacing w:before="40" w:after="40"/>
              <w:rPr>
                <w:rFonts w:ascii="Times New Roman" w:hAnsi="Times New Roman"/>
              </w:rPr>
            </w:pPr>
            <w:del w:id="83" w:author="Khaled Daham" w:date="2014-02-14T16:40:00Z">
              <w:r w:rsidRPr="00D654EF" w:rsidDel="000E4FE6">
                <w:rPr>
                  <w:rFonts w:ascii="Times New Roman" w:hAnsi="Times New Roman"/>
                </w:rPr>
                <w:delText>Applikation</w:delText>
              </w:r>
            </w:del>
            <w:ins w:id="84"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Heading3"/>
      </w:pPr>
      <w:bookmarkStart w:id="85" w:name="_Toc254367736"/>
      <w:r>
        <w:t xml:space="preserve">Flöde 3 – Hämta </w:t>
      </w:r>
      <w:r w:rsidR="004078E1">
        <w:t>patienters kemilaboratoriesvar.</w:t>
      </w:r>
      <w:bookmarkEnd w:id="85"/>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Heading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val="en-US"/>
        </w:rPr>
        <w:lastRenderedPageBreak/>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odyText"/>
      </w:pPr>
      <w:r w:rsidRPr="00E546AE">
        <w:t>Figur: Direktåtkomst inom sammanhållen journalföring</w:t>
      </w:r>
    </w:p>
    <w:p w14:paraId="7CA80918" w14:textId="77777777" w:rsidR="00E901DA" w:rsidRDefault="00E901DA" w:rsidP="00E901DA">
      <w:pPr>
        <w:pStyle w:val="BodyText"/>
      </w:pPr>
    </w:p>
    <w:p w14:paraId="5571D9E0" w14:textId="77777777" w:rsidR="00E901DA" w:rsidRPr="00804C10" w:rsidRDefault="00E901DA" w:rsidP="00E901DA">
      <w:pPr>
        <w:pStyle w:val="BodyText"/>
      </w:pPr>
      <w:r>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035299">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035299">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035299">
        <w:trPr>
          <w:trHeight w:val="709"/>
        </w:trPr>
        <w:tc>
          <w:tcPr>
            <w:tcW w:w="1027" w:type="pct"/>
            <w:tcBorders>
              <w:top w:val="single" w:sz="6" w:space="0" w:color="auto"/>
            </w:tcBorders>
          </w:tcPr>
          <w:p w14:paraId="1A3672EA" w14:textId="77777777" w:rsidR="00E901DA" w:rsidRPr="00D654EF" w:rsidRDefault="00E901DA" w:rsidP="00035299">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39AA12E1" w:rsidR="00E901DA" w:rsidRPr="00D654EF" w:rsidRDefault="00E901DA" w:rsidP="000E4FE6">
            <w:pPr>
              <w:spacing w:before="40" w:after="40"/>
              <w:rPr>
                <w:rFonts w:ascii="Times New Roman" w:hAnsi="Times New Roman"/>
              </w:rPr>
            </w:pPr>
            <w:r w:rsidRPr="00D654EF">
              <w:rPr>
                <w:rFonts w:ascii="Times New Roman" w:hAnsi="Times New Roman"/>
              </w:rPr>
              <w:t>Den patient som vill få tillgång till sin</w:t>
            </w:r>
            <w:ins w:id="86" w:author="Khaled Daham" w:date="2014-02-14T16:39:00Z">
              <w:r w:rsidR="000E4FE6">
                <w:rPr>
                  <w:rFonts w:ascii="Times New Roman" w:hAnsi="Times New Roman"/>
                </w:rPr>
                <w:t xml:space="preserve">a </w:t>
              </w:r>
            </w:ins>
            <w:ins w:id="87" w:author="Khaled Daham" w:date="2014-02-14T16:42:00Z">
              <w:r w:rsidR="000E4FE6">
                <w:rPr>
                  <w:rFonts w:ascii="Times New Roman" w:hAnsi="Times New Roman"/>
                </w:rPr>
                <w:t>kemilaboratoriesvar.</w:t>
              </w:r>
            </w:ins>
            <w:del w:id="88" w:author="Khaled Daham" w:date="2014-02-14T16:39:00Z">
              <w:r w:rsidRPr="00D654EF" w:rsidDel="000E4FE6">
                <w:rPr>
                  <w:rFonts w:ascii="Times New Roman" w:hAnsi="Times New Roman"/>
                </w:rPr>
                <w:delText xml:space="preserve"> reumatismdata</w:delText>
              </w:r>
            </w:del>
            <w:r w:rsidRPr="00D654EF">
              <w:rPr>
                <w:rFonts w:ascii="Times New Roman" w:hAnsi="Times New Roman"/>
              </w:rPr>
              <w:t>.</w:t>
            </w:r>
          </w:p>
        </w:tc>
      </w:tr>
    </w:tbl>
    <w:p w14:paraId="2069A9B0" w14:textId="77777777" w:rsidR="00E901DA" w:rsidRDefault="00E901DA" w:rsidP="00E901DA">
      <w:pPr>
        <w:pStyle w:val="Heading4"/>
      </w:pPr>
      <w:r>
        <w:t>Sekvensdiagram</w:t>
      </w:r>
    </w:p>
    <w:p w14:paraId="109F950A" w14:textId="549B06EE" w:rsidR="00E901DA" w:rsidRDefault="00E901DA" w:rsidP="00E901DA">
      <w:r>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2442"/>
        <w:gridCol w:w="6252"/>
      </w:tblGrid>
      <w:tr w:rsidR="00E901DA" w:rsidRPr="00F71DFD"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035299">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035299">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035299">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02052424" w:rsidR="00E901DA" w:rsidRPr="00D654EF" w:rsidRDefault="00E901DA" w:rsidP="00035299">
            <w:pPr>
              <w:spacing w:before="40" w:after="40"/>
              <w:rPr>
                <w:rFonts w:ascii="Times New Roman" w:hAnsi="Times New Roman"/>
              </w:rPr>
            </w:pPr>
            <w:del w:id="89" w:author="Khaled Daham" w:date="2014-02-14T16:40:00Z">
              <w:r w:rsidRPr="00D654EF" w:rsidDel="000E4FE6">
                <w:rPr>
                  <w:rFonts w:ascii="Times New Roman" w:hAnsi="Times New Roman"/>
                </w:rPr>
                <w:delText>Applikation</w:delText>
              </w:r>
            </w:del>
            <w:ins w:id="90"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E901DA" w:rsidRPr="008A6814"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035299">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035299">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035299">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035299">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Heading3"/>
      </w:pPr>
      <w:bookmarkStart w:id="91" w:name="_Toc254367737"/>
      <w:r>
        <w:t>Obligatoriska kontrakt</w:t>
      </w:r>
      <w:bookmarkEnd w:id="91"/>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357"/>
        <w:gridCol w:w="1701"/>
        <w:gridCol w:w="1701"/>
      </w:tblGrid>
      <w:tr w:rsidR="007E47C0" w:rsidRPr="00865734" w14:paraId="40F9358D" w14:textId="77777777" w:rsidTr="00BA1591">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35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Heading2"/>
      </w:pPr>
      <w:bookmarkStart w:id="92" w:name="_Toc357754849"/>
      <w:bookmarkStart w:id="93" w:name="_Toc254367738"/>
      <w:r w:rsidRPr="00502896">
        <w:t>Adressering</w:t>
      </w:r>
      <w:bookmarkEnd w:id="92"/>
      <w:bookmarkEnd w:id="93"/>
    </w:p>
    <w:p w14:paraId="26270676" w14:textId="77777777" w:rsidR="00137C8C" w:rsidRDefault="00137C8C" w:rsidP="00137C8C">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odyText"/>
        <w:ind w:right="119"/>
      </w:pPr>
    </w:p>
    <w:p w14:paraId="38A9D025" w14:textId="77777777" w:rsidR="00137C8C" w:rsidRDefault="00137C8C" w:rsidP="00137C8C">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odyText"/>
        <w:ind w:right="119"/>
      </w:pPr>
    </w:p>
    <w:p w14:paraId="389CF1D6" w14:textId="77777777" w:rsidR="00137C8C" w:rsidRDefault="00137C8C" w:rsidP="00137C8C">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94" w:name="_Toc219337768"/>
      <w:bookmarkStart w:id="95" w:name="_Toc227077989"/>
      <w:bookmarkStart w:id="96" w:name="_Toc254367739"/>
      <w:r w:rsidRPr="00137C8C">
        <w:rPr>
          <w:rFonts w:ascii="Georgia" w:hAnsi="Georgia"/>
        </w:rPr>
        <w:t>Adressering vid nationell användning</w:t>
      </w:r>
      <w:bookmarkEnd w:id="94"/>
      <w:bookmarkEnd w:id="95"/>
      <w:bookmarkEnd w:id="96"/>
    </w:p>
    <w:p w14:paraId="459CD0E9" w14:textId="77777777" w:rsidR="00137C8C" w:rsidRPr="00194355" w:rsidRDefault="00137C8C" w:rsidP="00137C8C">
      <w:pPr>
        <w:pStyle w:val="BodyText"/>
      </w:pPr>
    </w:p>
    <w:p w14:paraId="2C074CC4" w14:textId="77777777" w:rsidR="00137C8C" w:rsidRDefault="00137C8C" w:rsidP="00137C8C">
      <w:pPr>
        <w:pStyle w:val="BodyText"/>
        <w:ind w:right="119"/>
      </w:pPr>
      <w:r>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odyText"/>
        <w:ind w:right="119"/>
      </w:pPr>
    </w:p>
    <w:p w14:paraId="0AD27D24" w14:textId="77777777" w:rsidR="00137C8C" w:rsidRPr="00137C8C" w:rsidRDefault="00137C8C" w:rsidP="00137C8C">
      <w:pPr>
        <w:pStyle w:val="Rubrik3b"/>
        <w:ind w:left="0" w:firstLine="0"/>
        <w:rPr>
          <w:rFonts w:ascii="Georgia" w:hAnsi="Georgia"/>
        </w:rPr>
      </w:pPr>
      <w:bookmarkStart w:id="97" w:name="_Toc219337769"/>
      <w:bookmarkStart w:id="98" w:name="_Toc227077990"/>
      <w:bookmarkStart w:id="99" w:name="_Toc254367740"/>
      <w:r w:rsidRPr="00137C8C">
        <w:rPr>
          <w:rFonts w:ascii="Georgia" w:hAnsi="Georgia"/>
        </w:rPr>
        <w:t>Adressering vid regional användning</w:t>
      </w:r>
      <w:bookmarkEnd w:id="97"/>
      <w:bookmarkEnd w:id="98"/>
      <w:bookmarkEnd w:id="99"/>
    </w:p>
    <w:p w14:paraId="481784ED" w14:textId="77777777" w:rsidR="00137C8C" w:rsidRDefault="00137C8C" w:rsidP="00137C8C">
      <w:pPr>
        <w:pStyle w:val="BodyText"/>
      </w:pPr>
      <w:r>
        <w:rPr>
          <w:noProof/>
          <w:lang w:val="en-US"/>
        </w:rPr>
        <w:lastRenderedPageBreak/>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odyText"/>
        <w:ind w:right="119"/>
        <w:rPr>
          <w:i/>
        </w:rPr>
      </w:pPr>
    </w:p>
    <w:p w14:paraId="204DCC80" w14:textId="77777777" w:rsidR="00137C8C" w:rsidRPr="00137C8C" w:rsidRDefault="00137C8C" w:rsidP="00137C8C">
      <w:pPr>
        <w:pStyle w:val="Rubrik3b"/>
        <w:ind w:left="0" w:firstLine="0"/>
        <w:rPr>
          <w:rFonts w:ascii="Georgia" w:hAnsi="Georgia"/>
        </w:rPr>
      </w:pPr>
      <w:bookmarkStart w:id="100" w:name="_Toc227077991"/>
      <w:bookmarkStart w:id="101" w:name="_Toc254367741"/>
      <w:r w:rsidRPr="00137C8C">
        <w:rPr>
          <w:rFonts w:ascii="Georgia" w:hAnsi="Georgia"/>
        </w:rPr>
        <w:t>Adressering direkt till ett källsystem</w:t>
      </w:r>
      <w:bookmarkEnd w:id="100"/>
      <w:bookmarkEnd w:id="101"/>
    </w:p>
    <w:p w14:paraId="63AB113B" w14:textId="77777777" w:rsidR="00137C8C" w:rsidRDefault="00137C8C" w:rsidP="00137C8C">
      <w:pPr>
        <w:pStyle w:val="Body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odyText"/>
      </w:pPr>
    </w:p>
    <w:p w14:paraId="68CDD610" w14:textId="77777777" w:rsidR="00137C8C" w:rsidRDefault="00137C8C" w:rsidP="00137C8C">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källlsystem. Figuren visar ett exempel som skulle kunna vara fortsättningen på något av flödena i avsnitt 2.1:</w:t>
      </w:r>
    </w:p>
    <w:p w14:paraId="3B9A0598" w14:textId="77777777" w:rsidR="00137C8C" w:rsidRDefault="00137C8C" w:rsidP="00137C8C">
      <w:pPr>
        <w:pStyle w:val="BodyText"/>
      </w:pPr>
    </w:p>
    <w:p w14:paraId="1ED573A2" w14:textId="77777777" w:rsidR="00137C8C" w:rsidRPr="004A03CE" w:rsidRDefault="00137C8C" w:rsidP="00137C8C">
      <w:pPr>
        <w:pStyle w:val="BodyText"/>
      </w:pPr>
      <w:r>
        <w:rPr>
          <w:noProof/>
          <w:lang w:val="en-US"/>
        </w:rPr>
        <w:lastRenderedPageBreak/>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ody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odyText"/>
        <w:ind w:right="119"/>
        <w:rPr>
          <w:i/>
        </w:rPr>
      </w:pPr>
    </w:p>
    <w:p w14:paraId="2D13C24D" w14:textId="77777777" w:rsidR="00137C8C" w:rsidRDefault="00137C8C" w:rsidP="00137C8C">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odyText"/>
        <w:ind w:right="119"/>
        <w:rPr>
          <w:i/>
        </w:rPr>
      </w:pPr>
      <w:r>
        <w:rPr>
          <w:i/>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odyText"/>
        <w:ind w:right="119"/>
        <w:rPr>
          <w:i/>
        </w:rPr>
      </w:pPr>
      <w:r w:rsidRPr="00A745DC">
        <w:rPr>
          <w:i/>
        </w:rPr>
        <w:lastRenderedPageBreak/>
        <w:t xml:space="preserve">Figur: </w:t>
      </w:r>
      <w:r>
        <w:rPr>
          <w:i/>
        </w:rPr>
        <w:t>Adressering vid sökning efter information ur ett specifikt källsystem</w:t>
      </w:r>
    </w:p>
    <w:p w14:paraId="706EBF5B" w14:textId="77777777" w:rsidR="00137C8C" w:rsidRDefault="00137C8C" w:rsidP="00137C8C">
      <w:pPr>
        <w:pStyle w:val="BodyText"/>
        <w:ind w:right="119"/>
        <w:rPr>
          <w:i/>
        </w:rPr>
      </w:pPr>
    </w:p>
    <w:p w14:paraId="63B007C2" w14:textId="77777777" w:rsidR="00137C8C" w:rsidRDefault="00137C8C" w:rsidP="00137C8C">
      <w:pPr>
        <w:pStyle w:val="Rubrik3b"/>
      </w:pPr>
      <w:bookmarkStart w:id="102" w:name="_Toc227077992"/>
      <w:bookmarkStart w:id="103" w:name="_Toc254367742"/>
      <w:r w:rsidRPr="00F439DB">
        <w:t xml:space="preserve">Sammanfattning </w:t>
      </w:r>
      <w:r w:rsidRPr="00B859FF">
        <w:t>av</w:t>
      </w:r>
      <w:r w:rsidRPr="00F439DB">
        <w:t xml:space="preserve"> adresseringsmodell</w:t>
      </w:r>
      <w:bookmarkEnd w:id="102"/>
      <w:bookmarkEnd w:id="103"/>
    </w:p>
    <w:p w14:paraId="7326877F" w14:textId="77777777" w:rsidR="00137C8C" w:rsidRDefault="00137C8C" w:rsidP="00137C8C">
      <w:pPr>
        <w:pStyle w:val="BodyText"/>
      </w:pPr>
    </w:p>
    <w:tbl>
      <w:tblPr>
        <w:tblStyle w:val="TableGrid"/>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ody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ody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odyText"/>
            </w:pPr>
            <w:r>
              <w:t>För alla huvudmän</w:t>
            </w:r>
          </w:p>
        </w:tc>
        <w:tc>
          <w:tcPr>
            <w:tcW w:w="3544" w:type="dxa"/>
          </w:tcPr>
          <w:p w14:paraId="7E86FB30" w14:textId="77777777" w:rsidR="00137C8C" w:rsidRDefault="00137C8C" w:rsidP="002E33F3">
            <w:pPr>
              <w:pStyle w:val="BodyText"/>
            </w:pPr>
            <w:r>
              <w:t>Ineras HSA-id</w:t>
            </w:r>
          </w:p>
        </w:tc>
      </w:tr>
      <w:tr w:rsidR="00137C8C" w14:paraId="2AD3F9A7" w14:textId="77777777" w:rsidTr="002E33F3">
        <w:tc>
          <w:tcPr>
            <w:tcW w:w="3210" w:type="dxa"/>
          </w:tcPr>
          <w:p w14:paraId="32706354" w14:textId="77777777" w:rsidR="00137C8C" w:rsidRDefault="00137C8C" w:rsidP="002E33F3">
            <w:pPr>
              <w:pStyle w:val="BodyText"/>
            </w:pPr>
            <w:r>
              <w:t>För en huvudman/region</w:t>
            </w:r>
          </w:p>
        </w:tc>
        <w:tc>
          <w:tcPr>
            <w:tcW w:w="3544" w:type="dxa"/>
          </w:tcPr>
          <w:p w14:paraId="1C9F6AE1" w14:textId="77777777" w:rsidR="00137C8C" w:rsidRDefault="00137C8C" w:rsidP="002E33F3">
            <w:pPr>
              <w:pStyle w:val="BodyText"/>
            </w:pPr>
            <w:r>
              <w:t>Huvudmannens/regionens HSA-id</w:t>
            </w:r>
          </w:p>
        </w:tc>
      </w:tr>
      <w:tr w:rsidR="00137C8C" w14:paraId="7974D755" w14:textId="77777777" w:rsidTr="002E33F3">
        <w:tc>
          <w:tcPr>
            <w:tcW w:w="3210" w:type="dxa"/>
          </w:tcPr>
          <w:p w14:paraId="211D5330" w14:textId="77777777" w:rsidR="00137C8C" w:rsidRDefault="00137C8C" w:rsidP="002E33F3">
            <w:pPr>
              <w:pStyle w:val="BodyText"/>
            </w:pPr>
            <w:r>
              <w:t>För ett källsystem</w:t>
            </w:r>
          </w:p>
        </w:tc>
        <w:tc>
          <w:tcPr>
            <w:tcW w:w="3544" w:type="dxa"/>
          </w:tcPr>
          <w:p w14:paraId="7D0D11E7" w14:textId="77777777" w:rsidR="00137C8C" w:rsidRDefault="00137C8C" w:rsidP="002E33F3">
            <w:pPr>
              <w:pStyle w:val="BodyText"/>
            </w:pPr>
            <w:r>
              <w:t>Källsystemets HSA-id</w:t>
            </w:r>
          </w:p>
        </w:tc>
      </w:tr>
    </w:tbl>
    <w:p w14:paraId="6B7608EB" w14:textId="77777777" w:rsidR="00137C8C" w:rsidRDefault="00137C8C" w:rsidP="00137C8C">
      <w:pPr>
        <w:pStyle w:val="BodyText"/>
        <w:ind w:right="119"/>
      </w:pPr>
    </w:p>
    <w:p w14:paraId="2A40FF95" w14:textId="77777777" w:rsidR="00137C8C" w:rsidRDefault="00137C8C" w:rsidP="00137C8C">
      <w:pPr>
        <w:pStyle w:val="BodyText"/>
        <w:ind w:right="119"/>
      </w:pPr>
    </w:p>
    <w:p w14:paraId="25392CCF" w14:textId="77777777" w:rsidR="007E47C0" w:rsidRPr="00502896" w:rsidRDefault="007E47C0" w:rsidP="007E47C0"/>
    <w:p w14:paraId="1D78D80B" w14:textId="77777777" w:rsidR="007E47C0" w:rsidRPr="00502896" w:rsidRDefault="007E47C0" w:rsidP="007E47C0">
      <w:pPr>
        <w:pStyle w:val="Heading2"/>
      </w:pPr>
      <w:bookmarkStart w:id="104" w:name="_Toc357754850"/>
      <w:bookmarkStart w:id="105" w:name="_Toc254367743"/>
      <w:r w:rsidRPr="00502896">
        <w:t>Aggregering och engagemangsindex</w:t>
      </w:r>
      <w:bookmarkEnd w:id="104"/>
      <w:bookmarkEnd w:id="105"/>
    </w:p>
    <w:p w14:paraId="238A122D" w14:textId="77777777" w:rsidR="00137C8C" w:rsidRPr="00B6750A" w:rsidRDefault="00137C8C" w:rsidP="00137C8C">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Heading3"/>
      </w:pPr>
      <w:bookmarkStart w:id="106" w:name="_Toc248640896"/>
      <w:bookmarkStart w:id="107" w:name="_Toc254367744"/>
      <w:r w:rsidRPr="00A0151E">
        <w:t>Uppdatering</w:t>
      </w:r>
      <w:r>
        <w:t xml:space="preserve"> av engagemangsindex</w:t>
      </w:r>
      <w:bookmarkEnd w:id="106"/>
      <w:bookmarkEnd w:id="107"/>
    </w:p>
    <w:p w14:paraId="0F539845" w14:textId="77777777" w:rsidR="00137C8C" w:rsidRDefault="00137C8C" w:rsidP="00137C8C">
      <w:pPr>
        <w:pStyle w:val="Body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odyText"/>
      </w:pPr>
    </w:p>
    <w:p w14:paraId="16FEA7E7" w14:textId="77777777" w:rsidR="00502896" w:rsidRDefault="00137C8C" w:rsidP="00137C8C">
      <w:pPr>
        <w:pStyle w:val="BodyText"/>
      </w:pPr>
      <w:r>
        <w:t>All uppdatering av engagemangsindex sker genom att källsystemet anropar engageman</w:t>
      </w:r>
      <w:r w:rsidR="00502896">
        <w:t>gsindex genom tjänstekontraktet</w:t>
      </w:r>
    </w:p>
    <w:p w14:paraId="7814A966" w14:textId="77777777" w:rsidR="00502896" w:rsidRDefault="00502896" w:rsidP="00502896">
      <w:pPr>
        <w:pStyle w:val="BodyText"/>
      </w:pPr>
      <w:r>
        <w:tab/>
      </w:r>
      <w:r w:rsidR="00137C8C">
        <w:t>urn:riv:itintegration:engagementindex:U</w:t>
      </w:r>
      <w:r>
        <w:t>pdateResponder:1 (”index-push”)</w:t>
      </w:r>
    </w:p>
    <w:p w14:paraId="273055F6" w14:textId="045E75BE" w:rsidR="00502896" w:rsidRDefault="00502896" w:rsidP="00502896">
      <w:pPr>
        <w:pStyle w:val="BodyText"/>
      </w:pPr>
      <w:r>
        <w:t>eller genom att erbjuda tjänstekontraktet</w:t>
      </w:r>
    </w:p>
    <w:p w14:paraId="6F93D2BF" w14:textId="0C7DE9C9" w:rsidR="00502896" w:rsidRDefault="00502896" w:rsidP="00502896">
      <w:pPr>
        <w:pStyle w:val="BodyText"/>
      </w:pPr>
      <w:r>
        <w:tab/>
      </w:r>
      <w:r w:rsidR="00137C8C">
        <w:t>urn:riv:itintegration:engagementindex:GetUpd</w:t>
      </w:r>
      <w:r>
        <w:t>atesResponder:1 (”index-pull”).</w:t>
      </w:r>
    </w:p>
    <w:p w14:paraId="06357BE7" w14:textId="1508DBBB" w:rsidR="00137C8C" w:rsidRDefault="00137C8C" w:rsidP="00502896">
      <w:pPr>
        <w:pStyle w:val="BodyText"/>
      </w:pPr>
      <w:r>
        <w:t>Ladda hem Engagemangsindex WSDL, scheman och tjänstekontraktsbeskrivning för detaljer.</w:t>
      </w:r>
    </w:p>
    <w:p w14:paraId="4CDF1167" w14:textId="77777777" w:rsidR="00137C8C" w:rsidRDefault="00137C8C" w:rsidP="00137C8C">
      <w:pPr>
        <w:pStyle w:val="BodyText"/>
      </w:pPr>
    </w:p>
    <w:p w14:paraId="24AB7702" w14:textId="77777777" w:rsidR="00137C8C" w:rsidRPr="00E2060F" w:rsidRDefault="00137C8C" w:rsidP="00137C8C">
      <w:pPr>
        <w:pStyle w:val="Body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ody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ody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ody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ody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ody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ody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ody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ody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ody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Person- eller samordningsnummer enligt skatteverkets </w:t>
            </w:r>
            <w:r w:rsidRPr="00137C8C">
              <w:rPr>
                <w:rFonts w:ascii="Times New Roman" w:hAnsi="Times New Roman"/>
              </w:rPr>
              <w:lastRenderedPageBreak/>
              <w:t xml:space="preserve">definition (12 tecken). </w:t>
            </w:r>
          </w:p>
        </w:tc>
        <w:tc>
          <w:tcPr>
            <w:tcW w:w="788" w:type="dxa"/>
            <w:shd w:val="clear" w:color="auto" w:fill="auto"/>
          </w:tcPr>
          <w:p w14:paraId="01F264E8"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1..1</w:t>
            </w:r>
          </w:p>
        </w:tc>
        <w:tc>
          <w:tcPr>
            <w:tcW w:w="1998" w:type="dxa"/>
            <w:shd w:val="clear" w:color="auto" w:fill="auto"/>
          </w:tcPr>
          <w:p w14:paraId="4B15CAB5" w14:textId="77777777" w:rsidR="00137C8C" w:rsidRPr="00137C8C" w:rsidRDefault="00137C8C" w:rsidP="002E33F3">
            <w:pPr>
              <w:pStyle w:val="BodyText"/>
              <w:rPr>
                <w:rFonts w:ascii="Times New Roman" w:hAnsi="Times New Roman"/>
              </w:rPr>
            </w:pPr>
          </w:p>
        </w:tc>
        <w:tc>
          <w:tcPr>
            <w:tcW w:w="1330" w:type="dxa"/>
            <w:shd w:val="clear" w:color="auto" w:fill="auto"/>
          </w:tcPr>
          <w:p w14:paraId="1E0E64F7"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Service domain*</w:t>
            </w:r>
          </w:p>
        </w:tc>
        <w:tc>
          <w:tcPr>
            <w:tcW w:w="1262" w:type="dxa"/>
            <w:shd w:val="clear" w:color="auto" w:fill="auto"/>
          </w:tcPr>
          <w:p w14:paraId="1CFFEB5A"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ody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ody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ody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odyText"/>
              <w:rPr>
                <w:rFonts w:ascii="Times New Roman" w:hAnsi="Times New Roman"/>
              </w:rPr>
            </w:pPr>
          </w:p>
        </w:tc>
        <w:tc>
          <w:tcPr>
            <w:tcW w:w="788" w:type="dxa"/>
            <w:shd w:val="clear" w:color="auto" w:fill="auto"/>
          </w:tcPr>
          <w:p w14:paraId="031E5195"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ody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ody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ody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ody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ody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ody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ody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ody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ody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odyText"/>
              <w:rPr>
                <w:rFonts w:ascii="Times New Roman" w:hAnsi="Times New Roman"/>
              </w:rPr>
            </w:pPr>
            <w:r w:rsidRPr="00137C8C">
              <w:rPr>
                <w:rFonts w:ascii="Times New Roman" w:hAnsi="Times New Roman"/>
              </w:rPr>
              <w:t>Clinical process interest Id</w:t>
            </w:r>
          </w:p>
        </w:tc>
        <w:tc>
          <w:tcPr>
            <w:tcW w:w="1262" w:type="dxa"/>
            <w:shd w:val="clear" w:color="auto" w:fill="auto"/>
          </w:tcPr>
          <w:p w14:paraId="364F3F8F" w14:textId="715F47B3" w:rsidR="00137C8C" w:rsidRPr="00137C8C" w:rsidRDefault="00137C8C" w:rsidP="002E33F3">
            <w:pPr>
              <w:pStyle w:val="BodyText"/>
              <w:rPr>
                <w:rFonts w:ascii="Times New Roman" w:hAnsi="Times New Roman"/>
              </w:rPr>
            </w:pPr>
            <w:r w:rsidRPr="00137C8C">
              <w:rPr>
                <w:rFonts w:ascii="Times New Roman" w:hAnsi="Times New Roman"/>
              </w:rPr>
              <w:t>Hälsoärende-id</w:t>
            </w:r>
          </w:p>
        </w:tc>
        <w:tc>
          <w:tcPr>
            <w:tcW w:w="2444" w:type="dxa"/>
            <w:shd w:val="clear" w:color="auto" w:fill="auto"/>
          </w:tcPr>
          <w:p w14:paraId="19462AF1" w14:textId="6F4E832E" w:rsidR="00137C8C" w:rsidRPr="00137C8C" w:rsidRDefault="00137C8C" w:rsidP="002E33F3">
            <w:pPr>
              <w:pStyle w:val="BodyText"/>
              <w:rPr>
                <w:rFonts w:ascii="Times New Roman" w:hAnsi="Times New Roman"/>
              </w:rPr>
            </w:pPr>
            <w:r w:rsidRPr="00137C8C">
              <w:rPr>
                <w:rFonts w:ascii="Times New Roman" w:hAnsi="Times New Roman"/>
              </w:rPr>
              <w:t>GUID</w:t>
            </w:r>
          </w:p>
        </w:tc>
        <w:tc>
          <w:tcPr>
            <w:tcW w:w="788" w:type="dxa"/>
            <w:shd w:val="clear" w:color="auto" w:fill="auto"/>
          </w:tcPr>
          <w:p w14:paraId="33EA18CC" w14:textId="320B5DF1"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odyText"/>
              <w:rPr>
                <w:rFonts w:ascii="Times New Roman" w:hAnsi="Times New Roman"/>
              </w:rPr>
            </w:pPr>
            <w:r w:rsidRPr="00137C8C">
              <w:rPr>
                <w:rFonts w:ascii="Times New Roman" w:hAnsi="Times New Roman"/>
              </w:rPr>
              <w:t>”NA” (ännu ej tillämpat i tjänstedomänen)</w:t>
            </w:r>
          </w:p>
        </w:tc>
        <w:tc>
          <w:tcPr>
            <w:tcW w:w="1330" w:type="dxa"/>
            <w:shd w:val="clear" w:color="auto" w:fill="auto"/>
          </w:tcPr>
          <w:p w14:paraId="691081F3" w14:textId="52E80534"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odyText"/>
              <w:rPr>
                <w:rFonts w:ascii="Times New Roman" w:hAnsi="Times New Roman"/>
              </w:rPr>
            </w:pPr>
            <w:r w:rsidRPr="00137C8C">
              <w:rPr>
                <w:rFonts w:ascii="Times New Roman" w:hAnsi="Times New Roman"/>
              </w:rPr>
              <w:t>Most Recent Content*</w:t>
            </w:r>
          </w:p>
        </w:tc>
        <w:tc>
          <w:tcPr>
            <w:tcW w:w="1262" w:type="dxa"/>
            <w:shd w:val="clear" w:color="auto" w:fill="auto"/>
          </w:tcPr>
          <w:p w14:paraId="1CA84FAE" w14:textId="49CF0DAA" w:rsidR="00137C8C" w:rsidRPr="00137C8C" w:rsidRDefault="00137C8C" w:rsidP="002E33F3">
            <w:pPr>
              <w:pStyle w:val="Body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ody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ody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ody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ody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ody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ody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lastRenderedPageBreak/>
              <w:t>Update Time</w:t>
            </w:r>
          </w:p>
        </w:tc>
        <w:tc>
          <w:tcPr>
            <w:tcW w:w="1262" w:type="dxa"/>
            <w:shd w:val="clear" w:color="auto" w:fill="auto"/>
          </w:tcPr>
          <w:p w14:paraId="73801CD7" w14:textId="4C61021C" w:rsidR="00137C8C" w:rsidRPr="00137C8C" w:rsidRDefault="00137C8C" w:rsidP="002E33F3">
            <w:pPr>
              <w:pStyle w:val="Body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ody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ody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ody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ody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ody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ody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ody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ody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ody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ody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Heading2"/>
        <w:numPr>
          <w:ilvl w:val="0"/>
          <w:numId w:val="0"/>
        </w:numPr>
        <w:rPr>
          <w:highlight w:val="yellow"/>
        </w:rPr>
      </w:pPr>
    </w:p>
    <w:p w14:paraId="7D892E8E" w14:textId="3B1939F6" w:rsidR="007E47C0" w:rsidRDefault="007E47C0" w:rsidP="007E47C0">
      <w:pPr>
        <w:pStyle w:val="Heading1"/>
      </w:pPr>
      <w:bookmarkStart w:id="108" w:name="_Toc224960921"/>
      <w:bookmarkStart w:id="109" w:name="_Toc357754852"/>
      <w:bookmarkStart w:id="110" w:name="_Toc254367745"/>
      <w:r>
        <w:t>Tjänstedomänens krav och regler</w:t>
      </w:r>
      <w:bookmarkEnd w:id="108"/>
      <w:bookmarkEnd w:id="109"/>
      <w:bookmarkEnd w:id="110"/>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Heading2"/>
      </w:pPr>
      <w:bookmarkStart w:id="111" w:name="_Informationssäkerhet_och_juridik"/>
      <w:bookmarkStart w:id="112" w:name="_Toc357754853"/>
      <w:bookmarkStart w:id="113" w:name="_Toc254367746"/>
      <w:bookmarkEnd w:id="111"/>
      <w:r>
        <w:t>Informationssäkerhet och juridik</w:t>
      </w:r>
      <w:bookmarkEnd w:id="112"/>
      <w:bookmarkEnd w:id="113"/>
    </w:p>
    <w:p w14:paraId="293C5933" w14:textId="77777777" w:rsidR="00FB69B3" w:rsidRPr="00FB69B3" w:rsidRDefault="00FB69B3" w:rsidP="00FB69B3">
      <w:pPr>
        <w:pStyle w:val="Rubrik3b"/>
        <w:ind w:left="0" w:firstLine="0"/>
        <w:rPr>
          <w:rFonts w:ascii="Georgia" w:hAnsi="Georgia"/>
        </w:rPr>
      </w:pPr>
      <w:bookmarkStart w:id="114" w:name="_Toc219337771"/>
      <w:bookmarkStart w:id="115" w:name="_Toc227077995"/>
      <w:bookmarkStart w:id="116" w:name="_Toc245231399"/>
      <w:bookmarkStart w:id="117" w:name="_Toc254367747"/>
      <w:r w:rsidRPr="00FB69B3">
        <w:rPr>
          <w:rFonts w:ascii="Georgia" w:hAnsi="Georgia"/>
        </w:rPr>
        <w:t>Medarbetarens direktåtkomst</w:t>
      </w:r>
      <w:bookmarkEnd w:id="114"/>
      <w:bookmarkEnd w:id="115"/>
      <w:bookmarkEnd w:id="116"/>
      <w:bookmarkEnd w:id="117"/>
    </w:p>
    <w:p w14:paraId="0B36B10E" w14:textId="77777777" w:rsidR="00FB69B3" w:rsidRDefault="00FB69B3" w:rsidP="00FB69B3">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w:t>
      </w:r>
      <w:r>
        <w:lastRenderedPageBreak/>
        <w:t xml:space="preserve">regelverket för samtycke, vårdrelation och åtkomstloggning måste följas. Dessutom finns krav från datainspektionen om ytterligare teknisk åtkomstkontroll. </w:t>
      </w:r>
    </w:p>
    <w:p w14:paraId="4C330A0D" w14:textId="77777777" w:rsidR="00FB69B3" w:rsidRDefault="00FB69B3" w:rsidP="00FB69B3">
      <w:pPr>
        <w:pStyle w:val="BodyText"/>
        <w:ind w:right="119"/>
      </w:pPr>
    </w:p>
    <w:p w14:paraId="5D1575C1" w14:textId="77777777" w:rsidR="00FB69B3" w:rsidRDefault="00FB69B3" w:rsidP="00FB69B3">
      <w:pPr>
        <w:pStyle w:val="Body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odyText"/>
        <w:ind w:right="119"/>
      </w:pPr>
    </w:p>
    <w:p w14:paraId="66206170" w14:textId="77777777" w:rsidR="00FB69B3" w:rsidRDefault="00FB69B3" w:rsidP="00FB69B3">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118" w:name="_Toc219337772"/>
      <w:bookmarkStart w:id="119" w:name="_Toc227077996"/>
      <w:bookmarkStart w:id="120" w:name="_Toc229537043"/>
      <w:bookmarkStart w:id="121" w:name="_Toc245231400"/>
      <w:bookmarkStart w:id="122" w:name="_Toc254367748"/>
      <w:r w:rsidRPr="00FB69B3">
        <w:rPr>
          <w:rFonts w:ascii="Georgia" w:hAnsi="Georgia"/>
        </w:rPr>
        <w:t>Patientens direktåtkomst</w:t>
      </w:r>
      <w:bookmarkEnd w:id="118"/>
      <w:bookmarkEnd w:id="119"/>
      <w:bookmarkEnd w:id="120"/>
      <w:bookmarkEnd w:id="121"/>
      <w:bookmarkEnd w:id="122"/>
    </w:p>
    <w:p w14:paraId="54A045AF" w14:textId="77777777" w:rsidR="00FB69B3" w:rsidRPr="00EF4A67" w:rsidRDefault="00FB69B3" w:rsidP="00FB69B3">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123" w:name="_Toc219337773"/>
      <w:bookmarkStart w:id="124" w:name="_Toc227077997"/>
      <w:bookmarkStart w:id="125" w:name="_Toc245231401"/>
      <w:bookmarkStart w:id="126" w:name="_Toc254367749"/>
      <w:r w:rsidRPr="00FB69B3">
        <w:rPr>
          <w:rFonts w:ascii="Georgia" w:hAnsi="Georgia"/>
        </w:rPr>
        <w:t>Generellt</w:t>
      </w:r>
      <w:bookmarkEnd w:id="123"/>
      <w:bookmarkEnd w:id="124"/>
      <w:bookmarkEnd w:id="125"/>
      <w:bookmarkEnd w:id="126"/>
    </w:p>
    <w:p w14:paraId="0557FA25" w14:textId="77777777" w:rsidR="00FB69B3" w:rsidRDefault="00FB69B3" w:rsidP="00FB69B3">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127" w:name="_Toc254367750"/>
      <w:r>
        <w:t>Icke funktionella krav</w:t>
      </w:r>
      <w:bookmarkEnd w:id="127"/>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Heading3"/>
      </w:pPr>
      <w:bookmarkStart w:id="128" w:name="_Toc254367751"/>
      <w:r>
        <w:t>SLA krav</w:t>
      </w:r>
      <w:bookmarkEnd w:id="128"/>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lastRenderedPageBreak/>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odyText"/>
      </w:pPr>
    </w:p>
    <w:p w14:paraId="7411275B" w14:textId="77777777" w:rsidR="00265F33" w:rsidRDefault="00265F33" w:rsidP="00C54F68">
      <w:pPr>
        <w:pStyle w:val="Heading3"/>
      </w:pPr>
      <w:bookmarkStart w:id="129" w:name="_Toc254367752"/>
      <w:r>
        <w:t>Övriga krav</w:t>
      </w:r>
      <w:bookmarkEnd w:id="129"/>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lastRenderedPageBreak/>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Heading2"/>
      </w:pPr>
      <w:bookmarkStart w:id="130" w:name="_Toc357754854"/>
      <w:bookmarkStart w:id="131" w:name="_Toc224960922"/>
      <w:bookmarkStart w:id="132" w:name="_Toc357754855"/>
      <w:bookmarkStart w:id="133" w:name="_Toc254367753"/>
      <w:bookmarkEnd w:id="27"/>
      <w:bookmarkEnd w:id="28"/>
      <w:bookmarkEnd w:id="29"/>
      <w:r>
        <w:t>Felhantering</w:t>
      </w:r>
      <w:bookmarkEnd w:id="130"/>
      <w:bookmarkEnd w:id="133"/>
    </w:p>
    <w:p w14:paraId="53FA685A" w14:textId="77777777" w:rsidR="008C41FF" w:rsidRDefault="008C41FF" w:rsidP="008C41FF">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Heading3"/>
      </w:pPr>
      <w:bookmarkStart w:id="134" w:name="_Toc254367754"/>
      <w:r>
        <w:t>Krav på en tjänsteproducent</w:t>
      </w:r>
      <w:bookmarkEnd w:id="134"/>
    </w:p>
    <w:p w14:paraId="48ED7355" w14:textId="77777777" w:rsidR="007C5E55" w:rsidRDefault="007C5E55" w:rsidP="007C5E55">
      <w:pPr>
        <w:pStyle w:val="Heading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Heading4"/>
        <w:numPr>
          <w:ilvl w:val="0"/>
          <w:numId w:val="0"/>
        </w:numPr>
        <w:ind w:left="864"/>
      </w:pPr>
    </w:p>
    <w:p w14:paraId="1F1C35DA" w14:textId="77777777" w:rsidR="007C5E55" w:rsidRDefault="007C5E55" w:rsidP="007C5E55">
      <w:pPr>
        <w:pStyle w:val="Heading4"/>
      </w:pPr>
      <w:r>
        <w:t>Tekniska fel</w:t>
      </w:r>
    </w:p>
    <w:p w14:paraId="1164894E" w14:textId="77777777" w:rsidR="00B0697D" w:rsidRPr="00F94286" w:rsidRDefault="00B0697D" w:rsidP="00B0697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Heading3"/>
        <w:numPr>
          <w:ilvl w:val="0"/>
          <w:numId w:val="0"/>
        </w:numPr>
        <w:ind w:left="720"/>
      </w:pPr>
    </w:p>
    <w:p w14:paraId="03C2254E" w14:textId="77777777" w:rsidR="007C5E55" w:rsidRPr="00E131FD" w:rsidRDefault="007C5E55" w:rsidP="007C5E55">
      <w:pPr>
        <w:pStyle w:val="Heading3"/>
      </w:pPr>
      <w:bookmarkStart w:id="135" w:name="_Toc254367755"/>
      <w:r>
        <w:t>Krav på en tjänstekonsument</w:t>
      </w:r>
      <w:bookmarkEnd w:id="135"/>
    </w:p>
    <w:p w14:paraId="4A1DCE71" w14:textId="77777777" w:rsidR="007C5E55" w:rsidRDefault="007C5E55" w:rsidP="007C5E55">
      <w:pPr>
        <w:pStyle w:val="Heading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Heading4"/>
        <w:numPr>
          <w:ilvl w:val="0"/>
          <w:numId w:val="0"/>
        </w:numPr>
        <w:ind w:left="864"/>
      </w:pPr>
    </w:p>
    <w:p w14:paraId="472D0B7B" w14:textId="77777777" w:rsidR="007C5E55" w:rsidRDefault="007C5E55" w:rsidP="007C5E55">
      <w:pPr>
        <w:pStyle w:val="Heading4"/>
      </w:pPr>
      <w:r>
        <w:t>Tekniska fel</w:t>
      </w:r>
    </w:p>
    <w:p w14:paraId="261E426E" w14:textId="5FD44FBD" w:rsidR="007C5E55" w:rsidRDefault="008C41FF" w:rsidP="00F94286">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odyText"/>
        <w:ind w:right="119"/>
      </w:pPr>
    </w:p>
    <w:p w14:paraId="00665E9D" w14:textId="11DC2054" w:rsidR="008957E8" w:rsidRPr="00836205" w:rsidRDefault="00836205" w:rsidP="008957E8">
      <w:pPr>
        <w:rPr>
          <w:sz w:val="30"/>
          <w:szCs w:val="30"/>
        </w:rPr>
      </w:pPr>
      <w:bookmarkStart w:id="136" w:name="_Toc379448260"/>
      <w:r>
        <w:rPr>
          <w:sz w:val="30"/>
          <w:szCs w:val="30"/>
        </w:rPr>
        <w:t>5</w:t>
      </w:r>
      <w:r w:rsidR="008957E8" w:rsidRPr="00836205">
        <w:rPr>
          <w:sz w:val="30"/>
          <w:szCs w:val="30"/>
        </w:rPr>
        <w:t xml:space="preserve"> Gemensamma informationskomponenter</w:t>
      </w:r>
      <w:bookmarkEnd w:id="136"/>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ink"/>
          </w:rPr>
          <w:t>Informationssäkerhet och juridik</w:t>
        </w:r>
      </w:hyperlink>
      <w:r>
        <w:t>” ovan.</w:t>
      </w:r>
    </w:p>
    <w:p w14:paraId="382A5BD2" w14:textId="239D7A7A" w:rsidR="008957E8" w:rsidRDefault="008957E8" w:rsidP="008957E8">
      <w:pPr>
        <w:tabs>
          <w:tab w:val="left" w:pos="567"/>
        </w:tabs>
        <w:spacing w:before="120"/>
        <w:ind w:right="838"/>
      </w:pPr>
      <w:r>
        <w:t>De gemensamma typerna bes</w:t>
      </w:r>
      <w:r w:rsidR="00DB6CA6">
        <w:t>krivs i bilaga/bilagor med namn</w:t>
      </w:r>
      <w:r>
        <w:t xml:space="preserve"> ”B</w:t>
      </w:r>
      <w:r w:rsidR="00D622F8">
        <w:t>ilaga_Gemensamma_typer_1</w:t>
      </w:r>
      <w:r>
        <w:t>.pdf”</w:t>
      </w:r>
    </w:p>
    <w:p w14:paraId="511FB216" w14:textId="77777777" w:rsidR="007E47C0" w:rsidRDefault="007E47C0" w:rsidP="007E47C0">
      <w:pPr>
        <w:pStyle w:val="Heading1"/>
      </w:pPr>
      <w:bookmarkStart w:id="137" w:name="_Toc254367756"/>
      <w:r>
        <w:lastRenderedPageBreak/>
        <w:t xml:space="preserve">Tjänstedomänens </w:t>
      </w:r>
      <w:bookmarkEnd w:id="131"/>
      <w:r>
        <w:t>meddelandemodeller</w:t>
      </w:r>
      <w:bookmarkEnd w:id="132"/>
      <w:bookmarkEnd w:id="137"/>
    </w:p>
    <w:p w14:paraId="47FFE2B7" w14:textId="77777777" w:rsidR="007E47C0" w:rsidRDefault="007E47C0" w:rsidP="007E47C0">
      <w:bookmarkStart w:id="138"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Heading2"/>
      </w:pPr>
      <w:bookmarkStart w:id="139" w:name="_Toc357754856"/>
      <w:bookmarkStart w:id="140" w:name="_Toc254367757"/>
      <w:r>
        <w:t>V-MIM</w:t>
      </w:r>
      <w:bookmarkEnd w:id="139"/>
      <w:bookmarkEnd w:id="140"/>
      <w:r>
        <w:t xml:space="preserve"> </w:t>
      </w:r>
    </w:p>
    <w:p w14:paraId="005A3890" w14:textId="40ADF66B" w:rsidR="007E47C0" w:rsidRPr="0093401A" w:rsidRDefault="0093401A" w:rsidP="0093401A">
      <w:pPr>
        <w:pStyle w:val="Heading3"/>
        <w:numPr>
          <w:ilvl w:val="0"/>
          <w:numId w:val="0"/>
        </w:numPr>
        <w:ind w:left="720" w:hanging="720"/>
        <w:rPr>
          <w:sz w:val="20"/>
          <w:szCs w:val="20"/>
        </w:rPr>
      </w:pPr>
      <w:bookmarkStart w:id="141" w:name="_Toc254367758"/>
      <w:r w:rsidRPr="0093401A">
        <w:rPr>
          <w:sz w:val="20"/>
          <w:szCs w:val="20"/>
        </w:rPr>
        <w:t>5.1.1 GetReferallOutcome</w:t>
      </w:r>
      <w:bookmarkEnd w:id="141"/>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Heading3"/>
        <w:numPr>
          <w:ilvl w:val="0"/>
          <w:numId w:val="0"/>
        </w:numPr>
        <w:ind w:left="720" w:hanging="720"/>
        <w:rPr>
          <w:sz w:val="20"/>
          <w:szCs w:val="20"/>
        </w:rPr>
      </w:pPr>
      <w:bookmarkStart w:id="142" w:name="_Toc254367759"/>
      <w:r>
        <w:rPr>
          <w:sz w:val="20"/>
          <w:szCs w:val="20"/>
        </w:rPr>
        <w:t>5.1.2</w:t>
      </w:r>
      <w:r w:rsidRPr="0093401A">
        <w:rPr>
          <w:sz w:val="20"/>
          <w:szCs w:val="20"/>
        </w:rPr>
        <w:t xml:space="preserve"> Get</w:t>
      </w:r>
      <w:r>
        <w:rPr>
          <w:sz w:val="20"/>
          <w:szCs w:val="20"/>
        </w:rPr>
        <w:t>MaternityMedicalHistory</w:t>
      </w:r>
      <w:bookmarkEnd w:id="142"/>
    </w:p>
    <w:p w14:paraId="044E4408" w14:textId="77777777" w:rsidR="0093401A" w:rsidRDefault="0093401A" w:rsidP="0093401A">
      <w:pPr>
        <w:pStyle w:val="Body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odyText"/>
      </w:pPr>
    </w:p>
    <w:p w14:paraId="0FF089A5" w14:textId="364C609A" w:rsidR="0093401A" w:rsidRPr="00907C9B" w:rsidRDefault="001170E4" w:rsidP="0093401A">
      <w:pPr>
        <w:spacing w:line="239" w:lineRule="auto"/>
        <w:ind w:right="145"/>
        <w:rPr>
          <w:spacing w:val="-1"/>
        </w:rPr>
      </w:pPr>
      <w:r>
        <w:rPr>
          <w:noProof/>
          <w:lang w:val="en-US"/>
        </w:rPr>
        <w:drawing>
          <wp:inline distT="0" distB="0" distL="0" distR="0" wp14:anchorId="2B22D414" wp14:editId="7326721E">
            <wp:extent cx="5507990" cy="3268338"/>
            <wp:effectExtent l="0" t="0" r="3810" b="8890"/>
            <wp:docPr id="2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52CC9895" w14:textId="77777777" w:rsidR="007E47C0" w:rsidRPr="002F2D14" w:rsidRDefault="007E47C0" w:rsidP="007E47C0"/>
    <w:p w14:paraId="219B651A" w14:textId="77777777" w:rsidR="007E47C0" w:rsidRDefault="007E47C0" w:rsidP="007E47C0">
      <w:bookmarkStart w:id="143" w:name="_Toc176141590"/>
      <w:bookmarkStart w:id="144" w:name="_Toc176141594"/>
      <w:bookmarkStart w:id="145" w:name="_Toc182360207"/>
      <w:bookmarkStart w:id="146" w:name="_Toc182360366"/>
      <w:bookmarkStart w:id="147" w:name="_Toc182362292"/>
      <w:bookmarkEnd w:id="143"/>
      <w:bookmarkEnd w:id="144"/>
      <w:bookmarkEnd w:id="145"/>
      <w:bookmarkEnd w:id="146"/>
      <w:bookmarkEnd w:id="147"/>
    </w:p>
    <w:p w14:paraId="56C01FCC" w14:textId="426F371F" w:rsidR="0093401A" w:rsidRPr="0093401A" w:rsidRDefault="0093401A" w:rsidP="0093401A">
      <w:pPr>
        <w:pStyle w:val="Heading3"/>
        <w:numPr>
          <w:ilvl w:val="0"/>
          <w:numId w:val="0"/>
        </w:numPr>
        <w:ind w:left="720" w:hanging="720"/>
        <w:rPr>
          <w:sz w:val="20"/>
          <w:szCs w:val="20"/>
        </w:rPr>
      </w:pPr>
      <w:bookmarkStart w:id="148" w:name="_Toc254367760"/>
      <w:r>
        <w:rPr>
          <w:sz w:val="20"/>
          <w:szCs w:val="20"/>
        </w:rPr>
        <w:t>5.1.2</w:t>
      </w:r>
      <w:r w:rsidRPr="0093401A">
        <w:rPr>
          <w:sz w:val="20"/>
          <w:szCs w:val="20"/>
        </w:rPr>
        <w:t xml:space="preserve"> Get</w:t>
      </w:r>
      <w:r w:rsidR="009003B9">
        <w:rPr>
          <w:sz w:val="20"/>
          <w:szCs w:val="20"/>
        </w:rPr>
        <w:t>LaboratoryOrderOutcome</w:t>
      </w:r>
      <w:bookmarkEnd w:id="148"/>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Heading1"/>
      </w:pPr>
      <w:bookmarkStart w:id="149" w:name="_Toc357754858"/>
      <w:bookmarkStart w:id="150" w:name="_Toc254367761"/>
      <w:r>
        <w:lastRenderedPageBreak/>
        <w:t>Tjänstekontrakt</w:t>
      </w:r>
      <w:bookmarkEnd w:id="138"/>
      <w:bookmarkEnd w:id="149"/>
      <w:bookmarkEnd w:id="150"/>
    </w:p>
    <w:p w14:paraId="0A48ED19" w14:textId="652CA76E" w:rsidR="00F27703" w:rsidRPr="00F27703" w:rsidRDefault="00F27703" w:rsidP="00F27703">
      <w:pPr>
        <w:pStyle w:val="Heading2"/>
      </w:pPr>
      <w:bookmarkStart w:id="151" w:name="_Toc248640905"/>
      <w:bookmarkStart w:id="152" w:name="_Toc254367762"/>
      <w:r w:rsidRPr="00F27703">
        <w:t>GetReferralOutcome</w:t>
      </w:r>
      <w:bookmarkEnd w:id="151"/>
      <w:bookmarkEnd w:id="152"/>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153" w:name="_Toc379448266"/>
      <w:r>
        <w:t>Gemensamma informationskomponenter</w:t>
      </w:r>
      <w:bookmarkEnd w:id="153"/>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Heading3"/>
      </w:pPr>
      <w:bookmarkStart w:id="154" w:name="_Toc254367763"/>
      <w:r>
        <w:t>Version</w:t>
      </w:r>
      <w:bookmarkEnd w:id="154"/>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Heading3"/>
      </w:pPr>
      <w:bookmarkStart w:id="155" w:name="_Toc254367764"/>
      <w:r>
        <w:t>Fältregler</w:t>
      </w:r>
      <w:bookmarkEnd w:id="155"/>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556159" w:rsidRDefault="001D061B" w:rsidP="00514BAB">
            <w:pPr>
              <w:pStyle w:val="TableParagraph"/>
              <w:spacing w:line="229" w:lineRule="exact"/>
              <w:ind w:left="102"/>
              <w:rPr>
                <w:rFonts w:ascii="Times New Roman" w:eastAsia="Times New Roman" w:hAnsi="Times New Roman" w:cs="Times New Roman"/>
                <w:b/>
                <w:spacing w:val="-1"/>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417" w:type="dxa"/>
          </w:tcPr>
          <w:p w14:paraId="110B61AA"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14058A2F" w14:textId="77777777" w:rsidTr="00514BAB">
        <w:tc>
          <w:tcPr>
            <w:tcW w:w="2660" w:type="dxa"/>
          </w:tcPr>
          <w:p w14:paraId="3BF48D26" w14:textId="3392E100" w:rsidR="001D061B" w:rsidRPr="00907C9B" w:rsidRDefault="001D061B" w:rsidP="00514BAB">
            <w:pPr>
              <w:pStyle w:val="TableParagraph"/>
              <w:spacing w:line="229" w:lineRule="exact"/>
              <w:ind w:left="102"/>
              <w:rPr>
                <w:b/>
                <w:spacing w:val="-1"/>
                <w:sz w:val="20"/>
                <w:szCs w:val="20"/>
              </w:rPr>
            </w:pPr>
            <w:r>
              <w:rPr>
                <w:sz w:val="20"/>
                <w:szCs w:val="20"/>
              </w:rPr>
              <w:t>careUnitHSAid</w:t>
            </w:r>
            <w:r w:rsidRPr="00907C9B">
              <w:rPr>
                <w:sz w:val="20"/>
                <w:szCs w:val="20"/>
              </w:rPr>
              <w:t xml:space="preserve"> </w:t>
            </w:r>
          </w:p>
        </w:tc>
        <w:tc>
          <w:tcPr>
            <w:tcW w:w="1417" w:type="dxa"/>
          </w:tcPr>
          <w:p w14:paraId="2FD7B895" w14:textId="24CE921F"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HSAidType</w:t>
            </w:r>
          </w:p>
        </w:tc>
        <w:tc>
          <w:tcPr>
            <w:tcW w:w="4111" w:type="dxa"/>
          </w:tcPr>
          <w:p w14:paraId="01D0F470" w14:textId="23C86FED"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Filtrering på 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Pr="00360C3A">
              <w:rPr>
                <w:spacing w:val="-1"/>
                <w:sz w:val="20"/>
                <w:szCs w:val="20"/>
              </w:rPr>
              <w:t xml:space="preserve">healthcareProfessionalCareUnitHSAId </w:t>
            </w:r>
            <w:r w:rsidRPr="00907C9B">
              <w:rPr>
                <w:spacing w:val="-1"/>
                <w:sz w:val="20"/>
                <w:szCs w:val="20"/>
              </w:rPr>
              <w:t xml:space="preserve">i </w:t>
            </w:r>
            <w:r w:rsidRPr="00360C3A">
              <w:rPr>
                <w:spacing w:val="-1"/>
                <w:sz w:val="20"/>
                <w:szCs w:val="20"/>
              </w:rPr>
              <w:t>accountableHealthcareProfessional</w:t>
            </w:r>
            <w:r>
              <w:rPr>
                <w:spacing w:val="-1"/>
                <w:sz w:val="20"/>
                <w:szCs w:val="20"/>
              </w:rPr>
              <w:t>.</w:t>
            </w:r>
          </w:p>
        </w:tc>
        <w:tc>
          <w:tcPr>
            <w:tcW w:w="1418" w:type="dxa"/>
          </w:tcPr>
          <w:p w14:paraId="5B7AA792" w14:textId="77777777" w:rsidR="001D061B" w:rsidRPr="00907C9B" w:rsidRDefault="001D061B" w:rsidP="008A6494">
            <w:pPr>
              <w:spacing w:line="229" w:lineRule="exact"/>
              <w:ind w:left="102"/>
              <w:rPr>
                <w:szCs w:val="20"/>
              </w:rPr>
            </w:pPr>
            <w:r>
              <w:rPr>
                <w:szCs w:val="20"/>
              </w:rPr>
              <w:t>0</w:t>
            </w:r>
            <w:r w:rsidRPr="00907C9B">
              <w:rPr>
                <w:szCs w:val="20"/>
              </w:rPr>
              <w:t>.</w:t>
            </w:r>
            <w:r w:rsidRPr="00907C9B">
              <w:rPr>
                <w:spacing w:val="-1"/>
                <w:szCs w:val="20"/>
              </w:rPr>
              <w:t>.</w:t>
            </w:r>
            <w:r>
              <w:rPr>
                <w:szCs w:val="20"/>
              </w:rPr>
              <w:t>*</w:t>
            </w:r>
          </w:p>
          <w:p w14:paraId="483E2B07"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7D0BDD62" w14:textId="77777777" w:rsidTr="00514BAB">
        <w:tc>
          <w:tcPr>
            <w:tcW w:w="2660" w:type="dxa"/>
          </w:tcPr>
          <w:p w14:paraId="0113580B" w14:textId="4B390697" w:rsidR="001D061B" w:rsidRDefault="001D061B" w:rsidP="00514BAB">
            <w:pPr>
              <w:pStyle w:val="TableParagraph"/>
              <w:spacing w:line="229" w:lineRule="exact"/>
              <w:ind w:left="102"/>
              <w:rPr>
                <w:sz w:val="20"/>
                <w:szCs w:val="20"/>
              </w:rPr>
            </w:pPr>
            <w:r w:rsidRPr="00907C9B">
              <w:rPr>
                <w:sz w:val="20"/>
                <w:szCs w:val="20"/>
              </w:rPr>
              <w:t>patient</w:t>
            </w:r>
            <w:r>
              <w:rPr>
                <w:sz w:val="20"/>
                <w:szCs w:val="20"/>
              </w:rPr>
              <w:t>Id</w:t>
            </w:r>
          </w:p>
        </w:tc>
        <w:tc>
          <w:tcPr>
            <w:tcW w:w="1417" w:type="dxa"/>
          </w:tcPr>
          <w:p w14:paraId="5E253C1E" w14:textId="65BEB0C9" w:rsidR="001D061B" w:rsidRDefault="001D061B" w:rsidP="00514BAB">
            <w:pPr>
              <w:pStyle w:val="TableParagraph"/>
              <w:spacing w:line="226" w:lineRule="exact"/>
              <w:ind w:left="102"/>
              <w:rPr>
                <w:spacing w:val="-1"/>
                <w:sz w:val="20"/>
                <w:szCs w:val="20"/>
              </w:rPr>
            </w:pPr>
            <w:r>
              <w:rPr>
                <w:spacing w:val="-1"/>
                <w:sz w:val="20"/>
                <w:szCs w:val="20"/>
              </w:rPr>
              <w:t>PersonIdType</w:t>
            </w:r>
          </w:p>
        </w:tc>
        <w:tc>
          <w:tcPr>
            <w:tcW w:w="4111" w:type="dxa"/>
          </w:tcPr>
          <w:p w14:paraId="5580257D" w14:textId="5F90F85E" w:rsidR="001D061B" w:rsidRDefault="001D061B" w:rsidP="00514BAB">
            <w:pPr>
              <w:pStyle w:val="TableParagraph"/>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1418" w:type="dxa"/>
          </w:tcPr>
          <w:p w14:paraId="302B0281" w14:textId="579516D2" w:rsidR="001D061B" w:rsidRDefault="001D061B" w:rsidP="008A6494">
            <w:pPr>
              <w:spacing w:line="229" w:lineRule="exact"/>
              <w:ind w:left="102"/>
              <w:rPr>
                <w:szCs w:val="20"/>
              </w:rPr>
            </w:pPr>
            <w:r w:rsidRPr="00907C9B">
              <w:rPr>
                <w:szCs w:val="20"/>
              </w:rPr>
              <w:t>1..1</w:t>
            </w:r>
          </w:p>
        </w:tc>
      </w:tr>
      <w:tr w:rsidR="001D061B" w14:paraId="5F2DC0EA" w14:textId="77777777" w:rsidTr="00514BAB">
        <w:tc>
          <w:tcPr>
            <w:tcW w:w="2660" w:type="dxa"/>
          </w:tcPr>
          <w:p w14:paraId="0E3FE5C8" w14:textId="794EAA3F" w:rsidR="001D061B" w:rsidRPr="00907C9B" w:rsidRDefault="001D061B" w:rsidP="00514BAB">
            <w:pPr>
              <w:pStyle w:val="TableParagraph"/>
              <w:spacing w:line="229" w:lineRule="exact"/>
              <w:ind w:left="102"/>
              <w:rPr>
                <w:sz w:val="20"/>
                <w:szCs w:val="20"/>
              </w:rPr>
            </w:pPr>
            <w:r w:rsidRPr="00907C9B">
              <w:rPr>
                <w:sz w:val="20"/>
                <w:szCs w:val="20"/>
              </w:rPr>
              <w:t>timePeriod</w:t>
            </w:r>
          </w:p>
        </w:tc>
        <w:tc>
          <w:tcPr>
            <w:tcW w:w="1417" w:type="dxa"/>
          </w:tcPr>
          <w:p w14:paraId="445EDE7B" w14:textId="59E6198A" w:rsidR="001D061B" w:rsidRDefault="001D061B" w:rsidP="00514BAB">
            <w:pPr>
              <w:pStyle w:val="TableParagraph"/>
              <w:spacing w:line="226" w:lineRule="exact"/>
              <w:ind w:left="102"/>
              <w:rPr>
                <w:spacing w:val="-1"/>
                <w:sz w:val="20"/>
                <w:szCs w:val="20"/>
              </w:rPr>
            </w:pPr>
            <w:r>
              <w:rPr>
                <w:spacing w:val="-1"/>
                <w:sz w:val="20"/>
                <w:szCs w:val="20"/>
              </w:rPr>
              <w:t>DatePeriodType</w:t>
            </w:r>
          </w:p>
        </w:tc>
        <w:tc>
          <w:tcPr>
            <w:tcW w:w="4111" w:type="dxa"/>
          </w:tcPr>
          <w:p w14:paraId="0689F0B3" w14:textId="6B6E9746" w:rsidR="001D061B" w:rsidRPr="0041336D" w:rsidRDefault="001D061B" w:rsidP="00514BAB">
            <w:pPr>
              <w:pStyle w:val="TableParagraph"/>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907C9B" w:rsidRDefault="001D061B" w:rsidP="008A6494">
            <w:pPr>
              <w:spacing w:line="229" w:lineRule="exact"/>
              <w:ind w:left="102"/>
              <w:rPr>
                <w:szCs w:val="20"/>
              </w:rPr>
            </w:pPr>
            <w:r w:rsidRPr="00907C9B">
              <w:rPr>
                <w:szCs w:val="20"/>
              </w:rPr>
              <w:t>0..1</w:t>
            </w:r>
          </w:p>
        </w:tc>
      </w:tr>
      <w:tr w:rsidR="001D061B" w14:paraId="0D10A790" w14:textId="77777777" w:rsidTr="00514BAB">
        <w:tc>
          <w:tcPr>
            <w:tcW w:w="2660" w:type="dxa"/>
          </w:tcPr>
          <w:p w14:paraId="05A32F70" w14:textId="52F8F689" w:rsidR="001D061B" w:rsidRPr="00907C9B" w:rsidRDefault="001D061B" w:rsidP="00514BAB">
            <w:pPr>
              <w:pStyle w:val="TableParagraph"/>
              <w:spacing w:line="229" w:lineRule="exact"/>
              <w:ind w:left="102"/>
              <w:rPr>
                <w:sz w:val="20"/>
                <w:szCs w:val="20"/>
              </w:rPr>
            </w:pPr>
            <w:r>
              <w:rPr>
                <w:sz w:val="20"/>
                <w:szCs w:val="20"/>
              </w:rPr>
              <w:t>../start</w:t>
            </w:r>
          </w:p>
        </w:tc>
        <w:tc>
          <w:tcPr>
            <w:tcW w:w="1417" w:type="dxa"/>
          </w:tcPr>
          <w:p w14:paraId="605F7E61" w14:textId="3416BA9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4A803865" w14:textId="6700FE02" w:rsidR="001D061B" w:rsidRPr="005F1D2D" w:rsidRDefault="001D061B" w:rsidP="00514BAB">
            <w:pPr>
              <w:pStyle w:val="TableParagraph"/>
              <w:spacing w:line="226" w:lineRule="exact"/>
              <w:ind w:left="102"/>
              <w:rPr>
                <w:spacing w:val="-1"/>
                <w:sz w:val="20"/>
                <w:szCs w:val="20"/>
              </w:rPr>
            </w:pPr>
            <w:r>
              <w:rPr>
                <w:spacing w:val="-1"/>
                <w:sz w:val="20"/>
                <w:szCs w:val="20"/>
              </w:rPr>
              <w:t>Startdatum. Format ÅÅÅÅ</w:t>
            </w:r>
            <w:r w:rsidRPr="00A63DCF">
              <w:rPr>
                <w:spacing w:val="-1"/>
                <w:sz w:val="20"/>
                <w:szCs w:val="20"/>
              </w:rPr>
              <w:t>MMDD.</w:t>
            </w:r>
          </w:p>
        </w:tc>
        <w:tc>
          <w:tcPr>
            <w:tcW w:w="1418" w:type="dxa"/>
          </w:tcPr>
          <w:p w14:paraId="34005D86" w14:textId="2C1D73AF" w:rsidR="001D061B" w:rsidRPr="00907C9B" w:rsidRDefault="001D061B" w:rsidP="008A6494">
            <w:pPr>
              <w:spacing w:line="229" w:lineRule="exact"/>
              <w:ind w:left="102"/>
              <w:rPr>
                <w:szCs w:val="20"/>
              </w:rPr>
            </w:pPr>
            <w:r>
              <w:rPr>
                <w:szCs w:val="20"/>
              </w:rPr>
              <w:t>1..1</w:t>
            </w:r>
          </w:p>
        </w:tc>
      </w:tr>
      <w:tr w:rsidR="001D061B" w14:paraId="3568D324" w14:textId="77777777" w:rsidTr="00514BAB">
        <w:tc>
          <w:tcPr>
            <w:tcW w:w="2660" w:type="dxa"/>
          </w:tcPr>
          <w:p w14:paraId="4B92534F" w14:textId="1178D4D6" w:rsidR="001D061B" w:rsidRDefault="001D061B" w:rsidP="00514BAB">
            <w:pPr>
              <w:pStyle w:val="TableParagraph"/>
              <w:spacing w:line="229" w:lineRule="exact"/>
              <w:ind w:left="102"/>
              <w:rPr>
                <w:sz w:val="20"/>
                <w:szCs w:val="20"/>
              </w:rPr>
            </w:pPr>
            <w:r>
              <w:rPr>
                <w:sz w:val="20"/>
                <w:szCs w:val="20"/>
              </w:rPr>
              <w:t>../end</w:t>
            </w:r>
          </w:p>
        </w:tc>
        <w:tc>
          <w:tcPr>
            <w:tcW w:w="1417" w:type="dxa"/>
          </w:tcPr>
          <w:p w14:paraId="4792DE22" w14:textId="6389D78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68608F6C" w14:textId="3A1E4251" w:rsidR="001D061B" w:rsidRDefault="001D061B" w:rsidP="00514BAB">
            <w:pPr>
              <w:pStyle w:val="TableParagraph"/>
              <w:spacing w:line="226" w:lineRule="exact"/>
              <w:ind w:left="102"/>
              <w:rPr>
                <w:spacing w:val="-1"/>
                <w:sz w:val="20"/>
                <w:szCs w:val="20"/>
              </w:rPr>
            </w:pPr>
            <w:r>
              <w:rPr>
                <w:spacing w:val="-1"/>
                <w:sz w:val="20"/>
                <w:szCs w:val="20"/>
              </w:rPr>
              <w:t>Slutdatum. Format ÅÅÅÅ</w:t>
            </w:r>
            <w:r w:rsidRPr="00A63DCF">
              <w:rPr>
                <w:spacing w:val="-1"/>
                <w:sz w:val="20"/>
                <w:szCs w:val="20"/>
              </w:rPr>
              <w:t>MMDD.</w:t>
            </w:r>
          </w:p>
        </w:tc>
        <w:tc>
          <w:tcPr>
            <w:tcW w:w="1418" w:type="dxa"/>
          </w:tcPr>
          <w:p w14:paraId="5B6B109A" w14:textId="35E2E2F6" w:rsidR="001D061B" w:rsidRDefault="001D061B" w:rsidP="008A6494">
            <w:pPr>
              <w:spacing w:line="229" w:lineRule="exact"/>
              <w:ind w:left="102"/>
              <w:rPr>
                <w:szCs w:val="20"/>
              </w:rPr>
            </w:pPr>
            <w:r>
              <w:rPr>
                <w:szCs w:val="20"/>
              </w:rPr>
              <w:t>1..1</w:t>
            </w:r>
          </w:p>
        </w:tc>
      </w:tr>
      <w:tr w:rsidR="001D061B" w14:paraId="01FFFC0C" w14:textId="77777777" w:rsidTr="00514BAB">
        <w:tc>
          <w:tcPr>
            <w:tcW w:w="2660" w:type="dxa"/>
          </w:tcPr>
          <w:p w14:paraId="1E07FB51" w14:textId="54750910" w:rsidR="001D061B" w:rsidRDefault="001D061B" w:rsidP="00514BAB">
            <w:pPr>
              <w:pStyle w:val="TableParagraph"/>
              <w:spacing w:line="229" w:lineRule="exact"/>
              <w:ind w:left="102"/>
              <w:rPr>
                <w:sz w:val="20"/>
                <w:szCs w:val="20"/>
              </w:rPr>
            </w:pPr>
            <w:r w:rsidRPr="005F1D2D">
              <w:rPr>
                <w:sz w:val="20"/>
                <w:szCs w:val="20"/>
              </w:rPr>
              <w:t>sourceSystem</w:t>
            </w:r>
            <w:r>
              <w:rPr>
                <w:sz w:val="20"/>
                <w:szCs w:val="20"/>
              </w:rPr>
              <w:t>HSAId</w:t>
            </w:r>
          </w:p>
        </w:tc>
        <w:tc>
          <w:tcPr>
            <w:tcW w:w="1417" w:type="dxa"/>
          </w:tcPr>
          <w:p w14:paraId="33410408" w14:textId="28E98734" w:rsidR="001D061B" w:rsidRDefault="001D061B" w:rsidP="00514BAB">
            <w:pPr>
              <w:pStyle w:val="TableParagraph"/>
              <w:spacing w:line="226" w:lineRule="exact"/>
              <w:ind w:left="102"/>
              <w:rPr>
                <w:spacing w:val="-1"/>
                <w:sz w:val="20"/>
                <w:szCs w:val="20"/>
              </w:rPr>
            </w:pPr>
            <w:r>
              <w:rPr>
                <w:spacing w:val="-1"/>
                <w:sz w:val="20"/>
                <w:szCs w:val="20"/>
              </w:rPr>
              <w:t>HSAidType</w:t>
            </w:r>
          </w:p>
        </w:tc>
        <w:tc>
          <w:tcPr>
            <w:tcW w:w="4111" w:type="dxa"/>
          </w:tcPr>
          <w:p w14:paraId="21F49EF3" w14:textId="77777777" w:rsidR="001D061B" w:rsidRPr="005F1D2D" w:rsidRDefault="001D061B" w:rsidP="008A6494">
            <w:pPr>
              <w:spacing w:line="226" w:lineRule="exact"/>
              <w:ind w:left="102"/>
              <w:rPr>
                <w:szCs w:val="20"/>
              </w:rPr>
            </w:pPr>
            <w:r w:rsidRPr="005F1D2D">
              <w:rPr>
                <w:szCs w:val="20"/>
              </w:rPr>
              <w:t xml:space="preserve">Begränsar sökningen till dokument som är skapade i angivet system. </w:t>
            </w:r>
          </w:p>
          <w:p w14:paraId="40828793" w14:textId="77777777" w:rsidR="001D061B" w:rsidRPr="005F1D2D" w:rsidRDefault="001D061B" w:rsidP="008A6494">
            <w:pPr>
              <w:spacing w:line="226" w:lineRule="exact"/>
              <w:ind w:left="102"/>
              <w:rPr>
                <w:szCs w:val="20"/>
              </w:rPr>
            </w:pPr>
          </w:p>
          <w:p w14:paraId="6A97EE30" w14:textId="77777777" w:rsidR="001D061B" w:rsidRPr="005F1D2D" w:rsidRDefault="001D061B" w:rsidP="008A6494">
            <w:pPr>
              <w:spacing w:line="226" w:lineRule="exact"/>
              <w:ind w:left="102"/>
              <w:rPr>
                <w:szCs w:val="20"/>
              </w:rPr>
            </w:pPr>
            <w:r w:rsidRPr="005F1D2D">
              <w:rPr>
                <w:szCs w:val="20"/>
              </w:rPr>
              <w:t>Värdet på detta fält måste överensstämma med värdet på logicalAddress i anropets tekniska kuvertering (ex. SOAP-header).</w:t>
            </w:r>
          </w:p>
          <w:p w14:paraId="619994D5" w14:textId="77777777" w:rsidR="001D061B" w:rsidRPr="005F1D2D" w:rsidRDefault="001D061B" w:rsidP="008A6494">
            <w:pPr>
              <w:spacing w:line="226" w:lineRule="exact"/>
              <w:ind w:left="102"/>
              <w:rPr>
                <w:spacing w:val="-1"/>
                <w:szCs w:val="20"/>
              </w:rPr>
            </w:pPr>
          </w:p>
          <w:p w14:paraId="5BEF90B6" w14:textId="77777777" w:rsidR="001D061B" w:rsidRPr="005F1D2D" w:rsidRDefault="001D061B" w:rsidP="008A6494">
            <w:pPr>
              <w:spacing w:line="226" w:lineRule="exact"/>
              <w:ind w:left="102"/>
              <w:rPr>
                <w:szCs w:val="20"/>
              </w:rPr>
            </w:pPr>
            <w:r w:rsidRPr="005F1D2D">
              <w:rPr>
                <w:szCs w:val="20"/>
              </w:rPr>
              <w:t>Det innebär i praktiken att aggregerande tjänster inte används när detta fält anges.</w:t>
            </w:r>
          </w:p>
          <w:p w14:paraId="108F6E16" w14:textId="77777777" w:rsidR="001D061B" w:rsidRPr="005F1D2D" w:rsidRDefault="001D061B" w:rsidP="008A6494">
            <w:pPr>
              <w:spacing w:line="226" w:lineRule="exact"/>
              <w:ind w:left="102"/>
              <w:rPr>
                <w:szCs w:val="20"/>
              </w:rPr>
            </w:pPr>
          </w:p>
          <w:p w14:paraId="604463D2" w14:textId="697EFEE8" w:rsidR="001D061B" w:rsidRDefault="001D061B" w:rsidP="00514BAB">
            <w:pPr>
              <w:pStyle w:val="TableParagraph"/>
              <w:spacing w:line="226" w:lineRule="exact"/>
              <w:ind w:left="102"/>
              <w:rPr>
                <w:spacing w:val="-1"/>
                <w:sz w:val="20"/>
                <w:szCs w:val="20"/>
              </w:rPr>
            </w:pPr>
            <w:r w:rsidRPr="005F1D2D">
              <w:rPr>
                <w:sz w:val="20"/>
                <w:szCs w:val="20"/>
              </w:rPr>
              <w:t>Fältet är tvingande om careContactId angivits.</w:t>
            </w:r>
          </w:p>
        </w:tc>
        <w:tc>
          <w:tcPr>
            <w:tcW w:w="1418" w:type="dxa"/>
          </w:tcPr>
          <w:p w14:paraId="4805FDF8" w14:textId="77777777" w:rsidR="001D061B" w:rsidRPr="005F1D2D" w:rsidRDefault="001D061B" w:rsidP="008A6494">
            <w:pPr>
              <w:spacing w:line="229" w:lineRule="exact"/>
              <w:ind w:left="102"/>
              <w:rPr>
                <w:szCs w:val="20"/>
              </w:rPr>
            </w:pPr>
            <w:r w:rsidRPr="005F1D2D">
              <w:rPr>
                <w:szCs w:val="20"/>
              </w:rPr>
              <w:lastRenderedPageBreak/>
              <w:t>0..1</w:t>
            </w:r>
          </w:p>
          <w:p w14:paraId="28ECFE51" w14:textId="77777777" w:rsidR="001D061B" w:rsidRPr="005F1D2D" w:rsidRDefault="001D061B" w:rsidP="008A6494">
            <w:pPr>
              <w:spacing w:line="229" w:lineRule="exact"/>
              <w:ind w:left="102"/>
              <w:rPr>
                <w:szCs w:val="20"/>
              </w:rPr>
            </w:pPr>
          </w:p>
          <w:p w14:paraId="26E5407F" w14:textId="77777777" w:rsidR="001D061B" w:rsidRPr="005F1D2D" w:rsidRDefault="001D061B" w:rsidP="008A6494">
            <w:pPr>
              <w:spacing w:line="229" w:lineRule="exact"/>
              <w:ind w:left="102"/>
              <w:rPr>
                <w:szCs w:val="20"/>
              </w:rPr>
            </w:pPr>
          </w:p>
          <w:p w14:paraId="3AB662FB" w14:textId="77777777" w:rsidR="001D061B" w:rsidRDefault="001D061B" w:rsidP="008A6494">
            <w:pPr>
              <w:spacing w:line="229" w:lineRule="exact"/>
              <w:ind w:left="102"/>
              <w:rPr>
                <w:szCs w:val="20"/>
              </w:rPr>
            </w:pPr>
          </w:p>
        </w:tc>
      </w:tr>
      <w:tr w:rsidR="001D061B" w14:paraId="1827FF71" w14:textId="77777777" w:rsidTr="00514BAB">
        <w:tc>
          <w:tcPr>
            <w:tcW w:w="2660" w:type="dxa"/>
          </w:tcPr>
          <w:p w14:paraId="42717F6B" w14:textId="517F5051" w:rsidR="001D061B" w:rsidRPr="005F1D2D" w:rsidRDefault="001D061B" w:rsidP="00514BAB">
            <w:pPr>
              <w:pStyle w:val="TableParagraph"/>
              <w:spacing w:line="229" w:lineRule="exact"/>
              <w:ind w:left="102"/>
              <w:rPr>
                <w:sz w:val="20"/>
                <w:szCs w:val="20"/>
              </w:rPr>
            </w:pPr>
            <w:r w:rsidRPr="005F1D2D">
              <w:rPr>
                <w:sz w:val="20"/>
                <w:szCs w:val="20"/>
              </w:rPr>
              <w:lastRenderedPageBreak/>
              <w:t>careContactId</w:t>
            </w:r>
          </w:p>
        </w:tc>
        <w:tc>
          <w:tcPr>
            <w:tcW w:w="1417" w:type="dxa"/>
          </w:tcPr>
          <w:p w14:paraId="1732142D" w14:textId="1C390B18" w:rsidR="001D061B" w:rsidRDefault="001D061B" w:rsidP="00514BAB">
            <w:pPr>
              <w:pStyle w:val="TableParagraph"/>
              <w:spacing w:line="226" w:lineRule="exact"/>
              <w:ind w:left="102"/>
              <w:rPr>
                <w:spacing w:val="-1"/>
                <w:sz w:val="20"/>
                <w:szCs w:val="20"/>
              </w:rPr>
            </w:pPr>
            <w:r w:rsidRPr="005F1D2D">
              <w:rPr>
                <w:spacing w:val="-1"/>
                <w:sz w:val="20"/>
                <w:szCs w:val="20"/>
              </w:rPr>
              <w:t>string</w:t>
            </w:r>
          </w:p>
        </w:tc>
        <w:tc>
          <w:tcPr>
            <w:tcW w:w="4111" w:type="dxa"/>
          </w:tcPr>
          <w:p w14:paraId="773CAFD3" w14:textId="536B5F20" w:rsidR="001D061B" w:rsidRPr="005F1D2D" w:rsidRDefault="001D061B" w:rsidP="008A6494">
            <w:pPr>
              <w:spacing w:line="226" w:lineRule="exact"/>
              <w:ind w:left="102"/>
              <w:rPr>
                <w:szCs w:val="20"/>
              </w:rPr>
            </w:pPr>
            <w:r w:rsidRPr="005F1D2D">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5F1D2D" w:rsidRDefault="001D061B" w:rsidP="008A6494">
            <w:pPr>
              <w:spacing w:line="229" w:lineRule="exact"/>
              <w:ind w:left="102"/>
              <w:rPr>
                <w:szCs w:val="20"/>
              </w:rPr>
            </w:pPr>
            <w:r w:rsidRPr="005F1D2D">
              <w:rPr>
                <w:szCs w:val="20"/>
              </w:rPr>
              <w:t>0..*</w:t>
            </w:r>
          </w:p>
        </w:tc>
      </w:tr>
      <w:tr w:rsidR="001D061B" w14:paraId="0E5C6442" w14:textId="77777777" w:rsidTr="00514BAB">
        <w:tc>
          <w:tcPr>
            <w:tcW w:w="2660" w:type="dxa"/>
          </w:tcPr>
          <w:p w14:paraId="4AEFA937" w14:textId="77777777" w:rsidR="001D061B" w:rsidRPr="005F1D2D" w:rsidRDefault="001D061B" w:rsidP="00514BAB">
            <w:pPr>
              <w:pStyle w:val="TableParagraph"/>
              <w:spacing w:line="229" w:lineRule="exact"/>
              <w:ind w:left="102"/>
              <w:rPr>
                <w:sz w:val="20"/>
                <w:szCs w:val="20"/>
              </w:rPr>
            </w:pPr>
          </w:p>
        </w:tc>
        <w:tc>
          <w:tcPr>
            <w:tcW w:w="1417" w:type="dxa"/>
          </w:tcPr>
          <w:p w14:paraId="673B7420" w14:textId="77777777" w:rsidR="001D061B" w:rsidRPr="005F1D2D" w:rsidRDefault="001D061B" w:rsidP="00514BAB">
            <w:pPr>
              <w:pStyle w:val="TableParagraph"/>
              <w:spacing w:line="226" w:lineRule="exact"/>
              <w:ind w:left="102"/>
              <w:rPr>
                <w:spacing w:val="-1"/>
                <w:sz w:val="20"/>
                <w:szCs w:val="20"/>
              </w:rPr>
            </w:pPr>
          </w:p>
        </w:tc>
        <w:tc>
          <w:tcPr>
            <w:tcW w:w="4111" w:type="dxa"/>
          </w:tcPr>
          <w:p w14:paraId="6EE2E4F6" w14:textId="77777777" w:rsidR="001D061B" w:rsidRPr="005F1D2D" w:rsidRDefault="001D061B" w:rsidP="008A6494">
            <w:pPr>
              <w:spacing w:line="226" w:lineRule="exact"/>
              <w:ind w:left="102"/>
              <w:rPr>
                <w:spacing w:val="-1"/>
                <w:szCs w:val="20"/>
              </w:rPr>
            </w:pPr>
          </w:p>
        </w:tc>
        <w:tc>
          <w:tcPr>
            <w:tcW w:w="1418" w:type="dxa"/>
          </w:tcPr>
          <w:p w14:paraId="11769C71" w14:textId="77777777" w:rsidR="001D061B" w:rsidRPr="005F1D2D" w:rsidRDefault="001D061B" w:rsidP="008A6494">
            <w:pPr>
              <w:spacing w:line="229" w:lineRule="exact"/>
              <w:ind w:left="102"/>
              <w:rPr>
                <w:szCs w:val="20"/>
              </w:rPr>
            </w:pPr>
          </w:p>
        </w:tc>
      </w:tr>
      <w:tr w:rsidR="001D061B" w14:paraId="72DB7689" w14:textId="77777777" w:rsidTr="00514BAB">
        <w:tc>
          <w:tcPr>
            <w:tcW w:w="2660" w:type="dxa"/>
          </w:tcPr>
          <w:p w14:paraId="1D1596DB" w14:textId="685F58DB" w:rsidR="001D061B" w:rsidRPr="005F1D2D" w:rsidRDefault="001D061B" w:rsidP="00514BAB">
            <w:pPr>
              <w:pStyle w:val="TableParagraph"/>
              <w:spacing w:line="229"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417" w:type="dxa"/>
          </w:tcPr>
          <w:p w14:paraId="60491038" w14:textId="77777777" w:rsidR="001D061B" w:rsidRPr="005F1D2D" w:rsidRDefault="001D061B" w:rsidP="00514BAB">
            <w:pPr>
              <w:pStyle w:val="TableParagraph"/>
              <w:spacing w:line="226" w:lineRule="exact"/>
              <w:ind w:left="102"/>
              <w:rPr>
                <w:spacing w:val="-1"/>
                <w:sz w:val="20"/>
                <w:szCs w:val="20"/>
              </w:rPr>
            </w:pPr>
          </w:p>
        </w:tc>
        <w:tc>
          <w:tcPr>
            <w:tcW w:w="4111" w:type="dxa"/>
          </w:tcPr>
          <w:p w14:paraId="6E002B2D" w14:textId="77777777" w:rsidR="001D061B" w:rsidRPr="005F1D2D" w:rsidRDefault="001D061B" w:rsidP="008A6494">
            <w:pPr>
              <w:spacing w:line="226" w:lineRule="exact"/>
              <w:ind w:left="102"/>
              <w:rPr>
                <w:spacing w:val="-1"/>
                <w:szCs w:val="20"/>
              </w:rPr>
            </w:pPr>
          </w:p>
        </w:tc>
        <w:tc>
          <w:tcPr>
            <w:tcW w:w="1418" w:type="dxa"/>
          </w:tcPr>
          <w:p w14:paraId="178560B3" w14:textId="77777777" w:rsidR="001D061B" w:rsidRPr="005F1D2D" w:rsidRDefault="001D061B" w:rsidP="008A6494">
            <w:pPr>
              <w:spacing w:line="229" w:lineRule="exact"/>
              <w:ind w:left="102"/>
              <w:rPr>
                <w:szCs w:val="20"/>
              </w:rPr>
            </w:pPr>
          </w:p>
        </w:tc>
      </w:tr>
      <w:tr w:rsidR="001D061B" w14:paraId="13713010" w14:textId="77777777" w:rsidTr="00514BAB">
        <w:tc>
          <w:tcPr>
            <w:tcW w:w="2660" w:type="dxa"/>
          </w:tcPr>
          <w:p w14:paraId="16E67BE6" w14:textId="784DA0E4" w:rsidR="001D061B" w:rsidRPr="00907C9B" w:rsidRDefault="001D061B" w:rsidP="00514BAB">
            <w:pPr>
              <w:pStyle w:val="TableParagraph"/>
              <w:spacing w:line="229" w:lineRule="exact"/>
              <w:ind w:left="102"/>
              <w:rPr>
                <w:b/>
                <w:sz w:val="20"/>
                <w:szCs w:val="20"/>
              </w:rPr>
            </w:pPr>
            <w:r w:rsidRPr="00907C9B">
              <w:rPr>
                <w:sz w:val="20"/>
                <w:szCs w:val="20"/>
              </w:rPr>
              <w:t>referral</w:t>
            </w:r>
            <w:r>
              <w:rPr>
                <w:sz w:val="20"/>
                <w:szCs w:val="20"/>
              </w:rPr>
              <w:t>Outcome</w:t>
            </w:r>
          </w:p>
        </w:tc>
        <w:tc>
          <w:tcPr>
            <w:tcW w:w="1417" w:type="dxa"/>
          </w:tcPr>
          <w:p w14:paraId="232BF289" w14:textId="55223BD2" w:rsidR="001D061B" w:rsidRPr="005F1D2D" w:rsidRDefault="001D061B" w:rsidP="00514BAB">
            <w:pPr>
              <w:pStyle w:val="TableParagraph"/>
              <w:spacing w:line="226" w:lineRule="exact"/>
              <w:ind w:left="102"/>
              <w:rPr>
                <w:spacing w:val="-1"/>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4111" w:type="dxa"/>
          </w:tcPr>
          <w:p w14:paraId="1D5DBDD5" w14:textId="77777777" w:rsidR="001D061B" w:rsidRDefault="001D061B" w:rsidP="008A6494">
            <w:pPr>
              <w:spacing w:line="229" w:lineRule="exact"/>
              <w:ind w:left="102"/>
              <w:rPr>
                <w:rFonts w:ascii="Calibri" w:hAnsi="Calibri"/>
                <w:spacing w:val="-1"/>
              </w:rPr>
            </w:pPr>
            <w:r w:rsidRPr="004742A5">
              <w:rPr>
                <w:szCs w:val="20"/>
              </w:rPr>
              <w:t>Returnerar en patie</w:t>
            </w:r>
            <w:r>
              <w:rPr>
                <w:szCs w:val="20"/>
              </w:rPr>
              <w:t>nts konsultationsremiss</w:t>
            </w:r>
            <w:r w:rsidRPr="004742A5">
              <w:rPr>
                <w:szCs w:val="20"/>
              </w:rPr>
              <w:t>var.</w:t>
            </w:r>
          </w:p>
          <w:p w14:paraId="3048665A" w14:textId="77777777" w:rsidR="001D061B" w:rsidRDefault="001D061B" w:rsidP="008A6494">
            <w:pPr>
              <w:rPr>
                <w:rFonts w:ascii="Arial" w:hAnsi="Arial" w:cs="Arial"/>
                <w:b/>
                <w:bCs/>
              </w:rPr>
            </w:pPr>
          </w:p>
          <w:p w14:paraId="68042C49" w14:textId="77777777" w:rsidR="001D061B" w:rsidRPr="005F1D2D" w:rsidRDefault="001D061B" w:rsidP="008A6494">
            <w:pPr>
              <w:spacing w:line="226" w:lineRule="exact"/>
              <w:ind w:left="102"/>
              <w:rPr>
                <w:spacing w:val="-1"/>
                <w:szCs w:val="20"/>
              </w:rPr>
            </w:pPr>
          </w:p>
        </w:tc>
        <w:tc>
          <w:tcPr>
            <w:tcW w:w="1418" w:type="dxa"/>
          </w:tcPr>
          <w:p w14:paraId="0323E768" w14:textId="648B5998" w:rsidR="001D061B" w:rsidRPr="005F1D2D" w:rsidRDefault="001D061B" w:rsidP="008A6494">
            <w:pPr>
              <w:spacing w:line="229" w:lineRule="exact"/>
              <w:ind w:left="102"/>
              <w:rPr>
                <w:szCs w:val="20"/>
              </w:rPr>
            </w:pPr>
            <w:r w:rsidRPr="00907C9B">
              <w:rPr>
                <w:szCs w:val="20"/>
              </w:rPr>
              <w:t>0.</w:t>
            </w:r>
            <w:r w:rsidRPr="00907C9B">
              <w:rPr>
                <w:spacing w:val="-1"/>
                <w:szCs w:val="20"/>
              </w:rPr>
              <w:t>.</w:t>
            </w:r>
            <w:r w:rsidRPr="00907C9B">
              <w:rPr>
                <w:szCs w:val="20"/>
              </w:rPr>
              <w:t>*</w:t>
            </w:r>
          </w:p>
        </w:tc>
      </w:tr>
      <w:tr w:rsidR="001D061B" w14:paraId="60F4ABF9" w14:textId="77777777" w:rsidTr="00514BAB">
        <w:tc>
          <w:tcPr>
            <w:tcW w:w="2660" w:type="dxa"/>
          </w:tcPr>
          <w:p w14:paraId="240E3B3D" w14:textId="25764F98" w:rsidR="001D061B" w:rsidRPr="00907C9B" w:rsidRDefault="001D061B" w:rsidP="00514BAB">
            <w:pPr>
              <w:pStyle w:val="TableParagraph"/>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Header</w:t>
            </w:r>
          </w:p>
        </w:tc>
        <w:tc>
          <w:tcPr>
            <w:tcW w:w="1417" w:type="dxa"/>
          </w:tcPr>
          <w:p w14:paraId="510366DB" w14:textId="46D82F6B" w:rsidR="001D061B" w:rsidRDefault="001D061B" w:rsidP="00514BAB">
            <w:pPr>
              <w:pStyle w:val="TableParagraph"/>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4111" w:type="dxa"/>
          </w:tcPr>
          <w:p w14:paraId="0A8DB548" w14:textId="6E9FF45C" w:rsidR="001D061B" w:rsidRPr="004742A5" w:rsidRDefault="001D061B" w:rsidP="008A6494">
            <w:pPr>
              <w:spacing w:line="229" w:lineRule="exact"/>
              <w:ind w:left="102"/>
              <w:rPr>
                <w:szCs w:val="20"/>
              </w:rPr>
            </w:pPr>
            <w:r w:rsidRPr="00907C9B">
              <w:rPr>
                <w:szCs w:val="20"/>
              </w:rPr>
              <w:t>Innehåller basinformation om dokumentet</w:t>
            </w:r>
          </w:p>
        </w:tc>
        <w:tc>
          <w:tcPr>
            <w:tcW w:w="1418" w:type="dxa"/>
          </w:tcPr>
          <w:p w14:paraId="797036D6" w14:textId="096E5B1F" w:rsidR="001D061B" w:rsidRPr="00907C9B" w:rsidRDefault="001D061B" w:rsidP="008A6494">
            <w:pPr>
              <w:spacing w:line="229" w:lineRule="exact"/>
              <w:ind w:left="102"/>
              <w:rPr>
                <w:szCs w:val="20"/>
              </w:rPr>
            </w:pPr>
            <w:r w:rsidRPr="00907C9B">
              <w:rPr>
                <w:szCs w:val="20"/>
              </w:rPr>
              <w:t>1..1</w:t>
            </w:r>
          </w:p>
        </w:tc>
      </w:tr>
      <w:tr w:rsidR="001D061B" w14:paraId="2B7B6628" w14:textId="77777777" w:rsidTr="00514BAB">
        <w:tc>
          <w:tcPr>
            <w:tcW w:w="2660" w:type="dxa"/>
          </w:tcPr>
          <w:p w14:paraId="792E643C" w14:textId="380AE15A" w:rsidR="001D061B" w:rsidRDefault="001D061B" w:rsidP="00514BAB">
            <w:pPr>
              <w:pStyle w:val="TableParagraph"/>
              <w:spacing w:line="229" w:lineRule="exact"/>
              <w:ind w:left="102"/>
              <w:rPr>
                <w:sz w:val="20"/>
                <w:szCs w:val="20"/>
              </w:rPr>
            </w:pPr>
            <w:r>
              <w:rPr>
                <w:sz w:val="20"/>
                <w:szCs w:val="20"/>
              </w:rPr>
              <w:t>../../</w:t>
            </w:r>
            <w:r w:rsidRPr="00907C9B">
              <w:rPr>
                <w:sz w:val="20"/>
                <w:szCs w:val="20"/>
              </w:rPr>
              <w:t>document</w:t>
            </w:r>
            <w:r>
              <w:rPr>
                <w:sz w:val="20"/>
                <w:szCs w:val="20"/>
              </w:rPr>
              <w:t>Id</w:t>
            </w:r>
          </w:p>
        </w:tc>
        <w:tc>
          <w:tcPr>
            <w:tcW w:w="1417" w:type="dxa"/>
          </w:tcPr>
          <w:p w14:paraId="03C856B9" w14:textId="147404DA" w:rsidR="001D061B" w:rsidRDefault="001D061B" w:rsidP="00514BAB">
            <w:pPr>
              <w:pStyle w:val="TableParagraph"/>
              <w:spacing w:line="226" w:lineRule="exact"/>
              <w:ind w:left="102"/>
              <w:rPr>
                <w:sz w:val="20"/>
                <w:szCs w:val="20"/>
              </w:rPr>
            </w:pPr>
            <w:r>
              <w:rPr>
                <w:sz w:val="20"/>
                <w:szCs w:val="20"/>
              </w:rPr>
              <w:t>string</w:t>
            </w:r>
          </w:p>
        </w:tc>
        <w:tc>
          <w:tcPr>
            <w:tcW w:w="4111" w:type="dxa"/>
          </w:tcPr>
          <w:p w14:paraId="41EAD9CA" w14:textId="77777777" w:rsidR="001D061B" w:rsidRPr="00041CC6" w:rsidRDefault="001D061B" w:rsidP="008A6494">
            <w:pPr>
              <w:spacing w:line="229" w:lineRule="exact"/>
              <w:ind w:left="102"/>
              <w:rPr>
                <w:szCs w:val="20"/>
              </w:rPr>
            </w:pPr>
            <w:r w:rsidRPr="00041CC6">
              <w:rPr>
                <w:szCs w:val="20"/>
              </w:rPr>
              <w:t>Dokumentets identitet som är unik inom källsystemet</w:t>
            </w:r>
          </w:p>
          <w:p w14:paraId="37B3B3AD" w14:textId="77777777" w:rsidR="001D061B" w:rsidRPr="00907C9B" w:rsidRDefault="001D061B" w:rsidP="008A6494">
            <w:pPr>
              <w:spacing w:line="229" w:lineRule="exact"/>
              <w:ind w:left="102"/>
              <w:rPr>
                <w:szCs w:val="20"/>
              </w:rPr>
            </w:pPr>
          </w:p>
        </w:tc>
        <w:tc>
          <w:tcPr>
            <w:tcW w:w="1418" w:type="dxa"/>
          </w:tcPr>
          <w:p w14:paraId="0400BDBB" w14:textId="69B1F5DE" w:rsidR="001D061B" w:rsidRPr="00907C9B" w:rsidRDefault="001D061B" w:rsidP="008A6494">
            <w:pPr>
              <w:spacing w:line="229" w:lineRule="exact"/>
              <w:ind w:left="102"/>
              <w:rPr>
                <w:szCs w:val="20"/>
              </w:rPr>
            </w:pPr>
            <w:r w:rsidRPr="00907C9B">
              <w:rPr>
                <w:szCs w:val="20"/>
              </w:rPr>
              <w:t>1..1</w:t>
            </w:r>
          </w:p>
        </w:tc>
      </w:tr>
      <w:tr w:rsidR="001D061B" w14:paraId="56A53211" w14:textId="77777777" w:rsidTr="00514BAB">
        <w:tc>
          <w:tcPr>
            <w:tcW w:w="2660" w:type="dxa"/>
          </w:tcPr>
          <w:p w14:paraId="05431F1D" w14:textId="1A7EA167" w:rsidR="001D061B" w:rsidRDefault="001D061B" w:rsidP="00514BAB">
            <w:pPr>
              <w:pStyle w:val="TableParagraph"/>
              <w:spacing w:line="229" w:lineRule="exact"/>
              <w:ind w:left="102"/>
              <w:rPr>
                <w:sz w:val="20"/>
                <w:szCs w:val="20"/>
              </w:rPr>
            </w:pPr>
            <w:r>
              <w:rPr>
                <w:sz w:val="20"/>
                <w:szCs w:val="20"/>
              </w:rPr>
              <w:t>../../</w:t>
            </w:r>
            <w:r w:rsidRPr="007D6475">
              <w:rPr>
                <w:sz w:val="20"/>
                <w:szCs w:val="20"/>
              </w:rPr>
              <w:t>sourceSystem</w:t>
            </w:r>
            <w:r>
              <w:rPr>
                <w:sz w:val="20"/>
                <w:szCs w:val="20"/>
              </w:rPr>
              <w:t>HSAId</w:t>
            </w:r>
          </w:p>
        </w:tc>
        <w:tc>
          <w:tcPr>
            <w:tcW w:w="1417" w:type="dxa"/>
          </w:tcPr>
          <w:p w14:paraId="7B0D418F" w14:textId="07029D20" w:rsidR="001D061B" w:rsidRDefault="001D061B" w:rsidP="00514BAB">
            <w:pPr>
              <w:pStyle w:val="TableParagraph"/>
              <w:spacing w:line="226" w:lineRule="exact"/>
              <w:ind w:left="102"/>
              <w:rPr>
                <w:sz w:val="20"/>
                <w:szCs w:val="20"/>
              </w:rPr>
            </w:pPr>
            <w:r w:rsidRPr="007D6475">
              <w:rPr>
                <w:sz w:val="20"/>
                <w:szCs w:val="20"/>
              </w:rPr>
              <w:t>HSAidType</w:t>
            </w:r>
          </w:p>
        </w:tc>
        <w:tc>
          <w:tcPr>
            <w:tcW w:w="4111" w:type="dxa"/>
          </w:tcPr>
          <w:p w14:paraId="4698FEFA" w14:textId="0A528AA7" w:rsidR="001D061B" w:rsidRPr="00041CC6" w:rsidRDefault="001D061B" w:rsidP="008A6494">
            <w:pPr>
              <w:spacing w:line="229" w:lineRule="exact"/>
              <w:ind w:left="102"/>
              <w:rPr>
                <w:szCs w:val="20"/>
              </w:rPr>
            </w:pPr>
            <w:r w:rsidRPr="007D6475">
              <w:rPr>
                <w:szCs w:val="20"/>
              </w:rPr>
              <w:t>HSAid för det system som dokumentet är skapat i.</w:t>
            </w:r>
          </w:p>
        </w:tc>
        <w:tc>
          <w:tcPr>
            <w:tcW w:w="1418" w:type="dxa"/>
          </w:tcPr>
          <w:p w14:paraId="767A8DF7" w14:textId="1B9DDAB9" w:rsidR="001D061B" w:rsidRPr="00907C9B" w:rsidRDefault="001D061B" w:rsidP="008A6494">
            <w:pPr>
              <w:spacing w:line="229" w:lineRule="exact"/>
              <w:ind w:left="102"/>
              <w:rPr>
                <w:szCs w:val="20"/>
              </w:rPr>
            </w:pPr>
            <w:r w:rsidRPr="007D6475">
              <w:rPr>
                <w:szCs w:val="20"/>
              </w:rPr>
              <w:t>1..1</w:t>
            </w:r>
          </w:p>
        </w:tc>
      </w:tr>
      <w:tr w:rsidR="001D061B" w14:paraId="0D621603" w14:textId="77777777" w:rsidTr="00514BAB">
        <w:tc>
          <w:tcPr>
            <w:tcW w:w="2660" w:type="dxa"/>
          </w:tcPr>
          <w:p w14:paraId="06F31655" w14:textId="77777777" w:rsidR="001D061B" w:rsidRPr="00907C9B" w:rsidRDefault="001D061B" w:rsidP="008A6494">
            <w:pPr>
              <w:spacing w:line="229" w:lineRule="exact"/>
              <w:ind w:left="102"/>
              <w:rPr>
                <w:szCs w:val="20"/>
              </w:rPr>
            </w:pPr>
            <w:r>
              <w:rPr>
                <w:szCs w:val="20"/>
              </w:rPr>
              <w:t>../../</w:t>
            </w:r>
            <w:r w:rsidRPr="00907C9B">
              <w:rPr>
                <w:szCs w:val="20"/>
              </w:rPr>
              <w:t>documentTitle</w:t>
            </w:r>
          </w:p>
          <w:p w14:paraId="02BAF80A" w14:textId="77777777" w:rsidR="001D061B" w:rsidRDefault="001D061B" w:rsidP="00514BAB">
            <w:pPr>
              <w:pStyle w:val="TableParagraph"/>
              <w:spacing w:line="229" w:lineRule="exact"/>
              <w:ind w:left="102"/>
              <w:rPr>
                <w:sz w:val="20"/>
                <w:szCs w:val="20"/>
              </w:rPr>
            </w:pPr>
          </w:p>
        </w:tc>
        <w:tc>
          <w:tcPr>
            <w:tcW w:w="1417" w:type="dxa"/>
          </w:tcPr>
          <w:p w14:paraId="59CA54EC" w14:textId="36AC78EC" w:rsidR="001D061B" w:rsidRPr="007D6475" w:rsidRDefault="001D061B" w:rsidP="00514BAB">
            <w:pPr>
              <w:pStyle w:val="TableParagraph"/>
              <w:spacing w:line="226" w:lineRule="exact"/>
              <w:ind w:left="102"/>
              <w:rPr>
                <w:sz w:val="20"/>
                <w:szCs w:val="20"/>
              </w:rPr>
            </w:pPr>
            <w:r>
              <w:rPr>
                <w:sz w:val="20"/>
                <w:szCs w:val="20"/>
              </w:rPr>
              <w:t>string</w:t>
            </w:r>
          </w:p>
        </w:tc>
        <w:tc>
          <w:tcPr>
            <w:tcW w:w="4111" w:type="dxa"/>
          </w:tcPr>
          <w:p w14:paraId="11A7B880" w14:textId="77777777" w:rsidR="001D061B" w:rsidRPr="00041CC6" w:rsidRDefault="001D061B" w:rsidP="008A6494">
            <w:pPr>
              <w:spacing w:line="229" w:lineRule="exact"/>
              <w:ind w:left="102"/>
              <w:rPr>
                <w:szCs w:val="20"/>
              </w:rPr>
            </w:pPr>
            <w:r w:rsidRPr="00041CC6">
              <w:rPr>
                <w:szCs w:val="20"/>
              </w:rPr>
              <w:t>Titel som beskriver den information som sänds i dokumentet.</w:t>
            </w:r>
          </w:p>
          <w:p w14:paraId="4228D1E8" w14:textId="77777777" w:rsidR="001D061B" w:rsidRPr="007D6475" w:rsidRDefault="001D061B" w:rsidP="008A6494">
            <w:pPr>
              <w:spacing w:line="229" w:lineRule="exact"/>
              <w:ind w:left="102"/>
              <w:rPr>
                <w:szCs w:val="20"/>
              </w:rPr>
            </w:pPr>
          </w:p>
        </w:tc>
        <w:tc>
          <w:tcPr>
            <w:tcW w:w="1418" w:type="dxa"/>
          </w:tcPr>
          <w:p w14:paraId="3309788A" w14:textId="6A5DB3E7" w:rsidR="001D061B" w:rsidRPr="007D6475" w:rsidRDefault="001D061B" w:rsidP="008A6494">
            <w:pPr>
              <w:spacing w:line="229" w:lineRule="exact"/>
              <w:ind w:left="102"/>
              <w:rPr>
                <w:szCs w:val="20"/>
              </w:rPr>
            </w:pPr>
            <w:r w:rsidRPr="00907C9B">
              <w:rPr>
                <w:szCs w:val="20"/>
              </w:rPr>
              <w:t>0..1</w:t>
            </w:r>
          </w:p>
        </w:tc>
      </w:tr>
      <w:tr w:rsidR="001D061B" w14:paraId="0F00E13E" w14:textId="77777777" w:rsidTr="00514BAB">
        <w:tc>
          <w:tcPr>
            <w:tcW w:w="2660" w:type="dxa"/>
          </w:tcPr>
          <w:p w14:paraId="2FCDB6E1" w14:textId="77777777" w:rsidR="001D061B" w:rsidRPr="00907C9B" w:rsidRDefault="001D061B" w:rsidP="008A6494">
            <w:pPr>
              <w:spacing w:line="229" w:lineRule="exact"/>
              <w:ind w:left="102"/>
              <w:rPr>
                <w:szCs w:val="20"/>
              </w:rPr>
            </w:pPr>
            <w:r>
              <w:rPr>
                <w:szCs w:val="20"/>
              </w:rPr>
              <w:t>../../</w:t>
            </w:r>
            <w:r w:rsidRPr="00907C9B">
              <w:rPr>
                <w:szCs w:val="20"/>
              </w:rPr>
              <w:t>documentTime</w:t>
            </w:r>
          </w:p>
          <w:p w14:paraId="24458E08" w14:textId="77777777" w:rsidR="001D061B" w:rsidRDefault="001D061B" w:rsidP="008A6494">
            <w:pPr>
              <w:spacing w:line="229" w:lineRule="exact"/>
              <w:ind w:left="102"/>
              <w:rPr>
                <w:szCs w:val="20"/>
              </w:rPr>
            </w:pPr>
          </w:p>
        </w:tc>
        <w:tc>
          <w:tcPr>
            <w:tcW w:w="1417" w:type="dxa"/>
          </w:tcPr>
          <w:p w14:paraId="01EDA7CA" w14:textId="77777777" w:rsidR="001D061B" w:rsidRPr="00171EC2" w:rsidRDefault="001D061B" w:rsidP="008A6494">
            <w:pPr>
              <w:spacing w:line="229" w:lineRule="exact"/>
              <w:ind w:left="102"/>
              <w:rPr>
                <w:szCs w:val="20"/>
              </w:rPr>
            </w:pPr>
            <w:r>
              <w:rPr>
                <w:szCs w:val="20"/>
              </w:rPr>
              <w:t>TimeStampType</w:t>
            </w:r>
          </w:p>
          <w:p w14:paraId="1B668527" w14:textId="77777777" w:rsidR="001D061B" w:rsidRDefault="001D061B" w:rsidP="00514BAB">
            <w:pPr>
              <w:pStyle w:val="TableParagraph"/>
              <w:spacing w:line="226" w:lineRule="exact"/>
              <w:ind w:left="102"/>
              <w:rPr>
                <w:sz w:val="20"/>
                <w:szCs w:val="20"/>
              </w:rPr>
            </w:pPr>
          </w:p>
        </w:tc>
        <w:tc>
          <w:tcPr>
            <w:tcW w:w="4111" w:type="dxa"/>
          </w:tcPr>
          <w:p w14:paraId="470EDE24" w14:textId="154A9FE4" w:rsidR="001D061B" w:rsidRPr="00041CC6" w:rsidRDefault="001D061B" w:rsidP="008A6494">
            <w:pPr>
              <w:spacing w:line="229" w:lineRule="exact"/>
              <w:ind w:left="102"/>
              <w:rPr>
                <w:szCs w:val="20"/>
              </w:rPr>
            </w:pPr>
            <w:r w:rsidRPr="00907C9B">
              <w:rPr>
                <w:szCs w:val="20"/>
              </w:rPr>
              <w:t>Tidpunkt då dokument skapades</w:t>
            </w:r>
          </w:p>
        </w:tc>
        <w:tc>
          <w:tcPr>
            <w:tcW w:w="1418" w:type="dxa"/>
          </w:tcPr>
          <w:p w14:paraId="206CF507" w14:textId="6AE4A773" w:rsidR="001D061B" w:rsidRPr="00907C9B" w:rsidRDefault="001D061B" w:rsidP="008A6494">
            <w:pPr>
              <w:spacing w:line="229" w:lineRule="exact"/>
              <w:ind w:left="102"/>
              <w:rPr>
                <w:szCs w:val="20"/>
              </w:rPr>
            </w:pPr>
            <w:r w:rsidRPr="00907C9B">
              <w:rPr>
                <w:szCs w:val="20"/>
              </w:rPr>
              <w:t>1..1</w:t>
            </w:r>
          </w:p>
        </w:tc>
      </w:tr>
      <w:tr w:rsidR="001D061B" w14:paraId="6BE0FEF8" w14:textId="77777777" w:rsidTr="00514BAB">
        <w:tc>
          <w:tcPr>
            <w:tcW w:w="2660" w:type="dxa"/>
          </w:tcPr>
          <w:p w14:paraId="516E971A" w14:textId="31A25EFD" w:rsidR="001D061B" w:rsidRDefault="001D061B" w:rsidP="008A6494">
            <w:pPr>
              <w:spacing w:line="229" w:lineRule="exact"/>
              <w:ind w:left="102"/>
              <w:rPr>
                <w:szCs w:val="20"/>
              </w:rPr>
            </w:pPr>
            <w:r>
              <w:rPr>
                <w:szCs w:val="20"/>
              </w:rPr>
              <w:t>../../</w:t>
            </w:r>
            <w:r w:rsidRPr="00907C9B">
              <w:rPr>
                <w:szCs w:val="20"/>
              </w:rPr>
              <w:t>patient</w:t>
            </w:r>
            <w:r>
              <w:rPr>
                <w:szCs w:val="20"/>
              </w:rPr>
              <w:t>Id</w:t>
            </w:r>
          </w:p>
        </w:tc>
        <w:tc>
          <w:tcPr>
            <w:tcW w:w="1417" w:type="dxa"/>
          </w:tcPr>
          <w:p w14:paraId="1AA7A90C" w14:textId="3D22E328" w:rsidR="001D061B" w:rsidRDefault="001D061B" w:rsidP="008A6494">
            <w:pPr>
              <w:spacing w:line="229" w:lineRule="exact"/>
              <w:ind w:left="102"/>
              <w:rPr>
                <w:szCs w:val="20"/>
              </w:rPr>
            </w:pPr>
            <w:r>
              <w:rPr>
                <w:spacing w:val="-1"/>
                <w:szCs w:val="20"/>
              </w:rPr>
              <w:t>PersonIdType</w:t>
            </w:r>
          </w:p>
        </w:tc>
        <w:tc>
          <w:tcPr>
            <w:tcW w:w="4111" w:type="dxa"/>
          </w:tcPr>
          <w:p w14:paraId="7E7147CD" w14:textId="77777777" w:rsidR="001D061B" w:rsidRPr="00041CC6" w:rsidRDefault="001D061B" w:rsidP="008A6494">
            <w:pPr>
              <w:spacing w:line="229" w:lineRule="exact"/>
              <w:ind w:left="102"/>
              <w:rPr>
                <w:szCs w:val="20"/>
              </w:rPr>
            </w:pPr>
            <w:r w:rsidRPr="00041CC6">
              <w:rPr>
                <w:szCs w:val="20"/>
              </w:rPr>
              <w:t>Id</w:t>
            </w:r>
            <w:r>
              <w:rPr>
                <w:szCs w:val="20"/>
              </w:rPr>
              <w:t>entifierare för patient.</w:t>
            </w:r>
          </w:p>
          <w:p w14:paraId="5ADC6E3F" w14:textId="77777777" w:rsidR="001D061B" w:rsidRPr="00A63DCF" w:rsidRDefault="001D061B" w:rsidP="008A6494">
            <w:pPr>
              <w:spacing w:line="226" w:lineRule="exact"/>
              <w:ind w:left="102"/>
              <w:rPr>
                <w:spacing w:val="-1"/>
                <w:szCs w:val="20"/>
              </w:rPr>
            </w:pPr>
          </w:p>
          <w:p w14:paraId="2D0CFAB7" w14:textId="77777777" w:rsidR="001D061B" w:rsidRPr="00907C9B" w:rsidRDefault="001D061B" w:rsidP="008A6494">
            <w:pPr>
              <w:spacing w:line="229" w:lineRule="exact"/>
              <w:ind w:left="102"/>
              <w:rPr>
                <w:szCs w:val="20"/>
              </w:rPr>
            </w:pPr>
          </w:p>
        </w:tc>
        <w:tc>
          <w:tcPr>
            <w:tcW w:w="1418" w:type="dxa"/>
          </w:tcPr>
          <w:p w14:paraId="65FB11A6" w14:textId="557E3A95" w:rsidR="001D061B" w:rsidRPr="00907C9B" w:rsidRDefault="001D061B" w:rsidP="008A6494">
            <w:pPr>
              <w:spacing w:line="229" w:lineRule="exact"/>
              <w:ind w:left="102"/>
              <w:rPr>
                <w:szCs w:val="20"/>
              </w:rPr>
            </w:pPr>
            <w:r w:rsidRPr="00907C9B">
              <w:rPr>
                <w:szCs w:val="20"/>
              </w:rPr>
              <w:t>1..1</w:t>
            </w:r>
          </w:p>
        </w:tc>
      </w:tr>
      <w:tr w:rsidR="001D061B" w14:paraId="2448E097" w14:textId="77777777" w:rsidTr="00514BAB">
        <w:tc>
          <w:tcPr>
            <w:tcW w:w="2660" w:type="dxa"/>
          </w:tcPr>
          <w:p w14:paraId="42710ADF" w14:textId="1ADCC292" w:rsidR="001D061B" w:rsidRDefault="001D061B" w:rsidP="008A6494">
            <w:pPr>
              <w:spacing w:line="229" w:lineRule="exact"/>
              <w:ind w:left="102"/>
              <w:rPr>
                <w:szCs w:val="20"/>
              </w:rPr>
            </w:pPr>
            <w:r>
              <w:rPr>
                <w:szCs w:val="20"/>
              </w:rPr>
              <w:t>../../../id</w:t>
            </w:r>
          </w:p>
        </w:tc>
        <w:tc>
          <w:tcPr>
            <w:tcW w:w="1417" w:type="dxa"/>
          </w:tcPr>
          <w:p w14:paraId="05BAEDBF" w14:textId="222119FB" w:rsidR="001D061B" w:rsidRDefault="001D061B" w:rsidP="008A6494">
            <w:pPr>
              <w:spacing w:line="229" w:lineRule="exact"/>
              <w:ind w:left="102"/>
              <w:rPr>
                <w:spacing w:val="-1"/>
                <w:szCs w:val="20"/>
              </w:rPr>
            </w:pPr>
            <w:r>
              <w:rPr>
                <w:szCs w:val="20"/>
              </w:rPr>
              <w:t>string</w:t>
            </w:r>
          </w:p>
        </w:tc>
        <w:tc>
          <w:tcPr>
            <w:tcW w:w="4111" w:type="dxa"/>
          </w:tcPr>
          <w:p w14:paraId="6F3F7EF7" w14:textId="6AEE7BD6" w:rsidR="001D061B" w:rsidRPr="00041CC6" w:rsidRDefault="001D061B" w:rsidP="008A6494">
            <w:pPr>
              <w:spacing w:line="229" w:lineRule="exact"/>
              <w:ind w:left="102"/>
              <w:rPr>
                <w:szCs w:val="20"/>
              </w:rPr>
            </w:pPr>
            <w:r w:rsidRPr="006167E0">
              <w:rPr>
                <w:szCs w:val="20"/>
              </w:rPr>
              <w:t>Identiteten enligt den identitetstyp (type) som angivits. Anges med 12 tecken utan bindestreck.</w:t>
            </w:r>
          </w:p>
        </w:tc>
        <w:tc>
          <w:tcPr>
            <w:tcW w:w="1418" w:type="dxa"/>
          </w:tcPr>
          <w:p w14:paraId="71F6CDFA" w14:textId="5A11AFC9" w:rsidR="001D061B" w:rsidRPr="00907C9B" w:rsidRDefault="001D061B" w:rsidP="008A6494">
            <w:pPr>
              <w:spacing w:line="229" w:lineRule="exact"/>
              <w:ind w:left="102"/>
              <w:rPr>
                <w:szCs w:val="20"/>
              </w:rPr>
            </w:pPr>
            <w:r>
              <w:rPr>
                <w:szCs w:val="20"/>
              </w:rPr>
              <w:t>1..1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(1.2.752.97.3.1.3)</w:t>
            </w:r>
          </w:p>
        </w:tc>
        <w:tc>
          <w:tcPr>
            <w:tcW w:w="1418" w:type="dxa"/>
          </w:tcPr>
          <w:p w14:paraId="4BF59CA7" w14:textId="515AC038" w:rsidR="001D061B" w:rsidRDefault="001D061B" w:rsidP="008A6494">
            <w:pPr>
              <w:spacing w:line="229" w:lineRule="exact"/>
              <w:ind w:left="102"/>
              <w:rPr>
                <w:szCs w:val="20"/>
              </w:rPr>
            </w:pPr>
            <w:r>
              <w:rPr>
                <w:szCs w:val="20"/>
              </w:rPr>
              <w:t>1..1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r>
              <w:rPr>
                <w:szCs w:val="20"/>
              </w:rPr>
              <w:lastRenderedPageBreak/>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Befattningskod. Om code anges skall också codeSystem  samt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HSA-id för vårdgivaren, som är vårdgivare för den enhet som författaren är uppdragstagare för. Skall anges om 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w:t>
            </w:r>
            <w:r w:rsidRPr="00907C9B">
              <w:rPr>
                <w:szCs w:val="20"/>
                <w:lang w:val="en-US"/>
              </w:rPr>
              <w:lastRenderedPageBreak/>
              <w:t>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lastRenderedPageBreak/>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lastRenderedPageBreak/>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lastRenderedPageBreak/>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kan  förekomma.</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r>
              <w:rPr>
                <w:szCs w:val="20"/>
              </w:rPr>
              <w:lastRenderedPageBreak/>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låtet om kod ej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77777777" w:rsidR="001D061B" w:rsidRPr="00907C9B" w:rsidRDefault="001D061B" w:rsidP="008A6494">
            <w:pPr>
              <w:spacing w:line="226" w:lineRule="exact"/>
              <w:ind w:left="102"/>
              <w:rPr>
                <w:spacing w:val="-1"/>
                <w:szCs w:val="20"/>
              </w:rPr>
            </w:pPr>
            <w:r w:rsidRPr="00907C9B">
              <w:rPr>
                <w:spacing w:val="-1"/>
                <w:szCs w:val="20"/>
              </w:rPr>
              <w:t>Tid då vårdbegäran framställdes. Nullvärde tillåtet</w:t>
            </w:r>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777777" w:rsidR="001D061B" w:rsidRPr="00907C9B" w:rsidRDefault="001D061B" w:rsidP="008A6494">
            <w:pPr>
              <w:spacing w:line="229" w:lineRule="exact"/>
              <w:ind w:left="102"/>
              <w:rPr>
                <w:szCs w:val="20"/>
              </w:rPr>
            </w:pPr>
            <w:r w:rsidRPr="00907C9B">
              <w:rPr>
                <w:szCs w:val="20"/>
              </w:rPr>
              <w:t>1..1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r>
              <w:rPr>
                <w:szCs w:val="20"/>
              </w:rPr>
              <w:t>../../../../</w:t>
            </w:r>
            <w:r w:rsidRPr="00790A72">
              <w:rPr>
                <w:szCs w:val="20"/>
              </w:rPr>
              <w:t>healthcareProfes</w:t>
            </w:r>
            <w:r w:rsidRPr="00790A72">
              <w:rPr>
                <w:szCs w:val="20"/>
              </w:rPr>
              <w:lastRenderedPageBreak/>
              <w:t>sionalRoleCode</w:t>
            </w:r>
          </w:p>
        </w:tc>
        <w:tc>
          <w:tcPr>
            <w:tcW w:w="1417" w:type="dxa"/>
          </w:tcPr>
          <w:p w14:paraId="0890AAD9" w14:textId="20B4F3D2" w:rsidR="001D061B" w:rsidRDefault="001D061B" w:rsidP="008A6494">
            <w:pPr>
              <w:spacing w:line="229" w:lineRule="exact"/>
              <w:ind w:left="102"/>
              <w:rPr>
                <w:szCs w:val="20"/>
              </w:rPr>
            </w:pPr>
            <w:r w:rsidRPr="00790A72">
              <w:rPr>
                <w:szCs w:val="20"/>
              </w:rPr>
              <w:lastRenderedPageBreak/>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 xml:space="preserve">Information om personens befattning. Om </w:t>
            </w:r>
            <w:r w:rsidRPr="006167E0">
              <w:rPr>
                <w:spacing w:val="-1"/>
                <w:szCs w:val="20"/>
              </w:rPr>
              <w:lastRenderedPageBreak/>
              <w:t>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lastRenderedPageBreak/>
              <w:t>0..1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r>
              <w:rPr>
                <w:szCs w:val="20"/>
              </w:rPr>
              <w:lastRenderedPageBreak/>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Befattningskod. Om code anges skall också codeSystem  samt displayName anges.</w:t>
            </w:r>
          </w:p>
        </w:tc>
        <w:tc>
          <w:tcPr>
            <w:tcW w:w="1418" w:type="dxa"/>
          </w:tcPr>
          <w:p w14:paraId="31E96BC2" w14:textId="7614B673" w:rsidR="001D061B" w:rsidRDefault="001D061B" w:rsidP="008A6494">
            <w:pPr>
              <w:spacing w:line="229" w:lineRule="exact"/>
              <w:ind w:left="102"/>
              <w:rPr>
                <w:szCs w:val="20"/>
              </w:rPr>
            </w:pPr>
            <w:r>
              <w:rPr>
                <w:szCs w:val="20"/>
              </w:rPr>
              <w:t>0..1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0..1</w:t>
            </w:r>
          </w:p>
        </w:tc>
      </w:tr>
    </w:tbl>
    <w:p w14:paraId="1A9CCDFC" w14:textId="77777777" w:rsidR="007E47C0" w:rsidRDefault="007E47C0" w:rsidP="007E47C0"/>
    <w:p w14:paraId="0C970D8C" w14:textId="77777777" w:rsidR="007E47C0" w:rsidRPr="00ED19D0" w:rsidRDefault="007E47C0" w:rsidP="00424B6F">
      <w:pPr>
        <w:pStyle w:val="BodyText"/>
      </w:pPr>
    </w:p>
    <w:p w14:paraId="19EF74E6" w14:textId="77777777" w:rsidR="007E47C0" w:rsidRDefault="00776D68" w:rsidP="007E47C0">
      <w:pPr>
        <w:pStyle w:val="Heading3"/>
      </w:pPr>
      <w:bookmarkStart w:id="156" w:name="_Toc254367765"/>
      <w:r>
        <w:t>Övriga regler</w:t>
      </w:r>
      <w:bookmarkEnd w:id="156"/>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lastRenderedPageBreak/>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Heading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Heading2"/>
      </w:pPr>
      <w:r>
        <w:br w:type="page"/>
      </w:r>
      <w:bookmarkStart w:id="157" w:name="_Toc248640910"/>
      <w:bookmarkStart w:id="158" w:name="_Toc254367766"/>
      <w:r w:rsidR="00D4194A" w:rsidRPr="00FC66B5">
        <w:lastRenderedPageBreak/>
        <w:t>GetMaternityMedicalHistory</w:t>
      </w:r>
      <w:bookmarkEnd w:id="157"/>
      <w:bookmarkEnd w:id="158"/>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Heading3"/>
      </w:pPr>
      <w:bookmarkStart w:id="159" w:name="_Toc254367767"/>
      <w:r>
        <w:t>Version</w:t>
      </w:r>
      <w:bookmarkEnd w:id="159"/>
    </w:p>
    <w:p w14:paraId="3F345ED5" w14:textId="22175496" w:rsidR="00D4194A" w:rsidRDefault="00D1188C" w:rsidP="00D4194A">
      <w:r>
        <w:t>2</w:t>
      </w:r>
      <w:r w:rsidR="00422022">
        <w:t>.1</w:t>
      </w:r>
    </w:p>
    <w:p w14:paraId="0417C7AC" w14:textId="77777777" w:rsidR="00424B6F" w:rsidRDefault="00424B6F" w:rsidP="00D4194A"/>
    <w:p w14:paraId="6D2D9239" w14:textId="6D4A25B0" w:rsidR="00424B6F" w:rsidRPr="00424B6F" w:rsidRDefault="00424B6F" w:rsidP="00424B6F">
      <w:pPr>
        <w:pStyle w:val="Heading3"/>
      </w:pPr>
      <w:bookmarkStart w:id="160" w:name="_Toc248640914"/>
      <w:bookmarkStart w:id="161" w:name="_Toc254367768"/>
      <w:r w:rsidRPr="00424B6F">
        <w:t>V-MIM</w:t>
      </w:r>
      <w:bookmarkEnd w:id="160"/>
      <w:bookmarkEnd w:id="161"/>
    </w:p>
    <w:p w14:paraId="084F95D0" w14:textId="77777777" w:rsidR="00424B6F" w:rsidRPr="00424B6F" w:rsidRDefault="00424B6F" w:rsidP="00424B6F">
      <w:pPr>
        <w:pStyle w:val="Body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odyText"/>
      </w:pPr>
    </w:p>
    <w:p w14:paraId="6F67535F" w14:textId="4D93B589" w:rsidR="00424B6F" w:rsidRPr="00527535" w:rsidRDefault="001946E2" w:rsidP="00424B6F">
      <w:pPr>
        <w:pStyle w:val="BodyText"/>
      </w:pPr>
      <w:r>
        <w:rPr>
          <w:noProof/>
          <w:lang w:val="en-US"/>
        </w:rPr>
        <w:drawing>
          <wp:inline distT="0" distB="0" distL="0" distR="0" wp14:anchorId="36A817BF" wp14:editId="108AA9FF">
            <wp:extent cx="5507990" cy="3268338"/>
            <wp:effectExtent l="0" t="0" r="3810" b="8890"/>
            <wp:docPr id="2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Heading3"/>
      </w:pPr>
      <w:bookmarkStart w:id="162" w:name="_Toc254367769"/>
      <w:r>
        <w:t>Fältregler</w:t>
      </w:r>
      <w:bookmarkEnd w:id="162"/>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Id för patienten. </w:t>
            </w:r>
            <w:r w:rsidRPr="008A6494">
              <w:rPr>
                <w:rFonts w:ascii="Times New Roman" w:hAnsi="Times New Roman" w:cs="Times New Roman"/>
                <w:spacing w:val="-1"/>
                <w:sz w:val="20"/>
                <w:szCs w:val="20"/>
              </w:rPr>
              <w:br/>
              <w:t>value sätts till patientens identifierare. Anges med 12 tecken utan avskiljare.</w:t>
            </w:r>
            <w:r w:rsidRPr="008A6494">
              <w:rPr>
                <w:rFonts w:ascii="Times New Roman" w:hAnsi="Times New Roman" w:cs="Times New Roman"/>
                <w:spacing w:val="-1"/>
                <w:sz w:val="20"/>
                <w:szCs w:val="20"/>
              </w:rPr>
              <w:br/>
              <w:t xml:space="preserve">Type sätts till OID för typ av identifierare. </w:t>
            </w:r>
            <w:r w:rsidRPr="008A6494">
              <w:rPr>
                <w:rFonts w:ascii="Times New Roman" w:hAnsi="Times New Roman" w:cs="Times New Roman"/>
                <w:spacing w:val="-1"/>
                <w:sz w:val="20"/>
                <w:szCs w:val="20"/>
              </w:rPr>
              <w:br/>
              <w:t>För personnummer ska Skatteverkets personnummer (1.2.752.129.2.1.3.1).</w:t>
            </w:r>
            <w:r w:rsidRPr="008A6494">
              <w:rPr>
                <w:rFonts w:ascii="Times New Roman" w:hAnsi="Times New Roman" w:cs="Times New Roman"/>
                <w:spacing w:val="-1"/>
                <w:sz w:val="20"/>
                <w:szCs w:val="20"/>
              </w:rPr>
              <w:br/>
              <w:t>För samordningsnummer ska Skatteverkets samordningsnummer (1.2.752.129.2.1.3.3).</w:t>
            </w:r>
            <w:r w:rsidRPr="008A6494">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 xml:space="preserve">Begränsning av sökningen i tid. Begränsningen sker genom att resultatet innehåller de poster som i något av de tidsfält som ingår i </w:t>
            </w:r>
            <w:r w:rsidRPr="008A6494">
              <w:rPr>
                <w:rFonts w:ascii="Times New Roman" w:hAnsi="Times New Roman" w:cs="Times New Roman"/>
                <w:sz w:val="20"/>
                <w:szCs w:val="20"/>
              </w:rPr>
              <w:t>maternityMedicalRecordHeader</w:t>
            </w:r>
            <w:r w:rsidRPr="008A6494">
              <w:rPr>
                <w:rFonts w:ascii="Times New Roman" w:hAnsi="Times New Roman" w:cs="Times New Roman"/>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Begränsar sökningen till dokument som är skapade i angivet system. </w:t>
            </w:r>
          </w:p>
          <w:p w14:paraId="0AA5246D" w14:textId="77777777" w:rsidR="008A6494" w:rsidRPr="008A6494" w:rsidRDefault="008A6494" w:rsidP="008A6494">
            <w:pPr>
              <w:spacing w:line="226" w:lineRule="exact"/>
              <w:ind w:left="102"/>
              <w:rPr>
                <w:rFonts w:ascii="Times New Roman" w:hAnsi="Times New Roman" w:cs="Times New Roman"/>
                <w:sz w:val="20"/>
                <w:szCs w:val="20"/>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Värdet på detta fält måste överensstämma med värdet på logicalAddress i anropets tekniska kuvertering (ex. 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Det innebär i praktiken att aggregerande tjänster inte används när detta fält anges.</w:t>
            </w:r>
          </w:p>
          <w:p w14:paraId="05F9547F" w14:textId="77777777" w:rsidR="008A6494" w:rsidRPr="008A6494" w:rsidRDefault="008A6494" w:rsidP="008A6494">
            <w:pPr>
              <w:spacing w:line="226" w:lineRule="exact"/>
              <w:ind w:left="102"/>
              <w:rPr>
                <w:rFonts w:ascii="Times New Roman" w:hAnsi="Times New Roman" w:cs="Times New Roman"/>
                <w:sz w:val="20"/>
                <w:szCs w:val="20"/>
              </w:rPr>
            </w:pPr>
          </w:p>
          <w:p w14:paraId="492B367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Titel som beskriver den information som sänds i dokumentet.</w:t>
            </w:r>
          </w:p>
          <w:p w14:paraId="6F0DFAE4"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 xml:space="preserve">Id för </w:t>
            </w:r>
            <w:r w:rsidRPr="008A6494">
              <w:rPr>
                <w:rFonts w:ascii="Times New Roman" w:hAnsi="Times New Roman" w:cs="Times New Roman"/>
                <w:b/>
                <w:sz w:val="20"/>
                <w:szCs w:val="20"/>
              </w:rPr>
              <w:t>modern</w:t>
            </w:r>
            <w:r w:rsidRPr="008A6494">
              <w:rPr>
                <w:rFonts w:ascii="Times New Roman" w:hAnsi="Times New Roman" w:cs="Times New Roman"/>
                <w:sz w:val="20"/>
                <w:szCs w:val="20"/>
              </w:rPr>
              <w:t>.</w:t>
            </w:r>
            <w:r w:rsidRPr="008A6494">
              <w:rPr>
                <w:rFonts w:ascii="Times New Roman" w:hAnsi="Times New Roman" w:cs="Times New Roman"/>
                <w:sz w:val="20"/>
                <w:szCs w:val="20"/>
              </w:rPr>
              <w:br/>
              <w:t>id sätts till patientens identifierare, anges med 12 siffror utan avskiljare.</w:t>
            </w:r>
            <w:r w:rsidRPr="008A6494">
              <w:rPr>
                <w:rFonts w:ascii="Times New Roman" w:hAnsi="Times New Roman" w:cs="Times New Roman"/>
                <w:sz w:val="20"/>
                <w:szCs w:val="20"/>
              </w:rPr>
              <w:b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43E7CA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Sätts till </w:t>
            </w:r>
            <w:r w:rsidRPr="008A6494">
              <w:rPr>
                <w:rFonts w:ascii="Times New Roman" w:hAnsi="Times New Roman" w:cs="Times New Roman"/>
                <w:b/>
                <w:sz w:val="20"/>
                <w:szCs w:val="20"/>
              </w:rPr>
              <w:t>moderns</w:t>
            </w:r>
            <w:r w:rsidRPr="008A6494">
              <w:rPr>
                <w:rFonts w:ascii="Times New Roman" w:hAnsi="Times New Roman" w:cs="Times New Roman"/>
                <w:sz w:val="20"/>
                <w:szCs w:val="20"/>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5F8FA77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Information om författarens befattning. Om möjligt skall KV Befattning (OID 1.2.752.129.2.2.1.4), se </w:t>
            </w:r>
          </w:p>
          <w:p w14:paraId="6DB4EB8B" w14:textId="77777777" w:rsidR="008A6494" w:rsidRPr="008A6494" w:rsidRDefault="00D76FD4" w:rsidP="008A6494">
            <w:pPr>
              <w:spacing w:line="226" w:lineRule="exact"/>
              <w:ind w:left="102"/>
              <w:rPr>
                <w:rFonts w:ascii="Times New Roman" w:hAnsi="Times New Roman" w:cs="Times New Roman"/>
                <w:spacing w:val="-1"/>
                <w:sz w:val="20"/>
                <w:szCs w:val="20"/>
              </w:rPr>
            </w:pPr>
            <w:hyperlink r:id="rId21" w:history="1">
              <w:r w:rsidR="008A6494" w:rsidRPr="008A6494">
                <w:rPr>
                  <w:rStyle w:val="Hyperlink"/>
                  <w:rFonts w:ascii="Times New Roman" w:hAnsi="Times New Roman" w:cs="Times New Roman"/>
                  <w:sz w:val="20"/>
                  <w:szCs w:val="20"/>
                </w:rPr>
                <w:t>http://www.inera.se/Documents/TJANSTER_PROJEKT/Katalogtjanst_HSA/Innehall/hsa_innehall_befattning.pdf</w:t>
              </w:r>
            </w:hyperlink>
          </w:p>
          <w:p w14:paraId="50BD232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Om befattning är beskriven i ett lokalt kodverk utan OID, eller när kod helt saknas, kan en beskrivande text anges i originalText.</w:t>
            </w:r>
          </w:p>
          <w:p w14:paraId="29DDDC2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Om originalText anges skall inget annat värde i </w:t>
            </w:r>
            <w:r w:rsidRPr="008A6494">
              <w:rPr>
                <w:rFonts w:ascii="Times New Roman" w:hAnsi="Times New Roman" w:cs="Times New Roman"/>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Postadress för den organisation som författaren är uppdragstagare på. </w:t>
            </w:r>
            <w:r w:rsidRPr="008A6494">
              <w:rPr>
                <w:rFonts w:ascii="Times New Roman" w:hAnsi="Times New Roman" w:cs="Times New Roman"/>
                <w:sz w:val="20"/>
                <w:szCs w:val="20"/>
              </w:rPr>
              <w:t>Skrivs på ett så naturligt sätt som möjligt, exempelvis:</w:t>
            </w:r>
            <w:r w:rsidRPr="008A6494">
              <w:rPr>
                <w:rFonts w:ascii="Times New Roman" w:hAnsi="Times New Roman" w:cs="Times New Roman"/>
                <w:sz w:val="20"/>
                <w:szCs w:val="20"/>
              </w:rPr>
              <w:br/>
              <w:t>”Storgatan 12</w:t>
            </w:r>
            <w:r w:rsidRPr="008A6494">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vårdgivaren, som är vårdgivare för den enhet som författaren är uppdragstagare för.</w:t>
            </w:r>
          </w:p>
          <w:p w14:paraId="11CE0B6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Information om vem som signerat informationen i dokumentet.</w:t>
            </w:r>
          </w:p>
          <w:p w14:paraId="67778E2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Anger om information får delas till patient. Värdet sätts i sådant fall till true, i annat fall till false.</w:t>
            </w:r>
          </w:p>
          <w:p w14:paraId="5ABD9F50"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Kan bestå av antingen en </w:t>
            </w:r>
            <w:r w:rsidRPr="008A6494">
              <w:rPr>
                <w:rFonts w:ascii="Times New Roman" w:hAnsi="Times New Roman" w:cs="Times New Roman"/>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Kön, giltiga värden 0,1,2 och 9 enligt kodverk med OID 1.2.752.129.2.2.1.1:</w:t>
            </w:r>
          </w:p>
          <w:p w14:paraId="2AA49659"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Bedömning vid 1:a besök: basprogram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4A1B111F" w14:textId="77777777" w:rsidTr="00000D1C">
        <w:trPr>
          <w:trHeight w:hRule="exact" w:val="313"/>
          <w:tblHeader/>
        </w:trPr>
        <w:tc>
          <w:tcPr>
            <w:tcW w:w="2922" w:type="dxa"/>
            <w:tcBorders>
              <w:top w:val="single" w:sz="5" w:space="0" w:color="000000"/>
              <w:left w:val="single" w:sz="5" w:space="0" w:color="000000"/>
              <w:bottom w:val="single" w:sz="5" w:space="0" w:color="000000"/>
              <w:right w:val="single" w:sz="5" w:space="0" w:color="000000"/>
            </w:tcBorders>
          </w:tcPr>
          <w:p w14:paraId="7A35E631" w14:textId="4631D886"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../../../plasmaGlucose</w:t>
            </w:r>
          </w:p>
        </w:tc>
        <w:tc>
          <w:tcPr>
            <w:tcW w:w="1843" w:type="dxa"/>
            <w:tcBorders>
              <w:top w:val="single" w:sz="5" w:space="0" w:color="000000"/>
              <w:left w:val="single" w:sz="5" w:space="0" w:color="000000"/>
              <w:bottom w:val="single" w:sz="5" w:space="0" w:color="000000"/>
              <w:right w:val="single" w:sz="5" w:space="0" w:color="000000"/>
            </w:tcBorders>
          </w:tcPr>
          <w:p w14:paraId="00CCE196" w14:textId="014C5404"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MeasurementType</w:t>
            </w:r>
          </w:p>
        </w:tc>
        <w:tc>
          <w:tcPr>
            <w:tcW w:w="3685" w:type="dxa"/>
            <w:tcBorders>
              <w:top w:val="single" w:sz="5" w:space="0" w:color="000000"/>
              <w:left w:val="single" w:sz="5" w:space="0" w:color="000000"/>
              <w:bottom w:val="single" w:sz="5" w:space="0" w:color="000000"/>
              <w:right w:val="single" w:sz="5" w:space="0" w:color="000000"/>
            </w:tcBorders>
          </w:tcPr>
          <w:p w14:paraId="4EF6EDAA" w14:textId="683FCDE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p-Glukos, blodsocker</w:t>
            </w:r>
          </w:p>
        </w:tc>
        <w:tc>
          <w:tcPr>
            <w:tcW w:w="851" w:type="dxa"/>
            <w:tcBorders>
              <w:top w:val="single" w:sz="5" w:space="0" w:color="000000"/>
              <w:left w:val="single" w:sz="5" w:space="0" w:color="000000"/>
              <w:bottom w:val="single" w:sz="5" w:space="0" w:color="000000"/>
              <w:right w:val="single" w:sz="5" w:space="0" w:color="000000"/>
            </w:tcBorders>
          </w:tcPr>
          <w:p w14:paraId="7208791C" w14:textId="72CC114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0..1</w:t>
            </w:r>
          </w:p>
        </w:tc>
      </w:tr>
      <w:tr w:rsidR="00000D1C" w:rsidRPr="00907C9B" w14:paraId="4EE1879D" w14:textId="77777777" w:rsidTr="00000D1C">
        <w:trPr>
          <w:trHeight w:hRule="exact" w:val="41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149B8481"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../../../../method</w:t>
            </w:r>
          </w:p>
        </w:tc>
        <w:tc>
          <w:tcPr>
            <w:tcW w:w="1843" w:type="dxa"/>
            <w:tcBorders>
              <w:top w:val="single" w:sz="5" w:space="0" w:color="000000"/>
              <w:left w:val="single" w:sz="5" w:space="0" w:color="000000"/>
              <w:bottom w:val="single" w:sz="5" w:space="0" w:color="000000"/>
              <w:right w:val="single" w:sz="5" w:space="0" w:color="000000"/>
            </w:tcBorders>
          </w:tcPr>
          <w:p w14:paraId="7C628161" w14:textId="32D177E3"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CVType</w:t>
            </w:r>
          </w:p>
        </w:tc>
        <w:tc>
          <w:tcPr>
            <w:tcW w:w="3685" w:type="dxa"/>
            <w:tcBorders>
              <w:top w:val="single" w:sz="5" w:space="0" w:color="000000"/>
              <w:left w:val="single" w:sz="5" w:space="0" w:color="000000"/>
              <w:bottom w:val="single" w:sz="5" w:space="0" w:color="000000"/>
              <w:right w:val="single" w:sz="5" w:space="0" w:color="000000"/>
            </w:tcBorders>
          </w:tcPr>
          <w:p w14:paraId="2BB292AE" w14:textId="4592696E"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NPU-kod som beskriver mätmetoden.</w:t>
            </w:r>
          </w:p>
        </w:tc>
        <w:tc>
          <w:tcPr>
            <w:tcW w:w="851" w:type="dxa"/>
            <w:tcBorders>
              <w:top w:val="single" w:sz="5" w:space="0" w:color="000000"/>
              <w:left w:val="single" w:sz="5" w:space="0" w:color="000000"/>
              <w:bottom w:val="single" w:sz="5" w:space="0" w:color="000000"/>
              <w:right w:val="single" w:sz="5" w:space="0" w:color="000000"/>
            </w:tcBorders>
          </w:tcPr>
          <w:p w14:paraId="7CB1DFBE" w14:textId="5C3E8F6A"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5B28B0A1" w14:textId="77777777" w:rsidTr="00000D1C">
        <w:trPr>
          <w:trHeight w:hRule="exact" w:val="578"/>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061B1B65"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../../../../value</w:t>
            </w:r>
          </w:p>
        </w:tc>
        <w:tc>
          <w:tcPr>
            <w:tcW w:w="1843" w:type="dxa"/>
            <w:tcBorders>
              <w:top w:val="single" w:sz="5" w:space="0" w:color="000000"/>
              <w:left w:val="single" w:sz="5" w:space="0" w:color="000000"/>
              <w:bottom w:val="single" w:sz="5" w:space="0" w:color="000000"/>
              <w:right w:val="single" w:sz="5" w:space="0" w:color="000000"/>
            </w:tcBorders>
          </w:tcPr>
          <w:p w14:paraId="08ADA7AB" w14:textId="0AF43FBC"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PQtype</w:t>
            </w:r>
          </w:p>
        </w:tc>
        <w:tc>
          <w:tcPr>
            <w:tcW w:w="3685" w:type="dxa"/>
            <w:tcBorders>
              <w:top w:val="single" w:sz="5" w:space="0" w:color="000000"/>
              <w:left w:val="single" w:sz="5" w:space="0" w:color="000000"/>
              <w:bottom w:val="single" w:sz="5" w:space="0" w:color="000000"/>
              <w:right w:val="single" w:sz="5" w:space="0" w:color="000000"/>
            </w:tcBorders>
          </w:tcPr>
          <w:p w14:paraId="76DEDDAD" w14:textId="77777777" w:rsidR="00000D1C" w:rsidRPr="00000D1C" w:rsidRDefault="00000D1C" w:rsidP="005B612A">
            <w:pPr>
              <w:spacing w:line="226" w:lineRule="exact"/>
              <w:ind w:left="102"/>
              <w:rPr>
                <w:rFonts w:ascii="Times New Roman" w:hAnsi="Times New Roman" w:cs="Times New Roman"/>
                <w:spacing w:val="-1"/>
                <w:sz w:val="20"/>
                <w:szCs w:val="20"/>
                <w:highlight w:val="yellow"/>
              </w:rPr>
            </w:pPr>
            <w:r w:rsidRPr="00000D1C">
              <w:rPr>
                <w:rFonts w:ascii="Times New Roman" w:hAnsi="Times New Roman" w:cs="Times New Roman"/>
                <w:spacing w:val="-1"/>
                <w:sz w:val="20"/>
                <w:szCs w:val="20"/>
                <w:highlight w:val="yellow"/>
              </w:rPr>
              <w:t>p-glukos – blodsocker [antal / volym]</w:t>
            </w:r>
          </w:p>
          <w:p w14:paraId="281B1FDA" w14:textId="5EEB3779"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Förväntad enhet är mmol/l.</w:t>
            </w:r>
          </w:p>
        </w:tc>
        <w:tc>
          <w:tcPr>
            <w:tcW w:w="851" w:type="dxa"/>
            <w:tcBorders>
              <w:top w:val="single" w:sz="5" w:space="0" w:color="000000"/>
              <w:left w:val="single" w:sz="5" w:space="0" w:color="000000"/>
              <w:bottom w:val="single" w:sz="5" w:space="0" w:color="000000"/>
              <w:right w:val="single" w:sz="5" w:space="0" w:color="000000"/>
            </w:tcBorders>
          </w:tcPr>
          <w:p w14:paraId="33A1A44B" w14:textId="475C31BF"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Fosterläge enligt kodverk:</w:t>
            </w:r>
          </w:p>
          <w:p w14:paraId="6C29D772"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1C3B28D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head (huvud )</w:t>
            </w:r>
          </w:p>
          <w:p w14:paraId="2499FC9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breech (säte)</w:t>
            </w:r>
          </w:p>
          <w:p w14:paraId="427C3A2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2 = oblique (snedläge) </w:t>
            </w:r>
          </w:p>
          <w:p w14:paraId="32D0737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3 = transverse (tvärläge)</w:t>
            </w:r>
          </w:p>
          <w:p w14:paraId="01EB6385" w14:textId="77777777" w:rsidR="00000D1C" w:rsidRPr="008A6494" w:rsidRDefault="00000D1C" w:rsidP="008A6494">
            <w:pPr>
              <w:spacing w:line="226" w:lineRule="exact"/>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Föregående fosterdel enligt kodverk:</w:t>
            </w:r>
          </w:p>
          <w:p w14:paraId="1B6407BB"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67894A7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mobile (rörligt),</w:t>
            </w:r>
          </w:p>
          <w:p w14:paraId="18FB17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Typ av ledighet enligt kodverk</w:t>
            </w:r>
          </w:p>
          <w:p w14:paraId="5F41E26C"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7D98297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Sjukskrivning,</w:t>
            </w:r>
          </w:p>
          <w:p w14:paraId="517AB69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000D1C" w:rsidRPr="008A6494" w:rsidRDefault="00000D1C"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000D1C" w:rsidRPr="008A6494" w:rsidRDefault="00000D1C"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000D1C" w:rsidRPr="008A6494" w:rsidRDefault="00000D1C"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000D1C"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Sår/bristningar/klipp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Bäckenbotten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000D1C" w:rsidRPr="008A6494" w:rsidRDefault="00000D1C" w:rsidP="008A6494">
            <w:pPr>
              <w:spacing w:line="226" w:lineRule="exact"/>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Kommentar till uterus med anmärkning. Kan endast anges då </w:t>
            </w:r>
            <w:r w:rsidRPr="008A6494">
              <w:rPr>
                <w:rFonts w:ascii="Times New Roman" w:hAnsi="Times New Roman" w:cs="Times New Roman"/>
                <w:sz w:val="20"/>
                <w:szCs w:val="20"/>
              </w:rPr>
              <w:t>uterusContracted</w:t>
            </w:r>
            <w:r w:rsidRPr="008A6494">
              <w:rPr>
                <w:rFonts w:ascii="Times New Roman" w:hAnsi="Times New Roman" w:cs="Times New Roman"/>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000D1C"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Heading3"/>
      </w:pPr>
      <w:bookmarkStart w:id="163" w:name="_Toc254367770"/>
      <w:r>
        <w:t>Övriga regler</w:t>
      </w:r>
      <w:bookmarkEnd w:id="163"/>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Heading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Heading5"/>
      </w:pPr>
      <w:r w:rsidRPr="00776D68">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Heading2"/>
      </w:pPr>
      <w:bookmarkStart w:id="164" w:name="_Toc248640916"/>
      <w:bookmarkStart w:id="165" w:name="_Toc254367771"/>
      <w:r>
        <w:t>GetLaboratoryOrderOutcome</w:t>
      </w:r>
      <w:bookmarkEnd w:id="164"/>
      <w:bookmarkEnd w:id="165"/>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t>GetLaboratoryOrderOutcome returnerar laboratoriesvar lagrade i beställande enhets journal, och skall ej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Heading3"/>
      </w:pPr>
      <w:bookmarkStart w:id="166" w:name="_Toc254367772"/>
      <w:r>
        <w:t>Version</w:t>
      </w:r>
      <w:bookmarkEnd w:id="166"/>
    </w:p>
    <w:p w14:paraId="174ABF4D" w14:textId="1D5FD599" w:rsidR="00A86FCE" w:rsidRDefault="00084429"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Heading3"/>
      </w:pPr>
      <w:bookmarkStart w:id="167" w:name="_Toc254367773"/>
      <w:r>
        <w:t>Fältregler</w:t>
      </w:r>
      <w:bookmarkEnd w:id="167"/>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lastRenderedPageBreak/>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Id för patienten. </w:t>
            </w:r>
            <w:r w:rsidRPr="00424B6F">
              <w:rPr>
                <w:rFonts w:ascii="Times New Roman" w:hAnsi="Times New Roman" w:cs="Times New Roman"/>
                <w:spacing w:val="-1"/>
                <w:sz w:val="20"/>
                <w:szCs w:val="20"/>
              </w:rPr>
              <w:br/>
              <w:t>value sätts till patientens identifierare. Anges med 12 tecken utan avskiljare.</w:t>
            </w:r>
            <w:r w:rsidRPr="00424B6F">
              <w:rPr>
                <w:rFonts w:ascii="Times New Roman" w:hAnsi="Times New Roman" w:cs="Times New Roman"/>
                <w:spacing w:val="-1"/>
                <w:sz w:val="20"/>
                <w:szCs w:val="20"/>
              </w:rPr>
              <w:br/>
              <w:t xml:space="preserve">Type sätts till OID för typ av identifierare. </w:t>
            </w:r>
            <w:r w:rsidRPr="00424B6F">
              <w:rPr>
                <w:rFonts w:ascii="Times New Roman" w:hAnsi="Times New Roman" w:cs="Times New Roman"/>
                <w:spacing w:val="-1"/>
                <w:sz w:val="20"/>
                <w:szCs w:val="20"/>
              </w:rPr>
              <w:br/>
              <w:t>För personnummer ska Skatteverkets personnummer (1.2.752.129.2.1.3.1).</w:t>
            </w:r>
            <w:r w:rsidRPr="00424B6F">
              <w:rPr>
                <w:rFonts w:ascii="Times New Roman" w:hAnsi="Times New Roman" w:cs="Times New Roman"/>
                <w:spacing w:val="-1"/>
                <w:sz w:val="20"/>
                <w:szCs w:val="20"/>
              </w:rPr>
              <w:br/>
              <w:t>För samordningsnummer ska Skatteverkets samordningsnummer (1.2.752.129.2.1.3.3).</w:t>
            </w:r>
            <w:r w:rsidRPr="00424B6F">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Begränsar sökningen till dokument som är skapade i angivet system. </w:t>
            </w:r>
          </w:p>
          <w:p w14:paraId="15BB4907" w14:textId="77777777" w:rsidR="00424B6F" w:rsidRPr="00424B6F" w:rsidRDefault="00424B6F" w:rsidP="00424B6F">
            <w:pPr>
              <w:spacing w:line="226" w:lineRule="exact"/>
              <w:ind w:left="102"/>
              <w:rPr>
                <w:rFonts w:ascii="Times New Roman" w:hAnsi="Times New Roman" w:cs="Times New Roman"/>
                <w:sz w:val="20"/>
                <w:szCs w:val="20"/>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Värdet på detta fält måste överensstämma med värdet på logicalAddress i anropets tekniska kuvertering (ex. 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Det innebär i praktiken att aggregerande tjänster inte används när detta fält anges.</w:t>
            </w:r>
          </w:p>
          <w:p w14:paraId="30D37A49" w14:textId="77777777" w:rsidR="00424B6F" w:rsidRPr="00424B6F" w:rsidRDefault="00424B6F" w:rsidP="00424B6F">
            <w:pPr>
              <w:spacing w:line="226" w:lineRule="exact"/>
              <w:ind w:left="102"/>
              <w:rPr>
                <w:rFonts w:ascii="Times New Roman" w:hAnsi="Times New Roman" w:cs="Times New Roman"/>
                <w:sz w:val="20"/>
                <w:szCs w:val="20"/>
              </w:rPr>
            </w:pPr>
          </w:p>
          <w:p w14:paraId="3C0708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Begränsar sökningen till den vård- och omsorgskontakt där den vårdbegäran som låg till grund för laboratoriesvaret skapades.</w:t>
            </w:r>
          </w:p>
          <w:p w14:paraId="142773D2"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Returnerar en patients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Type sätts till OID för typ av identifierare. </w:t>
            </w:r>
          </w:p>
          <w:p w14:paraId="78E710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personnummer ska Skatteverkets personnummer (1.2.752.129.2.1.3.1).</w:t>
            </w:r>
          </w:p>
          <w:p w14:paraId="536339E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samordningsnummer ska Skatteverkets samordningsnummer (1.2.752.129.2.1.3.3).</w:t>
            </w:r>
          </w:p>
          <w:p w14:paraId="20B214E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reservnummer används lokalt definierade reservnummet, exempelvis SLL reservnummer (1.2.752.97.3.1.3)</w:t>
            </w:r>
          </w:p>
          <w:p w14:paraId="6AD80F7F"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5D562D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4E18097A"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0B30775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Postadress för den organisation som författaren är uppdragstagare på. Skrivs på ett så naturligt sätt som möjligt, exempelvis:</w:t>
            </w:r>
            <w:r w:rsidRPr="00424B6F">
              <w:rPr>
                <w:rFonts w:ascii="Times New Roman" w:hAnsi="Times New Roman" w:cs="Times New Roman"/>
                <w:sz w:val="20"/>
                <w:szCs w:val="20"/>
              </w:rPr>
              <w:br/>
              <w:t>”Storgatan 12</w:t>
            </w:r>
            <w:r w:rsidRPr="00424B6F">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vem som signerat informationen i dokumentet.</w:t>
            </w:r>
          </w:p>
          <w:p w14:paraId="7F25482D"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Anger om information får delas till patient. Värdet sätts i sådant fall till true, i annat fall till false. </w:t>
            </w:r>
          </w:p>
          <w:p w14:paraId="3444C13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svar som avses. </w:t>
            </w:r>
          </w:p>
          <w:p w14:paraId="72BEB3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DEF = definitivtsvar</w:t>
            </w:r>
          </w:p>
          <w:p w14:paraId="18F768A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 = tilläggssvar</w:t>
            </w:r>
          </w:p>
          <w:p w14:paraId="6675D7E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labenhet som undersökningsresultatet härrör från. </w:t>
            </w:r>
          </w:p>
          <w:p w14:paraId="182465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0DCC454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708AFA6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åtgärdens status. Då det är möjligt ska KV åtgärdsstatus följas. 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Kod som anger om resultatet ligger utanför referensintervall. Sant = Ja, resultatet ligger utanför referens-intervall</w:t>
            </w:r>
          </w:p>
          <w:p w14:paraId="47821CE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Heading3"/>
      </w:pPr>
      <w:bookmarkStart w:id="168" w:name="_Toc254367774"/>
      <w:r>
        <w:t>Övriga regler</w:t>
      </w:r>
      <w:bookmarkEnd w:id="168"/>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Heading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Heading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default" r:id="rId22"/>
      <w:headerReference w:type="first" r:id="rId23"/>
      <w:footerReference w:type="first" r:id="rId24"/>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6052C" w14:textId="77777777" w:rsidR="005B612A" w:rsidRDefault="005B612A" w:rsidP="00C72B17">
      <w:pPr>
        <w:spacing w:line="240" w:lineRule="auto"/>
      </w:pPr>
      <w:r>
        <w:separator/>
      </w:r>
    </w:p>
  </w:endnote>
  <w:endnote w:type="continuationSeparator" w:id="0">
    <w:p w14:paraId="0015BF39" w14:textId="77777777" w:rsidR="005B612A" w:rsidRDefault="005B612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B612A" w:rsidRDefault="005B612A">
    <w:pPr>
      <w:pStyle w:val="Footer"/>
    </w:pPr>
  </w:p>
  <w:p w14:paraId="12C113D0" w14:textId="77777777" w:rsidR="005B612A" w:rsidRDefault="005B612A">
    <w:pPr>
      <w:pStyle w:val="Footer"/>
    </w:pPr>
  </w:p>
  <w:p w14:paraId="1421CB49" w14:textId="77777777" w:rsidR="005B612A" w:rsidRDefault="005B612A">
    <w:pPr>
      <w:pStyle w:val="Footer"/>
    </w:pPr>
  </w:p>
  <w:p w14:paraId="6F807640" w14:textId="77777777" w:rsidR="005B612A" w:rsidRDefault="005B612A">
    <w:pPr>
      <w:pStyle w:val="Footer"/>
    </w:pPr>
  </w:p>
  <w:p w14:paraId="2E456113" w14:textId="77777777" w:rsidR="005B612A" w:rsidRDefault="005B612A">
    <w:pPr>
      <w:pStyle w:val="Footer"/>
    </w:pPr>
  </w:p>
  <w:p w14:paraId="36A9D811" w14:textId="77777777" w:rsidR="005B612A" w:rsidRDefault="005B612A">
    <w:pPr>
      <w:pStyle w:val="Footer"/>
    </w:pPr>
  </w:p>
  <w:p w14:paraId="2CD2C690" w14:textId="77777777" w:rsidR="005B612A" w:rsidRDefault="005B612A" w:rsidP="00956547">
    <w:pPr>
      <w:pStyle w:val="Footer"/>
    </w:pPr>
    <w:bookmarkStart w:id="182"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82"/>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9C2A4" w14:textId="77777777" w:rsidR="005B612A" w:rsidRDefault="005B612A" w:rsidP="00C72B17">
      <w:pPr>
        <w:spacing w:line="240" w:lineRule="auto"/>
      </w:pPr>
      <w:r>
        <w:separator/>
      </w:r>
    </w:p>
  </w:footnote>
  <w:footnote w:type="continuationSeparator" w:id="0">
    <w:p w14:paraId="4079909C" w14:textId="77777777" w:rsidR="005B612A" w:rsidRDefault="005B612A"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77777777" w:rsidR="005B612A" w:rsidRDefault="005B612A"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9" w:name="Date1"/>
    <w:r>
      <w:t>23 maj 2013</w:t>
    </w:r>
    <w:bookmarkEnd w:id="169"/>
  </w:p>
  <w:p w14:paraId="005707D8" w14:textId="588DF0F6" w:rsidR="005B612A" w:rsidRDefault="005B612A" w:rsidP="008303EF">
    <w:pPr>
      <w:tabs>
        <w:tab w:val="left" w:pos="6237"/>
      </w:tabs>
    </w:pPr>
    <w:r>
      <w:tab/>
    </w:r>
    <w:bookmarkStart w:id="170" w:name="LDnr1"/>
    <w:bookmarkEnd w:id="170"/>
    <w:r>
      <w:t xml:space="preserve"> </w:t>
    </w:r>
    <w:bookmarkStart w:id="171" w:name="Dnr1"/>
    <w:bookmarkEnd w:id="171"/>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66D85">
                            <w:rPr>
                              <w:noProof/>
                              <w:sz w:val="16"/>
                              <w:szCs w:val="16"/>
                            </w:rPr>
                            <w:t>9</w:t>
                          </w:r>
                          <w:r w:rsidRPr="00E12C4A">
                            <w:rPr>
                              <w:sz w:val="16"/>
                              <w:szCs w:val="16"/>
                            </w:rPr>
                            <w:fldChar w:fldCharType="end"/>
                          </w:r>
                          <w:r w:rsidRPr="00E12C4A">
                            <w:rPr>
                              <w:sz w:val="16"/>
                              <w:szCs w:val="16"/>
                            </w:rPr>
                            <w:t xml:space="preserve"> (</w:t>
                          </w:r>
                          <w:fldSimple w:instr=" SECTIONPAGES   \* MERGEFORMAT ">
                            <w:r w:rsidR="00066D85" w:rsidRPr="00066D85">
                              <w:rPr>
                                <w:noProof/>
                                <w:sz w:val="16"/>
                                <w:szCs w:val="16"/>
                              </w:rPr>
                              <w:t>51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66D85">
                      <w:rPr>
                        <w:noProof/>
                        <w:sz w:val="16"/>
                        <w:szCs w:val="16"/>
                      </w:rPr>
                      <w:t>9</w:t>
                    </w:r>
                    <w:r w:rsidRPr="00E12C4A">
                      <w:rPr>
                        <w:sz w:val="16"/>
                        <w:szCs w:val="16"/>
                      </w:rPr>
                      <w:fldChar w:fldCharType="end"/>
                    </w:r>
                    <w:r w:rsidRPr="00E12C4A">
                      <w:rPr>
                        <w:sz w:val="16"/>
                        <w:szCs w:val="16"/>
                      </w:rPr>
                      <w:t xml:space="preserve"> (</w:t>
                    </w:r>
                    <w:fldSimple w:instr=" SECTIONPAGES   \* MERGEFORMAT ">
                      <w:r w:rsidR="00066D85" w:rsidRPr="00066D85">
                        <w:rPr>
                          <w:noProof/>
                          <w:sz w:val="16"/>
                          <w:szCs w:val="16"/>
                        </w:rPr>
                        <w:t>51</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7777777" w:rsidR="005B612A" w:rsidRDefault="005B612A"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72" w:name="Date"/>
    <w:r>
      <w:t>23 maj 2013</w:t>
    </w:r>
    <w:bookmarkEnd w:id="172"/>
  </w:p>
  <w:p w14:paraId="587ABBD2" w14:textId="77777777" w:rsidR="005B612A" w:rsidRDefault="005B612A" w:rsidP="00D774BC">
    <w:pPr>
      <w:tabs>
        <w:tab w:val="left" w:pos="6237"/>
      </w:tabs>
    </w:pPr>
    <w:r>
      <w:tab/>
    </w:r>
    <w:bookmarkStart w:id="173" w:name="LDnr"/>
    <w:bookmarkEnd w:id="173"/>
    <w:r>
      <w:t xml:space="preserve"> </w:t>
    </w:r>
    <w:bookmarkStart w:id="174" w:name="Dnr"/>
    <w:bookmarkEnd w:id="174"/>
  </w:p>
  <w:p w14:paraId="77845D5F" w14:textId="77777777" w:rsidR="005B612A" w:rsidRDefault="005B612A"/>
  <w:tbl>
    <w:tblPr>
      <w:tblW w:w="9180" w:type="dxa"/>
      <w:tblLayout w:type="fixed"/>
      <w:tblLook w:val="04A0" w:firstRow="1" w:lastRow="0" w:firstColumn="1" w:lastColumn="0" w:noHBand="0" w:noVBand="1"/>
    </w:tblPr>
    <w:tblGrid>
      <w:gridCol w:w="956"/>
      <w:gridCol w:w="1199"/>
      <w:gridCol w:w="4049"/>
      <w:gridCol w:w="2976"/>
    </w:tblGrid>
    <w:tr w:rsidR="005B612A" w:rsidRPr="0024387D" w14:paraId="7770CDCA" w14:textId="77777777" w:rsidTr="00364AE6">
      <w:tc>
        <w:tcPr>
          <w:tcW w:w="2155" w:type="dxa"/>
          <w:gridSpan w:val="2"/>
        </w:tcPr>
        <w:p w14:paraId="2BFF0FE8" w14:textId="77777777" w:rsidR="005B612A" w:rsidRPr="0024387D" w:rsidRDefault="005B612A" w:rsidP="00514BAB">
          <w:pPr>
            <w:pStyle w:val="Header"/>
            <w:rPr>
              <w:rFonts w:cs="Georgia"/>
              <w:sz w:val="14"/>
              <w:szCs w:val="14"/>
            </w:rPr>
          </w:pPr>
          <w:r w:rsidRPr="0024387D">
            <w:rPr>
              <w:rFonts w:cs="Georgia"/>
              <w:sz w:val="14"/>
              <w:szCs w:val="14"/>
            </w:rPr>
            <w:t>Center för eHälsa i samverkan</w:t>
          </w:r>
        </w:p>
        <w:p w14:paraId="7311FDA3" w14:textId="77777777" w:rsidR="005B612A" w:rsidRPr="0024387D" w:rsidRDefault="005B612A" w:rsidP="00514BAB">
          <w:pPr>
            <w:pStyle w:val="Header"/>
            <w:rPr>
              <w:rFonts w:cs="Georgia"/>
              <w:sz w:val="12"/>
              <w:szCs w:val="12"/>
            </w:rPr>
          </w:pPr>
          <w:r w:rsidRPr="0024387D">
            <w:rPr>
              <w:rFonts w:cs="Georgia"/>
              <w:sz w:val="12"/>
              <w:szCs w:val="12"/>
            </w:rPr>
            <w:t>Hornsgatan 20, 118 82 Stockholm</w:t>
          </w:r>
        </w:p>
        <w:p w14:paraId="143C4590" w14:textId="77777777" w:rsidR="005B612A" w:rsidRPr="0024387D" w:rsidRDefault="005B612A" w:rsidP="00514BAB">
          <w:pPr>
            <w:pStyle w:val="Header"/>
            <w:rPr>
              <w:rFonts w:cs="Georgia"/>
              <w:sz w:val="12"/>
              <w:szCs w:val="12"/>
            </w:rPr>
          </w:pPr>
          <w:r>
            <w:rPr>
              <w:rFonts w:cs="Georgia"/>
              <w:sz w:val="12"/>
              <w:szCs w:val="12"/>
            </w:rPr>
            <w:t>Vxl: 08-452 70 00</w:t>
          </w:r>
          <w:bookmarkStart w:id="175" w:name="PhoneDirect"/>
          <w:bookmarkStart w:id="176" w:name="LMobile"/>
          <w:bookmarkEnd w:id="175"/>
          <w:bookmarkEnd w:id="176"/>
          <w:r w:rsidRPr="0024387D">
            <w:rPr>
              <w:rFonts w:cs="Georgia"/>
              <w:sz w:val="12"/>
              <w:szCs w:val="12"/>
            </w:rPr>
            <w:t xml:space="preserve"> </w:t>
          </w:r>
          <w:bookmarkStart w:id="177" w:name="Mobile"/>
          <w:bookmarkEnd w:id="177"/>
        </w:p>
        <w:p w14:paraId="674555CA" w14:textId="77777777" w:rsidR="005B612A" w:rsidRDefault="005B612A" w:rsidP="00514BAB">
          <w:pPr>
            <w:pStyle w:val="Header"/>
            <w:rPr>
              <w:rFonts w:cs="Georgia"/>
              <w:sz w:val="12"/>
              <w:szCs w:val="12"/>
            </w:rPr>
          </w:pPr>
        </w:p>
        <w:p w14:paraId="69F9143A" w14:textId="77777777" w:rsidR="005B612A" w:rsidRPr="002F2EFD" w:rsidRDefault="005B612A" w:rsidP="00514BAB">
          <w:pPr>
            <w:pStyle w:val="Header"/>
            <w:rPr>
              <w:rFonts w:cs="Georgia"/>
              <w:color w:val="008000"/>
              <w:sz w:val="12"/>
              <w:szCs w:val="12"/>
            </w:rPr>
          </w:pPr>
          <w:r w:rsidRPr="002F2EFD">
            <w:rPr>
              <w:rFonts w:cs="Georgia"/>
              <w:color w:val="008000"/>
              <w:sz w:val="12"/>
              <w:szCs w:val="12"/>
            </w:rPr>
            <w:fldChar w:fldCharType="begin"/>
          </w:r>
          <w:r w:rsidRPr="002F2EFD">
            <w:rPr>
              <w:rFonts w:cs="Georgia"/>
              <w:color w:val="008000"/>
              <w:sz w:val="12"/>
              <w:szCs w:val="12"/>
            </w:rPr>
            <w:instrText xml:space="preserve"> DOCPROPERTY  "arknummer" \* MERGEFORMAT </w:instrText>
          </w:r>
          <w:r w:rsidRPr="002F2EFD">
            <w:rPr>
              <w:rFonts w:cs="Georgia"/>
              <w:color w:val="008000"/>
              <w:sz w:val="12"/>
              <w:szCs w:val="12"/>
            </w:rPr>
            <w:fldChar w:fldCharType="separate"/>
          </w:r>
          <w:r w:rsidRPr="002F2EFD">
            <w:rPr>
              <w:rFonts w:cs="Georgia"/>
              <w:color w:val="008000"/>
              <w:sz w:val="12"/>
              <w:szCs w:val="12"/>
            </w:rPr>
            <w:t>ARK_0015</w:t>
          </w:r>
          <w:r w:rsidRPr="002F2EFD">
            <w:rPr>
              <w:rFonts w:cs="Georgia"/>
              <w:color w:val="008000"/>
              <w:sz w:val="12"/>
              <w:szCs w:val="12"/>
            </w:rPr>
            <w:fldChar w:fldCharType="end"/>
          </w:r>
        </w:p>
        <w:bookmarkStart w:id="178" w:name="Email"/>
        <w:bookmarkEnd w:id="178"/>
        <w:p w14:paraId="1389D9DA" w14:textId="77777777" w:rsidR="005B612A" w:rsidRDefault="005B612A"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B612A" w:rsidRPr="0024387D" w:rsidRDefault="005B612A" w:rsidP="00514BAB">
          <w:pPr>
            <w:pStyle w:val="Header"/>
            <w:rPr>
              <w:rFonts w:cs="Georgia"/>
              <w:sz w:val="12"/>
              <w:szCs w:val="12"/>
            </w:rPr>
          </w:pPr>
        </w:p>
      </w:tc>
      <w:tc>
        <w:tcPr>
          <w:tcW w:w="4049" w:type="dxa"/>
        </w:tcPr>
        <w:p w14:paraId="3BC96ADA" w14:textId="77777777" w:rsidR="005B612A" w:rsidRPr="0024387D" w:rsidRDefault="005B612A" w:rsidP="00514BAB">
          <w:pPr>
            <w:pStyle w:val="Header"/>
            <w:rPr>
              <w:rFonts w:cs="Georgia"/>
              <w:sz w:val="14"/>
              <w:szCs w:val="14"/>
            </w:rPr>
          </w:pPr>
        </w:p>
      </w:tc>
      <w:tc>
        <w:tcPr>
          <w:tcW w:w="2976" w:type="dxa"/>
        </w:tcPr>
        <w:p w14:paraId="39150BC1" w14:textId="77777777" w:rsidR="005B612A" w:rsidRDefault="005B612A" w:rsidP="00514BAB">
          <w:r>
            <w:t xml:space="preserve"> </w:t>
          </w:r>
          <w:bookmarkStart w:id="179" w:name="slask"/>
          <w:bookmarkStart w:id="180" w:name="Addressee"/>
          <w:bookmarkEnd w:id="179"/>
          <w:bookmarkEnd w:id="180"/>
        </w:p>
      </w:tc>
    </w:tr>
    <w:tr w:rsidR="005B612A" w:rsidRPr="00F456CC" w14:paraId="726051DA" w14:textId="77777777" w:rsidTr="00364AE6">
      <w:tc>
        <w:tcPr>
          <w:tcW w:w="956" w:type="dxa"/>
          <w:tcBorders>
            <w:right w:val="single" w:sz="4" w:space="0" w:color="auto"/>
          </w:tcBorders>
        </w:tcPr>
        <w:p w14:paraId="3D93C70D" w14:textId="77777777" w:rsidR="005B612A" w:rsidRPr="00F456CC" w:rsidRDefault="005B612A"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B612A" w:rsidRPr="00F456CC" w:rsidRDefault="005B612A"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B612A" w:rsidRPr="002C11AF" w:rsidRDefault="005B612A" w:rsidP="00514BAB">
          <w:pPr>
            <w:pStyle w:val="Header"/>
            <w:rPr>
              <w:rFonts w:cs="Georgia"/>
              <w:sz w:val="12"/>
              <w:szCs w:val="12"/>
            </w:rPr>
          </w:pPr>
        </w:p>
      </w:tc>
      <w:tc>
        <w:tcPr>
          <w:tcW w:w="2976" w:type="dxa"/>
        </w:tcPr>
        <w:p w14:paraId="09468B72" w14:textId="77777777" w:rsidR="005B612A" w:rsidRPr="002C11AF" w:rsidRDefault="005B612A" w:rsidP="00514BAB">
          <w:pPr>
            <w:pStyle w:val="Header"/>
            <w:rPr>
              <w:rFonts w:cs="Georgia"/>
              <w:sz w:val="12"/>
              <w:szCs w:val="12"/>
            </w:rPr>
          </w:pPr>
        </w:p>
      </w:tc>
    </w:tr>
  </w:tbl>
  <w:p w14:paraId="7431164C" w14:textId="77777777" w:rsidR="005B612A" w:rsidRDefault="005B612A" w:rsidP="003755FD">
    <w:pPr>
      <w:pStyle w:val="Header"/>
    </w:pPr>
    <w:bookmarkStart w:id="181" w:name="Radera2"/>
    <w:bookmarkEnd w:id="181"/>
  </w:p>
  <w:p w14:paraId="1A31566D" w14:textId="77777777" w:rsidR="005B612A" w:rsidRDefault="005B612A" w:rsidP="003755FD">
    <w:pPr>
      <w:pStyle w:val="Header"/>
    </w:pPr>
  </w:p>
  <w:p w14:paraId="71CD4DF7" w14:textId="77777777" w:rsidR="005B612A" w:rsidRDefault="005B612A" w:rsidP="003755FD">
    <w:pPr>
      <w:pStyle w:val="Header"/>
    </w:pPr>
  </w:p>
  <w:p w14:paraId="6C34E9AD" w14:textId="7ABCC737" w:rsidR="005B612A" w:rsidRPr="003755FD" w:rsidRDefault="005B612A"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4922BF">
                            <w:rPr>
                              <w:noProof/>
                              <w:sz w:val="16"/>
                              <w:szCs w:val="16"/>
                            </w:rPr>
                            <w:t>1</w:t>
                          </w:r>
                          <w:r w:rsidRPr="00E12C4A">
                            <w:rPr>
                              <w:sz w:val="16"/>
                              <w:szCs w:val="16"/>
                            </w:rPr>
                            <w:fldChar w:fldCharType="end"/>
                          </w:r>
                          <w:r w:rsidRPr="00E12C4A">
                            <w:rPr>
                              <w:sz w:val="16"/>
                              <w:szCs w:val="16"/>
                            </w:rPr>
                            <w:t xml:space="preserve"> (</w:t>
                          </w:r>
                          <w:fldSimple w:instr=" SECTIONPAGES   \* MERGEFORMAT ">
                            <w:r w:rsidR="004922BF" w:rsidRPr="004922BF">
                              <w:rPr>
                                <w:noProof/>
                                <w:sz w:val="16"/>
                                <w:szCs w:val="16"/>
                              </w:rPr>
                              <w:t>51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4922BF">
                      <w:rPr>
                        <w:noProof/>
                        <w:sz w:val="16"/>
                        <w:szCs w:val="16"/>
                      </w:rPr>
                      <w:t>1</w:t>
                    </w:r>
                    <w:r w:rsidRPr="00E12C4A">
                      <w:rPr>
                        <w:sz w:val="16"/>
                        <w:szCs w:val="16"/>
                      </w:rPr>
                      <w:fldChar w:fldCharType="end"/>
                    </w:r>
                    <w:r w:rsidRPr="00E12C4A">
                      <w:rPr>
                        <w:sz w:val="16"/>
                        <w:szCs w:val="16"/>
                      </w:rPr>
                      <w:t xml:space="preserve"> (</w:t>
                    </w:r>
                    <w:fldSimple w:instr=" SECTIONPAGES   \* MERGEFORMAT ">
                      <w:r w:rsidR="004922BF" w:rsidRPr="004922BF">
                        <w:rPr>
                          <w:noProof/>
                          <w:sz w:val="16"/>
                          <w:szCs w:val="16"/>
                        </w:rPr>
                        <w:t>51</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TOC1Para"/>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3FF5"/>
    <w:rsid w:val="000065DE"/>
    <w:rsid w:val="00013301"/>
    <w:rsid w:val="00013CA9"/>
    <w:rsid w:val="00016347"/>
    <w:rsid w:val="00030D6C"/>
    <w:rsid w:val="00035299"/>
    <w:rsid w:val="00036FF1"/>
    <w:rsid w:val="00047E25"/>
    <w:rsid w:val="00053977"/>
    <w:rsid w:val="00055E49"/>
    <w:rsid w:val="00066D85"/>
    <w:rsid w:val="0007349B"/>
    <w:rsid w:val="00073910"/>
    <w:rsid w:val="0008100A"/>
    <w:rsid w:val="00084429"/>
    <w:rsid w:val="000844ED"/>
    <w:rsid w:val="000954B2"/>
    <w:rsid w:val="000A69BD"/>
    <w:rsid w:val="000C1ACF"/>
    <w:rsid w:val="000C776C"/>
    <w:rsid w:val="000D4323"/>
    <w:rsid w:val="000E020A"/>
    <w:rsid w:val="000E190F"/>
    <w:rsid w:val="000E4FE6"/>
    <w:rsid w:val="00100B52"/>
    <w:rsid w:val="00116504"/>
    <w:rsid w:val="001170E4"/>
    <w:rsid w:val="00122A00"/>
    <w:rsid w:val="001233FB"/>
    <w:rsid w:val="00137C8C"/>
    <w:rsid w:val="00140785"/>
    <w:rsid w:val="001502F9"/>
    <w:rsid w:val="00160052"/>
    <w:rsid w:val="001714C5"/>
    <w:rsid w:val="001752B9"/>
    <w:rsid w:val="00183401"/>
    <w:rsid w:val="00184750"/>
    <w:rsid w:val="00184BA7"/>
    <w:rsid w:val="00191B2C"/>
    <w:rsid w:val="001946E2"/>
    <w:rsid w:val="001B2C00"/>
    <w:rsid w:val="001C046C"/>
    <w:rsid w:val="001C1E6E"/>
    <w:rsid w:val="001C4712"/>
    <w:rsid w:val="001D061B"/>
    <w:rsid w:val="001E1878"/>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63A55"/>
    <w:rsid w:val="00364AE6"/>
    <w:rsid w:val="00364D31"/>
    <w:rsid w:val="003755FD"/>
    <w:rsid w:val="00390030"/>
    <w:rsid w:val="00394F76"/>
    <w:rsid w:val="003A1F89"/>
    <w:rsid w:val="003A2132"/>
    <w:rsid w:val="003A2948"/>
    <w:rsid w:val="003C2D14"/>
    <w:rsid w:val="003D21E1"/>
    <w:rsid w:val="003F58B4"/>
    <w:rsid w:val="003F5B63"/>
    <w:rsid w:val="00403D9C"/>
    <w:rsid w:val="00405057"/>
    <w:rsid w:val="004078E1"/>
    <w:rsid w:val="00415214"/>
    <w:rsid w:val="00415791"/>
    <w:rsid w:val="00420C18"/>
    <w:rsid w:val="00422022"/>
    <w:rsid w:val="00424B6F"/>
    <w:rsid w:val="004255A2"/>
    <w:rsid w:val="00431F05"/>
    <w:rsid w:val="004375C9"/>
    <w:rsid w:val="004433BE"/>
    <w:rsid w:val="00444C74"/>
    <w:rsid w:val="00457DD1"/>
    <w:rsid w:val="00460BEE"/>
    <w:rsid w:val="00482B99"/>
    <w:rsid w:val="00491FA2"/>
    <w:rsid w:val="004922BF"/>
    <w:rsid w:val="0049416E"/>
    <w:rsid w:val="004B0B17"/>
    <w:rsid w:val="004B347C"/>
    <w:rsid w:val="004C349F"/>
    <w:rsid w:val="004C7A30"/>
    <w:rsid w:val="004F2686"/>
    <w:rsid w:val="004F39E1"/>
    <w:rsid w:val="00502896"/>
    <w:rsid w:val="00505F17"/>
    <w:rsid w:val="00514BAB"/>
    <w:rsid w:val="00517A9A"/>
    <w:rsid w:val="00525CF4"/>
    <w:rsid w:val="00537CC7"/>
    <w:rsid w:val="005408F3"/>
    <w:rsid w:val="005477ED"/>
    <w:rsid w:val="005521B0"/>
    <w:rsid w:val="005535AF"/>
    <w:rsid w:val="0056497A"/>
    <w:rsid w:val="0057032F"/>
    <w:rsid w:val="00576D6B"/>
    <w:rsid w:val="0059544B"/>
    <w:rsid w:val="005957FC"/>
    <w:rsid w:val="005A0069"/>
    <w:rsid w:val="005A11F9"/>
    <w:rsid w:val="005A2DFC"/>
    <w:rsid w:val="005A6077"/>
    <w:rsid w:val="005A6380"/>
    <w:rsid w:val="005B612A"/>
    <w:rsid w:val="005B6762"/>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76D68"/>
    <w:rsid w:val="007804CB"/>
    <w:rsid w:val="007861EA"/>
    <w:rsid w:val="007871FB"/>
    <w:rsid w:val="00793064"/>
    <w:rsid w:val="007A0162"/>
    <w:rsid w:val="007A2939"/>
    <w:rsid w:val="007B025E"/>
    <w:rsid w:val="007B2DED"/>
    <w:rsid w:val="007C2A05"/>
    <w:rsid w:val="007C34B3"/>
    <w:rsid w:val="007C5E55"/>
    <w:rsid w:val="007C7D7A"/>
    <w:rsid w:val="007E47C0"/>
    <w:rsid w:val="007E481B"/>
    <w:rsid w:val="007F0F3A"/>
    <w:rsid w:val="007F22B3"/>
    <w:rsid w:val="00804C10"/>
    <w:rsid w:val="00805333"/>
    <w:rsid w:val="00813487"/>
    <w:rsid w:val="00817886"/>
    <w:rsid w:val="00822E12"/>
    <w:rsid w:val="008303EF"/>
    <w:rsid w:val="00832F02"/>
    <w:rsid w:val="00836205"/>
    <w:rsid w:val="008465AF"/>
    <w:rsid w:val="008636CB"/>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6DE"/>
    <w:rsid w:val="00910187"/>
    <w:rsid w:val="009171DF"/>
    <w:rsid w:val="00917AF8"/>
    <w:rsid w:val="009205CF"/>
    <w:rsid w:val="00926B52"/>
    <w:rsid w:val="0093401A"/>
    <w:rsid w:val="00934DF5"/>
    <w:rsid w:val="00942C22"/>
    <w:rsid w:val="00956547"/>
    <w:rsid w:val="00962AAB"/>
    <w:rsid w:val="009863CF"/>
    <w:rsid w:val="009866B4"/>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0DC6"/>
    <w:rsid w:val="00A35D2A"/>
    <w:rsid w:val="00A50E40"/>
    <w:rsid w:val="00A7260B"/>
    <w:rsid w:val="00A7347F"/>
    <w:rsid w:val="00A80E12"/>
    <w:rsid w:val="00A81BE1"/>
    <w:rsid w:val="00A86FCE"/>
    <w:rsid w:val="00A8749F"/>
    <w:rsid w:val="00A95903"/>
    <w:rsid w:val="00AA3E23"/>
    <w:rsid w:val="00AB63BF"/>
    <w:rsid w:val="00AD6605"/>
    <w:rsid w:val="00AD6D79"/>
    <w:rsid w:val="00AE4909"/>
    <w:rsid w:val="00AF1559"/>
    <w:rsid w:val="00AF3B49"/>
    <w:rsid w:val="00AF7B2A"/>
    <w:rsid w:val="00B0697D"/>
    <w:rsid w:val="00B10EEB"/>
    <w:rsid w:val="00B1310A"/>
    <w:rsid w:val="00B14DBA"/>
    <w:rsid w:val="00B212C7"/>
    <w:rsid w:val="00B57CBF"/>
    <w:rsid w:val="00B6227B"/>
    <w:rsid w:val="00B72189"/>
    <w:rsid w:val="00B767DA"/>
    <w:rsid w:val="00B77D5E"/>
    <w:rsid w:val="00B86215"/>
    <w:rsid w:val="00B90A42"/>
    <w:rsid w:val="00BA1591"/>
    <w:rsid w:val="00BB02BA"/>
    <w:rsid w:val="00BB5903"/>
    <w:rsid w:val="00BB6694"/>
    <w:rsid w:val="00BD3476"/>
    <w:rsid w:val="00BD68EB"/>
    <w:rsid w:val="00C00D40"/>
    <w:rsid w:val="00C04B41"/>
    <w:rsid w:val="00C10D6D"/>
    <w:rsid w:val="00C136A6"/>
    <w:rsid w:val="00C14894"/>
    <w:rsid w:val="00C14D25"/>
    <w:rsid w:val="00C20DBF"/>
    <w:rsid w:val="00C26EAC"/>
    <w:rsid w:val="00C27116"/>
    <w:rsid w:val="00C311DC"/>
    <w:rsid w:val="00C33FFF"/>
    <w:rsid w:val="00C375AB"/>
    <w:rsid w:val="00C427B8"/>
    <w:rsid w:val="00C52D77"/>
    <w:rsid w:val="00C5331E"/>
    <w:rsid w:val="00C54788"/>
    <w:rsid w:val="00C54F68"/>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188C"/>
    <w:rsid w:val="00D16694"/>
    <w:rsid w:val="00D21C11"/>
    <w:rsid w:val="00D4194A"/>
    <w:rsid w:val="00D43587"/>
    <w:rsid w:val="00D53A9A"/>
    <w:rsid w:val="00D5572D"/>
    <w:rsid w:val="00D622F8"/>
    <w:rsid w:val="00D654EF"/>
    <w:rsid w:val="00D76FD4"/>
    <w:rsid w:val="00D774BC"/>
    <w:rsid w:val="00D91240"/>
    <w:rsid w:val="00D93512"/>
    <w:rsid w:val="00DA1759"/>
    <w:rsid w:val="00DA5D2D"/>
    <w:rsid w:val="00DB56E2"/>
    <w:rsid w:val="00DB6CA6"/>
    <w:rsid w:val="00DC3968"/>
    <w:rsid w:val="00E1012B"/>
    <w:rsid w:val="00E127E3"/>
    <w:rsid w:val="00E12C4A"/>
    <w:rsid w:val="00E131FD"/>
    <w:rsid w:val="00E13C32"/>
    <w:rsid w:val="00E2294E"/>
    <w:rsid w:val="00E23759"/>
    <w:rsid w:val="00E3060F"/>
    <w:rsid w:val="00E445EA"/>
    <w:rsid w:val="00E46C51"/>
    <w:rsid w:val="00E62163"/>
    <w:rsid w:val="00E738E4"/>
    <w:rsid w:val="00E809F3"/>
    <w:rsid w:val="00E875F8"/>
    <w:rsid w:val="00E901DA"/>
    <w:rsid w:val="00E9789B"/>
    <w:rsid w:val="00EA0175"/>
    <w:rsid w:val="00EB1451"/>
    <w:rsid w:val="00EB1E88"/>
    <w:rsid w:val="00EB63D6"/>
    <w:rsid w:val="00EC3FBC"/>
    <w:rsid w:val="00EC5E28"/>
    <w:rsid w:val="00ED3446"/>
    <w:rsid w:val="00EE04DB"/>
    <w:rsid w:val="00EE0737"/>
    <w:rsid w:val="00EE64E3"/>
    <w:rsid w:val="00EE7F9F"/>
    <w:rsid w:val="00EE7FE7"/>
    <w:rsid w:val="00F07598"/>
    <w:rsid w:val="00F15150"/>
    <w:rsid w:val="00F15814"/>
    <w:rsid w:val="00F25F5B"/>
    <w:rsid w:val="00F27703"/>
    <w:rsid w:val="00F34EBF"/>
    <w:rsid w:val="00F41B44"/>
    <w:rsid w:val="00F456CC"/>
    <w:rsid w:val="00F46893"/>
    <w:rsid w:val="00F61790"/>
    <w:rsid w:val="00F85F1F"/>
    <w:rsid w:val="00F94286"/>
    <w:rsid w:val="00FA39CF"/>
    <w:rsid w:val="00FB1144"/>
    <w:rsid w:val="00FB20B9"/>
    <w:rsid w:val="00FB3539"/>
    <w:rsid w:val="00FB69B3"/>
    <w:rsid w:val="00FD2E7E"/>
    <w:rsid w:val="00FD4E8C"/>
    <w:rsid w:val="00FE07DD"/>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image" Target="media/image10.png"/><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FE1162-C1F6-E744-ACB3-C28A9B0D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0</TotalTime>
  <Pages>51</Pages>
  <Words>10877</Words>
  <Characters>63962</Characters>
  <Application>Microsoft Macintosh Word</Application>
  <DocSecurity>0</DocSecurity>
  <Lines>5330</Lines>
  <Paragraphs>2494</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72345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Khaled Daham</cp:lastModifiedBy>
  <cp:revision>2</cp:revision>
  <dcterms:created xsi:type="dcterms:W3CDTF">2014-02-19T09:15:00Z</dcterms:created>
  <dcterms:modified xsi:type="dcterms:W3CDTF">2014-02-19T09:15:00Z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RC1</vt:lpwstr>
  </property>
  <property fmtid="{D5CDD505-2E9C-101B-9397-08002B2CF9AE}" pid="5" name="arknummer">
    <vt:lpwstr>ARK_0015</vt:lpwstr>
  </property>
</Properties>
</file>