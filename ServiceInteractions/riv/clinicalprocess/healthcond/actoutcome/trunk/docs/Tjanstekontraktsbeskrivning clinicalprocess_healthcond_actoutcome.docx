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F31C08"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09854AA7" w:rsidR="00D218F3" w:rsidRPr="00BC5B0B" w:rsidRDefault="004B2DDF" w:rsidP="00D218F3">
      <w:pPr>
        <w:pStyle w:val="Friform"/>
        <w:rPr>
          <w:rFonts w:ascii="Arial" w:hAnsi="Arial"/>
          <w:sz w:val="36"/>
        </w:rPr>
      </w:pPr>
      <w:r>
        <w:rPr>
          <w:rFonts w:ascii="Arial" w:hAnsi="Arial"/>
          <w:sz w:val="36"/>
        </w:rPr>
        <w:t>Utgåva PA</w:t>
      </w:r>
      <w:r w:rsidR="00F31C08">
        <w:rPr>
          <w:rFonts w:ascii="Arial" w:hAnsi="Arial"/>
          <w:sz w:val="36"/>
        </w:rPr>
        <w:t>37</w:t>
      </w:r>
    </w:p>
    <w:p w14:paraId="68BFDC8D" w14:textId="40AA8B32"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320CEC">
        <w:rPr>
          <w:rFonts w:ascii="Arial" w:hAnsi="Arial"/>
          <w:sz w:val="36"/>
        </w:rPr>
        <w:t>09-03</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D218F3">
      <w:pPr>
        <w:spacing w:before="18" w:line="260" w:lineRule="exact"/>
        <w:rPr>
          <w:sz w:val="26"/>
          <w:szCs w:val="26"/>
        </w:rPr>
      </w:pPr>
      <w:r>
        <w:rPr>
          <w:sz w:val="26"/>
          <w:szCs w:val="26"/>
        </w:rP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 xml:space="preserve">Uppdaterade tabeller efter diskussioner med Johan </w:t>
            </w:r>
            <w:proofErr w:type="spellStart"/>
            <w:r w:rsidRPr="00BC5B0B">
              <w:t>Eltes</w:t>
            </w:r>
            <w:proofErr w:type="spellEnd"/>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 xml:space="preserve">Lagt till kap 5. </w:t>
            </w:r>
            <w:proofErr w:type="spellStart"/>
            <w:r w:rsidRPr="00BC5B0B">
              <w:t>GetReferralAnswer</w:t>
            </w:r>
            <w:proofErr w:type="spellEnd"/>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 xml:space="preserve">Johan </w:t>
            </w:r>
            <w:proofErr w:type="spellStart"/>
            <w:r w:rsidRPr="00BC5B0B">
              <w:t>Eltes</w:t>
            </w:r>
            <w:proofErr w:type="spellEnd"/>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 xml:space="preserve">Johan </w:t>
            </w:r>
            <w:proofErr w:type="spellStart"/>
            <w:r w:rsidRPr="00BC5B0B">
              <w:t>Eltes</w:t>
            </w:r>
            <w:proofErr w:type="spellEnd"/>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 xml:space="preserve">Johan </w:t>
            </w:r>
            <w:proofErr w:type="spellStart"/>
            <w:r w:rsidRPr="00BC5B0B">
              <w:t>Eltes</w:t>
            </w:r>
            <w:proofErr w:type="spellEnd"/>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 xml:space="preserve">Uppdaterat efter beslut att håll </w:t>
            </w:r>
            <w:proofErr w:type="spellStart"/>
            <w:r>
              <w:t>aindexpostern</w:t>
            </w:r>
            <w:proofErr w:type="spellEnd"/>
            <w:r>
              <w:t xml:space="preserve"> på </w:t>
            </w:r>
            <w:proofErr w:type="spellStart"/>
            <w:r>
              <w:t>PDLenhetsnivå</w:t>
            </w:r>
            <w:proofErr w:type="spellEnd"/>
            <w:r>
              <w:t xml:space="preserve"> och använda </w:t>
            </w:r>
            <w:proofErr w:type="spellStart"/>
            <w:r>
              <w:t>SourceSystem</w:t>
            </w:r>
            <w:proofErr w:type="spellEnd"/>
            <w:r>
              <w:t xml:space="preserve"> för adressering.</w:t>
            </w:r>
          </w:p>
        </w:tc>
        <w:tc>
          <w:tcPr>
            <w:tcW w:w="2126" w:type="dxa"/>
          </w:tcPr>
          <w:p w14:paraId="4B1B85D4" w14:textId="77777777" w:rsidR="00481BF0" w:rsidRDefault="00481BF0" w:rsidP="00D068D5">
            <w:pPr>
              <w:pStyle w:val="TableText"/>
            </w:pPr>
            <w:r w:rsidRPr="00BC5B0B">
              <w:t xml:space="preserve">Johan </w:t>
            </w:r>
            <w:proofErr w:type="spellStart"/>
            <w:r w:rsidRPr="00BC5B0B">
              <w:t>Eltes</w:t>
            </w:r>
            <w:proofErr w:type="spellEnd"/>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 xml:space="preserve">Uppdaterat typerna med inledande versal. Ändrat från </w:t>
            </w:r>
            <w:proofErr w:type="spellStart"/>
            <w:r>
              <w:t>careRequest</w:t>
            </w:r>
            <w:proofErr w:type="spellEnd"/>
            <w:r>
              <w:t xml:space="preserve"> till </w:t>
            </w:r>
            <w:proofErr w:type="spellStart"/>
            <w:r>
              <w:t>Referral</w:t>
            </w:r>
            <w:proofErr w:type="spellEnd"/>
            <w:r>
              <w:t xml:space="preserve"> och från </w:t>
            </w:r>
            <w:proofErr w:type="spellStart"/>
            <w:r>
              <w:t>Answer</w:t>
            </w:r>
            <w:proofErr w:type="spellEnd"/>
            <w:r>
              <w:t xml:space="preserve"> till </w:t>
            </w:r>
            <w:proofErr w:type="spellStart"/>
            <w:r>
              <w:t>Outcome</w:t>
            </w:r>
            <w:proofErr w:type="spellEnd"/>
            <w:r>
              <w:t xml:space="preserv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proofErr w:type="spellStart"/>
            <w:r w:rsidRPr="003A1BC5">
              <w:t>referral</w:t>
            </w:r>
            <w:proofErr w:type="spellEnd"/>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 xml:space="preserve">Ändringar i kap 7, </w:t>
            </w:r>
            <w:proofErr w:type="spellStart"/>
            <w:r>
              <w:t>GetCareContact</w:t>
            </w:r>
            <w:proofErr w:type="spellEnd"/>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 xml:space="preserve">Lagt till kap 8, </w:t>
            </w:r>
            <w:proofErr w:type="spellStart"/>
            <w:r>
              <w:t>GetDiagnosis</w:t>
            </w:r>
            <w:proofErr w:type="spellEnd"/>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w:t>
            </w:r>
            <w:proofErr w:type="spellStart"/>
            <w:r>
              <w:t>mostRecentContent</w:t>
            </w:r>
            <w:proofErr w:type="spellEnd"/>
            <w:r>
              <w:t xml:space="preserve"> i EI-posten. </w:t>
            </w:r>
          </w:p>
        </w:tc>
        <w:tc>
          <w:tcPr>
            <w:tcW w:w="2126" w:type="dxa"/>
          </w:tcPr>
          <w:p w14:paraId="46EFB1D8" w14:textId="77777777" w:rsidR="00481BF0" w:rsidRDefault="00481BF0" w:rsidP="00D068D5">
            <w:pPr>
              <w:pStyle w:val="TableText"/>
            </w:pPr>
            <w:r>
              <w:t xml:space="preserve">Johan </w:t>
            </w:r>
            <w:proofErr w:type="spellStart"/>
            <w:r>
              <w:t>Eltes</w:t>
            </w:r>
            <w:proofErr w:type="spellEnd"/>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spellStart"/>
            <w:proofErr w:type="gramStart"/>
            <w:r>
              <w:t>ehr:patientsummary</w:t>
            </w:r>
            <w:proofErr w:type="spellEnd"/>
            <w:proofErr w:type="gramEnd"/>
            <w:r>
              <w:t xml:space="preserve"> till </w:t>
            </w:r>
            <w:proofErr w:type="spellStart"/>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roofErr w:type="spellEnd"/>
          </w:p>
        </w:tc>
        <w:tc>
          <w:tcPr>
            <w:tcW w:w="2126" w:type="dxa"/>
          </w:tcPr>
          <w:p w14:paraId="7F69C2D1" w14:textId="77777777" w:rsidR="00481BF0" w:rsidRDefault="00481BF0" w:rsidP="00D068D5">
            <w:pPr>
              <w:pStyle w:val="TableText"/>
            </w:pPr>
            <w:r>
              <w:t xml:space="preserve">Johan </w:t>
            </w:r>
            <w:proofErr w:type="spellStart"/>
            <w:r>
              <w:t>Eltes</w:t>
            </w:r>
            <w:proofErr w:type="spellEnd"/>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w:t>
            </w:r>
            <w:proofErr w:type="spellStart"/>
            <w:r>
              <w:t>GetCareDocumentation</w:t>
            </w:r>
            <w:proofErr w:type="spellEnd"/>
            <w:r>
              <w:t xml:space="preserve">. </w:t>
            </w:r>
          </w:p>
        </w:tc>
        <w:tc>
          <w:tcPr>
            <w:tcW w:w="2126" w:type="dxa"/>
          </w:tcPr>
          <w:p w14:paraId="5235B6EC" w14:textId="77777777" w:rsidR="00481BF0" w:rsidRDefault="00481BF0" w:rsidP="00D068D5">
            <w:pPr>
              <w:pStyle w:val="TableText"/>
            </w:pPr>
            <w:r>
              <w:t xml:space="preserve">Johan </w:t>
            </w:r>
            <w:proofErr w:type="spellStart"/>
            <w:r>
              <w:t>Eltes</w:t>
            </w:r>
            <w:proofErr w:type="spellEnd"/>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w:t>
            </w:r>
            <w:proofErr w:type="spellStart"/>
            <w:r>
              <w:t>spec</w:t>
            </w:r>
            <w:proofErr w:type="spellEnd"/>
            <w:r>
              <w:t xml:space="preserve"> för </w:t>
            </w:r>
            <w:proofErr w:type="spellStart"/>
            <w:r>
              <w:t>serviceDomän</w:t>
            </w:r>
            <w:proofErr w:type="spellEnd"/>
            <w:r>
              <w:t xml:space="preserve"> i </w:t>
            </w:r>
            <w:proofErr w:type="spellStart"/>
            <w:r>
              <w:t>spec</w:t>
            </w:r>
            <w:proofErr w:type="spellEnd"/>
            <w:r>
              <w:t xml:space="preserve"> för EI-posten </w:t>
            </w:r>
          </w:p>
        </w:tc>
        <w:tc>
          <w:tcPr>
            <w:tcW w:w="2126" w:type="dxa"/>
          </w:tcPr>
          <w:p w14:paraId="21CF0031" w14:textId="77777777" w:rsidR="00481BF0" w:rsidRDefault="00481BF0" w:rsidP="00D068D5">
            <w:pPr>
              <w:pStyle w:val="TableText"/>
            </w:pPr>
            <w:r>
              <w:t xml:space="preserve">Johan </w:t>
            </w:r>
            <w:proofErr w:type="spellStart"/>
            <w:r>
              <w:t>Eltes</w:t>
            </w:r>
            <w:proofErr w:type="spellEnd"/>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 xml:space="preserve">Nytt tjänstekontrakt: </w:t>
            </w:r>
            <w:proofErr w:type="spellStart"/>
            <w:r>
              <w:t>GetPrenatalMedicalHistory</w:t>
            </w:r>
            <w:proofErr w:type="spellEnd"/>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 xml:space="preserve">Nytt tjänstekontrakt: </w:t>
            </w:r>
            <w:proofErr w:type="spellStart"/>
            <w:r>
              <w:t>GetDeliveryMedicalHistory</w:t>
            </w:r>
            <w:proofErr w:type="spellEnd"/>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proofErr w:type="spellStart"/>
            <w:r w:rsidRPr="002C529C">
              <w:t>haemorrhageBeforePlacentaDelivery</w:t>
            </w:r>
            <w:proofErr w:type="spellEnd"/>
            <w:r>
              <w:t xml:space="preserve">, </w:t>
            </w:r>
            <w:proofErr w:type="spellStart"/>
            <w:r w:rsidRPr="002C529C">
              <w:t>haemorrhageAfterPlacentaDelivery</w:t>
            </w:r>
            <w:proofErr w:type="spellEnd"/>
            <w:r>
              <w:t>.</w:t>
            </w:r>
          </w:p>
          <w:p w14:paraId="1796A41D" w14:textId="77777777" w:rsidR="00481BF0" w:rsidRDefault="00481BF0" w:rsidP="00D068D5">
            <w:pPr>
              <w:pStyle w:val="TableText"/>
            </w:pPr>
            <w:proofErr w:type="gramStart"/>
            <w:r>
              <w:t>-</w:t>
            </w:r>
            <w:proofErr w:type="gramEnd"/>
            <w:r>
              <w:t xml:space="preserve"> Lagt till </w:t>
            </w:r>
            <w:proofErr w:type="spellStart"/>
            <w:r>
              <w:t>oid</w:t>
            </w:r>
            <w:proofErr w:type="spellEnd"/>
            <w:r>
              <w:t>(</w:t>
            </w:r>
            <w:proofErr w:type="spellStart"/>
            <w:r>
              <w:t>CeHis</w:t>
            </w:r>
            <w:proofErr w:type="spellEnd"/>
            <w:r>
              <w:t>) för kön.</w:t>
            </w:r>
          </w:p>
          <w:p w14:paraId="0922BB83" w14:textId="77777777" w:rsidR="00481BF0" w:rsidRDefault="00481BF0" w:rsidP="00D068D5">
            <w:pPr>
              <w:pStyle w:val="TableText"/>
            </w:pPr>
            <w:proofErr w:type="gramStart"/>
            <w:r>
              <w:t>-</w:t>
            </w:r>
            <w:proofErr w:type="gramEnd"/>
            <w:r>
              <w:t xml:space="preserve"> Ändrat semantik i EI-fältet ”Most Recent </w:t>
            </w:r>
            <w:proofErr w:type="spellStart"/>
            <w:r>
              <w:t>Content</w:t>
            </w:r>
            <w:proofErr w:type="spellEnd"/>
            <w:r>
              <w: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 xml:space="preserve">Johan </w:t>
            </w:r>
            <w:proofErr w:type="spellStart"/>
            <w:r>
              <w:t>Eltes</w:t>
            </w:r>
            <w:proofErr w:type="spellEnd"/>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 xml:space="preserve">Tagit bort </w:t>
            </w:r>
            <w:proofErr w:type="spellStart"/>
            <w:r>
              <w:t>GetDeliveryMedicalHistory</w:t>
            </w:r>
            <w:proofErr w:type="spellEnd"/>
          </w:p>
          <w:p w14:paraId="531E5E52" w14:textId="77777777" w:rsidR="00481BF0" w:rsidRDefault="00481BF0" w:rsidP="00D068D5">
            <w:pPr>
              <w:pStyle w:val="TableText"/>
              <w:numPr>
                <w:ilvl w:val="0"/>
                <w:numId w:val="12"/>
              </w:numPr>
            </w:pPr>
            <w:r>
              <w:t xml:space="preserve">Bytt namn på </w:t>
            </w:r>
            <w:proofErr w:type="spellStart"/>
            <w:r>
              <w:t>GetPrenatalMedicalHistory</w:t>
            </w:r>
            <w:proofErr w:type="spellEnd"/>
            <w:r>
              <w:t xml:space="preserve"> till </w:t>
            </w:r>
            <w:proofErr w:type="spellStart"/>
            <w:r>
              <w:t>GetMaternityMedicalHistory</w:t>
            </w:r>
            <w:proofErr w:type="spellEnd"/>
          </w:p>
          <w:p w14:paraId="4F155039" w14:textId="77777777" w:rsidR="00481BF0" w:rsidRDefault="00481BF0" w:rsidP="00D068D5">
            <w:pPr>
              <w:pStyle w:val="TableText"/>
              <w:numPr>
                <w:ilvl w:val="0"/>
                <w:numId w:val="12"/>
              </w:numPr>
            </w:pPr>
            <w:r>
              <w:t xml:space="preserve">Uppdaterat och kompletterat </w:t>
            </w:r>
            <w:proofErr w:type="spellStart"/>
            <w:r>
              <w:t>GetMaternityMedicalHistory</w:t>
            </w:r>
            <w:proofErr w:type="spellEnd"/>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 xml:space="preserve">Johan </w:t>
            </w:r>
            <w:proofErr w:type="spellStart"/>
            <w:r>
              <w:t>Eltes</w:t>
            </w:r>
            <w:proofErr w:type="spellEnd"/>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 xml:space="preserve">Johan </w:t>
            </w:r>
            <w:proofErr w:type="spellStart"/>
            <w:r>
              <w:t>Eltes</w:t>
            </w:r>
            <w:proofErr w:type="spellEnd"/>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spellStart"/>
            <w:proofErr w:type="gramStart"/>
            <w:r>
              <w:t>int</w:t>
            </w:r>
            <w:proofErr w:type="spellEnd"/>
            <w:proofErr w:type="gramEnd"/>
            <w:r>
              <w:t xml:space="preserve"> till </w:t>
            </w:r>
            <w:proofErr w:type="spellStart"/>
            <w:r>
              <w:t>PQType</w:t>
            </w:r>
            <w:proofErr w:type="spellEnd"/>
          </w:p>
          <w:p w14:paraId="3E8D71B2" w14:textId="77777777" w:rsidR="00C4060D" w:rsidRDefault="00C4060D" w:rsidP="00D068D5">
            <w:pPr>
              <w:pStyle w:val="TableText"/>
              <w:numPr>
                <w:ilvl w:val="0"/>
                <w:numId w:val="12"/>
              </w:numPr>
            </w:pPr>
            <w:r>
              <w:t>Återställt typ för ”</w:t>
            </w:r>
            <w:proofErr w:type="spellStart"/>
            <w:r>
              <w:t>dosage</w:t>
            </w:r>
            <w:proofErr w:type="spellEnd"/>
            <w:r>
              <w:t>”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 xml:space="preserve">Johan </w:t>
            </w:r>
            <w:proofErr w:type="spellStart"/>
            <w:r>
              <w:t>Eltes</w:t>
            </w:r>
            <w:proofErr w:type="spellEnd"/>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proofErr w:type="spellStart"/>
            <w:r w:rsidRPr="00F4564C">
              <w:t>GetLaboratoryOutcome</w:t>
            </w:r>
            <w:proofErr w:type="spellEnd"/>
            <w:r w:rsidRPr="00F4564C">
              <w:t xml:space="preserve"> </w:t>
            </w:r>
            <w:proofErr w:type="spellStart"/>
            <w:r w:rsidRPr="00F4564C">
              <w:t>tillags</w:t>
            </w:r>
            <w:proofErr w:type="spellEnd"/>
            <w:r w:rsidRPr="00F4564C">
              <w:t>,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 xml:space="preserve">Uppdaterat länkar (4 st.) till </w:t>
            </w:r>
            <w:proofErr w:type="spellStart"/>
            <w:r>
              <w:t>HSA</w:t>
            </w:r>
            <w:proofErr w:type="spellEnd"/>
            <w:r>
              <w:t xml:space="preserve">-dokumentation under </w:t>
            </w:r>
            <w:proofErr w:type="spellStart"/>
            <w:r>
              <w:t>AuthorRoleCode</w:t>
            </w:r>
            <w:proofErr w:type="spellEnd"/>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bl>
    <w:p w14:paraId="116B48BE" w14:textId="77777777" w:rsidR="00481BF0" w:rsidRPr="00BC5B0B" w:rsidRDefault="00481BF0" w:rsidP="00D218F3">
      <w:pPr>
        <w:spacing w:before="18" w:line="260" w:lineRule="exact"/>
        <w:rPr>
          <w:sz w:val="26"/>
          <w:szCs w:val="26"/>
        </w:rPr>
      </w:pPr>
    </w:p>
    <w:p w14:paraId="1FC2B98A" w14:textId="77777777" w:rsidR="00D218F3" w:rsidRPr="00BC5B0B" w:rsidRDefault="00D218F3" w:rsidP="00D218F3">
      <w:pPr>
        <w:sectPr w:rsidR="00D218F3" w:rsidRPr="00BC5B0B" w:rsidSect="00E823A4">
          <w:headerReference w:type="default" r:id="rId8"/>
          <w:pgSz w:w="11909" w:h="16840"/>
          <w:pgMar w:top="1480" w:right="1500" w:bottom="280" w:left="1060" w:header="907" w:footer="0" w:gutter="0"/>
          <w:cols w:space="720"/>
        </w:sectPr>
      </w:pPr>
    </w:p>
    <w:p w14:paraId="0C54AF0A" w14:textId="77777777" w:rsidR="00D218F3" w:rsidRPr="00BC5B0B" w:rsidRDefault="00D218F3" w:rsidP="00D218F3">
      <w:pPr>
        <w:spacing w:line="200" w:lineRule="exact"/>
        <w:rPr>
          <w:sz w:val="20"/>
          <w:szCs w:val="20"/>
        </w:rPr>
      </w:pPr>
    </w:p>
    <w:p w14:paraId="27CBC62F"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BC5B0B" w:rsidRDefault="00D218F3" w:rsidP="00B04440">
      <w:pPr>
        <w:pStyle w:val="Sidhuvud"/>
        <w:rPr>
          <w:rStyle w:val="Hyperlnk"/>
          <w:rFonts w:eastAsia="ヒラギノ角ゴ Pro W3" w:cs="Times New Roman"/>
          <w:b/>
          <w:bCs/>
          <w:caps/>
          <w:noProof/>
          <w:color w:val="auto"/>
          <w:sz w:val="20"/>
          <w:szCs w:val="20"/>
        </w:rPr>
      </w:pPr>
      <w:r w:rsidRPr="00BC5B0B">
        <w:t>Innehållsförteckning</w:t>
      </w:r>
      <w:r w:rsidRPr="00BC5B0B">
        <w:rPr>
          <w:rStyle w:val="Hyperlnk"/>
          <w:rFonts w:eastAsia="ヒラギノ角ゴ Pro W3" w:cs="Times New Roman"/>
          <w:caps/>
          <w:noProof/>
          <w:color w:val="auto"/>
          <w:sz w:val="20"/>
          <w:szCs w:val="20"/>
        </w:rPr>
        <w:t xml:space="preserve"> </w:t>
      </w:r>
    </w:p>
    <w:p w14:paraId="5FAEDB42" w14:textId="77777777" w:rsidR="00F31C08" w:rsidRDefault="006D495A">
      <w:pPr>
        <w:pStyle w:val="Innehll2"/>
        <w:tabs>
          <w:tab w:val="left" w:pos="600"/>
          <w:tab w:val="right" w:leader="dot" w:pos="91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bookmarkStart w:id="0" w:name="_GoBack"/>
      <w:bookmarkEnd w:id="0"/>
      <w:r w:rsidR="00F31C08">
        <w:rPr>
          <w:noProof/>
        </w:rPr>
        <w:t>1</w:t>
      </w:r>
      <w:r w:rsidR="00F31C08">
        <w:rPr>
          <w:rFonts w:asciiTheme="minorHAnsi" w:eastAsiaTheme="minorEastAsia" w:hAnsiTheme="minorHAnsi" w:cstheme="minorBidi"/>
          <w:noProof/>
          <w:lang w:eastAsia="ja-JP"/>
        </w:rPr>
        <w:tab/>
      </w:r>
      <w:r w:rsidR="00F31C08">
        <w:rPr>
          <w:noProof/>
        </w:rPr>
        <w:t>Inledning</w:t>
      </w:r>
      <w:r w:rsidR="00F31C08">
        <w:rPr>
          <w:noProof/>
        </w:rPr>
        <w:tab/>
      </w:r>
      <w:r w:rsidR="00F31C08">
        <w:rPr>
          <w:noProof/>
        </w:rPr>
        <w:fldChar w:fldCharType="begin"/>
      </w:r>
      <w:r w:rsidR="00F31C08">
        <w:rPr>
          <w:noProof/>
        </w:rPr>
        <w:instrText xml:space="preserve"> PAGEREF _Toc240970718 \h </w:instrText>
      </w:r>
      <w:r w:rsidR="00F31C08">
        <w:rPr>
          <w:noProof/>
        </w:rPr>
      </w:r>
      <w:r w:rsidR="00F31C08">
        <w:rPr>
          <w:noProof/>
        </w:rPr>
        <w:fldChar w:fldCharType="separate"/>
      </w:r>
      <w:r w:rsidR="00F31C08">
        <w:rPr>
          <w:noProof/>
        </w:rPr>
        <w:t>5</w:t>
      </w:r>
      <w:r w:rsidR="00F31C08">
        <w:rPr>
          <w:noProof/>
        </w:rPr>
        <w:fldChar w:fldCharType="end"/>
      </w:r>
    </w:p>
    <w:p w14:paraId="521E6312" w14:textId="77777777" w:rsidR="00F31C08" w:rsidRDefault="00F31C08">
      <w:pPr>
        <w:pStyle w:val="Innehll2"/>
        <w:tabs>
          <w:tab w:val="left" w:pos="600"/>
          <w:tab w:val="right" w:leader="dot" w:pos="91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_Toc240970719 \h </w:instrText>
      </w:r>
      <w:r>
        <w:rPr>
          <w:noProof/>
        </w:rPr>
      </w:r>
      <w:r>
        <w:rPr>
          <w:noProof/>
        </w:rPr>
        <w:fldChar w:fldCharType="separate"/>
      </w:r>
      <w:r>
        <w:rPr>
          <w:noProof/>
        </w:rPr>
        <w:t>6</w:t>
      </w:r>
      <w:r>
        <w:rPr>
          <w:noProof/>
        </w:rPr>
        <w:fldChar w:fldCharType="end"/>
      </w:r>
    </w:p>
    <w:p w14:paraId="72CB792F"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_Toc240970720 \h </w:instrText>
      </w:r>
      <w:r>
        <w:rPr>
          <w:noProof/>
        </w:rPr>
      </w:r>
      <w:r>
        <w:rPr>
          <w:noProof/>
        </w:rPr>
        <w:fldChar w:fldCharType="separate"/>
      </w:r>
      <w:r>
        <w:rPr>
          <w:noProof/>
        </w:rPr>
        <w:t>6</w:t>
      </w:r>
      <w:r>
        <w:rPr>
          <w:noProof/>
        </w:rPr>
        <w:fldChar w:fldCharType="end"/>
      </w:r>
    </w:p>
    <w:p w14:paraId="02F50381"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_Toc240970721 \h </w:instrText>
      </w:r>
      <w:r>
        <w:rPr>
          <w:noProof/>
        </w:rPr>
      </w:r>
      <w:r>
        <w:rPr>
          <w:noProof/>
        </w:rPr>
        <w:fldChar w:fldCharType="separate"/>
      </w:r>
      <w:r>
        <w:rPr>
          <w:noProof/>
        </w:rPr>
        <w:t>8</w:t>
      </w:r>
      <w:r>
        <w:rPr>
          <w:noProof/>
        </w:rPr>
        <w:fldChar w:fldCharType="end"/>
      </w:r>
    </w:p>
    <w:p w14:paraId="0C94100F"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_Toc240970722 \h </w:instrText>
      </w:r>
      <w:r>
        <w:rPr>
          <w:noProof/>
        </w:rPr>
      </w:r>
      <w:r>
        <w:rPr>
          <w:noProof/>
        </w:rPr>
        <w:fldChar w:fldCharType="separate"/>
      </w:r>
      <w:r>
        <w:rPr>
          <w:noProof/>
        </w:rPr>
        <w:t>9</w:t>
      </w:r>
      <w:r>
        <w:rPr>
          <w:noProof/>
        </w:rPr>
        <w:fldChar w:fldCharType="end"/>
      </w:r>
    </w:p>
    <w:p w14:paraId="2738B8AA"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_Toc240970723 \h </w:instrText>
      </w:r>
      <w:r>
        <w:rPr>
          <w:noProof/>
        </w:rPr>
      </w:r>
      <w:r>
        <w:rPr>
          <w:noProof/>
        </w:rPr>
        <w:fldChar w:fldCharType="separate"/>
      </w:r>
      <w:r>
        <w:rPr>
          <w:noProof/>
        </w:rPr>
        <w:t>9</w:t>
      </w:r>
      <w:r>
        <w:rPr>
          <w:noProof/>
        </w:rPr>
        <w:fldChar w:fldCharType="end"/>
      </w:r>
    </w:p>
    <w:p w14:paraId="4611187B"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_Toc240970724 \h </w:instrText>
      </w:r>
      <w:r>
        <w:rPr>
          <w:noProof/>
        </w:rPr>
      </w:r>
      <w:r>
        <w:rPr>
          <w:noProof/>
        </w:rPr>
        <w:fldChar w:fldCharType="separate"/>
      </w:r>
      <w:r>
        <w:rPr>
          <w:noProof/>
        </w:rPr>
        <w:t>12</w:t>
      </w:r>
      <w:r>
        <w:rPr>
          <w:noProof/>
        </w:rPr>
        <w:fldChar w:fldCharType="end"/>
      </w:r>
    </w:p>
    <w:p w14:paraId="18E50343"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_Toc240970725 \h </w:instrText>
      </w:r>
      <w:r>
        <w:rPr>
          <w:noProof/>
        </w:rPr>
      </w:r>
      <w:r>
        <w:rPr>
          <w:noProof/>
        </w:rPr>
        <w:fldChar w:fldCharType="separate"/>
      </w:r>
      <w:r>
        <w:rPr>
          <w:noProof/>
        </w:rPr>
        <w:t>12</w:t>
      </w:r>
      <w:r>
        <w:rPr>
          <w:noProof/>
        </w:rPr>
        <w:fldChar w:fldCharType="end"/>
      </w:r>
    </w:p>
    <w:p w14:paraId="24BAD198"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_Toc240970726 \h </w:instrText>
      </w:r>
      <w:r>
        <w:rPr>
          <w:noProof/>
        </w:rPr>
      </w:r>
      <w:r>
        <w:rPr>
          <w:noProof/>
        </w:rPr>
        <w:fldChar w:fldCharType="separate"/>
      </w:r>
      <w:r>
        <w:rPr>
          <w:noProof/>
        </w:rPr>
        <w:t>13</w:t>
      </w:r>
      <w:r>
        <w:rPr>
          <w:noProof/>
        </w:rPr>
        <w:fldChar w:fldCharType="end"/>
      </w:r>
    </w:p>
    <w:p w14:paraId="2E078D29"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_Toc240970727 \h </w:instrText>
      </w:r>
      <w:r>
        <w:rPr>
          <w:noProof/>
        </w:rPr>
      </w:r>
      <w:r>
        <w:rPr>
          <w:noProof/>
        </w:rPr>
        <w:fldChar w:fldCharType="separate"/>
      </w:r>
      <w:r>
        <w:rPr>
          <w:noProof/>
        </w:rPr>
        <w:t>13</w:t>
      </w:r>
      <w:r>
        <w:rPr>
          <w:noProof/>
        </w:rPr>
        <w:fldChar w:fldCharType="end"/>
      </w:r>
    </w:p>
    <w:p w14:paraId="72BF28AC" w14:textId="77777777" w:rsidR="00F31C08" w:rsidRDefault="00F31C08">
      <w:pPr>
        <w:pStyle w:val="Innehll2"/>
        <w:tabs>
          <w:tab w:val="left" w:pos="600"/>
          <w:tab w:val="right" w:leader="dot" w:pos="91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_Toc240970728 \h </w:instrText>
      </w:r>
      <w:r>
        <w:rPr>
          <w:noProof/>
        </w:rPr>
      </w:r>
      <w:r>
        <w:rPr>
          <w:noProof/>
        </w:rPr>
        <w:fldChar w:fldCharType="separate"/>
      </w:r>
      <w:r>
        <w:rPr>
          <w:noProof/>
        </w:rPr>
        <w:t>14</w:t>
      </w:r>
      <w:r>
        <w:rPr>
          <w:noProof/>
        </w:rPr>
        <w:fldChar w:fldCharType="end"/>
      </w:r>
    </w:p>
    <w:p w14:paraId="2A8832F7"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_Toc240970729 \h </w:instrText>
      </w:r>
      <w:r>
        <w:rPr>
          <w:noProof/>
        </w:rPr>
      </w:r>
      <w:r>
        <w:rPr>
          <w:noProof/>
        </w:rPr>
        <w:fldChar w:fldCharType="separate"/>
      </w:r>
      <w:r>
        <w:rPr>
          <w:noProof/>
        </w:rPr>
        <w:t>14</w:t>
      </w:r>
      <w:r>
        <w:rPr>
          <w:noProof/>
        </w:rPr>
        <w:fldChar w:fldCharType="end"/>
      </w:r>
    </w:p>
    <w:p w14:paraId="4617F789"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_Toc240970730 \h </w:instrText>
      </w:r>
      <w:r>
        <w:rPr>
          <w:noProof/>
        </w:rPr>
      </w:r>
      <w:r>
        <w:rPr>
          <w:noProof/>
        </w:rPr>
        <w:fldChar w:fldCharType="separate"/>
      </w:r>
      <w:r>
        <w:rPr>
          <w:noProof/>
        </w:rPr>
        <w:t>16</w:t>
      </w:r>
      <w:r>
        <w:rPr>
          <w:noProof/>
        </w:rPr>
        <w:fldChar w:fldCharType="end"/>
      </w:r>
    </w:p>
    <w:p w14:paraId="20801964"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_Toc240970731 \h </w:instrText>
      </w:r>
      <w:r>
        <w:rPr>
          <w:noProof/>
        </w:rPr>
      </w:r>
      <w:r>
        <w:rPr>
          <w:noProof/>
        </w:rPr>
        <w:fldChar w:fldCharType="separate"/>
      </w:r>
      <w:r>
        <w:rPr>
          <w:noProof/>
        </w:rPr>
        <w:t>16</w:t>
      </w:r>
      <w:r>
        <w:rPr>
          <w:noProof/>
        </w:rPr>
        <w:fldChar w:fldCharType="end"/>
      </w:r>
    </w:p>
    <w:p w14:paraId="6D5AC3E7"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_Toc240970732 \h </w:instrText>
      </w:r>
      <w:r>
        <w:rPr>
          <w:noProof/>
        </w:rPr>
      </w:r>
      <w:r>
        <w:rPr>
          <w:noProof/>
        </w:rPr>
        <w:fldChar w:fldCharType="separate"/>
      </w:r>
      <w:r>
        <w:rPr>
          <w:noProof/>
        </w:rPr>
        <w:t>16</w:t>
      </w:r>
      <w:r>
        <w:rPr>
          <w:noProof/>
        </w:rPr>
        <w:fldChar w:fldCharType="end"/>
      </w:r>
    </w:p>
    <w:p w14:paraId="4E1A660F" w14:textId="77777777" w:rsidR="00F31C08" w:rsidRDefault="00F31C08">
      <w:pPr>
        <w:pStyle w:val="Innehll2"/>
        <w:tabs>
          <w:tab w:val="left" w:pos="780"/>
          <w:tab w:val="right" w:leader="dot" w:pos="9159"/>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_Toc240970733 \h </w:instrText>
      </w:r>
      <w:r>
        <w:rPr>
          <w:noProof/>
        </w:rPr>
      </w:r>
      <w:r>
        <w:rPr>
          <w:noProof/>
        </w:rPr>
        <w:fldChar w:fldCharType="separate"/>
      </w:r>
      <w:r>
        <w:rPr>
          <w:noProof/>
        </w:rPr>
        <w:t>16</w:t>
      </w:r>
      <w:r>
        <w:rPr>
          <w:noProof/>
        </w:rPr>
        <w:fldChar w:fldCharType="end"/>
      </w:r>
    </w:p>
    <w:p w14:paraId="65CA3213" w14:textId="77777777" w:rsidR="00F31C08" w:rsidRDefault="00F31C08">
      <w:pPr>
        <w:pStyle w:val="Innehll2"/>
        <w:tabs>
          <w:tab w:val="left" w:pos="780"/>
          <w:tab w:val="right" w:leader="dot" w:pos="9159"/>
        </w:tabs>
        <w:rPr>
          <w:rFonts w:asciiTheme="minorHAnsi" w:eastAsiaTheme="minorEastAsia" w:hAnsiTheme="minorHAnsi" w:cstheme="minorBidi"/>
          <w:noProof/>
          <w:lang w:eastAsia="ja-JP"/>
        </w:rPr>
      </w:pPr>
      <w:r>
        <w:rPr>
          <w:noProof/>
        </w:rPr>
        <w:t>3.4</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_Toc240970734 \h </w:instrText>
      </w:r>
      <w:r>
        <w:rPr>
          <w:noProof/>
        </w:rPr>
      </w:r>
      <w:r>
        <w:rPr>
          <w:noProof/>
        </w:rPr>
        <w:fldChar w:fldCharType="separate"/>
      </w:r>
      <w:r>
        <w:rPr>
          <w:noProof/>
        </w:rPr>
        <w:t>17</w:t>
      </w:r>
      <w:r>
        <w:rPr>
          <w:noProof/>
        </w:rPr>
        <w:fldChar w:fldCharType="end"/>
      </w:r>
    </w:p>
    <w:p w14:paraId="18F000EF"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_Toc240970735 \h </w:instrText>
      </w:r>
      <w:r>
        <w:rPr>
          <w:noProof/>
        </w:rPr>
      </w:r>
      <w:r>
        <w:rPr>
          <w:noProof/>
        </w:rPr>
        <w:fldChar w:fldCharType="separate"/>
      </w:r>
      <w:r>
        <w:rPr>
          <w:noProof/>
        </w:rPr>
        <w:t>17</w:t>
      </w:r>
      <w:r>
        <w:rPr>
          <w:noProof/>
        </w:rPr>
        <w:fldChar w:fldCharType="end"/>
      </w:r>
    </w:p>
    <w:p w14:paraId="4A60983B" w14:textId="77777777" w:rsidR="00F31C08" w:rsidRDefault="00F31C08">
      <w:pPr>
        <w:pStyle w:val="Innehll2"/>
        <w:tabs>
          <w:tab w:val="left" w:pos="600"/>
          <w:tab w:val="right" w:leader="dot" w:pos="91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_Toc240970736 \h </w:instrText>
      </w:r>
      <w:r>
        <w:rPr>
          <w:noProof/>
        </w:rPr>
      </w:r>
      <w:r>
        <w:rPr>
          <w:noProof/>
        </w:rPr>
        <w:fldChar w:fldCharType="separate"/>
      </w:r>
      <w:r>
        <w:rPr>
          <w:noProof/>
        </w:rPr>
        <w:t>17</w:t>
      </w:r>
      <w:r>
        <w:rPr>
          <w:noProof/>
        </w:rPr>
        <w:fldChar w:fldCharType="end"/>
      </w:r>
    </w:p>
    <w:p w14:paraId="76BCED3E" w14:textId="77777777" w:rsidR="00F31C08" w:rsidRDefault="00F31C08">
      <w:pPr>
        <w:pStyle w:val="Innehll2"/>
        <w:tabs>
          <w:tab w:val="left" w:pos="600"/>
          <w:tab w:val="right" w:leader="dot" w:pos="91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_Toc240970737 \h </w:instrText>
      </w:r>
      <w:r>
        <w:rPr>
          <w:noProof/>
        </w:rPr>
      </w:r>
      <w:r>
        <w:rPr>
          <w:noProof/>
        </w:rPr>
        <w:fldChar w:fldCharType="separate"/>
      </w:r>
      <w:r>
        <w:rPr>
          <w:noProof/>
        </w:rPr>
        <w:t>21</w:t>
      </w:r>
      <w:r>
        <w:rPr>
          <w:noProof/>
        </w:rPr>
        <w:fldChar w:fldCharType="end"/>
      </w:r>
    </w:p>
    <w:p w14:paraId="48E64D3F"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_Toc240970738 \h </w:instrText>
      </w:r>
      <w:r>
        <w:rPr>
          <w:noProof/>
        </w:rPr>
      </w:r>
      <w:r>
        <w:rPr>
          <w:noProof/>
        </w:rPr>
        <w:fldChar w:fldCharType="separate"/>
      </w:r>
      <w:r>
        <w:rPr>
          <w:noProof/>
        </w:rPr>
        <w:t>21</w:t>
      </w:r>
      <w:r>
        <w:rPr>
          <w:noProof/>
        </w:rPr>
        <w:fldChar w:fldCharType="end"/>
      </w:r>
    </w:p>
    <w:p w14:paraId="462E4F1D"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_Toc240970739 \h </w:instrText>
      </w:r>
      <w:r>
        <w:rPr>
          <w:noProof/>
        </w:rPr>
      </w:r>
      <w:r>
        <w:rPr>
          <w:noProof/>
        </w:rPr>
        <w:fldChar w:fldCharType="separate"/>
      </w:r>
      <w:r>
        <w:rPr>
          <w:noProof/>
        </w:rPr>
        <w:t>21</w:t>
      </w:r>
      <w:r>
        <w:rPr>
          <w:noProof/>
        </w:rPr>
        <w:fldChar w:fldCharType="end"/>
      </w:r>
    </w:p>
    <w:p w14:paraId="799DF495"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_Toc240970740 \h </w:instrText>
      </w:r>
      <w:r>
        <w:rPr>
          <w:noProof/>
        </w:rPr>
      </w:r>
      <w:r>
        <w:rPr>
          <w:noProof/>
        </w:rPr>
        <w:fldChar w:fldCharType="separate"/>
      </w:r>
      <w:r>
        <w:rPr>
          <w:noProof/>
        </w:rPr>
        <w:t>21</w:t>
      </w:r>
      <w:r>
        <w:rPr>
          <w:noProof/>
        </w:rPr>
        <w:fldChar w:fldCharType="end"/>
      </w:r>
    </w:p>
    <w:p w14:paraId="3BBCEB4B"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_Toc240970741 \h </w:instrText>
      </w:r>
      <w:r>
        <w:rPr>
          <w:noProof/>
        </w:rPr>
      </w:r>
      <w:r>
        <w:rPr>
          <w:noProof/>
        </w:rPr>
        <w:fldChar w:fldCharType="separate"/>
      </w:r>
      <w:r>
        <w:rPr>
          <w:noProof/>
        </w:rPr>
        <w:t>21</w:t>
      </w:r>
      <w:r>
        <w:rPr>
          <w:noProof/>
        </w:rPr>
        <w:fldChar w:fldCharType="end"/>
      </w:r>
    </w:p>
    <w:p w14:paraId="599B7D21" w14:textId="77777777" w:rsidR="00F31C08" w:rsidRDefault="00F31C08">
      <w:pPr>
        <w:pStyle w:val="Innehll2"/>
        <w:tabs>
          <w:tab w:val="left" w:pos="600"/>
          <w:tab w:val="right" w:leader="dot" w:pos="91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sidRPr="00604FE0">
        <w:rPr>
          <w:noProof/>
          <w:highlight w:val="yellow"/>
        </w:rPr>
        <w:t>GetMaternityMedicalHistory</w:t>
      </w:r>
      <w:r>
        <w:rPr>
          <w:noProof/>
        </w:rPr>
        <w:tab/>
      </w:r>
      <w:r>
        <w:rPr>
          <w:noProof/>
        </w:rPr>
        <w:fldChar w:fldCharType="begin"/>
      </w:r>
      <w:r>
        <w:rPr>
          <w:noProof/>
        </w:rPr>
        <w:instrText xml:space="preserve"> PAGEREF _Toc240970742 \h </w:instrText>
      </w:r>
      <w:r>
        <w:rPr>
          <w:noProof/>
        </w:rPr>
      </w:r>
      <w:r>
        <w:rPr>
          <w:noProof/>
        </w:rPr>
        <w:fldChar w:fldCharType="separate"/>
      </w:r>
      <w:r>
        <w:rPr>
          <w:noProof/>
        </w:rPr>
        <w:t>25</w:t>
      </w:r>
      <w:r>
        <w:rPr>
          <w:noProof/>
        </w:rPr>
        <w:fldChar w:fldCharType="end"/>
      </w:r>
    </w:p>
    <w:p w14:paraId="3D1C2F82"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_Toc240970743 \h </w:instrText>
      </w:r>
      <w:r>
        <w:rPr>
          <w:noProof/>
        </w:rPr>
      </w:r>
      <w:r>
        <w:rPr>
          <w:noProof/>
        </w:rPr>
        <w:fldChar w:fldCharType="separate"/>
      </w:r>
      <w:r>
        <w:rPr>
          <w:noProof/>
        </w:rPr>
        <w:t>25</w:t>
      </w:r>
      <w:r>
        <w:rPr>
          <w:noProof/>
        </w:rPr>
        <w:fldChar w:fldCharType="end"/>
      </w:r>
    </w:p>
    <w:p w14:paraId="7D5763DE"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_Toc240970744 \h </w:instrText>
      </w:r>
      <w:r>
        <w:rPr>
          <w:noProof/>
        </w:rPr>
      </w:r>
      <w:r>
        <w:rPr>
          <w:noProof/>
        </w:rPr>
        <w:fldChar w:fldCharType="separate"/>
      </w:r>
      <w:r>
        <w:rPr>
          <w:noProof/>
        </w:rPr>
        <w:t>25</w:t>
      </w:r>
      <w:r>
        <w:rPr>
          <w:noProof/>
        </w:rPr>
        <w:fldChar w:fldCharType="end"/>
      </w:r>
    </w:p>
    <w:p w14:paraId="1C9F2D18"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_Toc240970745 \h </w:instrText>
      </w:r>
      <w:r>
        <w:rPr>
          <w:noProof/>
        </w:rPr>
      </w:r>
      <w:r>
        <w:rPr>
          <w:noProof/>
        </w:rPr>
        <w:fldChar w:fldCharType="separate"/>
      </w:r>
      <w:r>
        <w:rPr>
          <w:noProof/>
        </w:rPr>
        <w:t>25</w:t>
      </w:r>
      <w:r>
        <w:rPr>
          <w:noProof/>
        </w:rPr>
        <w:fldChar w:fldCharType="end"/>
      </w:r>
    </w:p>
    <w:p w14:paraId="2191A57F"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_Toc240970746 \h </w:instrText>
      </w:r>
      <w:r>
        <w:rPr>
          <w:noProof/>
        </w:rPr>
      </w:r>
      <w:r>
        <w:rPr>
          <w:noProof/>
        </w:rPr>
        <w:fldChar w:fldCharType="separate"/>
      </w:r>
      <w:r>
        <w:rPr>
          <w:noProof/>
        </w:rPr>
        <w:t>25</w:t>
      </w:r>
      <w:r>
        <w:rPr>
          <w:noProof/>
        </w:rPr>
        <w:fldChar w:fldCharType="end"/>
      </w:r>
    </w:p>
    <w:p w14:paraId="6B86C051"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_Toc240970747 \h </w:instrText>
      </w:r>
      <w:r>
        <w:rPr>
          <w:noProof/>
        </w:rPr>
      </w:r>
      <w:r>
        <w:rPr>
          <w:noProof/>
        </w:rPr>
        <w:fldChar w:fldCharType="separate"/>
      </w:r>
      <w:r>
        <w:rPr>
          <w:noProof/>
        </w:rPr>
        <w:t>26</w:t>
      </w:r>
      <w:r>
        <w:rPr>
          <w:noProof/>
        </w:rPr>
        <w:fldChar w:fldCharType="end"/>
      </w:r>
    </w:p>
    <w:p w14:paraId="2B8CD2B2" w14:textId="77777777" w:rsidR="00F31C08" w:rsidRDefault="00F31C08">
      <w:pPr>
        <w:pStyle w:val="Innehll2"/>
        <w:tabs>
          <w:tab w:val="left" w:pos="600"/>
          <w:tab w:val="right" w:leader="dot" w:pos="91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GetLaboratoryOutcome</w:t>
      </w:r>
      <w:r>
        <w:rPr>
          <w:noProof/>
        </w:rPr>
        <w:tab/>
      </w:r>
      <w:r>
        <w:rPr>
          <w:noProof/>
        </w:rPr>
        <w:fldChar w:fldCharType="begin"/>
      </w:r>
      <w:r>
        <w:rPr>
          <w:noProof/>
        </w:rPr>
        <w:instrText xml:space="preserve"> PAGEREF _Toc240970748 \h </w:instrText>
      </w:r>
      <w:r>
        <w:rPr>
          <w:noProof/>
        </w:rPr>
      </w:r>
      <w:r>
        <w:rPr>
          <w:noProof/>
        </w:rPr>
        <w:fldChar w:fldCharType="separate"/>
      </w:r>
      <w:r>
        <w:rPr>
          <w:noProof/>
        </w:rPr>
        <w:t>33</w:t>
      </w:r>
      <w:r>
        <w:rPr>
          <w:noProof/>
        </w:rPr>
        <w:fldChar w:fldCharType="end"/>
      </w:r>
    </w:p>
    <w:p w14:paraId="547BC676"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_Toc240970749 \h </w:instrText>
      </w:r>
      <w:r>
        <w:rPr>
          <w:noProof/>
        </w:rPr>
      </w:r>
      <w:r>
        <w:rPr>
          <w:noProof/>
        </w:rPr>
        <w:fldChar w:fldCharType="separate"/>
      </w:r>
      <w:r>
        <w:rPr>
          <w:noProof/>
        </w:rPr>
        <w:t>33</w:t>
      </w:r>
      <w:r>
        <w:rPr>
          <w:noProof/>
        </w:rPr>
        <w:fldChar w:fldCharType="end"/>
      </w:r>
    </w:p>
    <w:p w14:paraId="2B7987DE"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_Toc240970750 \h </w:instrText>
      </w:r>
      <w:r>
        <w:rPr>
          <w:noProof/>
        </w:rPr>
      </w:r>
      <w:r>
        <w:rPr>
          <w:noProof/>
        </w:rPr>
        <w:fldChar w:fldCharType="separate"/>
      </w:r>
      <w:r>
        <w:rPr>
          <w:noProof/>
        </w:rPr>
        <w:t>33</w:t>
      </w:r>
      <w:r>
        <w:rPr>
          <w:noProof/>
        </w:rPr>
        <w:fldChar w:fldCharType="end"/>
      </w:r>
    </w:p>
    <w:p w14:paraId="705E11CF"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_Toc240970751 \h </w:instrText>
      </w:r>
      <w:r>
        <w:rPr>
          <w:noProof/>
        </w:rPr>
      </w:r>
      <w:r>
        <w:rPr>
          <w:noProof/>
        </w:rPr>
        <w:fldChar w:fldCharType="separate"/>
      </w:r>
      <w:r>
        <w:rPr>
          <w:noProof/>
        </w:rPr>
        <w:t>33</w:t>
      </w:r>
      <w:r>
        <w:rPr>
          <w:noProof/>
        </w:rPr>
        <w:fldChar w:fldCharType="end"/>
      </w:r>
    </w:p>
    <w:p w14:paraId="63DE1AF2" w14:textId="77777777" w:rsidR="00F31C08" w:rsidRDefault="00F31C08">
      <w:pPr>
        <w:pStyle w:val="Innehll1"/>
        <w:tabs>
          <w:tab w:val="left" w:pos="1407"/>
          <w:tab w:val="right" w:leader="dot" w:pos="91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_Toc240970752 \h </w:instrText>
      </w:r>
      <w:r>
        <w:rPr>
          <w:noProof/>
        </w:rPr>
      </w:r>
      <w:r>
        <w:rPr>
          <w:noProof/>
        </w:rPr>
        <w:fldChar w:fldCharType="separate"/>
      </w:r>
      <w:r>
        <w:rPr>
          <w:noProof/>
        </w:rPr>
        <w:t>33</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6A1DA585" w14:textId="77777777" w:rsidR="00D218F3" w:rsidRPr="00BC5B0B" w:rsidRDefault="00D218F3" w:rsidP="00D218F3">
      <w:pPr>
        <w:sectPr w:rsidR="00D218F3" w:rsidRPr="00BC5B0B" w:rsidSect="00E823A4">
          <w:pgSz w:w="11909" w:h="16840"/>
          <w:pgMar w:top="1480" w:right="1680" w:bottom="280" w:left="1060" w:header="907" w:footer="0" w:gutter="0"/>
          <w:cols w:space="720"/>
        </w:sectPr>
      </w:pPr>
    </w:p>
    <w:p w14:paraId="0E63D28F" w14:textId="77777777" w:rsidR="00D218F3" w:rsidRPr="00BC5B0B" w:rsidRDefault="00D218F3" w:rsidP="00D218F3">
      <w:pPr>
        <w:spacing w:line="200" w:lineRule="exact"/>
        <w:rPr>
          <w:sz w:val="20"/>
          <w:szCs w:val="20"/>
        </w:rPr>
      </w:pPr>
    </w:p>
    <w:p w14:paraId="2691795D"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1" w:name="_Toc341787023"/>
      <w:bookmarkStart w:id="2" w:name="_Toc240970718"/>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gramStart"/>
      <w:r w:rsidR="00007C38">
        <w:t>clinicalprocess:healthcond</w:t>
      </w:r>
      <w:proofErr w:type="gramEnd"/>
      <w:r w:rsidR="00007C38">
        <w:t xml:space="preserve">:actoutcome.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w:t>
      </w:r>
      <w:proofErr w:type="spellStart"/>
      <w:r w:rsidR="00655567">
        <w:t>Gateway</w:t>
      </w:r>
      <w:proofErr w:type="spellEnd"/>
      <w:r w:rsidR="00655567">
        <w:t>)</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w:t>
      </w:r>
      <w:proofErr w:type="spellStart"/>
      <w:r w:rsidR="00AD7FD6">
        <w:t>behörighetsstyra</w:t>
      </w:r>
      <w:proofErr w:type="spellEnd"/>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F31C08"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D068D5" w:rsidRDefault="00D068D5" w:rsidP="00D218F3">
                  <w:pPr>
                    <w:pStyle w:val="Sidfot"/>
                    <w:rPr>
                      <w:b/>
                      <w:i/>
                    </w:rPr>
                  </w:pPr>
                  <w:r w:rsidRPr="00FE3AAD">
                    <w:rPr>
                      <w:b/>
                      <w:i/>
                    </w:rPr>
                    <w:t>I arbetet har följande personer deltagit:</w:t>
                  </w:r>
                </w:p>
                <w:p w14:paraId="3C43D20E" w14:textId="77777777" w:rsidR="00D068D5" w:rsidRDefault="00D068D5" w:rsidP="00D218F3">
                  <w:pPr>
                    <w:pStyle w:val="Sidfot"/>
                    <w:rPr>
                      <w:b/>
                      <w:i/>
                    </w:rPr>
                  </w:pPr>
                </w:p>
                <w:p w14:paraId="10DE42FF" w14:textId="77777777" w:rsidR="00D068D5" w:rsidRDefault="00D068D5" w:rsidP="00D218F3">
                  <w:pPr>
                    <w:pStyle w:val="Sidfot"/>
                    <w:rPr>
                      <w:b/>
                      <w:i/>
                    </w:rPr>
                  </w:pPr>
                  <w:r>
                    <w:rPr>
                      <w:b/>
                      <w:i/>
                    </w:rPr>
                    <w:t>Projektgrupp:</w:t>
                  </w:r>
                </w:p>
                <w:p w14:paraId="39BCF74B" w14:textId="77777777" w:rsidR="00D068D5" w:rsidRDefault="00D068D5" w:rsidP="00D218F3">
                  <w:pPr>
                    <w:pStyle w:val="Sidfot"/>
                    <w:rPr>
                      <w:b/>
                      <w:i/>
                    </w:rPr>
                  </w:pPr>
                </w:p>
                <w:p w14:paraId="2167DD1A" w14:textId="77777777" w:rsidR="00D068D5" w:rsidRDefault="00D068D5" w:rsidP="00D218F3">
                  <w:pPr>
                    <w:pStyle w:val="Sidfot"/>
                    <w:rPr>
                      <w:b/>
                      <w:i/>
                    </w:rPr>
                  </w:pPr>
                  <w:r>
                    <w:rPr>
                      <w:b/>
                      <w:i/>
                    </w:rPr>
                    <w:t>Maria Andersson, Mawell</w:t>
                  </w:r>
                </w:p>
                <w:p w14:paraId="2899F4A8" w14:textId="77777777" w:rsidR="00D068D5" w:rsidRDefault="00D068D5" w:rsidP="00D218F3">
                  <w:pPr>
                    <w:pStyle w:val="Sidfot"/>
                    <w:rPr>
                      <w:b/>
                      <w:i/>
                    </w:rPr>
                  </w:pPr>
                  <w:r>
                    <w:rPr>
                      <w:b/>
                      <w:i/>
                    </w:rPr>
                    <w:t>Marco De Luca, Callista</w:t>
                  </w:r>
                </w:p>
                <w:p w14:paraId="354B8C13" w14:textId="77777777" w:rsidR="00D068D5" w:rsidRDefault="00D068D5" w:rsidP="00D218F3">
                  <w:pPr>
                    <w:pStyle w:val="Sidfot"/>
                    <w:rPr>
                      <w:b/>
                      <w:i/>
                    </w:rPr>
                  </w:pPr>
                  <w:r>
                    <w:rPr>
                      <w:b/>
                      <w:i/>
                    </w:rPr>
                    <w:t>Magnus Ekstrand, Callista</w:t>
                  </w:r>
                </w:p>
                <w:p w14:paraId="2E4993D7" w14:textId="77777777" w:rsidR="00D068D5" w:rsidRDefault="00D068D5" w:rsidP="00D218F3">
                  <w:pPr>
                    <w:pStyle w:val="Sidfot"/>
                    <w:rPr>
                      <w:b/>
                      <w:i/>
                    </w:rPr>
                  </w:pPr>
                  <w:r>
                    <w:rPr>
                      <w:b/>
                      <w:i/>
                    </w:rPr>
                    <w:t xml:space="preserve">Johan </w:t>
                  </w:r>
                  <w:proofErr w:type="spellStart"/>
                  <w:r>
                    <w:rPr>
                      <w:b/>
                      <w:i/>
                    </w:rPr>
                    <w:t>Eltes</w:t>
                  </w:r>
                  <w:proofErr w:type="spellEnd"/>
                  <w:r>
                    <w:rPr>
                      <w:b/>
                      <w:i/>
                    </w:rPr>
                    <w:t>, Callista</w:t>
                  </w:r>
                </w:p>
                <w:p w14:paraId="57B957E6" w14:textId="77777777" w:rsidR="00D068D5" w:rsidRDefault="00D068D5" w:rsidP="00D218F3">
                  <w:pPr>
                    <w:pStyle w:val="Sidfot"/>
                    <w:rPr>
                      <w:b/>
                      <w:i/>
                    </w:rPr>
                  </w:pPr>
                  <w:r>
                    <w:rPr>
                      <w:b/>
                      <w:i/>
                    </w:rPr>
                    <w:t xml:space="preserve">Lennart Eriksson, </w:t>
                  </w:r>
                  <w:proofErr w:type="spellStart"/>
                  <w:r>
                    <w:rPr>
                      <w:b/>
                      <w:i/>
                    </w:rPr>
                    <w:t>CeHis</w:t>
                  </w:r>
                  <w:proofErr w:type="spellEnd"/>
                </w:p>
                <w:p w14:paraId="7C6E069E" w14:textId="77777777" w:rsidR="00D068D5" w:rsidRDefault="00D068D5" w:rsidP="00D218F3">
                  <w:pPr>
                    <w:pStyle w:val="Sidfot"/>
                    <w:rPr>
                      <w:b/>
                      <w:i/>
                    </w:rPr>
                  </w:pPr>
                  <w:r>
                    <w:rPr>
                      <w:b/>
                      <w:i/>
                    </w:rPr>
                    <w:t xml:space="preserve">Björn </w:t>
                  </w:r>
                  <w:proofErr w:type="spellStart"/>
                  <w:r>
                    <w:rPr>
                      <w:b/>
                      <w:i/>
                    </w:rPr>
                    <w:t>Skeppner</w:t>
                  </w:r>
                  <w:proofErr w:type="spellEnd"/>
                  <w:r>
                    <w:rPr>
                      <w:b/>
                      <w:i/>
                    </w:rPr>
                    <w:t xml:space="preserve">, </w:t>
                  </w:r>
                  <w:proofErr w:type="spellStart"/>
                  <w:r>
                    <w:rPr>
                      <w:b/>
                      <w:i/>
                    </w:rPr>
                    <w:t>Inera</w:t>
                  </w:r>
                  <w:proofErr w:type="spellEnd"/>
                </w:p>
                <w:p w14:paraId="2400C31A" w14:textId="77777777" w:rsidR="00D068D5" w:rsidRDefault="00D068D5" w:rsidP="00D218F3">
                  <w:pPr>
                    <w:pStyle w:val="Sidfot"/>
                    <w:rPr>
                      <w:b/>
                      <w:i/>
                    </w:rPr>
                  </w:pPr>
                  <w:r>
                    <w:rPr>
                      <w:b/>
                      <w:i/>
                    </w:rPr>
                    <w:t>Thomas Slitberg, Mawell</w:t>
                  </w:r>
                </w:p>
                <w:p w14:paraId="4C497EE8" w14:textId="77777777" w:rsidR="00D068D5" w:rsidRPr="00FE3AAD" w:rsidRDefault="00D068D5" w:rsidP="00D218F3">
                  <w:pPr>
                    <w:pStyle w:val="Sidfot"/>
                    <w:rPr>
                      <w:b/>
                      <w:i/>
                    </w:rPr>
                  </w:pPr>
                  <w:r>
                    <w:rPr>
                      <w:b/>
                      <w:i/>
                    </w:rPr>
                    <w:t xml:space="preserve">Björn </w:t>
                  </w:r>
                  <w:proofErr w:type="spellStart"/>
                  <w:r>
                    <w:rPr>
                      <w:b/>
                      <w:i/>
                    </w:rPr>
                    <w:t>Strihagen</w:t>
                  </w:r>
                  <w:proofErr w:type="spellEnd"/>
                  <w:r>
                    <w:rPr>
                      <w:b/>
                      <w:i/>
                    </w:rPr>
                    <w:t xml:space="preserve">, </w:t>
                  </w:r>
                  <w:proofErr w:type="spellStart"/>
                  <w:r>
                    <w:rPr>
                      <w:b/>
                      <w:i/>
                    </w:rPr>
                    <w:t>Inera</w:t>
                  </w:r>
                  <w:proofErr w:type="spellEnd"/>
                </w:p>
                <w:p w14:paraId="3A96688B" w14:textId="77777777" w:rsidR="00D068D5" w:rsidRDefault="00D068D5" w:rsidP="00E16FC2">
                  <w:pPr>
                    <w:pStyle w:val="Sidfot"/>
                    <w:rPr>
                      <w:b/>
                      <w:i/>
                    </w:rPr>
                  </w:pPr>
                  <w:r>
                    <w:rPr>
                      <w:b/>
                      <w:i/>
                    </w:rPr>
                    <w:t>Fredrik Ström, Mawell</w:t>
                  </w:r>
                  <w:r w:rsidRPr="00E16FC2">
                    <w:rPr>
                      <w:b/>
                      <w:i/>
                    </w:rPr>
                    <w:t xml:space="preserve"> </w:t>
                  </w:r>
                </w:p>
                <w:p w14:paraId="3735634E" w14:textId="77777777" w:rsidR="00D068D5" w:rsidRDefault="00D068D5" w:rsidP="00E16FC2">
                  <w:pPr>
                    <w:pStyle w:val="Sidfot"/>
                    <w:rPr>
                      <w:b/>
                      <w:i/>
                    </w:rPr>
                  </w:pPr>
                  <w:r>
                    <w:rPr>
                      <w:b/>
                      <w:i/>
                    </w:rPr>
                    <w:t>Jacob Tardell, Callista</w:t>
                  </w:r>
                </w:p>
                <w:p w14:paraId="3A4F8606" w14:textId="17D56A34" w:rsidR="00D068D5" w:rsidRDefault="00D068D5" w:rsidP="00E16FC2">
                  <w:pPr>
                    <w:pStyle w:val="Sidfot"/>
                    <w:rPr>
                      <w:b/>
                      <w:i/>
                    </w:rPr>
                  </w:pPr>
                  <w:r>
                    <w:rPr>
                      <w:b/>
                      <w:i/>
                    </w:rPr>
                    <w:t>Björn Genfors, Mawell</w:t>
                  </w:r>
                </w:p>
                <w:p w14:paraId="162F73C4" w14:textId="77777777" w:rsidR="00D068D5" w:rsidRDefault="00D068D5" w:rsidP="0008258C">
                  <w:pPr>
                    <w:pStyle w:val="Sidfot"/>
                    <w:rPr>
                      <w:b/>
                      <w:i/>
                    </w:rPr>
                  </w:pPr>
                </w:p>
                <w:p w14:paraId="3578E42B" w14:textId="77777777" w:rsidR="00D068D5" w:rsidRDefault="00D068D5" w:rsidP="0008258C">
                  <w:pPr>
                    <w:pStyle w:val="Sidfot"/>
                    <w:rPr>
                      <w:b/>
                      <w:i/>
                    </w:rPr>
                  </w:pPr>
                  <w:r>
                    <w:rPr>
                      <w:b/>
                      <w:i/>
                    </w:rPr>
                    <w:t>Projektledning:</w:t>
                  </w:r>
                </w:p>
                <w:p w14:paraId="79D627C6" w14:textId="77777777" w:rsidR="00D068D5" w:rsidRDefault="00D068D5" w:rsidP="0008258C">
                  <w:pPr>
                    <w:pStyle w:val="Sidfot"/>
                    <w:rPr>
                      <w:b/>
                      <w:i/>
                    </w:rPr>
                  </w:pPr>
                </w:p>
                <w:p w14:paraId="27C0D530" w14:textId="77777777" w:rsidR="00D068D5" w:rsidRDefault="00D068D5" w:rsidP="0008258C">
                  <w:pPr>
                    <w:pStyle w:val="Sidfot"/>
                    <w:rPr>
                      <w:b/>
                      <w:i/>
                    </w:rPr>
                  </w:pPr>
                  <w:r>
                    <w:rPr>
                      <w:b/>
                      <w:i/>
                    </w:rPr>
                    <w:t xml:space="preserve">Johan </w:t>
                  </w:r>
                  <w:proofErr w:type="spellStart"/>
                  <w:r>
                    <w:rPr>
                      <w:b/>
                      <w:i/>
                    </w:rPr>
                    <w:t>Eltes</w:t>
                  </w:r>
                  <w:proofErr w:type="spellEnd"/>
                  <w:r>
                    <w:rPr>
                      <w:b/>
                      <w:i/>
                    </w:rPr>
                    <w:t>, Callista</w:t>
                  </w:r>
                </w:p>
                <w:p w14:paraId="2BBF4876" w14:textId="77777777" w:rsidR="00D068D5" w:rsidRDefault="00D068D5" w:rsidP="0008258C">
                  <w:pPr>
                    <w:pStyle w:val="Sidfot"/>
                    <w:rPr>
                      <w:b/>
                      <w:i/>
                    </w:rPr>
                  </w:pPr>
                </w:p>
                <w:p w14:paraId="644BAF48" w14:textId="77777777" w:rsidR="00D068D5" w:rsidRDefault="00D068D5" w:rsidP="0008258C">
                  <w:pPr>
                    <w:pStyle w:val="Sidfot"/>
                    <w:rPr>
                      <w:b/>
                      <w:i/>
                    </w:rPr>
                  </w:pPr>
                  <w:r>
                    <w:rPr>
                      <w:b/>
                      <w:i/>
                    </w:rPr>
                    <w:t>Beställare:</w:t>
                  </w:r>
                </w:p>
                <w:p w14:paraId="469043E2" w14:textId="77777777" w:rsidR="00D068D5" w:rsidRDefault="00D068D5" w:rsidP="0008258C">
                  <w:pPr>
                    <w:pStyle w:val="Sidfot"/>
                    <w:rPr>
                      <w:b/>
                      <w:i/>
                    </w:rPr>
                  </w:pPr>
                </w:p>
                <w:p w14:paraId="27891011" w14:textId="77777777" w:rsidR="00D068D5" w:rsidRDefault="00D068D5" w:rsidP="0008258C">
                  <w:pPr>
                    <w:pStyle w:val="Sidfot"/>
                    <w:rPr>
                      <w:b/>
                      <w:i/>
                    </w:rPr>
                  </w:pPr>
                  <w:r>
                    <w:rPr>
                      <w:b/>
                      <w:i/>
                    </w:rPr>
                    <w:t xml:space="preserve">Nina Lundberg, SLL HSF </w:t>
                  </w:r>
                </w:p>
                <w:p w14:paraId="503A2348" w14:textId="77777777" w:rsidR="00D068D5" w:rsidRPr="00B43EE0" w:rsidRDefault="00D068D5" w:rsidP="00D218F3"/>
                <w:p w14:paraId="61686974" w14:textId="77777777" w:rsidR="00D068D5" w:rsidRPr="00B43EE0" w:rsidRDefault="00D068D5" w:rsidP="00D218F3"/>
                <w:p w14:paraId="7DA28158" w14:textId="77777777" w:rsidR="00D068D5" w:rsidRPr="00B43EE0" w:rsidRDefault="00D068D5"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Rubrik1"/>
        <w:rPr>
          <w:b w:val="0"/>
          <w:bCs w:val="0"/>
        </w:rPr>
      </w:pPr>
      <w:bookmarkStart w:id="4" w:name="_Toc219337763"/>
      <w:bookmarkStart w:id="5" w:name="_Toc240970719"/>
      <w:bookmarkEnd w:id="3"/>
      <w:r w:rsidRPr="00BC5B0B">
        <w:t>Tjänstedomänens arkitektur</w:t>
      </w:r>
      <w:bookmarkEnd w:id="4"/>
      <w:bookmarkEnd w:id="5"/>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40970720"/>
      <w:r w:rsidRPr="00BC5B0B">
        <w:t>Övergripande</w:t>
      </w:r>
      <w:bookmarkEnd w:id="6"/>
      <w:bookmarkEnd w:id="7"/>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8" w:name="_Toc219337765"/>
      <w:bookmarkStart w:id="9" w:name="_Toc227077986"/>
      <w:bookmarkStart w:id="10" w:name="_Toc240970721"/>
      <w:r w:rsidRPr="006663D0">
        <w:t>Nationell</w:t>
      </w:r>
      <w:r>
        <w:t xml:space="preserve"> användning</w:t>
      </w:r>
      <w:bookmarkEnd w:id="8"/>
      <w:bookmarkEnd w:id="9"/>
      <w:bookmarkEnd w:id="10"/>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w:t>
      </w:r>
      <w:proofErr w:type="spellStart"/>
      <w:r>
        <w:t>header</w:t>
      </w:r>
      <w:proofErr w:type="spellEnd"/>
      <w:r>
        <w:t>)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1" w:name="_Toc219337766"/>
      <w:bookmarkStart w:id="12" w:name="_Toc227077987"/>
      <w:bookmarkStart w:id="13" w:name="_Toc240970722"/>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4" w:name="_Toc219337767"/>
      <w:bookmarkStart w:id="15" w:name="_Toc227077988"/>
      <w:bookmarkStart w:id="16" w:name="_Toc240970723"/>
      <w:r w:rsidRPr="004D7C28">
        <w:t>Adresseringsmodell</w:t>
      </w:r>
      <w:bookmarkEnd w:id="14"/>
      <w:bookmarkEnd w:id="15"/>
      <w:bookmarkEnd w:id="16"/>
    </w:p>
    <w:p w14:paraId="60919864" w14:textId="77777777" w:rsidR="003D797D" w:rsidRDefault="003D797D" w:rsidP="003D797D">
      <w:pPr>
        <w:pStyle w:val="Brdtext"/>
        <w:ind w:right="119"/>
      </w:pPr>
      <w:r>
        <w:t>Tjänstedomänen tillämpar system-adressering. Observera att tjänstekonsumenter främst anropar aggregerande tjänster. Källsystemet adresserar därför den aggregerande tjänsten med antingen nationellt HSA-id (</w:t>
      </w:r>
      <w:proofErr w:type="spellStart"/>
      <w:r>
        <w:t>Ineras</w:t>
      </w:r>
      <w:proofErr w:type="spellEnd"/>
      <w:r>
        <w:t xml:space="preserve">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w:t>
      </w:r>
      <w:proofErr w:type="spellStart"/>
      <w:r>
        <w:t>HSAid</w:t>
      </w:r>
      <w:proofErr w:type="spellEnd"/>
      <w:r>
        <w:t xml:space="preserve"> finns då i svarsmeddelandet) eller genom att tjänstekonsumenten direkt interagerar med ett engagemangsindex (indexposterna innehåller källsystemets </w:t>
      </w:r>
      <w:proofErr w:type="spellStart"/>
      <w:r>
        <w:t>HSAid</w:t>
      </w:r>
      <w:proofErr w:type="spellEnd"/>
      <w:r>
        <w:t>).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anslutningspunkt (</w:t>
      </w:r>
      <w:proofErr w:type="spellStart"/>
      <w:r>
        <w:t>ap</w:t>
      </w:r>
      <w:proofErr w:type="spellEnd"/>
      <w:r>
        <w:t xml:space="preserve">),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w:t>
      </w:r>
      <w:proofErr w:type="spellStart"/>
      <w:r>
        <w:t>GetCareContacts</w:t>
      </w:r>
      <w:proofErr w:type="spellEnd"/>
      <w:r>
        <w:t xml:space="preserve"> (i domänen </w:t>
      </w:r>
      <w:proofErr w:type="spellStart"/>
      <w:proofErr w:type="gramStart"/>
      <w:r>
        <w:t>clinicalprocess:logistics</w:t>
      </w:r>
      <w:proofErr w:type="gramEnd"/>
      <w:r>
        <w:t>:logistics</w:t>
      </w:r>
      <w:proofErr w:type="spellEnd"/>
      <w:r>
        <w:t xml:space="preserve">)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spellStart"/>
      <w:proofErr w:type="gramStart"/>
      <w:r>
        <w:t>clinicalprocess:logistics</w:t>
      </w:r>
      <w:proofErr w:type="gramEnd"/>
      <w:r>
        <w:t>:logistics:GetCareContacts</w:t>
      </w:r>
      <w:proofErr w:type="spellEnd"/>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proofErr w:type="spellStart"/>
      <w:r>
        <w:t>Get</w:t>
      </w:r>
      <w:r w:rsidR="009147EC">
        <w:t>MaternityMedicalHistory</w:t>
      </w:r>
      <w:proofErr w:type="spellEnd"/>
      <w:r>
        <w:t xml:space="preserve"> för en eller flera </w:t>
      </w:r>
      <w:proofErr w:type="spellStart"/>
      <w:r>
        <w:t>vårdkontakt-id:n</w:t>
      </w:r>
      <w:proofErr w:type="spellEnd"/>
      <w:r>
        <w:t xml:space="preserve"> i ett specifikt </w:t>
      </w:r>
      <w:proofErr w:type="spellStart"/>
      <w:r>
        <w:t>källlsystem</w:t>
      </w:r>
      <w:proofErr w:type="spellEnd"/>
      <w:r>
        <w:t>. Figuren visar ett exempel som skulle kunna vara fortsättningen på något av flödena i avsnitt 2.1:</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 xml:space="preserve">Flöde som förutsätter adressering med källsystemets </w:t>
      </w:r>
      <w:proofErr w:type="spellStart"/>
      <w:r>
        <w:rPr>
          <w:i/>
        </w:rPr>
        <w:t>HSAid</w:t>
      </w:r>
      <w:proofErr w:type="spellEnd"/>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 xml:space="preserve">nsumenten. Detta beskrivs i figuren nedan. Anropet skulle kunna gälla tjänstekontraktet </w:t>
      </w:r>
      <w:proofErr w:type="spellStart"/>
      <w:r>
        <w:t>Get</w:t>
      </w:r>
      <w:r w:rsidR="000179DC">
        <w:t>MaternityMedicalHistory</w:t>
      </w:r>
      <w:proofErr w:type="spellEnd"/>
      <w:r>
        <w:t xml:space="preserve"> med </w:t>
      </w:r>
      <w:proofErr w:type="spellStart"/>
      <w:r>
        <w:t>careContactId</w:t>
      </w:r>
      <w:proofErr w:type="spellEnd"/>
      <w:r>
        <w:t xml:space="preserve"> och </w:t>
      </w:r>
      <w:proofErr w:type="spellStart"/>
      <w:r>
        <w:t>sourceSystemHSAid</w:t>
      </w:r>
      <w:proofErr w:type="spellEnd"/>
      <w:r>
        <w:t xml:space="preserve">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proofErr w:type="spellStart"/>
            <w:r>
              <w:t>Ineras</w:t>
            </w:r>
            <w:proofErr w:type="spellEnd"/>
            <w:r>
              <w:t xml:space="preserve">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3" w:name="_Toc227077993"/>
      <w:bookmarkStart w:id="24" w:name="_Toc240970724"/>
      <w:r w:rsidRPr="0099425C">
        <w:t xml:space="preserve">Aggregerande </w:t>
      </w:r>
      <w:r w:rsidRPr="00B859FF">
        <w:t>tjänster</w:t>
      </w:r>
      <w:bookmarkEnd w:id="23"/>
      <w:bookmarkEnd w:id="24"/>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w:t>
      </w:r>
      <w:proofErr w:type="spellStart"/>
      <w:r>
        <w:t>Inera</w:t>
      </w:r>
      <w:proofErr w:type="spellEnd"/>
      <w:r>
        <w:t xml:space="preserve">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5" w:name="_Toc219337770"/>
      <w:bookmarkStart w:id="26" w:name="_Toc227077994"/>
      <w:bookmarkStart w:id="27" w:name="_Toc240970725"/>
      <w:r w:rsidRPr="004F0149">
        <w:t>Informationssäkerhet</w:t>
      </w:r>
      <w:bookmarkEnd w:id="25"/>
      <w:bookmarkEnd w:id="26"/>
      <w:bookmarkEnd w:id="27"/>
    </w:p>
    <w:p w14:paraId="49D322C0" w14:textId="77777777" w:rsidR="003D797D" w:rsidRDefault="003D797D" w:rsidP="004F0149">
      <w:pPr>
        <w:pStyle w:val="Rubrik3b"/>
      </w:pPr>
      <w:bookmarkStart w:id="28" w:name="_Toc219337771"/>
      <w:bookmarkStart w:id="29" w:name="_Toc227077995"/>
      <w:r>
        <w:t xml:space="preserve">Medarbetarens </w:t>
      </w:r>
      <w:r w:rsidRPr="004F0149">
        <w:t>direktåtkomst</w:t>
      </w:r>
      <w:bookmarkEnd w:id="28"/>
      <w:bookmarkEnd w:id="29"/>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 xml:space="preserve">och att uppdragsval görs i samband med autentisering (PDL-enhet). Det kompletta regelverket finns i senaste utredningen </w:t>
      </w:r>
      <w:proofErr w:type="spellStart"/>
      <w:r>
        <w:t>PDLiP</w:t>
      </w:r>
      <w:proofErr w:type="spellEnd"/>
      <w:r>
        <w:t xml:space="preserve">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30" w:name="_Toc219337772"/>
      <w:bookmarkStart w:id="31" w:name="_Toc227077996"/>
      <w:bookmarkStart w:id="32" w:name="_Toc240970726"/>
      <w:r>
        <w:t>Patientens direktåtkomst</w:t>
      </w:r>
      <w:bookmarkEnd w:id="30"/>
      <w:bookmarkEnd w:id="31"/>
      <w:bookmarkEnd w:id="32"/>
    </w:p>
    <w:p w14:paraId="62292992" w14:textId="77777777" w:rsidR="003D797D" w:rsidRPr="00EF4A67" w:rsidRDefault="003D797D" w:rsidP="003D797D">
      <w:pPr>
        <w:pStyle w:val="Brd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3" w:name="_Toc219337773"/>
      <w:bookmarkStart w:id="34" w:name="_Toc227077997"/>
      <w:r w:rsidRPr="004F0149">
        <w:t>Generellt</w:t>
      </w:r>
      <w:bookmarkEnd w:id="33"/>
      <w:bookmarkEnd w:id="34"/>
    </w:p>
    <w:p w14:paraId="2B406970" w14:textId="77777777" w:rsidR="003D797D" w:rsidRDefault="003D797D" w:rsidP="003D797D">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5" w:name="_Toc219337774"/>
      <w:bookmarkStart w:id="36" w:name="_Toc227077998"/>
      <w:bookmarkStart w:id="37" w:name="_Toc240970727"/>
      <w:r w:rsidRPr="004F0149">
        <w:t>Tjänstekontraktens</w:t>
      </w:r>
      <w:r w:rsidRPr="00BC5B0B">
        <w:t xml:space="preserve"> desi</w:t>
      </w:r>
      <w:bookmarkEnd w:id="35"/>
      <w:r>
        <w:t>gn</w:t>
      </w:r>
      <w:bookmarkEnd w:id="36"/>
      <w:bookmarkEnd w:id="37"/>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w:t>
      </w:r>
      <w:proofErr w:type="spellStart"/>
      <w:r w:rsidRPr="000A0525">
        <w:t>header</w:t>
      </w:r>
      <w:proofErr w:type="spellEnd"/>
      <w:r w:rsidRPr="000A0525">
        <w:t xml:space="preserve">,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w:t>
      </w:r>
      <w:proofErr w:type="spellStart"/>
      <w:r w:rsidRPr="005F1D2D">
        <w:t>XSLT-transfomationsfiler</w:t>
      </w:r>
      <w:proofErr w:type="spellEnd"/>
      <w:r w:rsidRPr="005F1D2D">
        <w:t xml:space="preserve">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8"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39" w:name="_Toc240970728"/>
      <w:r w:rsidRPr="00E823A4">
        <w:t>Generella</w:t>
      </w:r>
      <w:r>
        <w:t xml:space="preserve"> regler</w:t>
      </w:r>
      <w:bookmarkEnd w:id="39"/>
    </w:p>
    <w:p w14:paraId="41A4E95E" w14:textId="77777777" w:rsidR="00852BED" w:rsidRDefault="00852BED" w:rsidP="00A0151E">
      <w:pPr>
        <w:pStyle w:val="Rubrik2b"/>
      </w:pPr>
      <w:bookmarkStart w:id="40" w:name="_Toc240970729"/>
      <w:r w:rsidRPr="00A0151E">
        <w:t>Uppdatering</w:t>
      </w:r>
      <w:r>
        <w:t xml:space="preserve"> av engagemangsindex</w:t>
      </w:r>
      <w:bookmarkEnd w:id="38"/>
      <w:bookmarkEnd w:id="40"/>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w:t>
            </w:r>
            <w:proofErr w:type="spellStart"/>
            <w:r w:rsidRPr="00BA1C92">
              <w:rPr>
                <w:i/>
              </w:rPr>
              <w:t>ning</w:t>
            </w:r>
            <w:proofErr w:type="spellEnd"/>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proofErr w:type="spellStart"/>
            <w:r w:rsidRPr="00BA1C92">
              <w:rPr>
                <w:i/>
              </w:rPr>
              <w:t>Mult</w:t>
            </w:r>
            <w:proofErr w:type="spellEnd"/>
          </w:p>
        </w:tc>
        <w:tc>
          <w:tcPr>
            <w:tcW w:w="1998" w:type="dxa"/>
            <w:shd w:val="clear" w:color="auto" w:fill="auto"/>
          </w:tcPr>
          <w:p w14:paraId="314F320E" w14:textId="77777777" w:rsidR="00E823A4" w:rsidRPr="00BA1C92" w:rsidRDefault="00E823A4" w:rsidP="00E823A4">
            <w:pPr>
              <w:pStyle w:val="Brdtext"/>
              <w:ind w:left="0"/>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 xml:space="preserve">Registered </w:t>
            </w:r>
            <w:proofErr w:type="spellStart"/>
            <w:r>
              <w:t>ResidentIdent</w:t>
            </w:r>
            <w:proofErr w:type="spellEnd"/>
            <w:r>
              <w:t xml:space="preserve"> </w:t>
            </w:r>
            <w:proofErr w:type="spellStart"/>
            <w:r>
              <w:t>Identification</w:t>
            </w:r>
            <w:proofErr w:type="spellEnd"/>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 xml:space="preserve">Del av instansens </w:t>
            </w:r>
            <w:proofErr w:type="spellStart"/>
            <w:r w:rsidRPr="0088256E">
              <w:t>unikhet</w:t>
            </w:r>
            <w:proofErr w:type="spellEnd"/>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 xml:space="preserve">Service </w:t>
            </w:r>
            <w:proofErr w:type="spellStart"/>
            <w:r w:rsidRPr="00B7745E">
              <w:t>domain</w:t>
            </w:r>
            <w:proofErr w:type="spellEnd"/>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spellStart"/>
            <w:proofErr w:type="gramStart"/>
            <w:r>
              <w:t>riv:clinicalprocess</w:t>
            </w:r>
            <w:proofErr w:type="gramEnd"/>
            <w:r>
              <w:t>:</w:t>
            </w:r>
            <w:r w:rsidR="00C6311A">
              <w:t>healthcond:</w:t>
            </w:r>
            <w:r w:rsidR="00D068D5">
              <w:t>act</w:t>
            </w:r>
            <w:r w:rsidR="00C6311A">
              <w:t>outcome</w:t>
            </w:r>
            <w:proofErr w:type="spellEnd"/>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 xml:space="preserve">Del av instansens </w:t>
            </w:r>
            <w:proofErr w:type="spellStart"/>
            <w:r w:rsidRPr="00B7745E">
              <w:t>unikhet</w:t>
            </w:r>
            <w:proofErr w:type="spellEnd"/>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proofErr w:type="spellStart"/>
            <w:r w:rsidRPr="006328BC">
              <w:t>Categori-zation</w:t>
            </w:r>
            <w:proofErr w:type="spellEnd"/>
            <w:r>
              <w:t>*</w:t>
            </w:r>
          </w:p>
        </w:tc>
        <w:tc>
          <w:tcPr>
            <w:tcW w:w="1262" w:type="dxa"/>
            <w:shd w:val="clear" w:color="auto" w:fill="auto"/>
          </w:tcPr>
          <w:p w14:paraId="6A5A48B1" w14:textId="433BABD2" w:rsidR="001F7129" w:rsidRPr="0088256E" w:rsidRDefault="001F7129" w:rsidP="001F7129">
            <w:pPr>
              <w:pStyle w:val="Brdtext"/>
              <w:ind w:left="0"/>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 xml:space="preserve">Del av instansens </w:t>
            </w:r>
            <w:proofErr w:type="spellStart"/>
            <w:r w:rsidRPr="006328BC">
              <w:t>unikhet</w:t>
            </w:r>
            <w:proofErr w:type="spellEnd"/>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proofErr w:type="spellStart"/>
            <w:r>
              <w:t>Logical</w:t>
            </w:r>
            <w:proofErr w:type="spellEnd"/>
            <w:r>
              <w:t xml:space="preserve"> </w:t>
            </w:r>
            <w:proofErr w:type="spellStart"/>
            <w:r>
              <w:t>address</w:t>
            </w:r>
            <w:proofErr w:type="spellEnd"/>
            <w:r>
              <w:t>*</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 xml:space="preserve">Logisk adress enligt adresseringsmodell för den tjänstedomän som anges av fältet Service </w:t>
            </w:r>
            <w:proofErr w:type="spellStart"/>
            <w:r>
              <w:t>Domain</w:t>
            </w:r>
            <w:proofErr w:type="spellEnd"/>
            <w:r>
              <w:t>.</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 xml:space="preserve">Del av instansens </w:t>
            </w:r>
            <w:proofErr w:type="spellStart"/>
            <w:r w:rsidRPr="00826154">
              <w:t>unikhet</w:t>
            </w:r>
            <w:proofErr w:type="spellEnd"/>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lastRenderedPageBreak/>
              <w:t>Identifier</w:t>
            </w:r>
            <w:proofErr w:type="spellEnd"/>
            <w:r>
              <w:t>*</w:t>
            </w:r>
          </w:p>
        </w:tc>
        <w:tc>
          <w:tcPr>
            <w:tcW w:w="1262" w:type="dxa"/>
            <w:shd w:val="clear" w:color="auto" w:fill="auto"/>
          </w:tcPr>
          <w:p w14:paraId="5A8A8F04" w14:textId="2370FDF1" w:rsidR="001F7129" w:rsidRPr="0088256E" w:rsidRDefault="001F7129" w:rsidP="001F7129">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 xml:space="preserve">Most Recent </w:t>
            </w:r>
            <w:proofErr w:type="spellStart"/>
            <w:r>
              <w:t>Content</w:t>
            </w:r>
            <w:proofErr w:type="spellEnd"/>
            <w:r>
              <w: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proofErr w:type="spellStart"/>
            <w:r>
              <w:t>Time</w:t>
            </w:r>
            <w:proofErr w:type="spellEnd"/>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 xml:space="preserve">Update </w:t>
            </w:r>
            <w:proofErr w:type="spellStart"/>
            <w:r>
              <w:t>Time</w:t>
            </w:r>
            <w:proofErr w:type="spellEnd"/>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1F7129" w:rsidRPr="00A303BB" w14:paraId="1BF4EDBD" w14:textId="77777777" w:rsidTr="00D068D5">
        <w:tc>
          <w:tcPr>
            <w:tcW w:w="1540" w:type="dxa"/>
            <w:shd w:val="clear" w:color="auto" w:fill="auto"/>
          </w:tcPr>
          <w:p w14:paraId="7E9BEA03" w14:textId="16473292" w:rsidR="001F7129" w:rsidRDefault="001F7129" w:rsidP="001F7129">
            <w:pPr>
              <w:pStyle w:val="Brdtext"/>
              <w:ind w:left="0"/>
            </w:pPr>
            <w:r w:rsidRPr="008276C4">
              <w:t>Data Controller</w:t>
            </w:r>
          </w:p>
        </w:tc>
        <w:tc>
          <w:tcPr>
            <w:tcW w:w="1262" w:type="dxa"/>
            <w:shd w:val="clear" w:color="auto" w:fill="auto"/>
          </w:tcPr>
          <w:p w14:paraId="3E6D7C43" w14:textId="7695074F" w:rsidR="001F7129" w:rsidRPr="0088256E" w:rsidRDefault="001F7129" w:rsidP="001F7129">
            <w:pPr>
              <w:pStyle w:val="Brdtext"/>
              <w:ind w:left="0"/>
            </w:pPr>
            <w:proofErr w:type="spellStart"/>
            <w:r w:rsidRPr="008276C4">
              <w:t>Personuppgitsansvarig</w:t>
            </w:r>
            <w:proofErr w:type="spellEnd"/>
            <w:r w:rsidRPr="008276C4">
              <w:t xml:space="preserve">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 xml:space="preserve">Del av instansens </w:t>
            </w:r>
            <w:proofErr w:type="spellStart"/>
            <w:r w:rsidRPr="008276C4">
              <w:t>unikhet</w:t>
            </w:r>
            <w:proofErr w:type="spellEnd"/>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 xml:space="preserve">tet </w:t>
      </w:r>
      <w:proofErr w:type="spellStart"/>
      <w:r>
        <w:t>Categorization</w:t>
      </w:r>
      <w:proofErr w:type="spellEnd"/>
      <w:r>
        <w:t xml:space="preserve">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 xml:space="preserve">Infomängd enl. </w:t>
            </w:r>
            <w:r>
              <w:rPr>
                <w:b/>
              </w:rPr>
              <w:lastRenderedPageBreak/>
              <w:t>Tjänstekontrakt</w:t>
            </w:r>
          </w:p>
        </w:tc>
        <w:tc>
          <w:tcPr>
            <w:tcW w:w="2939" w:type="dxa"/>
          </w:tcPr>
          <w:p w14:paraId="3678C037" w14:textId="77777777" w:rsidR="00544661" w:rsidRPr="00BC5B0B" w:rsidRDefault="00544661" w:rsidP="00020569">
            <w:pPr>
              <w:rPr>
                <w:b/>
              </w:rPr>
            </w:pPr>
            <w:r>
              <w:rPr>
                <w:b/>
              </w:rPr>
              <w:lastRenderedPageBreak/>
              <w:t xml:space="preserve">Värde på </w:t>
            </w:r>
            <w:proofErr w:type="spellStart"/>
            <w:r>
              <w:rPr>
                <w:b/>
              </w:rPr>
              <w:t>Categorization</w:t>
            </w:r>
            <w:proofErr w:type="spellEnd"/>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proofErr w:type="spellStart"/>
            <w:r w:rsidRPr="00D068D5">
              <w:rPr>
                <w:highlight w:val="yellow"/>
              </w:rPr>
              <w:lastRenderedPageBreak/>
              <w:t>GetMaternity</w:t>
            </w:r>
            <w:r w:rsidR="00544661" w:rsidRPr="00D068D5">
              <w:rPr>
                <w:highlight w:val="yellow"/>
              </w:rPr>
              <w:t>MedicalHistory</w:t>
            </w:r>
            <w:proofErr w:type="spellEnd"/>
          </w:p>
        </w:tc>
        <w:tc>
          <w:tcPr>
            <w:tcW w:w="2939" w:type="dxa"/>
          </w:tcPr>
          <w:p w14:paraId="4DBC899D" w14:textId="77777777" w:rsidR="00544661" w:rsidRPr="00D068D5" w:rsidRDefault="00BC3DFF" w:rsidP="00270D14">
            <w:pPr>
              <w:rPr>
                <w:color w:val="000000"/>
                <w:highlight w:val="yellow"/>
              </w:rPr>
            </w:pPr>
            <w:proofErr w:type="spellStart"/>
            <w:r w:rsidRPr="00D068D5">
              <w:rPr>
                <w:color w:val="000000"/>
                <w:highlight w:val="yellow"/>
              </w:rPr>
              <w:t>utr-mtr</w:t>
            </w:r>
            <w:proofErr w:type="spellEnd"/>
          </w:p>
        </w:tc>
      </w:tr>
      <w:tr w:rsidR="00544661" w:rsidRPr="00BC5B0B" w14:paraId="75EDEF3D" w14:textId="77777777" w:rsidTr="00020569">
        <w:tc>
          <w:tcPr>
            <w:tcW w:w="3156" w:type="dxa"/>
          </w:tcPr>
          <w:p w14:paraId="4E47DA41" w14:textId="77777777" w:rsidR="00544661" w:rsidRPr="00D068D5" w:rsidRDefault="00544661" w:rsidP="00020569">
            <w:proofErr w:type="spellStart"/>
            <w:r w:rsidRPr="00D068D5">
              <w:t>GetReferralOutcome</w:t>
            </w:r>
            <w:proofErr w:type="spellEnd"/>
          </w:p>
        </w:tc>
        <w:tc>
          <w:tcPr>
            <w:tcW w:w="2939" w:type="dxa"/>
          </w:tcPr>
          <w:p w14:paraId="358CCEFF" w14:textId="77777777" w:rsidR="00544661" w:rsidRPr="00D068D5" w:rsidRDefault="00544661" w:rsidP="00020569">
            <w:pPr>
              <w:rPr>
                <w:color w:val="000000"/>
              </w:rPr>
            </w:pPr>
            <w:proofErr w:type="spellStart"/>
            <w:r w:rsidRPr="00D068D5">
              <w:rPr>
                <w:color w:val="000000"/>
              </w:rPr>
              <w:t>und</w:t>
            </w:r>
            <w:proofErr w:type="spellEnd"/>
            <w:r w:rsidRPr="00D068D5">
              <w:rPr>
                <w:color w:val="000000"/>
              </w:rPr>
              <w:t>-kon-</w:t>
            </w:r>
            <w:proofErr w:type="spellStart"/>
            <w:r w:rsidRPr="00D068D5">
              <w:rPr>
                <w:color w:val="000000"/>
              </w:rPr>
              <w:t>ure</w:t>
            </w:r>
            <w:proofErr w:type="spellEnd"/>
          </w:p>
        </w:tc>
      </w:tr>
      <w:tr w:rsidR="00F4564C" w:rsidRPr="00BC5B0B" w14:paraId="6DCD7E8E" w14:textId="77777777" w:rsidTr="00020569">
        <w:tc>
          <w:tcPr>
            <w:tcW w:w="3156" w:type="dxa"/>
          </w:tcPr>
          <w:p w14:paraId="07E541FC" w14:textId="330DBC30" w:rsidR="00F4564C" w:rsidRPr="00D068D5" w:rsidRDefault="00F4564C" w:rsidP="00020569">
            <w:proofErr w:type="spellStart"/>
            <w:r w:rsidRPr="00D068D5">
              <w:t>GetLaboratoryOutcome</w:t>
            </w:r>
            <w:proofErr w:type="spellEnd"/>
          </w:p>
        </w:tc>
        <w:tc>
          <w:tcPr>
            <w:tcW w:w="2939" w:type="dxa"/>
          </w:tcPr>
          <w:p w14:paraId="01211920" w14:textId="24B4BF68" w:rsidR="00F4564C" w:rsidRPr="00D068D5" w:rsidRDefault="00F4564C" w:rsidP="00020569">
            <w:pPr>
              <w:rPr>
                <w:color w:val="000000"/>
              </w:rPr>
            </w:pPr>
            <w:proofErr w:type="spellStart"/>
            <w:r w:rsidRPr="00D068D5">
              <w:rPr>
                <w:color w:val="000000"/>
              </w:rPr>
              <w:t>und-kkm-ure</w:t>
            </w:r>
            <w:proofErr w:type="spellEnd"/>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1" w:name="_Toc219337778"/>
      <w:bookmarkStart w:id="42" w:name="_Toc224895972"/>
      <w:bookmarkStart w:id="43" w:name="_Toc240970730"/>
      <w:r w:rsidRPr="00BC5B0B">
        <w:t>SLA-krav</w:t>
      </w:r>
      <w:bookmarkEnd w:id="41"/>
      <w:bookmarkEnd w:id="42"/>
      <w:bookmarkEnd w:id="43"/>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44" w:name="_Toc224895973"/>
      <w:bookmarkStart w:id="45" w:name="_Toc240970731"/>
      <w:r w:rsidRPr="00CB43BB">
        <w:t>Gemensamma</w:t>
      </w:r>
      <w:r>
        <w:t xml:space="preserve"> konsumentregler</w:t>
      </w:r>
      <w:bookmarkEnd w:id="44"/>
      <w:bookmarkEnd w:id="45"/>
    </w:p>
    <w:p w14:paraId="3790ADC3" w14:textId="77777777" w:rsidR="007971D6" w:rsidRDefault="007971D6" w:rsidP="007971D6">
      <w:pPr>
        <w:pStyle w:val="Brdtext"/>
        <w:ind w:right="119"/>
      </w:pPr>
      <w:r>
        <w:t>R1: Filtrera enligt flagga ”</w:t>
      </w:r>
      <w:proofErr w:type="spellStart"/>
      <w:r>
        <w:t>patientAccessAllowed</w:t>
      </w:r>
      <w:proofErr w:type="spellEnd"/>
      <w:r>
        <w:t>”</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46" w:name="_Toc341787026"/>
      <w:bookmarkStart w:id="47" w:name="_Toc219337779"/>
      <w:bookmarkStart w:id="48" w:name="_Toc240970732"/>
      <w:r w:rsidRPr="00BC5B0B">
        <w:t>Format för Datum</w:t>
      </w:r>
      <w:bookmarkEnd w:id="46"/>
      <w:bookmarkEnd w:id="47"/>
      <w:bookmarkEnd w:id="48"/>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49" w:name="_Toc341787027"/>
      <w:bookmarkStart w:id="50" w:name="_Toc219337780"/>
      <w:bookmarkStart w:id="51" w:name="_Toc240970733"/>
      <w:r w:rsidRPr="00BC5B0B">
        <w:t>Format för tidpunkter</w:t>
      </w:r>
      <w:bookmarkEnd w:id="49"/>
      <w:bookmarkEnd w:id="50"/>
      <w:bookmarkEnd w:id="51"/>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Tidpunkter anges alltid på formatet ”</w:t>
      </w:r>
      <w:proofErr w:type="spellStart"/>
      <w:r w:rsidRPr="00BC5B0B">
        <w:t>ÅÅÅÅMMDDttmmss</w:t>
      </w:r>
      <w:proofErr w:type="spellEnd"/>
      <w:r w:rsidRPr="00BC5B0B">
        <w:t xml:space="preserve">”, vilket motsvara den ISO </w:t>
      </w:r>
      <w:r w:rsidRPr="00BC5B0B">
        <w:lastRenderedPageBreak/>
        <w:t xml:space="preserve">8601 och ISO 8824-kompatibla </w:t>
      </w:r>
      <w:r w:rsidR="007020FF">
        <w:t>formatbeskrivningen ”</w:t>
      </w:r>
      <w:proofErr w:type="spellStart"/>
      <w:r w:rsidR="007020FF">
        <w:t>YYYYMMDDhh</w:t>
      </w:r>
      <w:r w:rsidRPr="00BC5B0B">
        <w:t>mmss</w:t>
      </w:r>
      <w:proofErr w:type="spellEnd"/>
      <w:r w:rsidRPr="00BC5B0B">
        <w:t>”.</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2" w:name="_Toc341787028"/>
      <w:bookmarkStart w:id="53" w:name="_Toc219337781"/>
      <w:bookmarkStart w:id="54" w:name="_Toc240970734"/>
      <w:r w:rsidRPr="00BC5B0B">
        <w:t>Tidszon för tidpunkter</w:t>
      </w:r>
      <w:bookmarkEnd w:id="52"/>
      <w:bookmarkEnd w:id="53"/>
      <w:bookmarkEnd w:id="54"/>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5" w:name="_Toc341787029"/>
      <w:bookmarkStart w:id="56" w:name="_Toc219337782"/>
      <w:bookmarkStart w:id="57" w:name="_Toc240970735"/>
      <w:r w:rsidRPr="00CE7CE5">
        <w:t>Felhantering</w:t>
      </w:r>
      <w:bookmarkEnd w:id="55"/>
      <w:bookmarkEnd w:id="56"/>
      <w:bookmarkEnd w:id="57"/>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w:t>
      </w:r>
      <w:proofErr w:type="spellStart"/>
      <w:r w:rsidRPr="00BC5B0B">
        <w:t>SOAP-Exception</w:t>
      </w:r>
      <w:proofErr w:type="spellEnd"/>
      <w:r w:rsidRPr="00BC5B0B">
        <w:t xml:space="preserve">). Exempel på detta kan vara </w:t>
      </w:r>
      <w:proofErr w:type="spellStart"/>
      <w:r w:rsidRPr="00BC5B0B">
        <w:t>deadlock</w:t>
      </w:r>
      <w:proofErr w:type="spellEnd"/>
      <w:r w:rsidRPr="00BC5B0B">
        <w:t xml:space="preserve">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58" w:name="_Toc341787030"/>
      <w:bookmarkStart w:id="59" w:name="_Toc240970736"/>
      <w:r w:rsidRPr="00907C9B">
        <w:t>Gemensamma informationskomponenter</w:t>
      </w:r>
      <w:bookmarkEnd w:id="59"/>
    </w:p>
    <w:p w14:paraId="57350126" w14:textId="77777777" w:rsidR="00D218F3" w:rsidRDefault="00D218F3" w:rsidP="00D218F3">
      <w:pPr>
        <w:pStyle w:val="Brdtext"/>
        <w:spacing w:before="120"/>
        <w:ind w:left="868" w:right="147"/>
      </w:pPr>
      <w:r w:rsidRPr="00BC5B0B">
        <w:t>I tjänstekontraktsbeskrivningarna används ett antal komponenter som är gemensamma för vissa meddelande, och dessa beskrivs i detta avsnitt.</w:t>
      </w:r>
    </w:p>
    <w:p w14:paraId="2779E5A6" w14:textId="77777777" w:rsidR="00A409A7" w:rsidRDefault="00A409A7">
      <w:pPr>
        <w:widowControl w:val="0"/>
        <w:rPr>
          <w:sz w:val="22"/>
          <w:szCs w:val="22"/>
        </w:rPr>
      </w:pPr>
      <w:r>
        <w:rPr>
          <w:sz w:val="22"/>
          <w:szCs w:val="22"/>
        </w:rPr>
        <w:br w:type="page"/>
      </w:r>
    </w:p>
    <w:p w14:paraId="0A6BD8CA" w14:textId="77777777" w:rsidR="00DB47A9" w:rsidRPr="00551CB4" w:rsidRDefault="00DB47A9" w:rsidP="00DB47A9">
      <w:pPr>
        <w:rPr>
          <w:sz w:val="22"/>
          <w:szCs w:val="22"/>
        </w:rPr>
      </w:pPr>
    </w:p>
    <w:p w14:paraId="66687BCC"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516226B6" w14:textId="77777777" w:rsidR="00DB47A9" w:rsidRPr="00551CB4" w:rsidRDefault="00DB47A9" w:rsidP="00DB47A9">
      <w:pPr>
        <w:rPr>
          <w:rFonts w:ascii="Arial" w:hAnsi="Arial" w:cs="Arial"/>
          <w:b/>
          <w:sz w:val="22"/>
          <w:szCs w:val="22"/>
        </w:rPr>
      </w:pPr>
      <w:proofErr w:type="spellStart"/>
      <w:r w:rsidRPr="00551CB4">
        <w:rPr>
          <w:rFonts w:ascii="Arial" w:hAnsi="Arial" w:cs="Arial"/>
          <w:b/>
          <w:sz w:val="22"/>
          <w:szCs w:val="22"/>
        </w:rPr>
        <w:t>AuthorType</w:t>
      </w:r>
      <w:proofErr w:type="spellEnd"/>
    </w:p>
    <w:p w14:paraId="3D73F9A5" w14:textId="77777777" w:rsidR="005E7BF9" w:rsidRPr="00BC5B0B" w:rsidRDefault="005E7BF9" w:rsidP="005E7BF9">
      <w:pPr>
        <w:pStyle w:val="TableParagraph"/>
        <w:spacing w:line="229"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660"/>
        <w:gridCol w:w="1667"/>
        <w:gridCol w:w="3589"/>
        <w:gridCol w:w="1184"/>
        <w:tblGridChange w:id="60">
          <w:tblGrid>
            <w:gridCol w:w="2660"/>
            <w:gridCol w:w="1667"/>
            <w:gridCol w:w="3589"/>
            <w:gridCol w:w="1184"/>
          </w:tblGrid>
        </w:tblGridChange>
      </w:tblGrid>
      <w:tr w:rsidR="005E7BF9" w14:paraId="7445F239" w14:textId="77777777" w:rsidTr="00020569">
        <w:trPr>
          <w:trHeight w:val="384"/>
        </w:trPr>
        <w:tc>
          <w:tcPr>
            <w:tcW w:w="2660" w:type="dxa"/>
            <w:shd w:val="clear" w:color="auto" w:fill="D9D9D9" w:themeFill="background1" w:themeFillShade="D9"/>
            <w:vAlign w:val="bottom"/>
          </w:tcPr>
          <w:p w14:paraId="253D0D81" w14:textId="77777777" w:rsidR="005E7BF9" w:rsidRDefault="005E7BF9" w:rsidP="00020569">
            <w:pPr>
              <w:rPr>
                <w:b/>
              </w:rPr>
            </w:pPr>
            <w:r>
              <w:rPr>
                <w:b/>
              </w:rPr>
              <w:t>Namn</w:t>
            </w:r>
          </w:p>
        </w:tc>
        <w:tc>
          <w:tcPr>
            <w:tcW w:w="1667" w:type="dxa"/>
            <w:shd w:val="clear" w:color="auto" w:fill="D9D9D9" w:themeFill="background1" w:themeFillShade="D9"/>
            <w:vAlign w:val="bottom"/>
          </w:tcPr>
          <w:p w14:paraId="323BCA2F" w14:textId="77777777" w:rsidR="005E7BF9" w:rsidRDefault="005E7BF9" w:rsidP="00020569">
            <w:pPr>
              <w:rPr>
                <w:b/>
              </w:rPr>
            </w:pPr>
            <w:proofErr w:type="spellStart"/>
            <w:r>
              <w:rPr>
                <w:b/>
              </w:rPr>
              <w:t>Datatyp</w:t>
            </w:r>
            <w:proofErr w:type="spellEnd"/>
          </w:p>
        </w:tc>
        <w:tc>
          <w:tcPr>
            <w:tcW w:w="3589" w:type="dxa"/>
            <w:shd w:val="clear" w:color="auto" w:fill="D9D9D9" w:themeFill="background1" w:themeFillShade="D9"/>
            <w:vAlign w:val="bottom"/>
          </w:tcPr>
          <w:p w14:paraId="3AC82904" w14:textId="77777777" w:rsidR="005E7BF9" w:rsidRDefault="005E7BF9" w:rsidP="00020569">
            <w:pPr>
              <w:rPr>
                <w:b/>
              </w:rPr>
            </w:pPr>
            <w:r>
              <w:rPr>
                <w:b/>
              </w:rPr>
              <w:t>Beskrivning</w:t>
            </w:r>
          </w:p>
        </w:tc>
        <w:tc>
          <w:tcPr>
            <w:tcW w:w="1184" w:type="dxa"/>
            <w:shd w:val="clear" w:color="auto" w:fill="D9D9D9" w:themeFill="background1" w:themeFillShade="D9"/>
            <w:vAlign w:val="bottom"/>
          </w:tcPr>
          <w:p w14:paraId="2BDA6448" w14:textId="77777777" w:rsidR="005E7BF9" w:rsidRDefault="005E7BF9" w:rsidP="00020569">
            <w:pPr>
              <w:rPr>
                <w:b/>
              </w:rPr>
            </w:pPr>
            <w:r>
              <w:rPr>
                <w:b/>
              </w:rPr>
              <w:t>Kardinalitet</w:t>
            </w:r>
          </w:p>
        </w:tc>
      </w:tr>
      <w:tr w:rsidR="005E7BF9" w14:paraId="0664763B" w14:textId="77777777" w:rsidTr="00020569">
        <w:tc>
          <w:tcPr>
            <w:tcW w:w="2660" w:type="dxa"/>
          </w:tcPr>
          <w:p w14:paraId="3A6A6D44"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pacing w:val="-1"/>
                <w:sz w:val="20"/>
                <w:szCs w:val="20"/>
              </w:rPr>
              <w:t>authorTime</w:t>
            </w:r>
            <w:proofErr w:type="spellEnd"/>
          </w:p>
          <w:p w14:paraId="1FEEAD9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2860BD7"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28563A">
              <w:rPr>
                <w:rFonts w:ascii="Times New Roman" w:eastAsia="Times New Roman" w:hAnsi="Times New Roman" w:cs="Times New Roman"/>
                <w:spacing w:val="-1"/>
                <w:sz w:val="20"/>
                <w:szCs w:val="20"/>
              </w:rPr>
              <w:t>TimeStampType</w:t>
            </w:r>
            <w:proofErr w:type="spellEnd"/>
          </w:p>
        </w:tc>
        <w:tc>
          <w:tcPr>
            <w:tcW w:w="3589" w:type="dxa"/>
          </w:tcPr>
          <w:p w14:paraId="0B81015D"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Tidpunkt då dokumentet skapades</w:t>
            </w:r>
          </w:p>
          <w:p w14:paraId="6F1E007C"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D057B9F"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11C50FE6" w14:textId="77777777" w:rsidTr="00020569">
        <w:tc>
          <w:tcPr>
            <w:tcW w:w="2660" w:type="dxa"/>
          </w:tcPr>
          <w:p w14:paraId="57186576" w14:textId="5E741B56" w:rsidR="005E7BF9" w:rsidRPr="0079760A" w:rsidRDefault="00D068D5" w:rsidP="00020569">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authorHSAI</w:t>
            </w:r>
            <w:r w:rsidR="005E7BF9" w:rsidRPr="0079760A">
              <w:rPr>
                <w:rFonts w:ascii="Times New Roman" w:eastAsia="Times New Roman" w:hAnsi="Times New Roman" w:cs="Times New Roman"/>
                <w:sz w:val="20"/>
                <w:szCs w:val="20"/>
              </w:rPr>
              <w:t>d</w:t>
            </w:r>
            <w:proofErr w:type="spellEnd"/>
          </w:p>
          <w:p w14:paraId="5DF94A4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3FA2E9D8" w14:textId="73519CF5" w:rsidR="005E7BF9" w:rsidRPr="00BC5B0B" w:rsidRDefault="00D068D5"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w:t>
            </w:r>
            <w:r w:rsidR="008B29AE">
              <w:rPr>
                <w:rFonts w:ascii="Times New Roman" w:eastAsia="Times New Roman" w:hAnsi="Times New Roman" w:cs="Times New Roman"/>
                <w:spacing w:val="-1"/>
                <w:sz w:val="20"/>
                <w:szCs w:val="20"/>
              </w:rPr>
              <w:t>dType</w:t>
            </w:r>
            <w:proofErr w:type="spellEnd"/>
          </w:p>
        </w:tc>
        <w:tc>
          <w:tcPr>
            <w:tcW w:w="3589" w:type="dxa"/>
          </w:tcPr>
          <w:p w14:paraId="67F1E6D2"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Författarens HSA-id</w:t>
            </w:r>
          </w:p>
          <w:p w14:paraId="463100F2"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0FE2B04"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664A3517" w14:textId="77777777" w:rsidTr="00020569">
        <w:tc>
          <w:tcPr>
            <w:tcW w:w="2660" w:type="dxa"/>
          </w:tcPr>
          <w:p w14:paraId="4FFF9D0E" w14:textId="77777777" w:rsidR="005E7BF9" w:rsidRPr="00D068D5"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D068D5">
              <w:rPr>
                <w:rFonts w:ascii="Times New Roman" w:eastAsia="Times New Roman" w:hAnsi="Times New Roman" w:cs="Times New Roman"/>
                <w:spacing w:val="-1"/>
                <w:sz w:val="20"/>
                <w:szCs w:val="20"/>
              </w:rPr>
              <w:t>authorRoleCode</w:t>
            </w:r>
            <w:proofErr w:type="spellEnd"/>
          </w:p>
          <w:p w14:paraId="1C390C43"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53982893"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string</w:t>
            </w:r>
          </w:p>
        </w:tc>
        <w:tc>
          <w:tcPr>
            <w:tcW w:w="3589" w:type="dxa"/>
          </w:tcPr>
          <w:p w14:paraId="0F597F20" w14:textId="61790B83"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Kod för författarens befattning. Tillåtna värden från kodverk Befattning (OID 1.2.752.129.2.2.1.</w:t>
            </w:r>
            <w:proofErr w:type="gramStart"/>
            <w:r w:rsidRPr="00D068D5">
              <w:rPr>
                <w:rFonts w:ascii="Times New Roman" w:eastAsia="Times New Roman" w:hAnsi="Times New Roman" w:cs="Times New Roman"/>
                <w:spacing w:val="-1"/>
                <w:sz w:val="20"/>
                <w:szCs w:val="20"/>
              </w:rPr>
              <w:t>4) ,</w:t>
            </w:r>
            <w:proofErr w:type="gramEnd"/>
            <w:r w:rsidRPr="00D068D5">
              <w:rPr>
                <w:rFonts w:ascii="Times New Roman" w:eastAsia="Times New Roman" w:hAnsi="Times New Roman" w:cs="Times New Roman"/>
                <w:spacing w:val="-1"/>
                <w:sz w:val="20"/>
                <w:szCs w:val="20"/>
              </w:rPr>
              <w:t xml:space="preserve"> se </w:t>
            </w:r>
            <w:r w:rsidR="007334BD" w:rsidRPr="007334BD">
              <w:rPr>
                <w:rFonts w:ascii="Times New Roman" w:eastAsia="Times New Roman" w:hAnsi="Times New Roman" w:cs="Times New Roman"/>
                <w:spacing w:val="-1"/>
                <w:sz w:val="20"/>
                <w:szCs w:val="20"/>
              </w:rPr>
              <w:t>http://www.inera.se/Documents/TJANSTER_PROJEKT/Katalogtjanst_HSA/Innehall/hsa_innehall_befattning.pdf</w:t>
            </w:r>
          </w:p>
          <w:p w14:paraId="776E9B6E"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4DBCA0"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29D569C1" w14:textId="77777777" w:rsidTr="00020569">
        <w:tc>
          <w:tcPr>
            <w:tcW w:w="2660" w:type="dxa"/>
          </w:tcPr>
          <w:p w14:paraId="47E3B3EF" w14:textId="77777777" w:rsidR="005E7BF9" w:rsidRPr="00D068D5"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D068D5">
              <w:rPr>
                <w:rFonts w:ascii="Times New Roman" w:eastAsia="Times New Roman" w:hAnsi="Times New Roman" w:cs="Times New Roman"/>
                <w:spacing w:val="-1"/>
                <w:sz w:val="20"/>
                <w:szCs w:val="20"/>
              </w:rPr>
              <w:t>authorName</w:t>
            </w:r>
            <w:proofErr w:type="spellEnd"/>
          </w:p>
          <w:p w14:paraId="057AA5FA"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4D3E2C9B"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string</w:t>
            </w:r>
          </w:p>
          <w:p w14:paraId="65420668"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0FCA44A"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Författarens namn</w:t>
            </w:r>
          </w:p>
          <w:p w14:paraId="673782EC"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57A681FB"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55C15B51" w14:textId="77777777" w:rsidTr="00020569">
        <w:trPr>
          <w:trHeight w:val="509"/>
        </w:trPr>
        <w:tc>
          <w:tcPr>
            <w:tcW w:w="2660" w:type="dxa"/>
          </w:tcPr>
          <w:p w14:paraId="7B46D658" w14:textId="09E478BB" w:rsidR="005E7BF9" w:rsidRPr="00D068D5" w:rsidRDefault="005E7BF9" w:rsidP="00D068D5">
            <w:pPr>
              <w:pStyle w:val="TableParagraph"/>
              <w:spacing w:line="229"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authorOrgUnitHSA</w:t>
            </w:r>
            <w:r w:rsidR="00D068D5" w:rsidRPr="00D068D5">
              <w:rPr>
                <w:rFonts w:ascii="Times New Roman" w:eastAsia="Times New Roman" w:hAnsi="Times New Roman" w:cs="Times New Roman"/>
                <w:spacing w:val="-1"/>
                <w:sz w:val="20"/>
                <w:szCs w:val="20"/>
              </w:rPr>
              <w:t>I</w:t>
            </w:r>
            <w:r w:rsidRPr="00D068D5">
              <w:rPr>
                <w:rFonts w:ascii="Times New Roman" w:eastAsia="Times New Roman" w:hAnsi="Times New Roman" w:cs="Times New Roman"/>
                <w:spacing w:val="-1"/>
                <w:sz w:val="20"/>
                <w:szCs w:val="20"/>
              </w:rPr>
              <w:t>d</w:t>
            </w:r>
            <w:proofErr w:type="spellEnd"/>
          </w:p>
        </w:tc>
        <w:tc>
          <w:tcPr>
            <w:tcW w:w="1667" w:type="dxa"/>
          </w:tcPr>
          <w:p w14:paraId="6799E7E0" w14:textId="7C41275C" w:rsidR="005E7BF9" w:rsidRPr="00D068D5" w:rsidRDefault="008B29AE" w:rsidP="00D068D5">
            <w:pPr>
              <w:pStyle w:val="TableParagraph"/>
              <w:spacing w:line="226"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HSA</w:t>
            </w:r>
            <w:r w:rsidR="00D068D5" w:rsidRPr="00D068D5">
              <w:rPr>
                <w:rFonts w:ascii="Times New Roman" w:eastAsia="Times New Roman" w:hAnsi="Times New Roman" w:cs="Times New Roman"/>
                <w:spacing w:val="-1"/>
                <w:sz w:val="20"/>
                <w:szCs w:val="20"/>
              </w:rPr>
              <w:t>I</w:t>
            </w:r>
            <w:r w:rsidRPr="00D068D5">
              <w:rPr>
                <w:rFonts w:ascii="Times New Roman" w:eastAsia="Times New Roman" w:hAnsi="Times New Roman" w:cs="Times New Roman"/>
                <w:spacing w:val="-1"/>
                <w:sz w:val="20"/>
                <w:szCs w:val="20"/>
              </w:rPr>
              <w:t>dType</w:t>
            </w:r>
            <w:proofErr w:type="spellEnd"/>
          </w:p>
        </w:tc>
        <w:tc>
          <w:tcPr>
            <w:tcW w:w="3589" w:type="dxa"/>
          </w:tcPr>
          <w:p w14:paraId="16616A99"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Den organisation som författaren är uppdragstagare på</w:t>
            </w:r>
          </w:p>
        </w:tc>
        <w:tc>
          <w:tcPr>
            <w:tcW w:w="1184" w:type="dxa"/>
          </w:tcPr>
          <w:p w14:paraId="32432A7A"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2A1FDE3A" w14:textId="77777777" w:rsidTr="00020569">
        <w:trPr>
          <w:trHeight w:val="615"/>
        </w:trPr>
        <w:tc>
          <w:tcPr>
            <w:tcW w:w="2660" w:type="dxa"/>
          </w:tcPr>
          <w:p w14:paraId="75D919D3" w14:textId="77777777" w:rsidR="005E7BF9" w:rsidRPr="00D068D5" w:rsidRDefault="005E7BF9"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authorOrgUnitName</w:t>
            </w:r>
            <w:proofErr w:type="spellEnd"/>
          </w:p>
          <w:p w14:paraId="24C0A6F8" w14:textId="77777777" w:rsidR="005E7BF9" w:rsidRPr="00D068D5"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0DD2408E" w14:textId="431020D0" w:rsidR="005E7BF9"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56032D80"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Namnet på den organisation som författaren är uppdragstagare på</w:t>
            </w:r>
          </w:p>
        </w:tc>
        <w:tc>
          <w:tcPr>
            <w:tcW w:w="1184" w:type="dxa"/>
          </w:tcPr>
          <w:p w14:paraId="52F55DE4"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F4564C" w14:paraId="0C8D3B3A" w14:textId="77777777" w:rsidTr="00020569">
        <w:trPr>
          <w:trHeight w:val="615"/>
        </w:trPr>
        <w:tc>
          <w:tcPr>
            <w:tcW w:w="2660" w:type="dxa"/>
          </w:tcPr>
          <w:p w14:paraId="77948716" w14:textId="77777777" w:rsidR="00F4564C" w:rsidRPr="00D068D5" w:rsidRDefault="00F4564C" w:rsidP="00D068D5">
            <w:pPr>
              <w:pStyle w:val="TableParagraph"/>
              <w:spacing w:line="229" w:lineRule="exact"/>
              <w:ind w:left="102"/>
              <w:rPr>
                <w:ins w:id="61" w:author="Fredrik Ström" w:date="2013-09-02T17:48:00Z"/>
                <w:rFonts w:ascii="Times New Roman" w:eastAsia="Times New Roman" w:hAnsi="Times New Roman" w:cs="Times New Roman"/>
                <w:spacing w:val="-1"/>
                <w:sz w:val="20"/>
                <w:szCs w:val="20"/>
              </w:rPr>
            </w:pPr>
            <w:proofErr w:type="spellStart"/>
            <w:ins w:id="62" w:author="Fredrik Ström" w:date="2013-09-02T17:48:00Z">
              <w:r w:rsidRPr="00D068D5">
                <w:rPr>
                  <w:rFonts w:ascii="Times New Roman" w:eastAsia="Times New Roman" w:hAnsi="Times New Roman" w:cs="Times New Roman"/>
                  <w:spacing w:val="-1"/>
                  <w:sz w:val="20"/>
                  <w:szCs w:val="20"/>
                </w:rPr>
                <w:t>AuthorOrgUnitTelecom</w:t>
              </w:r>
              <w:proofErr w:type="spellEnd"/>
            </w:ins>
          </w:p>
          <w:p w14:paraId="5BC81967" w14:textId="77777777" w:rsidR="00F4564C" w:rsidRPr="00D068D5" w:rsidRDefault="00F4564C"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26836740" w14:textId="72F8D3DA" w:rsidR="00F4564C"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ins w:id="63" w:author="Fredrik Ström" w:date="2013-09-02T17:48:00Z">
              <w:r w:rsidR="00F4564C" w:rsidRPr="00D068D5">
                <w:rPr>
                  <w:rFonts w:ascii="Times New Roman" w:eastAsia="Times New Roman" w:hAnsi="Times New Roman" w:cs="Times New Roman"/>
                  <w:spacing w:val="-1"/>
                  <w:sz w:val="20"/>
                  <w:szCs w:val="20"/>
                </w:rPr>
                <w:t>tring</w:t>
              </w:r>
            </w:ins>
          </w:p>
        </w:tc>
        <w:tc>
          <w:tcPr>
            <w:tcW w:w="3589" w:type="dxa"/>
          </w:tcPr>
          <w:p w14:paraId="1F2F3AD9" w14:textId="77777777" w:rsidR="00F4564C" w:rsidRPr="00D068D5" w:rsidRDefault="00F4564C" w:rsidP="00D068D5">
            <w:pPr>
              <w:pStyle w:val="TableParagraph"/>
              <w:spacing w:line="229" w:lineRule="exact"/>
              <w:ind w:left="102"/>
              <w:rPr>
                <w:ins w:id="64" w:author="Fredrik Ström" w:date="2013-09-02T17:48:00Z"/>
                <w:rFonts w:ascii="Times New Roman" w:eastAsia="Times New Roman" w:hAnsi="Times New Roman" w:cs="Times New Roman"/>
                <w:spacing w:val="-1"/>
                <w:sz w:val="20"/>
                <w:szCs w:val="20"/>
              </w:rPr>
            </w:pPr>
            <w:ins w:id="65" w:author="Fredrik Ström" w:date="2013-09-02T17:48:00Z">
              <w:r w:rsidRPr="00D068D5">
                <w:rPr>
                  <w:rFonts w:ascii="Times New Roman" w:eastAsia="Times New Roman" w:hAnsi="Times New Roman" w:cs="Times New Roman"/>
                  <w:spacing w:val="-1"/>
                  <w:sz w:val="20"/>
                  <w:szCs w:val="20"/>
                </w:rPr>
                <w:t>Text som anger det telefonnummer som används för att nå den aktuella enheten</w:t>
              </w:r>
            </w:ins>
          </w:p>
          <w:p w14:paraId="1A1CCC22"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71F168CD" w14:textId="77777777" w:rsidR="00F4564C" w:rsidRPr="00D068D5" w:rsidRDefault="00F4564C" w:rsidP="00D068D5">
            <w:pPr>
              <w:pStyle w:val="TableParagraph"/>
              <w:spacing w:line="229" w:lineRule="exact"/>
              <w:ind w:left="102"/>
              <w:rPr>
                <w:ins w:id="66" w:author="Fredrik Ström" w:date="2013-09-02T17:48:00Z"/>
                <w:rFonts w:ascii="Times New Roman" w:eastAsia="Times New Roman" w:hAnsi="Times New Roman" w:cs="Times New Roman"/>
                <w:spacing w:val="-1"/>
                <w:sz w:val="20"/>
                <w:szCs w:val="20"/>
              </w:rPr>
            </w:pPr>
            <w:ins w:id="67" w:author="Fredrik Ström" w:date="2013-09-02T17:48:00Z">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ins>
          </w:p>
          <w:p w14:paraId="5DCFEB92"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r>
      <w:tr w:rsidR="00F4564C" w14:paraId="2CAE73AC" w14:textId="77777777" w:rsidTr="00020569">
        <w:trPr>
          <w:trHeight w:val="615"/>
        </w:trPr>
        <w:tc>
          <w:tcPr>
            <w:tcW w:w="2660" w:type="dxa"/>
          </w:tcPr>
          <w:p w14:paraId="554E75BC" w14:textId="77777777" w:rsidR="00F4564C" w:rsidRPr="00D068D5" w:rsidRDefault="00F4564C" w:rsidP="00D068D5">
            <w:pPr>
              <w:pStyle w:val="TableParagraph"/>
              <w:spacing w:line="229" w:lineRule="exact"/>
              <w:ind w:left="102"/>
              <w:rPr>
                <w:ins w:id="68" w:author="Fredrik Ström" w:date="2013-09-02T17:48:00Z"/>
                <w:rFonts w:ascii="Times New Roman" w:eastAsia="Times New Roman" w:hAnsi="Times New Roman" w:cs="Times New Roman"/>
                <w:spacing w:val="-1"/>
                <w:sz w:val="20"/>
                <w:szCs w:val="20"/>
              </w:rPr>
            </w:pPr>
            <w:proofErr w:type="spellStart"/>
            <w:ins w:id="69" w:author="Fredrik Ström" w:date="2013-09-02T17:48:00Z">
              <w:r w:rsidRPr="00D068D5">
                <w:rPr>
                  <w:rFonts w:ascii="Times New Roman" w:eastAsia="Times New Roman" w:hAnsi="Times New Roman" w:cs="Times New Roman"/>
                  <w:spacing w:val="-1"/>
                  <w:sz w:val="20"/>
                  <w:szCs w:val="20"/>
                </w:rPr>
                <w:t>AuthorOrgUnitEmail</w:t>
              </w:r>
              <w:proofErr w:type="spellEnd"/>
            </w:ins>
          </w:p>
          <w:p w14:paraId="2125C4DD" w14:textId="77777777" w:rsidR="00F4564C" w:rsidRPr="00D068D5" w:rsidRDefault="00F4564C"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40FE0CE1" w14:textId="26A1B72B" w:rsidR="00F4564C"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ins w:id="70" w:author="Fredrik Ström" w:date="2013-09-02T17:48:00Z">
              <w:r w:rsidR="00F4564C" w:rsidRPr="00D068D5">
                <w:rPr>
                  <w:rFonts w:ascii="Times New Roman" w:eastAsia="Times New Roman" w:hAnsi="Times New Roman" w:cs="Times New Roman"/>
                  <w:spacing w:val="-1"/>
                  <w:sz w:val="20"/>
                  <w:szCs w:val="20"/>
                </w:rPr>
                <w:t>tring</w:t>
              </w:r>
            </w:ins>
          </w:p>
        </w:tc>
        <w:tc>
          <w:tcPr>
            <w:tcW w:w="3589" w:type="dxa"/>
          </w:tcPr>
          <w:p w14:paraId="4364C98A" w14:textId="77777777" w:rsidR="00F4564C" w:rsidRPr="00D068D5" w:rsidRDefault="00F4564C" w:rsidP="00D068D5">
            <w:pPr>
              <w:pStyle w:val="TableParagraph"/>
              <w:spacing w:line="229" w:lineRule="exact"/>
              <w:ind w:left="102"/>
              <w:rPr>
                <w:ins w:id="71" w:author="Fredrik Ström" w:date="2013-09-02T17:48:00Z"/>
                <w:rFonts w:ascii="Times New Roman" w:eastAsia="Times New Roman" w:hAnsi="Times New Roman" w:cs="Times New Roman"/>
                <w:spacing w:val="-1"/>
                <w:sz w:val="20"/>
                <w:szCs w:val="20"/>
              </w:rPr>
            </w:pPr>
            <w:ins w:id="72" w:author="Fredrik Ström" w:date="2013-09-02T17:48:00Z">
              <w:r w:rsidRPr="00D068D5">
                <w:rPr>
                  <w:rFonts w:ascii="Times New Roman" w:eastAsia="Times New Roman" w:hAnsi="Times New Roman" w:cs="Times New Roman"/>
                  <w:spacing w:val="-1"/>
                  <w:sz w:val="20"/>
                  <w:szCs w:val="20"/>
                </w:rPr>
                <w:t>Text som anger den e-postadress som används för att nå den aktuella enheten</w:t>
              </w:r>
            </w:ins>
          </w:p>
          <w:p w14:paraId="6D40EF39"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0C949345" w14:textId="77777777" w:rsidR="00F4564C" w:rsidRPr="00D068D5" w:rsidRDefault="00F4564C" w:rsidP="00D068D5">
            <w:pPr>
              <w:pStyle w:val="TableParagraph"/>
              <w:spacing w:line="229" w:lineRule="exact"/>
              <w:ind w:left="102"/>
              <w:rPr>
                <w:ins w:id="73" w:author="Fredrik Ström" w:date="2013-09-02T17:48:00Z"/>
                <w:rFonts w:ascii="Times New Roman" w:eastAsia="Times New Roman" w:hAnsi="Times New Roman" w:cs="Times New Roman"/>
                <w:spacing w:val="-1"/>
                <w:sz w:val="20"/>
                <w:szCs w:val="20"/>
              </w:rPr>
            </w:pPr>
            <w:ins w:id="74" w:author="Fredrik Ström" w:date="2013-09-02T17:48:00Z">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ins>
          </w:p>
          <w:p w14:paraId="6F265597"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r>
      <w:tr w:rsidR="00F4564C" w14:paraId="7EC9F014" w14:textId="77777777" w:rsidTr="00020569">
        <w:trPr>
          <w:trHeight w:val="615"/>
        </w:trPr>
        <w:tc>
          <w:tcPr>
            <w:tcW w:w="2660" w:type="dxa"/>
          </w:tcPr>
          <w:p w14:paraId="239D2E37" w14:textId="77777777" w:rsidR="00F4564C" w:rsidRPr="00D068D5" w:rsidRDefault="00F4564C"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authorOrgUnitAddress</w:t>
            </w:r>
            <w:proofErr w:type="spellEnd"/>
          </w:p>
          <w:p w14:paraId="6002B0F8" w14:textId="77777777" w:rsidR="00F4564C" w:rsidRPr="00D068D5" w:rsidRDefault="00F4564C"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624C14C0"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string</w:t>
            </w:r>
          </w:p>
        </w:tc>
        <w:tc>
          <w:tcPr>
            <w:tcW w:w="3589" w:type="dxa"/>
          </w:tcPr>
          <w:p w14:paraId="1BC4F0DB"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Postadress till den organisation som författaren är uppdragstagare på</w:t>
            </w:r>
          </w:p>
        </w:tc>
        <w:tc>
          <w:tcPr>
            <w:tcW w:w="1184" w:type="dxa"/>
          </w:tcPr>
          <w:p w14:paraId="6D58B2A2"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F4564C" w14:paraId="08303062" w14:textId="77777777" w:rsidTr="00F4564C">
        <w:tblPrEx>
          <w:tblW w:w="9100" w:type="dxa"/>
          <w:tblLayout w:type="fixed"/>
          <w:tblPrExChange w:id="75" w:author="Fredrik Ström" w:date="2013-09-02T17:49:00Z">
            <w:tblPrEx>
              <w:tblW w:w="9100" w:type="dxa"/>
              <w:tblLayout w:type="fixed"/>
            </w:tblPrEx>
          </w:tblPrExChange>
        </w:tblPrEx>
        <w:trPr>
          <w:trHeight w:val="786"/>
        </w:trPr>
        <w:tc>
          <w:tcPr>
            <w:tcW w:w="2660" w:type="dxa"/>
            <w:tcPrChange w:id="76" w:author="Fredrik Ström" w:date="2013-09-02T17:49:00Z">
              <w:tcPr>
                <w:tcW w:w="2660" w:type="dxa"/>
              </w:tcPr>
            </w:tcPrChange>
          </w:tcPr>
          <w:p w14:paraId="158D9FD4" w14:textId="305AB82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roofErr w:type="spellStart"/>
            <w:ins w:id="77" w:author="Fredrik Ström" w:date="2013-09-02T17:48:00Z">
              <w:r w:rsidRPr="00D068D5">
                <w:rPr>
                  <w:rFonts w:ascii="Times New Roman" w:hAnsi="Times New Roman" w:cs="Times New Roman"/>
                  <w:sz w:val="20"/>
                  <w:szCs w:val="20"/>
                </w:rPr>
                <w:t>authorOrgUnitLocation</w:t>
              </w:r>
            </w:ins>
            <w:proofErr w:type="spellEnd"/>
          </w:p>
        </w:tc>
        <w:tc>
          <w:tcPr>
            <w:tcW w:w="1667" w:type="dxa"/>
            <w:tcPrChange w:id="78" w:author="Fredrik Ström" w:date="2013-09-02T17:49:00Z">
              <w:tcPr>
                <w:tcW w:w="1667" w:type="dxa"/>
              </w:tcPr>
            </w:tcPrChange>
          </w:tcPr>
          <w:p w14:paraId="753945AE" w14:textId="0D0674B2" w:rsidR="00F4564C"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hAnsi="Times New Roman" w:cs="Times New Roman"/>
                <w:spacing w:val="-1"/>
                <w:sz w:val="20"/>
                <w:szCs w:val="20"/>
              </w:rPr>
              <w:t>s</w:t>
            </w:r>
            <w:ins w:id="79" w:author="Fredrik Ström" w:date="2013-09-02T17:48:00Z">
              <w:r w:rsidR="00F4564C" w:rsidRPr="00D068D5">
                <w:rPr>
                  <w:rFonts w:ascii="Times New Roman" w:hAnsi="Times New Roman" w:cs="Times New Roman"/>
                  <w:spacing w:val="-1"/>
                  <w:sz w:val="20"/>
                  <w:szCs w:val="20"/>
                </w:rPr>
                <w:t>tring</w:t>
              </w:r>
            </w:ins>
          </w:p>
        </w:tc>
        <w:tc>
          <w:tcPr>
            <w:tcW w:w="3589" w:type="dxa"/>
            <w:tcPrChange w:id="80" w:author="Fredrik Ström" w:date="2013-09-02T17:49:00Z">
              <w:tcPr>
                <w:tcW w:w="3589" w:type="dxa"/>
              </w:tcPr>
            </w:tcPrChange>
          </w:tcPr>
          <w:p w14:paraId="313310DC" w14:textId="6FF484CB"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ins w:id="81" w:author="Fredrik Ström" w:date="2013-09-02T17:48:00Z">
              <w:r w:rsidRPr="00D068D5">
                <w:rPr>
                  <w:rFonts w:ascii="Times New Roman" w:hAnsi="Times New Roman" w:cs="Times New Roman"/>
                  <w:sz w:val="20"/>
                  <w:szCs w:val="20"/>
                </w:rPr>
                <w:t>Text som anger namnet på plats eller ort för enhetens eller funktionens fysiska placering</w:t>
              </w:r>
            </w:ins>
          </w:p>
        </w:tc>
        <w:tc>
          <w:tcPr>
            <w:tcW w:w="1184" w:type="dxa"/>
            <w:tcPrChange w:id="82" w:author="Fredrik Ström" w:date="2013-09-02T17:49:00Z">
              <w:tcPr>
                <w:tcW w:w="1184" w:type="dxa"/>
              </w:tcPr>
            </w:tcPrChange>
          </w:tcPr>
          <w:p w14:paraId="0F1A8A16" w14:textId="1297522A"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ins w:id="83" w:author="Fredrik Ström" w:date="2013-09-02T17:48:00Z">
              <w:r w:rsidRPr="00D068D5">
                <w:rPr>
                  <w:rFonts w:ascii="Times New Roman" w:hAnsi="Times New Roman" w:cs="Times New Roman"/>
                  <w:spacing w:val="-1"/>
                  <w:sz w:val="20"/>
                  <w:szCs w:val="20"/>
                </w:rPr>
                <w:t>0</w:t>
              </w:r>
              <w:proofErr w:type="gramStart"/>
              <w:r w:rsidRPr="00D068D5">
                <w:rPr>
                  <w:rFonts w:ascii="Times New Roman" w:hAnsi="Times New Roman" w:cs="Times New Roman"/>
                  <w:spacing w:val="-1"/>
                  <w:sz w:val="20"/>
                  <w:szCs w:val="20"/>
                </w:rPr>
                <w:t>..</w:t>
              </w:r>
              <w:proofErr w:type="gramEnd"/>
              <w:r w:rsidRPr="00D068D5">
                <w:rPr>
                  <w:rFonts w:ascii="Times New Roman" w:hAnsi="Times New Roman" w:cs="Times New Roman"/>
                  <w:spacing w:val="-1"/>
                  <w:sz w:val="20"/>
                  <w:szCs w:val="20"/>
                </w:rPr>
                <w:t>1</w:t>
              </w:r>
            </w:ins>
          </w:p>
        </w:tc>
      </w:tr>
      <w:tr w:rsidR="00F4564C" w14:paraId="4C981F60" w14:textId="77777777" w:rsidTr="00020569">
        <w:tc>
          <w:tcPr>
            <w:tcW w:w="2660" w:type="dxa"/>
          </w:tcPr>
          <w:p w14:paraId="240C1997" w14:textId="587AE016"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careUnitHSA</w:t>
            </w:r>
            <w:r w:rsidR="00D068D5">
              <w:rPr>
                <w:rFonts w:ascii="Times New Roman" w:eastAsia="Times New Roman" w:hAnsi="Times New Roman" w:cs="Times New Roman"/>
                <w:spacing w:val="-1"/>
                <w:sz w:val="20"/>
                <w:szCs w:val="20"/>
              </w:rPr>
              <w:t>I</w:t>
            </w:r>
            <w:r w:rsidRPr="00D068D5">
              <w:rPr>
                <w:rFonts w:ascii="Times New Roman" w:eastAsia="Times New Roman" w:hAnsi="Times New Roman" w:cs="Times New Roman"/>
                <w:spacing w:val="-1"/>
                <w:sz w:val="20"/>
                <w:szCs w:val="20"/>
              </w:rPr>
              <w:t>d</w:t>
            </w:r>
            <w:proofErr w:type="spellEnd"/>
          </w:p>
          <w:p w14:paraId="7F3E861A" w14:textId="77777777" w:rsidR="00F4564C" w:rsidRPr="00D068D5" w:rsidRDefault="00F4564C" w:rsidP="00020569">
            <w:pPr>
              <w:pStyle w:val="TableParagraph"/>
              <w:spacing w:line="229" w:lineRule="exact"/>
              <w:ind w:left="102"/>
              <w:rPr>
                <w:rFonts w:ascii="Times New Roman" w:eastAsia="Times New Roman" w:hAnsi="Times New Roman" w:cs="Times New Roman"/>
                <w:sz w:val="20"/>
                <w:szCs w:val="20"/>
              </w:rPr>
            </w:pPr>
          </w:p>
          <w:p w14:paraId="1CAB81E4"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AA2D7C6" w14:textId="7826DC47" w:rsidR="00F4564C"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w:t>
            </w:r>
            <w:r w:rsidR="00F4564C" w:rsidRPr="00D068D5">
              <w:rPr>
                <w:rFonts w:ascii="Times New Roman" w:eastAsia="Times New Roman" w:hAnsi="Times New Roman" w:cs="Times New Roman"/>
                <w:spacing w:val="-1"/>
                <w:sz w:val="20"/>
                <w:szCs w:val="20"/>
              </w:rPr>
              <w:t>dType</w:t>
            </w:r>
            <w:proofErr w:type="spellEnd"/>
          </w:p>
          <w:p w14:paraId="543CBFDD"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99961B8"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HSA-id för PDL-enhet</w:t>
            </w:r>
          </w:p>
        </w:tc>
        <w:tc>
          <w:tcPr>
            <w:tcW w:w="1184" w:type="dxa"/>
          </w:tcPr>
          <w:p w14:paraId="4C46A0EA"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F4564C" w14:paraId="068D4B64" w14:textId="77777777" w:rsidTr="00020569">
        <w:tc>
          <w:tcPr>
            <w:tcW w:w="2660" w:type="dxa"/>
          </w:tcPr>
          <w:p w14:paraId="02F89513" w14:textId="1CB6C052" w:rsidR="00F4564C" w:rsidRPr="00240DAB" w:rsidRDefault="00F4564C" w:rsidP="00D068D5">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careGiver</w:t>
            </w:r>
            <w:r w:rsidRPr="00E35692">
              <w:rPr>
                <w:rFonts w:ascii="Times New Roman" w:eastAsia="Times New Roman" w:hAnsi="Times New Roman" w:cs="Times New Roman"/>
                <w:sz w:val="20"/>
                <w:szCs w:val="20"/>
              </w:rPr>
              <w:t>HSA</w:t>
            </w:r>
            <w:r w:rsidR="00D068D5">
              <w:rPr>
                <w:rFonts w:ascii="Times New Roman" w:eastAsia="Times New Roman" w:hAnsi="Times New Roman" w:cs="Times New Roman"/>
                <w:sz w:val="20"/>
                <w:szCs w:val="20"/>
              </w:rPr>
              <w:t>I</w:t>
            </w:r>
            <w:r w:rsidRPr="00E35692">
              <w:rPr>
                <w:rFonts w:ascii="Times New Roman" w:eastAsia="Times New Roman" w:hAnsi="Times New Roman" w:cs="Times New Roman"/>
                <w:sz w:val="20"/>
                <w:szCs w:val="20"/>
              </w:rPr>
              <w:t>d</w:t>
            </w:r>
            <w:proofErr w:type="spellEnd"/>
          </w:p>
        </w:tc>
        <w:tc>
          <w:tcPr>
            <w:tcW w:w="1667" w:type="dxa"/>
          </w:tcPr>
          <w:p w14:paraId="157B9C4C" w14:textId="1C0F5320" w:rsidR="00F4564C" w:rsidRPr="0028563A" w:rsidRDefault="00D068D5"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w:t>
            </w:r>
            <w:r w:rsidR="00F4564C">
              <w:rPr>
                <w:rFonts w:ascii="Times New Roman" w:eastAsia="Times New Roman" w:hAnsi="Times New Roman" w:cs="Times New Roman"/>
                <w:spacing w:val="-1"/>
                <w:sz w:val="20"/>
                <w:szCs w:val="20"/>
              </w:rPr>
              <w:t>dType</w:t>
            </w:r>
            <w:proofErr w:type="spellEnd"/>
          </w:p>
          <w:p w14:paraId="4227D166" w14:textId="77777777" w:rsidR="00F4564C" w:rsidRPr="00BC5B0B"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0C9912F8"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HSA-id för vårdgivaren, som är vårdgivare för den enhet som författaren är uppdragstagare för</w:t>
            </w:r>
          </w:p>
          <w:p w14:paraId="6779708F"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E00E31"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bl>
    <w:p w14:paraId="7591E9C8" w14:textId="77777777" w:rsidR="005E7BF9" w:rsidRPr="0079760A" w:rsidRDefault="005E7BF9" w:rsidP="005E7BF9">
      <w:pPr>
        <w:pStyle w:val="TableParagraph"/>
        <w:spacing w:line="226" w:lineRule="exact"/>
        <w:ind w:left="102"/>
        <w:rPr>
          <w:rFonts w:ascii="Times New Roman" w:eastAsia="Times New Roman" w:hAnsi="Times New Roman" w:cs="Times New Roman"/>
          <w:spacing w:val="-1"/>
          <w:sz w:val="20"/>
          <w:szCs w:val="20"/>
          <w:lang w:val="en-US"/>
        </w:rPr>
      </w:pPr>
    </w:p>
    <w:p w14:paraId="79C28F2B" w14:textId="77777777" w:rsidR="005E7BF9" w:rsidRDefault="005E7BF9" w:rsidP="008021A9">
      <w:pPr>
        <w:rPr>
          <w:rFonts w:ascii="Arial" w:hAnsi="Arial" w:cs="Arial"/>
          <w:b/>
          <w:sz w:val="22"/>
          <w:szCs w:val="22"/>
        </w:rPr>
      </w:pPr>
    </w:p>
    <w:p w14:paraId="37FB6C04" w14:textId="77777777" w:rsidR="008021A9" w:rsidRPr="00DB47A9" w:rsidRDefault="008021A9" w:rsidP="008021A9">
      <w:pPr>
        <w:rPr>
          <w:rFonts w:ascii="Arial" w:hAnsi="Arial" w:cs="Arial"/>
          <w:b/>
        </w:rPr>
      </w:pPr>
      <w:proofErr w:type="spellStart"/>
      <w:r>
        <w:rPr>
          <w:rFonts w:ascii="Arial" w:hAnsi="Arial" w:cs="Arial"/>
          <w:b/>
          <w:sz w:val="22"/>
          <w:szCs w:val="22"/>
        </w:rPr>
        <w:t>DateType</w:t>
      </w:r>
      <w:proofErr w:type="spellEnd"/>
    </w:p>
    <w:p w14:paraId="436BB7FC"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16872EBC" w14:textId="77777777" w:rsidTr="008021A9">
        <w:trPr>
          <w:trHeight w:val="384"/>
        </w:trPr>
        <w:tc>
          <w:tcPr>
            <w:tcW w:w="1384" w:type="dxa"/>
            <w:shd w:val="clear" w:color="auto" w:fill="D9D9D9" w:themeFill="background1" w:themeFillShade="D9"/>
            <w:vAlign w:val="bottom"/>
          </w:tcPr>
          <w:p w14:paraId="167E12EB"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DA88913"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59F9796" w14:textId="77777777" w:rsidR="008021A9" w:rsidRDefault="008021A9" w:rsidP="008021A9">
            <w:pPr>
              <w:rPr>
                <w:b/>
              </w:rPr>
            </w:pPr>
            <w:r>
              <w:rPr>
                <w:b/>
              </w:rPr>
              <w:t>Kardinalitet</w:t>
            </w:r>
          </w:p>
        </w:tc>
      </w:tr>
      <w:tr w:rsidR="008021A9" w14:paraId="40D66B24" w14:textId="77777777" w:rsidTr="008021A9">
        <w:tc>
          <w:tcPr>
            <w:tcW w:w="1384" w:type="dxa"/>
          </w:tcPr>
          <w:p w14:paraId="5B18A296" w14:textId="773C0142" w:rsidR="008021A9" w:rsidRPr="00241FD5" w:rsidRDefault="00D068D5"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22287C" w14:textId="51A2E1F1" w:rsidR="008021A9" w:rsidRPr="00241FD5" w:rsidRDefault="008021A9" w:rsidP="00D068D5">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Datum uttrycks med formatet </w:t>
            </w:r>
            <w:r w:rsidR="00D068D5">
              <w:rPr>
                <w:rFonts w:ascii="Times New Roman" w:eastAsia="Times New Roman" w:hAnsi="Times New Roman" w:cs="Times New Roman"/>
                <w:spacing w:val="-1"/>
                <w:sz w:val="20"/>
                <w:szCs w:val="20"/>
              </w:rPr>
              <w:t>ÅÅÅÅ</w:t>
            </w:r>
            <w:r>
              <w:rPr>
                <w:rFonts w:ascii="Times New Roman" w:eastAsia="Times New Roman" w:hAnsi="Times New Roman" w:cs="Times New Roman"/>
                <w:spacing w:val="-1"/>
                <w:sz w:val="20"/>
                <w:szCs w:val="20"/>
              </w:rPr>
              <w:t>MMDD</w:t>
            </w:r>
          </w:p>
        </w:tc>
        <w:tc>
          <w:tcPr>
            <w:tcW w:w="1184" w:type="dxa"/>
          </w:tcPr>
          <w:p w14:paraId="48780EA3"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7CD91B71" w14:textId="77777777" w:rsidR="008021A9" w:rsidRDefault="008021A9" w:rsidP="008021A9">
      <w:pPr>
        <w:rPr>
          <w:rFonts w:ascii="Arial" w:hAnsi="Arial" w:cs="Arial"/>
          <w:b/>
          <w:sz w:val="22"/>
          <w:szCs w:val="22"/>
        </w:rPr>
      </w:pPr>
    </w:p>
    <w:p w14:paraId="2FFEB650" w14:textId="77777777" w:rsidR="008021A9" w:rsidRPr="00DB47A9" w:rsidRDefault="008021A9" w:rsidP="008021A9">
      <w:pPr>
        <w:rPr>
          <w:rFonts w:ascii="Arial" w:hAnsi="Arial" w:cs="Arial"/>
          <w:b/>
        </w:rPr>
      </w:pPr>
      <w:proofErr w:type="spellStart"/>
      <w:r>
        <w:rPr>
          <w:rFonts w:ascii="Arial" w:hAnsi="Arial" w:cs="Arial"/>
          <w:b/>
          <w:sz w:val="22"/>
          <w:szCs w:val="22"/>
        </w:rPr>
        <w:t>DatePeriod</w:t>
      </w:r>
      <w:r w:rsidRPr="00551CB4">
        <w:rPr>
          <w:rFonts w:ascii="Arial" w:hAnsi="Arial" w:cs="Arial"/>
          <w:b/>
          <w:sz w:val="22"/>
          <w:szCs w:val="22"/>
        </w:rPr>
        <w:t>Type</w:t>
      </w:r>
      <w:proofErr w:type="spellEnd"/>
    </w:p>
    <w:p w14:paraId="59A4E311"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4BDC1F20" w14:textId="77777777" w:rsidTr="008021A9">
        <w:trPr>
          <w:trHeight w:val="384"/>
        </w:trPr>
        <w:tc>
          <w:tcPr>
            <w:tcW w:w="2520" w:type="dxa"/>
            <w:shd w:val="clear" w:color="auto" w:fill="D9D9D9" w:themeFill="background1" w:themeFillShade="D9"/>
            <w:vAlign w:val="bottom"/>
          </w:tcPr>
          <w:p w14:paraId="25A7F25F" w14:textId="77777777" w:rsidR="008021A9" w:rsidRDefault="008021A9" w:rsidP="008021A9">
            <w:pPr>
              <w:rPr>
                <w:b/>
              </w:rPr>
            </w:pPr>
            <w:r>
              <w:rPr>
                <w:b/>
              </w:rPr>
              <w:t>Namn</w:t>
            </w:r>
          </w:p>
        </w:tc>
        <w:tc>
          <w:tcPr>
            <w:tcW w:w="1807" w:type="dxa"/>
            <w:shd w:val="clear" w:color="auto" w:fill="D9D9D9" w:themeFill="background1" w:themeFillShade="D9"/>
            <w:vAlign w:val="bottom"/>
          </w:tcPr>
          <w:p w14:paraId="3709EF45"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132CEBDB"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3D60F678" w14:textId="77777777" w:rsidR="008021A9" w:rsidRDefault="008021A9" w:rsidP="008021A9">
            <w:pPr>
              <w:rPr>
                <w:b/>
              </w:rPr>
            </w:pPr>
            <w:r>
              <w:rPr>
                <w:b/>
              </w:rPr>
              <w:t>Kardinalitet</w:t>
            </w:r>
          </w:p>
        </w:tc>
      </w:tr>
      <w:tr w:rsidR="008021A9" w14:paraId="4E2E431F" w14:textId="77777777" w:rsidTr="008021A9">
        <w:tc>
          <w:tcPr>
            <w:tcW w:w="2520" w:type="dxa"/>
          </w:tcPr>
          <w:p w14:paraId="56A2FE0B" w14:textId="0027E9B5" w:rsidR="008021A9" w:rsidRDefault="00D068D5" w:rsidP="008021A9">
            <w:pPr>
              <w:spacing w:line="226" w:lineRule="exact"/>
              <w:ind w:left="102"/>
              <w:rPr>
                <w:sz w:val="20"/>
                <w:szCs w:val="20"/>
              </w:rPr>
            </w:pPr>
            <w:r>
              <w:rPr>
                <w:sz w:val="20"/>
                <w:szCs w:val="20"/>
              </w:rPr>
              <w:t>s</w:t>
            </w:r>
            <w:r w:rsidR="008021A9">
              <w:rPr>
                <w:sz w:val="20"/>
                <w:szCs w:val="20"/>
              </w:rPr>
              <w:t>tart</w:t>
            </w:r>
          </w:p>
        </w:tc>
        <w:tc>
          <w:tcPr>
            <w:tcW w:w="1807" w:type="dxa"/>
          </w:tcPr>
          <w:p w14:paraId="45F8C9A8" w14:textId="77777777" w:rsidR="008021A9" w:rsidRPr="000A0B70" w:rsidRDefault="008021A9" w:rsidP="008021A9">
            <w:pPr>
              <w:spacing w:line="229" w:lineRule="exact"/>
              <w:ind w:left="102"/>
              <w:rPr>
                <w:sz w:val="20"/>
                <w:szCs w:val="20"/>
              </w:rPr>
            </w:pPr>
            <w:proofErr w:type="spellStart"/>
            <w:r>
              <w:rPr>
                <w:sz w:val="20"/>
                <w:szCs w:val="20"/>
              </w:rPr>
              <w:t>DateType</w:t>
            </w:r>
            <w:proofErr w:type="spellEnd"/>
          </w:p>
        </w:tc>
        <w:tc>
          <w:tcPr>
            <w:tcW w:w="3589" w:type="dxa"/>
          </w:tcPr>
          <w:p w14:paraId="745D0DD1"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startdatum</w:t>
            </w:r>
          </w:p>
        </w:tc>
        <w:tc>
          <w:tcPr>
            <w:tcW w:w="1184" w:type="dxa"/>
          </w:tcPr>
          <w:p w14:paraId="30E7F85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625387C6" w14:textId="77777777" w:rsidTr="008021A9">
        <w:tc>
          <w:tcPr>
            <w:tcW w:w="2520" w:type="dxa"/>
          </w:tcPr>
          <w:p w14:paraId="5FD1D43A" w14:textId="4D31F884" w:rsidR="008021A9" w:rsidRDefault="00D068D5" w:rsidP="008021A9">
            <w:pPr>
              <w:spacing w:line="226" w:lineRule="exact"/>
              <w:ind w:left="102"/>
              <w:rPr>
                <w:sz w:val="20"/>
                <w:szCs w:val="20"/>
              </w:rPr>
            </w:pPr>
            <w:r>
              <w:rPr>
                <w:sz w:val="20"/>
                <w:szCs w:val="20"/>
              </w:rPr>
              <w:lastRenderedPageBreak/>
              <w:t>e</w:t>
            </w:r>
            <w:r w:rsidR="008021A9">
              <w:rPr>
                <w:sz w:val="20"/>
                <w:szCs w:val="20"/>
              </w:rPr>
              <w:t>nd</w:t>
            </w:r>
          </w:p>
        </w:tc>
        <w:tc>
          <w:tcPr>
            <w:tcW w:w="1807" w:type="dxa"/>
          </w:tcPr>
          <w:p w14:paraId="0FC7985B" w14:textId="77777777" w:rsidR="008021A9" w:rsidRPr="000A0B70" w:rsidRDefault="008021A9" w:rsidP="008021A9">
            <w:pPr>
              <w:spacing w:line="229" w:lineRule="exact"/>
              <w:ind w:left="102"/>
              <w:rPr>
                <w:sz w:val="20"/>
                <w:szCs w:val="20"/>
              </w:rPr>
            </w:pPr>
            <w:proofErr w:type="spellStart"/>
            <w:r>
              <w:rPr>
                <w:sz w:val="20"/>
                <w:szCs w:val="20"/>
              </w:rPr>
              <w:t>DateType</w:t>
            </w:r>
            <w:proofErr w:type="spellEnd"/>
          </w:p>
        </w:tc>
        <w:tc>
          <w:tcPr>
            <w:tcW w:w="3589" w:type="dxa"/>
          </w:tcPr>
          <w:p w14:paraId="772C8205"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slutdatum</w:t>
            </w:r>
          </w:p>
        </w:tc>
        <w:tc>
          <w:tcPr>
            <w:tcW w:w="1184" w:type="dxa"/>
          </w:tcPr>
          <w:p w14:paraId="0184E50B"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398C9A49" w14:textId="77777777" w:rsidR="008021A9" w:rsidRDefault="008021A9" w:rsidP="00DB47A9">
      <w:pPr>
        <w:rPr>
          <w:b/>
        </w:rPr>
      </w:pPr>
    </w:p>
    <w:p w14:paraId="6207C247" w14:textId="200CB8E5" w:rsidR="008021A9" w:rsidRPr="00DB47A9" w:rsidRDefault="00D068D5" w:rsidP="008021A9">
      <w:pPr>
        <w:rPr>
          <w:rFonts w:ascii="Arial" w:hAnsi="Arial" w:cs="Arial"/>
          <w:b/>
        </w:rPr>
      </w:pPr>
      <w:proofErr w:type="spellStart"/>
      <w:r>
        <w:rPr>
          <w:rFonts w:ascii="Arial" w:hAnsi="Arial" w:cs="Arial"/>
          <w:b/>
          <w:sz w:val="22"/>
          <w:szCs w:val="22"/>
        </w:rPr>
        <w:t>HSAI</w:t>
      </w:r>
      <w:r w:rsidR="008B29AE">
        <w:rPr>
          <w:rFonts w:ascii="Arial" w:hAnsi="Arial" w:cs="Arial"/>
          <w:b/>
          <w:sz w:val="22"/>
          <w:szCs w:val="22"/>
        </w:rPr>
        <w:t>dType</w:t>
      </w:r>
      <w:proofErr w:type="spellEnd"/>
    </w:p>
    <w:p w14:paraId="5EB4FCE0"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06EF8BCA" w14:textId="77777777" w:rsidTr="008021A9">
        <w:trPr>
          <w:trHeight w:val="384"/>
        </w:trPr>
        <w:tc>
          <w:tcPr>
            <w:tcW w:w="1384" w:type="dxa"/>
            <w:shd w:val="clear" w:color="auto" w:fill="D9D9D9" w:themeFill="background1" w:themeFillShade="D9"/>
            <w:vAlign w:val="bottom"/>
          </w:tcPr>
          <w:p w14:paraId="60560A78"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5FDC896A"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2A908FF6" w14:textId="77777777" w:rsidR="008021A9" w:rsidRDefault="008021A9" w:rsidP="008021A9">
            <w:pPr>
              <w:rPr>
                <w:b/>
              </w:rPr>
            </w:pPr>
            <w:r>
              <w:rPr>
                <w:b/>
              </w:rPr>
              <w:t>Kardinalitet</w:t>
            </w:r>
          </w:p>
        </w:tc>
      </w:tr>
      <w:tr w:rsidR="008021A9" w14:paraId="0D840729" w14:textId="77777777" w:rsidTr="008021A9">
        <w:tc>
          <w:tcPr>
            <w:tcW w:w="1384" w:type="dxa"/>
          </w:tcPr>
          <w:p w14:paraId="2ED2796F" w14:textId="55222745" w:rsidR="008021A9" w:rsidRPr="00241FD5" w:rsidRDefault="00D068D5"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8961E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HSA-id enligt definition från </w:t>
            </w:r>
            <w:proofErr w:type="spellStart"/>
            <w:r>
              <w:rPr>
                <w:rFonts w:ascii="Times New Roman" w:eastAsia="Times New Roman" w:hAnsi="Times New Roman" w:cs="Times New Roman"/>
                <w:spacing w:val="-1"/>
                <w:sz w:val="20"/>
                <w:szCs w:val="20"/>
              </w:rPr>
              <w:t>Inera</w:t>
            </w:r>
            <w:proofErr w:type="spellEnd"/>
            <w:r>
              <w:rPr>
                <w:rFonts w:ascii="Times New Roman" w:eastAsia="Times New Roman" w:hAnsi="Times New Roman" w:cs="Times New Roman"/>
                <w:spacing w:val="-1"/>
                <w:sz w:val="20"/>
                <w:szCs w:val="20"/>
              </w:rPr>
              <w:t xml:space="preserve"> AB.</w:t>
            </w:r>
          </w:p>
        </w:tc>
        <w:tc>
          <w:tcPr>
            <w:tcW w:w="1184" w:type="dxa"/>
          </w:tcPr>
          <w:p w14:paraId="407CC45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1D13580F" w14:textId="77777777" w:rsidR="008021A9" w:rsidRDefault="008021A9" w:rsidP="008021A9">
      <w:pPr>
        <w:rPr>
          <w:b/>
        </w:rPr>
      </w:pPr>
    </w:p>
    <w:p w14:paraId="0A25F8B7" w14:textId="77777777" w:rsidR="008021A9" w:rsidRPr="00DB47A9" w:rsidRDefault="008021A9" w:rsidP="008021A9">
      <w:pPr>
        <w:rPr>
          <w:rFonts w:ascii="Arial" w:hAnsi="Arial" w:cs="Arial"/>
          <w:b/>
        </w:rPr>
      </w:pPr>
      <w:proofErr w:type="spellStart"/>
      <w:r w:rsidRPr="00551CB4">
        <w:rPr>
          <w:rFonts w:ascii="Arial" w:hAnsi="Arial" w:cs="Arial"/>
          <w:b/>
          <w:sz w:val="22"/>
          <w:szCs w:val="22"/>
        </w:rPr>
        <w:t>LegalAuthenticatorType</w:t>
      </w:r>
      <w:proofErr w:type="spellEnd"/>
    </w:p>
    <w:p w14:paraId="6DC33FF9" w14:textId="77777777" w:rsidR="008021A9" w:rsidRDefault="008021A9" w:rsidP="008021A9"/>
    <w:tbl>
      <w:tblPr>
        <w:tblStyle w:val="Tabellrutnt"/>
        <w:tblW w:w="9100" w:type="dxa"/>
        <w:tblLayout w:type="fixed"/>
        <w:tblLook w:val="04A0" w:firstRow="1" w:lastRow="0" w:firstColumn="1" w:lastColumn="0" w:noHBand="0" w:noVBand="1"/>
      </w:tblPr>
      <w:tblGrid>
        <w:gridCol w:w="2660"/>
        <w:gridCol w:w="1667"/>
        <w:gridCol w:w="3589"/>
        <w:gridCol w:w="1184"/>
      </w:tblGrid>
      <w:tr w:rsidR="008021A9" w14:paraId="4A055FE7" w14:textId="77777777" w:rsidTr="008021A9">
        <w:trPr>
          <w:trHeight w:val="384"/>
        </w:trPr>
        <w:tc>
          <w:tcPr>
            <w:tcW w:w="2660" w:type="dxa"/>
            <w:shd w:val="clear" w:color="auto" w:fill="D9D9D9" w:themeFill="background1" w:themeFillShade="D9"/>
            <w:vAlign w:val="bottom"/>
          </w:tcPr>
          <w:p w14:paraId="767A15D6" w14:textId="77777777" w:rsidR="008021A9" w:rsidRDefault="008021A9" w:rsidP="008021A9">
            <w:pPr>
              <w:rPr>
                <w:b/>
              </w:rPr>
            </w:pPr>
            <w:r>
              <w:rPr>
                <w:b/>
              </w:rPr>
              <w:t>Namn</w:t>
            </w:r>
          </w:p>
        </w:tc>
        <w:tc>
          <w:tcPr>
            <w:tcW w:w="1667" w:type="dxa"/>
            <w:shd w:val="clear" w:color="auto" w:fill="D9D9D9" w:themeFill="background1" w:themeFillShade="D9"/>
            <w:vAlign w:val="bottom"/>
          </w:tcPr>
          <w:p w14:paraId="44A49F9D"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A8C210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6CDBDEF5" w14:textId="77777777" w:rsidR="008021A9" w:rsidRDefault="008021A9" w:rsidP="008021A9">
            <w:pPr>
              <w:rPr>
                <w:b/>
              </w:rPr>
            </w:pPr>
            <w:r>
              <w:rPr>
                <w:b/>
              </w:rPr>
              <w:t>Kardinalitet</w:t>
            </w:r>
          </w:p>
        </w:tc>
      </w:tr>
      <w:tr w:rsidR="008021A9" w14:paraId="133CEFEC" w14:textId="77777777" w:rsidTr="008021A9">
        <w:tc>
          <w:tcPr>
            <w:tcW w:w="2660" w:type="dxa"/>
          </w:tcPr>
          <w:p w14:paraId="4B3D0758"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signatureTime</w:t>
            </w:r>
            <w:proofErr w:type="spellEnd"/>
          </w:p>
          <w:p w14:paraId="7F4FA06B"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CCA26D4" w14:textId="77777777" w:rsidR="008021A9" w:rsidRPr="0028563A" w:rsidRDefault="008021A9" w:rsidP="008021A9">
            <w:pPr>
              <w:pStyle w:val="TableParagraph"/>
              <w:spacing w:line="226" w:lineRule="exact"/>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TimeStampType</w:t>
            </w:r>
            <w:proofErr w:type="spellEnd"/>
          </w:p>
          <w:p w14:paraId="6240538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58D14AF1"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Tidpunkt för signering</w:t>
            </w:r>
          </w:p>
          <w:p w14:paraId="7034E4C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398F58"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756F28" w14:paraId="33C9CDE5" w14:textId="77777777" w:rsidTr="00756F28">
        <w:trPr>
          <w:trHeight w:val="467"/>
        </w:trPr>
        <w:tc>
          <w:tcPr>
            <w:tcW w:w="2660" w:type="dxa"/>
          </w:tcPr>
          <w:p w14:paraId="23CCF91E" w14:textId="0F56F6EB" w:rsidR="00756F28" w:rsidRPr="00BC5B0B" w:rsidRDefault="00756F28" w:rsidP="00D068D5">
            <w:pPr>
              <w:pStyle w:val="TableParagraph"/>
              <w:spacing w:line="229" w:lineRule="exact"/>
              <w:ind w:left="102"/>
              <w:rPr>
                <w:rFonts w:ascii="Times New Roman" w:eastAsia="Times New Roman" w:hAnsi="Times New Roman" w:cs="Times New Roman"/>
                <w:sz w:val="20"/>
                <w:szCs w:val="20"/>
              </w:rPr>
            </w:pPr>
            <w:proofErr w:type="spellStart"/>
            <w:r w:rsidRPr="00756F28">
              <w:rPr>
                <w:rFonts w:ascii="Times New Roman" w:eastAsia="Times New Roman" w:hAnsi="Times New Roman" w:cs="Times New Roman"/>
                <w:sz w:val="20"/>
                <w:szCs w:val="20"/>
              </w:rPr>
              <w:t>legalAuthenticatorHSA</w:t>
            </w:r>
            <w:r w:rsidR="00D068D5">
              <w:rPr>
                <w:rFonts w:ascii="Times New Roman" w:eastAsia="Times New Roman" w:hAnsi="Times New Roman" w:cs="Times New Roman"/>
                <w:sz w:val="20"/>
                <w:szCs w:val="20"/>
              </w:rPr>
              <w:t>I</w:t>
            </w:r>
            <w:r w:rsidRPr="00756F28">
              <w:rPr>
                <w:rFonts w:ascii="Times New Roman" w:eastAsia="Times New Roman" w:hAnsi="Times New Roman" w:cs="Times New Roman"/>
                <w:sz w:val="20"/>
                <w:szCs w:val="20"/>
              </w:rPr>
              <w:t>d</w:t>
            </w:r>
            <w:proofErr w:type="spellEnd"/>
          </w:p>
        </w:tc>
        <w:tc>
          <w:tcPr>
            <w:tcW w:w="1667" w:type="dxa"/>
          </w:tcPr>
          <w:p w14:paraId="097DB936" w14:textId="5FC0CF51" w:rsidR="00756F28" w:rsidRDefault="008B29AE" w:rsidP="00D068D5">
            <w:pPr>
              <w:pStyle w:val="TableParagraph"/>
              <w:spacing w:line="226" w:lineRule="exact"/>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w:t>
            </w:r>
            <w:r w:rsidR="00D068D5">
              <w:rPr>
                <w:rFonts w:ascii="Times New Roman" w:eastAsia="Times New Roman" w:hAnsi="Times New Roman" w:cs="Times New Roman"/>
                <w:spacing w:val="-1"/>
                <w:sz w:val="20"/>
                <w:szCs w:val="20"/>
              </w:rPr>
              <w:t>I</w:t>
            </w:r>
            <w:r>
              <w:rPr>
                <w:rFonts w:ascii="Times New Roman" w:eastAsia="Times New Roman" w:hAnsi="Times New Roman" w:cs="Times New Roman"/>
                <w:spacing w:val="-1"/>
                <w:sz w:val="20"/>
                <w:szCs w:val="20"/>
              </w:rPr>
              <w:t>dType</w:t>
            </w:r>
            <w:proofErr w:type="spellEnd"/>
          </w:p>
        </w:tc>
        <w:tc>
          <w:tcPr>
            <w:tcW w:w="3589" w:type="dxa"/>
          </w:tcPr>
          <w:p w14:paraId="373700C5" w14:textId="77777777" w:rsidR="00756F28" w:rsidRPr="00756F28" w:rsidRDefault="00756F28" w:rsidP="00756F28">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HSA-id för person som signerat dokumentet</w:t>
            </w:r>
          </w:p>
          <w:p w14:paraId="5425493A"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
        </w:tc>
        <w:tc>
          <w:tcPr>
            <w:tcW w:w="1184" w:type="dxa"/>
          </w:tcPr>
          <w:p w14:paraId="357710BC" w14:textId="77777777" w:rsidR="00756F28" w:rsidRPr="00BC5B0B" w:rsidRDefault="00667DC0"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roofErr w:type="gramStart"/>
            <w:r w:rsidR="00756F28">
              <w:rPr>
                <w:rFonts w:ascii="Times New Roman" w:eastAsia="Times New Roman" w:hAnsi="Times New Roman" w:cs="Times New Roman"/>
                <w:sz w:val="20"/>
                <w:szCs w:val="20"/>
              </w:rPr>
              <w:t>..</w:t>
            </w:r>
            <w:proofErr w:type="gramEnd"/>
            <w:r w:rsidR="00756F28">
              <w:rPr>
                <w:rFonts w:ascii="Times New Roman" w:eastAsia="Times New Roman" w:hAnsi="Times New Roman" w:cs="Times New Roman"/>
                <w:sz w:val="20"/>
                <w:szCs w:val="20"/>
              </w:rPr>
              <w:t>1</w:t>
            </w:r>
          </w:p>
        </w:tc>
      </w:tr>
    </w:tbl>
    <w:p w14:paraId="5FEC9C9C" w14:textId="77777777" w:rsidR="008021A9" w:rsidRDefault="008021A9" w:rsidP="008021A9">
      <w:pPr>
        <w:rPr>
          <w:rFonts w:ascii="Arial" w:hAnsi="Arial" w:cs="Arial"/>
          <w:b/>
          <w:sz w:val="22"/>
          <w:szCs w:val="22"/>
        </w:rPr>
      </w:pPr>
    </w:p>
    <w:p w14:paraId="13410562" w14:textId="77777777" w:rsidR="008021A9" w:rsidRPr="00DB47A9" w:rsidRDefault="008021A9" w:rsidP="008021A9">
      <w:pPr>
        <w:rPr>
          <w:rFonts w:ascii="Arial" w:hAnsi="Arial" w:cs="Arial"/>
          <w:b/>
        </w:rPr>
      </w:pPr>
      <w:proofErr w:type="spellStart"/>
      <w:r>
        <w:rPr>
          <w:rFonts w:ascii="Arial" w:hAnsi="Arial" w:cs="Arial"/>
          <w:b/>
          <w:sz w:val="22"/>
          <w:szCs w:val="22"/>
        </w:rPr>
        <w:t>MultimediaType</w:t>
      </w:r>
      <w:proofErr w:type="spellEnd"/>
    </w:p>
    <w:p w14:paraId="40784BFB"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03E83AD4" w14:textId="77777777" w:rsidTr="008021A9">
        <w:trPr>
          <w:trHeight w:val="384"/>
        </w:trPr>
        <w:tc>
          <w:tcPr>
            <w:tcW w:w="2520" w:type="dxa"/>
            <w:shd w:val="clear" w:color="auto" w:fill="D9D9D9" w:themeFill="background1" w:themeFillShade="D9"/>
            <w:vAlign w:val="bottom"/>
          </w:tcPr>
          <w:p w14:paraId="6207ABAE" w14:textId="77777777" w:rsidR="008021A9" w:rsidRDefault="008021A9" w:rsidP="008021A9">
            <w:pPr>
              <w:rPr>
                <w:b/>
              </w:rPr>
            </w:pPr>
            <w:r>
              <w:rPr>
                <w:b/>
              </w:rPr>
              <w:t>Namn</w:t>
            </w:r>
          </w:p>
        </w:tc>
        <w:tc>
          <w:tcPr>
            <w:tcW w:w="1807" w:type="dxa"/>
            <w:shd w:val="clear" w:color="auto" w:fill="D9D9D9" w:themeFill="background1" w:themeFillShade="D9"/>
            <w:vAlign w:val="bottom"/>
          </w:tcPr>
          <w:p w14:paraId="5B5227B2"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9C9D0AC"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E573DBC" w14:textId="77777777" w:rsidR="008021A9" w:rsidRDefault="008021A9" w:rsidP="008021A9">
            <w:pPr>
              <w:rPr>
                <w:b/>
              </w:rPr>
            </w:pPr>
            <w:r>
              <w:rPr>
                <w:b/>
              </w:rPr>
              <w:t>Kardinalitet</w:t>
            </w:r>
          </w:p>
        </w:tc>
      </w:tr>
      <w:tr w:rsidR="008021A9" w14:paraId="774E7BB3" w14:textId="77777777" w:rsidTr="00FD7CD9">
        <w:trPr>
          <w:trHeight w:val="821"/>
        </w:trPr>
        <w:tc>
          <w:tcPr>
            <w:tcW w:w="2520" w:type="dxa"/>
          </w:tcPr>
          <w:p w14:paraId="7F258F35" w14:textId="4C0359A7" w:rsidR="008021A9" w:rsidRDefault="00D068D5" w:rsidP="008021A9">
            <w:pPr>
              <w:spacing w:line="226" w:lineRule="exact"/>
              <w:ind w:left="102"/>
              <w:rPr>
                <w:sz w:val="20"/>
                <w:szCs w:val="20"/>
              </w:rPr>
            </w:pPr>
            <w:r>
              <w:rPr>
                <w:sz w:val="20"/>
                <w:szCs w:val="20"/>
              </w:rPr>
              <w:t>i</w:t>
            </w:r>
            <w:r w:rsidR="008021A9">
              <w:rPr>
                <w:sz w:val="20"/>
                <w:szCs w:val="20"/>
              </w:rPr>
              <w:t>d</w:t>
            </w:r>
          </w:p>
        </w:tc>
        <w:tc>
          <w:tcPr>
            <w:tcW w:w="1807" w:type="dxa"/>
          </w:tcPr>
          <w:p w14:paraId="5EF3ED4C" w14:textId="77777777" w:rsidR="008021A9" w:rsidRDefault="008021A9" w:rsidP="008021A9">
            <w:pPr>
              <w:spacing w:line="229" w:lineRule="exact"/>
              <w:ind w:left="102"/>
              <w:rPr>
                <w:sz w:val="20"/>
                <w:szCs w:val="20"/>
              </w:rPr>
            </w:pPr>
            <w:r>
              <w:rPr>
                <w:sz w:val="20"/>
                <w:szCs w:val="20"/>
              </w:rPr>
              <w:t>string</w:t>
            </w:r>
          </w:p>
        </w:tc>
        <w:tc>
          <w:tcPr>
            <w:tcW w:w="3589" w:type="dxa"/>
          </w:tcPr>
          <w:p w14:paraId="4EE35EFD"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Identitet på </w:t>
            </w:r>
            <w:proofErr w:type="spellStart"/>
            <w:r>
              <w:rPr>
                <w:rFonts w:ascii="Times New Roman" w:eastAsia="Times New Roman" w:hAnsi="Times New Roman" w:cs="Times New Roman"/>
                <w:spacing w:val="-1"/>
                <w:sz w:val="20"/>
                <w:szCs w:val="20"/>
              </w:rPr>
              <w:t>multimediaobjekt</w:t>
            </w:r>
            <w:proofErr w:type="spellEnd"/>
            <w:r>
              <w:rPr>
                <w:rFonts w:ascii="Times New Roman" w:eastAsia="Times New Roman" w:hAnsi="Times New Roman" w:cs="Times New Roman"/>
                <w:spacing w:val="-1"/>
                <w:sz w:val="20"/>
                <w:szCs w:val="20"/>
              </w:rPr>
              <w:t xml:space="preserve"> som används vid referenser inom </w:t>
            </w:r>
            <w:proofErr w:type="spellStart"/>
            <w:r>
              <w:rPr>
                <w:rFonts w:ascii="Times New Roman" w:eastAsia="Times New Roman" w:hAnsi="Times New Roman" w:cs="Times New Roman"/>
                <w:spacing w:val="-1"/>
                <w:sz w:val="20"/>
                <w:szCs w:val="20"/>
              </w:rPr>
              <w:t>multimediadokument</w:t>
            </w:r>
            <w:proofErr w:type="spellEnd"/>
            <w:r>
              <w:rPr>
                <w:rFonts w:ascii="Times New Roman" w:eastAsia="Times New Roman" w:hAnsi="Times New Roman" w:cs="Times New Roman"/>
                <w:spacing w:val="-1"/>
                <w:sz w:val="20"/>
                <w:szCs w:val="20"/>
              </w:rPr>
              <w:t>.</w:t>
            </w:r>
          </w:p>
        </w:tc>
        <w:tc>
          <w:tcPr>
            <w:tcW w:w="1184" w:type="dxa"/>
          </w:tcPr>
          <w:p w14:paraId="03BFFCB6" w14:textId="77777777" w:rsidR="008021A9" w:rsidRDefault="00E9786C"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sidR="008021A9">
              <w:rPr>
                <w:rFonts w:ascii="Times New Roman" w:eastAsia="Times New Roman" w:hAnsi="Times New Roman" w:cs="Times New Roman"/>
                <w:spacing w:val="-1"/>
                <w:sz w:val="20"/>
                <w:szCs w:val="20"/>
              </w:rPr>
              <w:t>..</w:t>
            </w:r>
            <w:proofErr w:type="gramEnd"/>
            <w:r w:rsidR="008021A9">
              <w:rPr>
                <w:rFonts w:ascii="Times New Roman" w:eastAsia="Times New Roman" w:hAnsi="Times New Roman" w:cs="Times New Roman"/>
                <w:spacing w:val="-1"/>
                <w:sz w:val="20"/>
                <w:szCs w:val="20"/>
              </w:rPr>
              <w:t>1</w:t>
            </w:r>
          </w:p>
        </w:tc>
      </w:tr>
      <w:tr w:rsidR="008021A9" w14:paraId="1257637B" w14:textId="77777777" w:rsidTr="00756F28">
        <w:trPr>
          <w:trHeight w:val="279"/>
        </w:trPr>
        <w:tc>
          <w:tcPr>
            <w:tcW w:w="2520" w:type="dxa"/>
          </w:tcPr>
          <w:p w14:paraId="18EC7AF7" w14:textId="77777777" w:rsidR="008021A9" w:rsidRDefault="008021A9" w:rsidP="008021A9">
            <w:pPr>
              <w:spacing w:line="226" w:lineRule="exact"/>
              <w:ind w:left="102"/>
              <w:rPr>
                <w:sz w:val="20"/>
                <w:szCs w:val="20"/>
              </w:rPr>
            </w:pPr>
            <w:proofErr w:type="spellStart"/>
            <w:r>
              <w:rPr>
                <w:sz w:val="20"/>
                <w:szCs w:val="20"/>
              </w:rPr>
              <w:t>mediaType</w:t>
            </w:r>
            <w:proofErr w:type="spellEnd"/>
          </w:p>
        </w:tc>
        <w:tc>
          <w:tcPr>
            <w:tcW w:w="1807" w:type="dxa"/>
          </w:tcPr>
          <w:p w14:paraId="43360FCD" w14:textId="77777777" w:rsidR="008021A9" w:rsidRPr="000A0B70" w:rsidRDefault="008021A9" w:rsidP="008021A9">
            <w:pPr>
              <w:spacing w:line="229" w:lineRule="exact"/>
              <w:ind w:left="102"/>
              <w:rPr>
                <w:sz w:val="20"/>
                <w:szCs w:val="20"/>
              </w:rPr>
            </w:pPr>
            <w:proofErr w:type="spellStart"/>
            <w:r>
              <w:rPr>
                <w:sz w:val="20"/>
                <w:szCs w:val="20"/>
              </w:rPr>
              <w:t>MediaTypeEnum</w:t>
            </w:r>
            <w:proofErr w:type="spellEnd"/>
          </w:p>
        </w:tc>
        <w:tc>
          <w:tcPr>
            <w:tcW w:w="3589" w:type="dxa"/>
          </w:tcPr>
          <w:p w14:paraId="0C08FC8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Mediatyper</w:t>
            </w:r>
            <w:proofErr w:type="spellEnd"/>
            <w:r>
              <w:rPr>
                <w:rFonts w:ascii="Times New Roman" w:eastAsia="Times New Roman" w:hAnsi="Times New Roman" w:cs="Times New Roman"/>
                <w:spacing w:val="-1"/>
                <w:sz w:val="20"/>
                <w:szCs w:val="20"/>
              </w:rPr>
              <w:t xml:space="preserve"> enligt HL7</w:t>
            </w:r>
          </w:p>
        </w:tc>
        <w:tc>
          <w:tcPr>
            <w:tcW w:w="1184" w:type="dxa"/>
          </w:tcPr>
          <w:p w14:paraId="4FCD4EDD"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492744F7" w14:textId="77777777" w:rsidTr="008021A9">
        <w:tc>
          <w:tcPr>
            <w:tcW w:w="2520" w:type="dxa"/>
          </w:tcPr>
          <w:p w14:paraId="3D902E70" w14:textId="28A3296E" w:rsidR="008021A9" w:rsidRDefault="00D068D5" w:rsidP="008021A9">
            <w:pPr>
              <w:spacing w:line="226" w:lineRule="exact"/>
              <w:ind w:left="102"/>
              <w:rPr>
                <w:sz w:val="20"/>
                <w:szCs w:val="20"/>
              </w:rPr>
            </w:pPr>
            <w:proofErr w:type="spellStart"/>
            <w:r>
              <w:rPr>
                <w:sz w:val="20"/>
                <w:szCs w:val="20"/>
              </w:rPr>
              <w:t>v</w:t>
            </w:r>
            <w:r w:rsidR="008021A9">
              <w:rPr>
                <w:sz w:val="20"/>
                <w:szCs w:val="20"/>
              </w:rPr>
              <w:t>alue</w:t>
            </w:r>
            <w:proofErr w:type="spellEnd"/>
          </w:p>
        </w:tc>
        <w:tc>
          <w:tcPr>
            <w:tcW w:w="1807" w:type="dxa"/>
          </w:tcPr>
          <w:p w14:paraId="5F5266D6" w14:textId="77777777" w:rsidR="008021A9" w:rsidRPr="000A0B70" w:rsidRDefault="00834243" w:rsidP="008021A9">
            <w:pPr>
              <w:spacing w:line="229" w:lineRule="exact"/>
              <w:ind w:left="102"/>
              <w:rPr>
                <w:sz w:val="20"/>
                <w:szCs w:val="20"/>
              </w:rPr>
            </w:pPr>
            <w:r>
              <w:rPr>
                <w:sz w:val="20"/>
                <w:szCs w:val="20"/>
              </w:rPr>
              <w:t>b</w:t>
            </w:r>
            <w:r w:rsidR="008021A9">
              <w:rPr>
                <w:sz w:val="20"/>
                <w:szCs w:val="20"/>
              </w:rPr>
              <w:t>ase64Binary</w:t>
            </w:r>
          </w:p>
        </w:tc>
        <w:tc>
          <w:tcPr>
            <w:tcW w:w="3589" w:type="dxa"/>
          </w:tcPr>
          <w:p w14:paraId="77400C0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är binärdata som representerar objektet. Ett och endast ett av </w:t>
            </w: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och </w:t>
            </w:r>
            <w:proofErr w:type="spellStart"/>
            <w:r>
              <w:rPr>
                <w:rFonts w:ascii="Times New Roman" w:eastAsia="Times New Roman" w:hAnsi="Times New Roman" w:cs="Times New Roman"/>
                <w:spacing w:val="-1"/>
                <w:sz w:val="20"/>
                <w:szCs w:val="20"/>
              </w:rPr>
              <w:t>reference</w:t>
            </w:r>
            <w:proofErr w:type="spellEnd"/>
            <w:r>
              <w:rPr>
                <w:rFonts w:ascii="Times New Roman" w:eastAsia="Times New Roman" w:hAnsi="Times New Roman" w:cs="Times New Roman"/>
                <w:spacing w:val="-1"/>
                <w:sz w:val="20"/>
                <w:szCs w:val="20"/>
              </w:rPr>
              <w:t xml:space="preserve"> ska anges. </w:t>
            </w:r>
          </w:p>
        </w:tc>
        <w:tc>
          <w:tcPr>
            <w:tcW w:w="1184" w:type="dxa"/>
          </w:tcPr>
          <w:p w14:paraId="6F19BAF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32D7C05E" w14:textId="77777777" w:rsidTr="008021A9">
        <w:tc>
          <w:tcPr>
            <w:tcW w:w="2520" w:type="dxa"/>
          </w:tcPr>
          <w:p w14:paraId="028D9578" w14:textId="42113052" w:rsidR="008021A9" w:rsidRDefault="00D068D5" w:rsidP="008021A9">
            <w:pPr>
              <w:spacing w:line="226" w:lineRule="exact"/>
              <w:ind w:left="102"/>
              <w:rPr>
                <w:sz w:val="20"/>
                <w:szCs w:val="20"/>
              </w:rPr>
            </w:pPr>
            <w:proofErr w:type="spellStart"/>
            <w:r>
              <w:rPr>
                <w:sz w:val="20"/>
                <w:szCs w:val="20"/>
              </w:rPr>
              <w:t>r</w:t>
            </w:r>
            <w:r w:rsidR="008021A9">
              <w:rPr>
                <w:sz w:val="20"/>
                <w:szCs w:val="20"/>
              </w:rPr>
              <w:t>eference</w:t>
            </w:r>
            <w:proofErr w:type="spellEnd"/>
          </w:p>
        </w:tc>
        <w:tc>
          <w:tcPr>
            <w:tcW w:w="1807" w:type="dxa"/>
          </w:tcPr>
          <w:p w14:paraId="0CABD8FD" w14:textId="77777777" w:rsidR="008021A9" w:rsidRPr="000A0B70" w:rsidRDefault="008021A9" w:rsidP="008021A9">
            <w:pPr>
              <w:spacing w:line="229" w:lineRule="exact"/>
              <w:ind w:left="102"/>
              <w:rPr>
                <w:sz w:val="20"/>
                <w:szCs w:val="20"/>
              </w:rPr>
            </w:pPr>
            <w:proofErr w:type="spellStart"/>
            <w:r>
              <w:rPr>
                <w:sz w:val="20"/>
                <w:szCs w:val="20"/>
              </w:rPr>
              <w:t>anyURI</w:t>
            </w:r>
            <w:proofErr w:type="spellEnd"/>
          </w:p>
        </w:tc>
        <w:tc>
          <w:tcPr>
            <w:tcW w:w="3589" w:type="dxa"/>
          </w:tcPr>
          <w:p w14:paraId="37B024D3"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Referens till extern bild i form av en URL. Ett och endast ett av </w:t>
            </w: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och </w:t>
            </w:r>
            <w:proofErr w:type="spellStart"/>
            <w:r>
              <w:rPr>
                <w:rFonts w:ascii="Times New Roman" w:eastAsia="Times New Roman" w:hAnsi="Times New Roman" w:cs="Times New Roman"/>
                <w:spacing w:val="-1"/>
                <w:sz w:val="20"/>
                <w:szCs w:val="20"/>
              </w:rPr>
              <w:t>reference</w:t>
            </w:r>
            <w:proofErr w:type="spellEnd"/>
            <w:r>
              <w:rPr>
                <w:rFonts w:ascii="Times New Roman" w:eastAsia="Times New Roman" w:hAnsi="Times New Roman" w:cs="Times New Roman"/>
                <w:spacing w:val="-1"/>
                <w:sz w:val="20"/>
                <w:szCs w:val="20"/>
              </w:rPr>
              <w:t xml:space="preserve"> ska anges.</w:t>
            </w:r>
          </w:p>
        </w:tc>
        <w:tc>
          <w:tcPr>
            <w:tcW w:w="1184" w:type="dxa"/>
          </w:tcPr>
          <w:p w14:paraId="7B8184FC"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9FBA3B4" w14:textId="77777777" w:rsidR="008021A9" w:rsidRDefault="008021A9" w:rsidP="008021A9">
      <w:pPr>
        <w:rPr>
          <w:rFonts w:ascii="Arial" w:hAnsi="Arial" w:cs="Arial"/>
          <w:b/>
          <w:sz w:val="22"/>
          <w:szCs w:val="22"/>
        </w:rPr>
      </w:pPr>
    </w:p>
    <w:p w14:paraId="65C3E3CA" w14:textId="77777777" w:rsidR="008021A9" w:rsidRPr="00551CB4" w:rsidRDefault="008021A9" w:rsidP="008021A9">
      <w:pPr>
        <w:rPr>
          <w:rFonts w:ascii="Arial" w:hAnsi="Arial" w:cs="Arial"/>
          <w:b/>
          <w:sz w:val="22"/>
          <w:szCs w:val="22"/>
        </w:rPr>
      </w:pPr>
      <w:proofErr w:type="spellStart"/>
      <w:r w:rsidRPr="00551CB4">
        <w:rPr>
          <w:rFonts w:ascii="Arial" w:hAnsi="Arial" w:cs="Arial"/>
          <w:b/>
          <w:sz w:val="22"/>
          <w:szCs w:val="22"/>
        </w:rPr>
        <w:t>PatientSumm</w:t>
      </w:r>
      <w:r>
        <w:rPr>
          <w:rFonts w:ascii="Arial" w:hAnsi="Arial" w:cs="Arial"/>
          <w:b/>
          <w:sz w:val="22"/>
          <w:szCs w:val="22"/>
        </w:rPr>
        <w:t>ary</w:t>
      </w:r>
      <w:r w:rsidRPr="00551CB4">
        <w:rPr>
          <w:rFonts w:ascii="Arial" w:hAnsi="Arial" w:cs="Arial"/>
          <w:b/>
          <w:sz w:val="22"/>
          <w:szCs w:val="22"/>
        </w:rPr>
        <w:t>HeaderType</w:t>
      </w:r>
      <w:proofErr w:type="spellEnd"/>
    </w:p>
    <w:p w14:paraId="2706AD74" w14:textId="77777777" w:rsidR="008021A9" w:rsidRDefault="008021A9" w:rsidP="008021A9">
      <w:pPr>
        <w:rPr>
          <w:sz w:val="20"/>
          <w:szCs w:val="20"/>
        </w:rPr>
      </w:pPr>
      <w:r w:rsidRPr="00BC5B0B">
        <w:rPr>
          <w:sz w:val="20"/>
          <w:szCs w:val="20"/>
        </w:rPr>
        <w:t xml:space="preserve">Innehåller basinformation om </w:t>
      </w:r>
      <w:r>
        <w:rPr>
          <w:sz w:val="20"/>
          <w:szCs w:val="20"/>
        </w:rPr>
        <w:t xml:space="preserve">ett </w:t>
      </w:r>
      <w:r w:rsidR="0005173F">
        <w:rPr>
          <w:sz w:val="20"/>
          <w:szCs w:val="20"/>
        </w:rPr>
        <w:t>dokument</w:t>
      </w:r>
    </w:p>
    <w:p w14:paraId="4638F24A" w14:textId="77777777" w:rsidR="004C1D1F" w:rsidRDefault="004C1D1F" w:rsidP="004C1D1F"/>
    <w:tbl>
      <w:tblPr>
        <w:tblStyle w:val="Tabellrutnt"/>
        <w:tblW w:w="9100" w:type="dxa"/>
        <w:tblLayout w:type="fixed"/>
        <w:tblLook w:val="04A0" w:firstRow="1" w:lastRow="0" w:firstColumn="1" w:lastColumn="0" w:noHBand="0" w:noVBand="1"/>
      </w:tblPr>
      <w:tblGrid>
        <w:gridCol w:w="2660"/>
        <w:gridCol w:w="1667"/>
        <w:gridCol w:w="3589"/>
        <w:gridCol w:w="1184"/>
      </w:tblGrid>
      <w:tr w:rsidR="004C1D1F" w14:paraId="5843B3B1" w14:textId="77777777" w:rsidTr="00020569">
        <w:trPr>
          <w:trHeight w:val="384"/>
        </w:trPr>
        <w:tc>
          <w:tcPr>
            <w:tcW w:w="2660" w:type="dxa"/>
            <w:shd w:val="clear" w:color="auto" w:fill="D9D9D9" w:themeFill="background1" w:themeFillShade="D9"/>
            <w:vAlign w:val="bottom"/>
          </w:tcPr>
          <w:p w14:paraId="11B3CEBD" w14:textId="77777777" w:rsidR="004C1D1F" w:rsidRDefault="004C1D1F" w:rsidP="00020569">
            <w:pPr>
              <w:rPr>
                <w:b/>
              </w:rPr>
            </w:pPr>
            <w:r>
              <w:rPr>
                <w:b/>
              </w:rPr>
              <w:t>Namn</w:t>
            </w:r>
          </w:p>
        </w:tc>
        <w:tc>
          <w:tcPr>
            <w:tcW w:w="1667" w:type="dxa"/>
            <w:shd w:val="clear" w:color="auto" w:fill="D9D9D9" w:themeFill="background1" w:themeFillShade="D9"/>
            <w:vAlign w:val="bottom"/>
          </w:tcPr>
          <w:p w14:paraId="3A0ED192" w14:textId="77777777" w:rsidR="004C1D1F" w:rsidRDefault="004C1D1F" w:rsidP="00020569">
            <w:pPr>
              <w:rPr>
                <w:b/>
              </w:rPr>
            </w:pPr>
            <w:proofErr w:type="spellStart"/>
            <w:r>
              <w:rPr>
                <w:b/>
              </w:rPr>
              <w:t>Datatyp</w:t>
            </w:r>
            <w:proofErr w:type="spellEnd"/>
          </w:p>
        </w:tc>
        <w:tc>
          <w:tcPr>
            <w:tcW w:w="3589" w:type="dxa"/>
            <w:shd w:val="clear" w:color="auto" w:fill="D9D9D9" w:themeFill="background1" w:themeFillShade="D9"/>
            <w:vAlign w:val="bottom"/>
          </w:tcPr>
          <w:p w14:paraId="658AAE9F" w14:textId="77777777" w:rsidR="004C1D1F" w:rsidRDefault="004C1D1F" w:rsidP="00020569">
            <w:pPr>
              <w:rPr>
                <w:b/>
              </w:rPr>
            </w:pPr>
            <w:r>
              <w:rPr>
                <w:b/>
              </w:rPr>
              <w:t>Beskrivning</w:t>
            </w:r>
          </w:p>
        </w:tc>
        <w:tc>
          <w:tcPr>
            <w:tcW w:w="1184" w:type="dxa"/>
            <w:shd w:val="clear" w:color="auto" w:fill="D9D9D9" w:themeFill="background1" w:themeFillShade="D9"/>
            <w:vAlign w:val="bottom"/>
          </w:tcPr>
          <w:p w14:paraId="1459E8C6" w14:textId="77777777" w:rsidR="004C1D1F" w:rsidRDefault="004C1D1F" w:rsidP="00020569">
            <w:pPr>
              <w:rPr>
                <w:b/>
              </w:rPr>
            </w:pPr>
            <w:r>
              <w:rPr>
                <w:b/>
              </w:rPr>
              <w:t>Kardinalitet</w:t>
            </w:r>
          </w:p>
        </w:tc>
      </w:tr>
      <w:tr w:rsidR="004C1D1F" w14:paraId="74C5FABB" w14:textId="77777777" w:rsidTr="00020569">
        <w:tc>
          <w:tcPr>
            <w:tcW w:w="2660" w:type="dxa"/>
          </w:tcPr>
          <w:p w14:paraId="38517D3F"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w:t>
            </w:r>
            <w:r>
              <w:rPr>
                <w:rFonts w:ascii="Times New Roman" w:eastAsia="Times New Roman" w:hAnsi="Times New Roman" w:cs="Times New Roman"/>
                <w:sz w:val="20"/>
                <w:szCs w:val="20"/>
              </w:rPr>
              <w:t>Id</w:t>
            </w:r>
            <w:proofErr w:type="spellEnd"/>
          </w:p>
        </w:tc>
        <w:tc>
          <w:tcPr>
            <w:tcW w:w="1667" w:type="dxa"/>
          </w:tcPr>
          <w:p w14:paraId="293E9B9A" w14:textId="77777777" w:rsidR="004C1D1F" w:rsidRPr="0028563A"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string</w:t>
            </w:r>
          </w:p>
        </w:tc>
        <w:tc>
          <w:tcPr>
            <w:tcW w:w="3589" w:type="dxa"/>
          </w:tcPr>
          <w:p w14:paraId="61E421E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Dokumentets identitet som är unik inom källsystemet</w:t>
            </w:r>
          </w:p>
          <w:p w14:paraId="07F4CB20" w14:textId="77777777" w:rsidR="004C1D1F" w:rsidRPr="0079760A"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55212CF1"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607F1527" w14:textId="77777777" w:rsidTr="00020569">
        <w:tc>
          <w:tcPr>
            <w:tcW w:w="2660" w:type="dxa"/>
          </w:tcPr>
          <w:p w14:paraId="6A30C853" w14:textId="2E128D80"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sourceSystem</w:t>
            </w:r>
            <w:r w:rsidR="00D068D5">
              <w:rPr>
                <w:rFonts w:ascii="Times New Roman" w:eastAsia="Times New Roman" w:hAnsi="Times New Roman" w:cs="Times New Roman"/>
                <w:sz w:val="20"/>
                <w:szCs w:val="20"/>
              </w:rPr>
              <w:t>HSAI</w:t>
            </w:r>
            <w:r w:rsidR="0074581C">
              <w:rPr>
                <w:rFonts w:ascii="Times New Roman" w:eastAsia="Times New Roman" w:hAnsi="Times New Roman" w:cs="Times New Roman"/>
                <w:sz w:val="20"/>
                <w:szCs w:val="20"/>
              </w:rPr>
              <w:t>d</w:t>
            </w:r>
            <w:proofErr w:type="spellEnd"/>
          </w:p>
        </w:tc>
        <w:tc>
          <w:tcPr>
            <w:tcW w:w="1667" w:type="dxa"/>
          </w:tcPr>
          <w:p w14:paraId="6C8203AC" w14:textId="18F9E339" w:rsidR="004C1D1F" w:rsidRDefault="00D068D5" w:rsidP="00020569">
            <w:pPr>
              <w:pStyle w:val="TableParagraph"/>
              <w:spacing w:line="226"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HSAI</w:t>
            </w:r>
            <w:r w:rsidR="004C1D1F" w:rsidRPr="0097220C">
              <w:rPr>
                <w:rFonts w:ascii="Times New Roman" w:eastAsia="Times New Roman" w:hAnsi="Times New Roman" w:cs="Times New Roman"/>
                <w:sz w:val="20"/>
                <w:szCs w:val="20"/>
              </w:rPr>
              <w:t>dType</w:t>
            </w:r>
            <w:proofErr w:type="spellEnd"/>
          </w:p>
        </w:tc>
        <w:tc>
          <w:tcPr>
            <w:tcW w:w="3589" w:type="dxa"/>
          </w:tcPr>
          <w:p w14:paraId="52D3D06C"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HSAid</w:t>
            </w:r>
            <w:proofErr w:type="spellEnd"/>
            <w:r w:rsidRPr="0097220C">
              <w:rPr>
                <w:rFonts w:ascii="Times New Roman" w:eastAsia="Times New Roman" w:hAnsi="Times New Roman" w:cs="Times New Roman"/>
                <w:sz w:val="20"/>
                <w:szCs w:val="20"/>
              </w:rPr>
              <w:t xml:space="preserve"> för det system som dokumentet är skapat i.</w:t>
            </w:r>
          </w:p>
        </w:tc>
        <w:tc>
          <w:tcPr>
            <w:tcW w:w="1184" w:type="dxa"/>
          </w:tcPr>
          <w:p w14:paraId="22EFB1A7"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4C1D1F" w14:paraId="56B37181" w14:textId="77777777" w:rsidTr="00020569">
        <w:trPr>
          <w:trHeight w:val="561"/>
        </w:trPr>
        <w:tc>
          <w:tcPr>
            <w:tcW w:w="2660" w:type="dxa"/>
          </w:tcPr>
          <w:p w14:paraId="065B6FEF"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documentTitle</w:t>
            </w:r>
            <w:proofErr w:type="spellEnd"/>
          </w:p>
          <w:p w14:paraId="7CE1D37A"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E7ADD3D"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z w:val="20"/>
                <w:szCs w:val="20"/>
              </w:rPr>
              <w:t>string</w:t>
            </w:r>
          </w:p>
        </w:tc>
        <w:tc>
          <w:tcPr>
            <w:tcW w:w="3589" w:type="dxa"/>
          </w:tcPr>
          <w:p w14:paraId="4A8658FB"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8F5E89">
              <w:rPr>
                <w:rFonts w:ascii="Times New Roman" w:eastAsia="Times New Roman" w:hAnsi="Times New Roman" w:cs="Times New Roman"/>
                <w:sz w:val="20"/>
                <w:szCs w:val="20"/>
              </w:rPr>
              <w:t>Titel som beskriver den information som sänds i dokumentet.</w:t>
            </w:r>
          </w:p>
        </w:tc>
        <w:tc>
          <w:tcPr>
            <w:tcW w:w="1184" w:type="dxa"/>
          </w:tcPr>
          <w:p w14:paraId="1F107DB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4F439792" w14:textId="77777777" w:rsidTr="00020569">
        <w:tc>
          <w:tcPr>
            <w:tcW w:w="2660" w:type="dxa"/>
          </w:tcPr>
          <w:p w14:paraId="3D163928"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documentTime</w:t>
            </w:r>
            <w:proofErr w:type="spellEnd"/>
          </w:p>
          <w:p w14:paraId="189B7E7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04F40EC"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proofErr w:type="spellStart"/>
            <w:r w:rsidRPr="000A0B70">
              <w:rPr>
                <w:rFonts w:ascii="Times New Roman" w:eastAsia="Times New Roman" w:hAnsi="Times New Roman" w:cs="Times New Roman"/>
                <w:sz w:val="20"/>
                <w:szCs w:val="20"/>
              </w:rPr>
              <w:t>TimeStampTyp</w:t>
            </w:r>
            <w:r>
              <w:rPr>
                <w:rFonts w:ascii="Times New Roman" w:eastAsia="Times New Roman" w:hAnsi="Times New Roman" w:cs="Times New Roman"/>
                <w:sz w:val="20"/>
                <w:szCs w:val="20"/>
              </w:rPr>
              <w:t>e</w:t>
            </w:r>
            <w:proofErr w:type="spellEnd"/>
          </w:p>
        </w:tc>
        <w:tc>
          <w:tcPr>
            <w:tcW w:w="3589" w:type="dxa"/>
          </w:tcPr>
          <w:p w14:paraId="1B7A5F3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Tidpunkt då dokumentet skapades</w:t>
            </w:r>
          </w:p>
          <w:p w14:paraId="40A3DE1B" w14:textId="77777777" w:rsidR="004C1D1F" w:rsidRPr="0028563A" w:rsidRDefault="004C1D1F" w:rsidP="00020569">
            <w:pPr>
              <w:pStyle w:val="TableParagraph"/>
              <w:spacing w:line="229" w:lineRule="exact"/>
              <w:ind w:left="102"/>
              <w:rPr>
                <w:rFonts w:ascii="Times New Roman" w:eastAsia="Times New Roman" w:hAnsi="Times New Roman" w:cs="Times New Roman"/>
                <w:spacing w:val="-1"/>
                <w:sz w:val="20"/>
                <w:szCs w:val="20"/>
              </w:rPr>
            </w:pPr>
          </w:p>
        </w:tc>
        <w:tc>
          <w:tcPr>
            <w:tcW w:w="1184" w:type="dxa"/>
          </w:tcPr>
          <w:p w14:paraId="698C87D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3B6407B5" w14:textId="77777777" w:rsidTr="00020569">
        <w:tc>
          <w:tcPr>
            <w:tcW w:w="2660" w:type="dxa"/>
          </w:tcPr>
          <w:p w14:paraId="6F1AA7C9"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patientId</w:t>
            </w:r>
            <w:proofErr w:type="spellEnd"/>
          </w:p>
        </w:tc>
        <w:tc>
          <w:tcPr>
            <w:tcW w:w="1667" w:type="dxa"/>
          </w:tcPr>
          <w:p w14:paraId="6CA3AB80" w14:textId="77777777" w:rsidR="004C1D1F" w:rsidRPr="000A0B70" w:rsidRDefault="004C1D1F" w:rsidP="00020569">
            <w:pPr>
              <w:pStyle w:val="TableParagraph"/>
              <w:spacing w:line="226"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PatientIdType</w:t>
            </w:r>
            <w:proofErr w:type="spellEnd"/>
          </w:p>
        </w:tc>
        <w:tc>
          <w:tcPr>
            <w:tcW w:w="3589" w:type="dxa"/>
          </w:tcPr>
          <w:p w14:paraId="5DF7337A" w14:textId="77777777" w:rsidR="004C1D1F"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t>Id för patienten.</w:t>
            </w:r>
            <w:r>
              <w:rPr>
                <w:rFonts w:ascii="Times New Roman" w:eastAsia="Times New Roman" w:hAnsi="Times New Roman" w:cs="Times New Roman"/>
                <w:sz w:val="20"/>
                <w:szCs w:val="20"/>
              </w:rPr>
              <w:t xml:space="preserve"> Skall anges mer 12 tecken utan avskiljare.</w:t>
            </w:r>
          </w:p>
          <w:p w14:paraId="6F7EB166" w14:textId="77777777" w:rsidR="004C1D1F" w:rsidRPr="00F87D00"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br/>
            </w:r>
            <w:proofErr w:type="spellStart"/>
            <w:proofErr w:type="gramStart"/>
            <w:r w:rsidRPr="00F87D00">
              <w:rPr>
                <w:rFonts w:ascii="Times New Roman" w:eastAsia="Times New Roman" w:hAnsi="Times New Roman" w:cs="Times New Roman"/>
                <w:sz w:val="20"/>
                <w:szCs w:val="20"/>
              </w:rPr>
              <w:t>value</w:t>
            </w:r>
            <w:proofErr w:type="spellEnd"/>
            <w:r w:rsidRPr="00F87D00">
              <w:rPr>
                <w:rFonts w:ascii="Times New Roman" w:eastAsia="Times New Roman" w:hAnsi="Times New Roman" w:cs="Times New Roman"/>
                <w:sz w:val="20"/>
                <w:szCs w:val="20"/>
              </w:rPr>
              <w:t xml:space="preserve"> sätts till patientens identifierare.</w:t>
            </w:r>
            <w:proofErr w:type="gramEnd"/>
            <w:r w:rsidRPr="00F87D00">
              <w:rPr>
                <w:rFonts w:ascii="Times New Roman" w:eastAsia="Times New Roman" w:hAnsi="Times New Roman" w:cs="Times New Roman"/>
                <w:sz w:val="20"/>
                <w:szCs w:val="20"/>
              </w:rPr>
              <w:br/>
            </w:r>
            <w:proofErr w:type="spellStart"/>
            <w:r w:rsidRPr="00F87D00">
              <w:rPr>
                <w:rFonts w:ascii="Times New Roman" w:eastAsia="Times New Roman" w:hAnsi="Times New Roman" w:cs="Times New Roman"/>
                <w:sz w:val="20"/>
                <w:szCs w:val="20"/>
              </w:rPr>
              <w:t>Type</w:t>
            </w:r>
            <w:proofErr w:type="spellEnd"/>
            <w:r w:rsidRPr="00F87D00">
              <w:rPr>
                <w:rFonts w:ascii="Times New Roman" w:eastAsia="Times New Roman" w:hAnsi="Times New Roman" w:cs="Times New Roman"/>
                <w:sz w:val="20"/>
                <w:szCs w:val="20"/>
              </w:rPr>
              <w:t xml:space="preserve"> sätts till OID för typ av identifierare. </w:t>
            </w:r>
            <w:r w:rsidRPr="00F87D00">
              <w:rPr>
                <w:rFonts w:ascii="Times New Roman" w:eastAsia="Times New Roman" w:hAnsi="Times New Roman" w:cs="Times New Roman"/>
                <w:sz w:val="20"/>
                <w:szCs w:val="20"/>
              </w:rPr>
              <w:br/>
              <w:t xml:space="preserve">För personnummer ska Skatteverkets </w:t>
            </w:r>
            <w:r w:rsidRPr="00F87D00">
              <w:rPr>
                <w:rFonts w:ascii="Times New Roman" w:eastAsia="Times New Roman" w:hAnsi="Times New Roman" w:cs="Times New Roman"/>
                <w:sz w:val="20"/>
                <w:szCs w:val="20"/>
              </w:rPr>
              <w:lastRenderedPageBreak/>
              <w:t>personnummer (1.2.752.129.2.1.3.1).</w:t>
            </w:r>
            <w:r w:rsidRPr="00F87D00">
              <w:rPr>
                <w:rFonts w:ascii="Times New Roman" w:eastAsia="Times New Roman" w:hAnsi="Times New Roman" w:cs="Times New Roman"/>
                <w:sz w:val="20"/>
                <w:szCs w:val="20"/>
              </w:rPr>
              <w:br/>
              <w:t>För samordningsnummer ska Skatteverkets samordningsnummer (1.2.752.129.2.1.3.3).</w:t>
            </w:r>
            <w:r w:rsidRPr="00F87D00">
              <w:rPr>
                <w:rFonts w:ascii="Times New Roman" w:eastAsia="Times New Roman" w:hAnsi="Times New Roman" w:cs="Times New Roman"/>
                <w:sz w:val="20"/>
                <w:szCs w:val="20"/>
              </w:rPr>
              <w:br/>
              <w:t>För reservnummer används lokalt definierade reservnummet, exempelvis SLL reservnummer (1.2.752.</w:t>
            </w:r>
            <w:proofErr w:type="gramStart"/>
            <w:r w:rsidRPr="00F87D00">
              <w:rPr>
                <w:rFonts w:ascii="Times New Roman" w:eastAsia="Times New Roman" w:hAnsi="Times New Roman" w:cs="Times New Roman"/>
                <w:sz w:val="20"/>
                <w:szCs w:val="20"/>
              </w:rPr>
              <w:t>97.3.1</w:t>
            </w:r>
            <w:proofErr w:type="gramEnd"/>
            <w:r w:rsidRPr="00F87D00">
              <w:rPr>
                <w:rFonts w:ascii="Times New Roman" w:eastAsia="Times New Roman" w:hAnsi="Times New Roman" w:cs="Times New Roman"/>
                <w:sz w:val="20"/>
                <w:szCs w:val="20"/>
              </w:rPr>
              <w:t>.3)</w:t>
            </w:r>
          </w:p>
          <w:p w14:paraId="6A688D57"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4803230A"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4C1D1F" w14:paraId="62C19C11" w14:textId="77777777" w:rsidTr="00020569">
        <w:tc>
          <w:tcPr>
            <w:tcW w:w="2660" w:type="dxa"/>
          </w:tcPr>
          <w:p w14:paraId="078872C4"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lastRenderedPageBreak/>
              <w:t>author</w:t>
            </w:r>
            <w:proofErr w:type="spellEnd"/>
          </w:p>
          <w:p w14:paraId="18A76BAC"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69DA6E3D" w14:textId="77777777" w:rsidR="004C1D1F" w:rsidRPr="00BC5B0B" w:rsidRDefault="004C1D1F" w:rsidP="00020569">
            <w:pPr>
              <w:pStyle w:val="TableParagraph"/>
              <w:spacing w:line="229"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w:t>
            </w:r>
            <w:r w:rsidRPr="00BC5B0B">
              <w:rPr>
                <w:rFonts w:ascii="Times New Roman" w:eastAsia="Times New Roman" w:hAnsi="Times New Roman" w:cs="Times New Roman"/>
                <w:sz w:val="20"/>
                <w:szCs w:val="20"/>
              </w:rPr>
              <w:t>uthorType</w:t>
            </w:r>
            <w:proofErr w:type="spellEnd"/>
          </w:p>
          <w:p w14:paraId="7BC4024F"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29997CF9" w14:textId="1557340D"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 xml:space="preserve">Information om den hälso- och </w:t>
            </w:r>
            <w:r w:rsidRPr="005F619E">
              <w:rPr>
                <w:rFonts w:ascii="Times New Roman" w:eastAsia="Times New Roman" w:hAnsi="Times New Roman" w:cs="Times New Roman"/>
                <w:sz w:val="20"/>
                <w:szCs w:val="20"/>
              </w:rPr>
              <w:t>sjukvårdsperson som skapat informationen i dokumentet, nedan kallas författare.</w:t>
            </w:r>
            <w:r w:rsidR="005F619E" w:rsidRPr="005F619E">
              <w:rPr>
                <w:rFonts w:ascii="Times New Roman" w:eastAsia="Times New Roman" w:hAnsi="Times New Roman" w:cs="Times New Roman"/>
                <w:sz w:val="20"/>
                <w:szCs w:val="20"/>
              </w:rPr>
              <w:t xml:space="preserve"> </w:t>
            </w:r>
            <w:r w:rsidR="005F619E" w:rsidRPr="005F619E">
              <w:rPr>
                <w:rFonts w:ascii="Times New Roman" w:hAnsi="Times New Roman" w:cs="Times New Roman"/>
                <w:spacing w:val="-1"/>
                <w:sz w:val="20"/>
                <w:szCs w:val="20"/>
              </w:rPr>
              <w:t>Vid uppdatering av tidigare skapade dokument avses den hälso- och sjukvårdsperson som senast uppdaterade informationen</w:t>
            </w:r>
            <w:r w:rsidR="005F619E">
              <w:rPr>
                <w:rFonts w:ascii="Times New Roman" w:hAnsi="Times New Roman" w:cs="Times New Roman"/>
                <w:spacing w:val="-1"/>
                <w:sz w:val="20"/>
                <w:szCs w:val="20"/>
              </w:rPr>
              <w:t>.</w:t>
            </w:r>
          </w:p>
          <w:p w14:paraId="005C221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93B63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01AAD720" w14:textId="77777777" w:rsidTr="00020569">
        <w:tc>
          <w:tcPr>
            <w:tcW w:w="2660" w:type="dxa"/>
          </w:tcPr>
          <w:p w14:paraId="388D22B9"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lang w:val="en-US"/>
              </w:rPr>
            </w:pPr>
            <w:proofErr w:type="spellStart"/>
            <w:r w:rsidRPr="00240DAB">
              <w:rPr>
                <w:rFonts w:ascii="Times New Roman" w:eastAsia="Times New Roman" w:hAnsi="Times New Roman" w:cs="Times New Roman"/>
                <w:sz w:val="20"/>
                <w:szCs w:val="20"/>
                <w:lang w:val="en-US"/>
              </w:rPr>
              <w:t>legalAuthenticator</w:t>
            </w:r>
            <w:proofErr w:type="spellEnd"/>
          </w:p>
        </w:tc>
        <w:tc>
          <w:tcPr>
            <w:tcW w:w="1667" w:type="dxa"/>
          </w:tcPr>
          <w:p w14:paraId="1979F84A" w14:textId="77777777" w:rsidR="004C1D1F" w:rsidRPr="00240DAB" w:rsidRDefault="004C1D1F" w:rsidP="00020569">
            <w:pPr>
              <w:pStyle w:val="TableParagraph"/>
              <w:spacing w:line="226" w:lineRule="exact"/>
              <w:ind w:left="102"/>
              <w:rPr>
                <w:rFonts w:ascii="Times New Roman" w:eastAsia="Times New Roman" w:hAnsi="Times New Roman" w:cs="Times New Roman"/>
                <w:spacing w:val="-1"/>
                <w:sz w:val="20"/>
                <w:szCs w:val="20"/>
                <w:lang w:val="en-US"/>
              </w:rPr>
            </w:pPr>
            <w:proofErr w:type="spellStart"/>
            <w:r w:rsidRPr="0028563A">
              <w:rPr>
                <w:rFonts w:ascii="Times New Roman" w:eastAsia="Times New Roman" w:hAnsi="Times New Roman" w:cs="Times New Roman"/>
                <w:spacing w:val="-1"/>
                <w:sz w:val="20"/>
                <w:szCs w:val="20"/>
                <w:lang w:val="en-US"/>
              </w:rPr>
              <w:t>LegalAuthenticatorType</w:t>
            </w:r>
            <w:proofErr w:type="spellEnd"/>
          </w:p>
        </w:tc>
        <w:tc>
          <w:tcPr>
            <w:tcW w:w="3589" w:type="dxa"/>
          </w:tcPr>
          <w:p w14:paraId="7736E3A1"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vem som signerat informationen i dokumentet.</w:t>
            </w:r>
          </w:p>
          <w:p w14:paraId="0FC792E6"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
          <w:p w14:paraId="765B3B5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24FFBAB7"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3C478C0F" w14:textId="77777777" w:rsidTr="00020569">
        <w:tc>
          <w:tcPr>
            <w:tcW w:w="2660" w:type="dxa"/>
          </w:tcPr>
          <w:p w14:paraId="120B9589" w14:textId="77777777" w:rsidR="004C1D1F" w:rsidRPr="00E74D83" w:rsidRDefault="004C1D1F" w:rsidP="00020569">
            <w:pPr>
              <w:spacing w:line="229" w:lineRule="exact"/>
              <w:ind w:left="102"/>
              <w:rPr>
                <w:sz w:val="20"/>
                <w:szCs w:val="20"/>
              </w:rPr>
            </w:pPr>
            <w:proofErr w:type="spellStart"/>
            <w:r w:rsidRPr="0079760A">
              <w:rPr>
                <w:spacing w:val="-1"/>
                <w:sz w:val="20"/>
                <w:szCs w:val="20"/>
                <w:lang w:eastAsia="en-US"/>
              </w:rPr>
              <w:t>approvedForPatient</w:t>
            </w:r>
            <w:proofErr w:type="spellEnd"/>
          </w:p>
          <w:p w14:paraId="61745102"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
        </w:tc>
        <w:tc>
          <w:tcPr>
            <w:tcW w:w="1667" w:type="dxa"/>
          </w:tcPr>
          <w:p w14:paraId="465498F6"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28563A">
              <w:rPr>
                <w:rFonts w:ascii="Times New Roman" w:eastAsia="Times New Roman" w:hAnsi="Times New Roman" w:cs="Times New Roman"/>
                <w:spacing w:val="-1"/>
                <w:sz w:val="20"/>
                <w:szCs w:val="20"/>
              </w:rPr>
              <w:t>boolean</w:t>
            </w:r>
            <w:proofErr w:type="spellEnd"/>
          </w:p>
          <w:p w14:paraId="367CEA09"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712B3ED9"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6B1876">
              <w:rPr>
                <w:rFonts w:ascii="Times New Roman" w:eastAsia="Times New Roman" w:hAnsi="Times New Roman" w:cs="Times New Roman"/>
                <w:sz w:val="20"/>
                <w:szCs w:val="20"/>
              </w:rPr>
              <w:t xml:space="preserve">Anger om information får delas till patient. Värdet sätts i sådant fall till </w:t>
            </w:r>
            <w:proofErr w:type="spellStart"/>
            <w:r w:rsidRPr="006B1876">
              <w:rPr>
                <w:rFonts w:ascii="Times New Roman" w:eastAsia="Times New Roman" w:hAnsi="Times New Roman" w:cs="Times New Roman"/>
                <w:sz w:val="20"/>
                <w:szCs w:val="20"/>
              </w:rPr>
              <w:t>true</w:t>
            </w:r>
            <w:proofErr w:type="spellEnd"/>
            <w:r w:rsidRPr="006B1876">
              <w:rPr>
                <w:rFonts w:ascii="Times New Roman" w:eastAsia="Times New Roman" w:hAnsi="Times New Roman" w:cs="Times New Roman"/>
                <w:sz w:val="20"/>
                <w:szCs w:val="20"/>
              </w:rPr>
              <w:t xml:space="preserve">, i annat fall till </w:t>
            </w:r>
            <w:proofErr w:type="spellStart"/>
            <w:r w:rsidRPr="006B1876">
              <w:rPr>
                <w:rFonts w:ascii="Times New Roman" w:eastAsia="Times New Roman" w:hAnsi="Times New Roman" w:cs="Times New Roman"/>
                <w:sz w:val="20"/>
                <w:szCs w:val="20"/>
              </w:rPr>
              <w:t>false</w:t>
            </w:r>
            <w:proofErr w:type="spellEnd"/>
            <w:r w:rsidRPr="006B1876">
              <w:rPr>
                <w:rFonts w:ascii="Times New Roman" w:eastAsia="Times New Roman" w:hAnsi="Times New Roman" w:cs="Times New Roman"/>
                <w:sz w:val="20"/>
                <w:szCs w:val="20"/>
              </w:rPr>
              <w:t xml:space="preserve">. </w:t>
            </w:r>
          </w:p>
        </w:tc>
        <w:tc>
          <w:tcPr>
            <w:tcW w:w="1184" w:type="dxa"/>
          </w:tcPr>
          <w:p w14:paraId="2316F409"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p w14:paraId="429CB1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057DF83"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6264C88"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5652A9C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r>
      <w:tr w:rsidR="004C1D1F" w14:paraId="3B7D4240" w14:textId="77777777" w:rsidTr="00020569">
        <w:tc>
          <w:tcPr>
            <w:tcW w:w="2660" w:type="dxa"/>
          </w:tcPr>
          <w:p w14:paraId="1FD4FCB5" w14:textId="77777777" w:rsidR="004C1D1F" w:rsidRPr="0079760A" w:rsidRDefault="004C1D1F" w:rsidP="00020569">
            <w:pPr>
              <w:spacing w:line="229" w:lineRule="exact"/>
              <w:ind w:left="102"/>
              <w:rPr>
                <w:spacing w:val="-1"/>
                <w:sz w:val="20"/>
                <w:szCs w:val="20"/>
                <w:lang w:eastAsia="en-US"/>
              </w:rPr>
            </w:pPr>
            <w:proofErr w:type="spellStart"/>
            <w:r>
              <w:rPr>
                <w:spacing w:val="-1"/>
                <w:sz w:val="20"/>
                <w:szCs w:val="20"/>
                <w:lang w:eastAsia="en-US"/>
              </w:rPr>
              <w:t>careContactId</w:t>
            </w:r>
            <w:proofErr w:type="spellEnd"/>
          </w:p>
        </w:tc>
        <w:tc>
          <w:tcPr>
            <w:tcW w:w="1667" w:type="dxa"/>
          </w:tcPr>
          <w:p w14:paraId="48EF7CC0"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691B927" w14:textId="77777777" w:rsidR="004C1D1F" w:rsidRPr="003B0919"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Identitet</w:t>
            </w:r>
            <w:r w:rsidRPr="003B0919">
              <w:rPr>
                <w:rFonts w:ascii="Times New Roman" w:eastAsia="Times New Roman" w:hAnsi="Times New Roman" w:cs="Times New Roman"/>
                <w:sz w:val="20"/>
                <w:szCs w:val="20"/>
              </w:rPr>
              <w:t xml:space="preserve"> för den vård- och omsorgskontakt som föranlett den information som omfattas av dokumentet. Identiteten är unik inom källsystemet</w:t>
            </w:r>
          </w:p>
          <w:p w14:paraId="3F78DA1F" w14:textId="77777777" w:rsidR="004C1D1F" w:rsidRPr="0028563A"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1A549F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4F636BC3" w14:textId="77777777" w:rsidR="004C1D1F" w:rsidRDefault="004C1D1F" w:rsidP="004C1D1F">
      <w:pPr>
        <w:rPr>
          <w:b/>
        </w:rPr>
      </w:pPr>
    </w:p>
    <w:p w14:paraId="342A01DD" w14:textId="77777777" w:rsidR="008021A9" w:rsidRPr="00DB47A9" w:rsidRDefault="008021A9" w:rsidP="008021A9">
      <w:pPr>
        <w:rPr>
          <w:rFonts w:ascii="Arial" w:hAnsi="Arial" w:cs="Arial"/>
          <w:b/>
        </w:rPr>
      </w:pPr>
      <w:proofErr w:type="spellStart"/>
      <w:r>
        <w:rPr>
          <w:rFonts w:ascii="Arial" w:hAnsi="Arial" w:cs="Arial"/>
          <w:b/>
          <w:sz w:val="22"/>
          <w:szCs w:val="22"/>
        </w:rPr>
        <w:t>PatientIdType</w:t>
      </w:r>
      <w:proofErr w:type="spellEnd"/>
    </w:p>
    <w:p w14:paraId="4A9655F3" w14:textId="77777777" w:rsidR="008021A9" w:rsidRDefault="008021A9" w:rsidP="008021A9"/>
    <w:tbl>
      <w:tblPr>
        <w:tblStyle w:val="Tabellrutnt"/>
        <w:tblW w:w="9100" w:type="dxa"/>
        <w:tblLayout w:type="fixed"/>
        <w:tblLook w:val="04A0" w:firstRow="1" w:lastRow="0" w:firstColumn="1" w:lastColumn="0" w:noHBand="0" w:noVBand="1"/>
      </w:tblPr>
      <w:tblGrid>
        <w:gridCol w:w="2943"/>
        <w:gridCol w:w="1384"/>
        <w:gridCol w:w="3589"/>
        <w:gridCol w:w="1184"/>
      </w:tblGrid>
      <w:tr w:rsidR="008021A9" w14:paraId="69312399" w14:textId="77777777" w:rsidTr="008021A9">
        <w:trPr>
          <w:trHeight w:val="384"/>
        </w:trPr>
        <w:tc>
          <w:tcPr>
            <w:tcW w:w="2943" w:type="dxa"/>
            <w:shd w:val="clear" w:color="auto" w:fill="D9D9D9" w:themeFill="background1" w:themeFillShade="D9"/>
            <w:vAlign w:val="bottom"/>
          </w:tcPr>
          <w:p w14:paraId="046C1CE1" w14:textId="77777777" w:rsidR="008021A9" w:rsidRDefault="008021A9" w:rsidP="008021A9">
            <w:pPr>
              <w:rPr>
                <w:b/>
              </w:rPr>
            </w:pPr>
            <w:r>
              <w:rPr>
                <w:b/>
              </w:rPr>
              <w:t>Namn</w:t>
            </w:r>
          </w:p>
        </w:tc>
        <w:tc>
          <w:tcPr>
            <w:tcW w:w="1384" w:type="dxa"/>
            <w:shd w:val="clear" w:color="auto" w:fill="D9D9D9" w:themeFill="background1" w:themeFillShade="D9"/>
            <w:vAlign w:val="bottom"/>
          </w:tcPr>
          <w:p w14:paraId="429C8FCC"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0B45577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E38EEE1" w14:textId="77777777" w:rsidR="008021A9" w:rsidRDefault="008021A9" w:rsidP="008021A9">
            <w:pPr>
              <w:rPr>
                <w:b/>
              </w:rPr>
            </w:pPr>
            <w:r>
              <w:rPr>
                <w:b/>
              </w:rPr>
              <w:t>Kardinalitet</w:t>
            </w:r>
          </w:p>
        </w:tc>
      </w:tr>
      <w:tr w:rsidR="008021A9" w14:paraId="4060025F" w14:textId="77777777" w:rsidTr="008021A9">
        <w:tc>
          <w:tcPr>
            <w:tcW w:w="2943" w:type="dxa"/>
          </w:tcPr>
          <w:p w14:paraId="1D2F9A26" w14:textId="0DD8289D" w:rsidR="008021A9" w:rsidRPr="00241FD5" w:rsidRDefault="00D068D5"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w:t>
            </w:r>
            <w:r w:rsidR="008021A9">
              <w:rPr>
                <w:rFonts w:ascii="Times New Roman" w:eastAsia="Times New Roman" w:hAnsi="Times New Roman" w:cs="Times New Roman"/>
                <w:spacing w:val="-1"/>
                <w:sz w:val="20"/>
                <w:szCs w:val="20"/>
              </w:rPr>
              <w:t>d</w:t>
            </w:r>
          </w:p>
        </w:tc>
        <w:tc>
          <w:tcPr>
            <w:tcW w:w="1384" w:type="dxa"/>
          </w:tcPr>
          <w:p w14:paraId="4639570E"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0CD9738"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Identiten</w:t>
            </w:r>
            <w:proofErr w:type="spellEnd"/>
            <w:r>
              <w:rPr>
                <w:rFonts w:ascii="Times New Roman" w:eastAsia="Times New Roman" w:hAnsi="Times New Roman" w:cs="Times New Roman"/>
                <w:sz w:val="20"/>
                <w:szCs w:val="20"/>
              </w:rPr>
              <w:t xml:space="preserve"> enligt den </w:t>
            </w:r>
            <w:proofErr w:type="gramStart"/>
            <w:r>
              <w:rPr>
                <w:rFonts w:ascii="Times New Roman" w:eastAsia="Times New Roman" w:hAnsi="Times New Roman" w:cs="Times New Roman"/>
                <w:sz w:val="20"/>
                <w:szCs w:val="20"/>
              </w:rPr>
              <w:t>identitetstyp</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type</w:t>
            </w:r>
            <w:proofErr w:type="spellEnd"/>
            <w:r>
              <w:rPr>
                <w:rFonts w:ascii="Times New Roman" w:eastAsia="Times New Roman" w:hAnsi="Times New Roman" w:cs="Times New Roman"/>
                <w:sz w:val="20"/>
                <w:szCs w:val="20"/>
              </w:rPr>
              <w:t>)</w:t>
            </w:r>
          </w:p>
          <w:p w14:paraId="0A2EFEBD"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som angivits.</w:t>
            </w:r>
            <w:proofErr w:type="gramEnd"/>
            <w:r w:rsidR="006D41EF">
              <w:rPr>
                <w:rFonts w:ascii="Times New Roman" w:eastAsia="Times New Roman" w:hAnsi="Times New Roman" w:cs="Times New Roman"/>
                <w:sz w:val="20"/>
                <w:szCs w:val="20"/>
              </w:rPr>
              <w:t xml:space="preserve"> Anges med 12 tecken utan bindestreck.</w:t>
            </w:r>
          </w:p>
        </w:tc>
        <w:tc>
          <w:tcPr>
            <w:tcW w:w="1184" w:type="dxa"/>
          </w:tcPr>
          <w:p w14:paraId="47EF3F66"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8021A9" w14:paraId="3DF68105" w14:textId="77777777" w:rsidTr="008021A9">
        <w:tc>
          <w:tcPr>
            <w:tcW w:w="2943" w:type="dxa"/>
          </w:tcPr>
          <w:p w14:paraId="3E47D9F1" w14:textId="24362C7D" w:rsidR="008021A9" w:rsidRDefault="00D068D5" w:rsidP="008021A9">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t</w:t>
            </w:r>
            <w:r w:rsidR="008021A9">
              <w:rPr>
                <w:rFonts w:ascii="Times New Roman" w:eastAsia="Times New Roman" w:hAnsi="Times New Roman" w:cs="Times New Roman"/>
                <w:spacing w:val="-1"/>
                <w:sz w:val="20"/>
                <w:szCs w:val="20"/>
              </w:rPr>
              <w:t>ype</w:t>
            </w:r>
            <w:proofErr w:type="spellEnd"/>
          </w:p>
        </w:tc>
        <w:tc>
          <w:tcPr>
            <w:tcW w:w="1384" w:type="dxa"/>
          </w:tcPr>
          <w:p w14:paraId="6580CDD0"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964878C"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OID för typ av identifierare. </w:t>
            </w:r>
          </w:p>
          <w:p w14:paraId="40B0B750"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personnummer ska Skatteverkets personnummer (1.2.752.129.2.1.3.1).</w:t>
            </w:r>
          </w:p>
          <w:p w14:paraId="56754D68"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samordningsnummer ska Skatteverkets samordningsnummer (1.2.752.129.2.1.3.3).</w:t>
            </w:r>
          </w:p>
          <w:p w14:paraId="6D276459"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För reservnummer används lokalt </w:t>
            </w:r>
            <w:r>
              <w:rPr>
                <w:rFonts w:ascii="Times New Roman" w:eastAsia="Times New Roman" w:hAnsi="Times New Roman" w:cs="Times New Roman"/>
                <w:sz w:val="20"/>
                <w:szCs w:val="20"/>
              </w:rPr>
              <w:t>definierade reservnummer</w:t>
            </w:r>
            <w:r w:rsidRPr="00222385">
              <w:rPr>
                <w:rFonts w:ascii="Times New Roman" w:eastAsia="Times New Roman" w:hAnsi="Times New Roman" w:cs="Times New Roman"/>
                <w:sz w:val="20"/>
                <w:szCs w:val="20"/>
              </w:rPr>
              <w:t>, exempelvis SLL reservnummer (1.2.752.</w:t>
            </w:r>
            <w:proofErr w:type="gramStart"/>
            <w:r w:rsidRPr="00222385">
              <w:rPr>
                <w:rFonts w:ascii="Times New Roman" w:eastAsia="Times New Roman" w:hAnsi="Times New Roman" w:cs="Times New Roman"/>
                <w:sz w:val="20"/>
                <w:szCs w:val="20"/>
              </w:rPr>
              <w:t>97.3.1</w:t>
            </w:r>
            <w:proofErr w:type="gramEnd"/>
            <w:r w:rsidRPr="00222385">
              <w:rPr>
                <w:rFonts w:ascii="Times New Roman" w:eastAsia="Times New Roman" w:hAnsi="Times New Roman" w:cs="Times New Roman"/>
                <w:sz w:val="20"/>
                <w:szCs w:val="20"/>
              </w:rPr>
              <w:t>.3)</w:t>
            </w:r>
          </w:p>
        </w:tc>
        <w:tc>
          <w:tcPr>
            <w:tcW w:w="1184" w:type="dxa"/>
          </w:tcPr>
          <w:p w14:paraId="1B4194CF" w14:textId="77777777" w:rsidR="008021A9" w:rsidRPr="00BC5B0B" w:rsidRDefault="008021A9" w:rsidP="008021A9">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34C08305" w14:textId="77777777" w:rsidR="008021A9" w:rsidRDefault="008021A9" w:rsidP="008021A9">
      <w:pPr>
        <w:rPr>
          <w:rFonts w:ascii="Arial" w:hAnsi="Arial" w:cs="Arial"/>
          <w:b/>
          <w:sz w:val="22"/>
          <w:szCs w:val="22"/>
        </w:rPr>
      </w:pPr>
    </w:p>
    <w:p w14:paraId="586F275D" w14:textId="77777777" w:rsidR="000741B7" w:rsidRDefault="000741B7" w:rsidP="008021A9">
      <w:pPr>
        <w:rPr>
          <w:rFonts w:ascii="Arial" w:hAnsi="Arial" w:cs="Arial"/>
          <w:b/>
          <w:sz w:val="22"/>
          <w:szCs w:val="22"/>
        </w:rPr>
      </w:pPr>
      <w:proofErr w:type="spellStart"/>
      <w:r>
        <w:rPr>
          <w:rFonts w:ascii="Arial" w:hAnsi="Arial" w:cs="Arial"/>
          <w:b/>
          <w:sz w:val="22"/>
          <w:szCs w:val="22"/>
        </w:rPr>
        <w:t>PQType</w:t>
      </w:r>
      <w:proofErr w:type="spellEnd"/>
    </w:p>
    <w:p w14:paraId="3B45FEBD" w14:textId="7A2364A9" w:rsidR="000741B7"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Typ som beskriver överföring av uppmätta värden (”</w:t>
      </w:r>
      <w:proofErr w:type="spellStart"/>
      <w:r>
        <w:rPr>
          <w:rFonts w:ascii="Times New Roman" w:eastAsia="Times New Roman" w:hAnsi="Times New Roman" w:cs="Times New Roman"/>
          <w:sz w:val="20"/>
          <w:szCs w:val="20"/>
        </w:rPr>
        <w:t>Physical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Quantity</w:t>
      </w:r>
      <w:proofErr w:type="spellEnd"/>
      <w:r>
        <w:rPr>
          <w:rFonts w:ascii="Times New Roman" w:eastAsia="Times New Roman" w:hAnsi="Times New Roman" w:cs="Times New Roman"/>
          <w:sz w:val="20"/>
          <w:szCs w:val="20"/>
        </w:rPr>
        <w:t xml:space="preserve">”). </w:t>
      </w:r>
    </w:p>
    <w:p w14:paraId="3AD98EA5" w14:textId="2C5F2A48" w:rsidR="00BB7213"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Tillåtna värden för ”</w:t>
      </w:r>
      <w:proofErr w:type="spellStart"/>
      <w:r>
        <w:rPr>
          <w:rFonts w:ascii="Times New Roman" w:eastAsia="Times New Roman" w:hAnsi="Times New Roman" w:cs="Times New Roman"/>
          <w:sz w:val="20"/>
          <w:szCs w:val="20"/>
        </w:rPr>
        <w:t>unit</w:t>
      </w:r>
      <w:proofErr w:type="spellEnd"/>
      <w:r>
        <w:rPr>
          <w:rFonts w:ascii="Times New Roman" w:eastAsia="Times New Roman" w:hAnsi="Times New Roman" w:cs="Times New Roman"/>
          <w:sz w:val="20"/>
          <w:szCs w:val="20"/>
        </w:rPr>
        <w:t xml:space="preserve">” bestäms av </w:t>
      </w:r>
      <w:hyperlink r:id="rId17" w:anchor="section-Derived-Unit-Atoms" w:history="1">
        <w:r w:rsidR="007451A5" w:rsidRPr="00734A99">
          <w:rPr>
            <w:rStyle w:val="Hyperlnk"/>
            <w:rFonts w:ascii="Times New Roman" w:eastAsia="Times New Roman" w:hAnsi="Times New Roman" w:cs="Times New Roman"/>
            <w:sz w:val="20"/>
            <w:szCs w:val="20"/>
          </w:rPr>
          <w:t>http://unitsofmeasure.org/ucum.html#section-Derived-Unit-Atoms</w:t>
        </w:r>
      </w:hyperlink>
      <w:r>
        <w:rPr>
          <w:rFonts w:ascii="Times New Roman" w:eastAsia="Times New Roman" w:hAnsi="Times New Roman" w:cs="Times New Roman"/>
          <w:sz w:val="20"/>
          <w:szCs w:val="20"/>
        </w:rPr>
        <w:t>.</w:t>
      </w:r>
      <w:r w:rsidR="007451A5">
        <w:rPr>
          <w:rFonts w:ascii="Times New Roman" w:eastAsia="Times New Roman" w:hAnsi="Times New Roman" w:cs="Times New Roman"/>
          <w:sz w:val="20"/>
          <w:szCs w:val="20"/>
        </w:rPr>
        <w:t xml:space="preserve"> Dimension ska preciseras av fältregel vid tillämpning</w:t>
      </w:r>
      <w:r w:rsidR="00025766">
        <w:rPr>
          <w:rFonts w:ascii="Times New Roman" w:eastAsia="Times New Roman" w:hAnsi="Times New Roman" w:cs="Times New Roman"/>
          <w:sz w:val="20"/>
          <w:szCs w:val="20"/>
        </w:rPr>
        <w:t xml:space="preserve"> (ex. ”Massa”)</w:t>
      </w:r>
      <w:r w:rsidR="007451A5">
        <w:rPr>
          <w:rFonts w:ascii="Times New Roman" w:eastAsia="Times New Roman" w:hAnsi="Times New Roman" w:cs="Times New Roman"/>
          <w:sz w:val="20"/>
          <w:szCs w:val="20"/>
        </w:rPr>
        <w:t>.</w:t>
      </w:r>
      <w:r w:rsidR="00F766C8">
        <w:rPr>
          <w:rFonts w:ascii="Times New Roman" w:eastAsia="Times New Roman" w:hAnsi="Times New Roman" w:cs="Times New Roman"/>
          <w:sz w:val="20"/>
          <w:szCs w:val="20"/>
        </w:rPr>
        <w:t xml:space="preserve"> </w:t>
      </w:r>
      <w:proofErr w:type="spellStart"/>
      <w:r w:rsidR="00F766C8">
        <w:rPr>
          <w:rFonts w:ascii="Times New Roman" w:eastAsia="Times New Roman" w:hAnsi="Times New Roman" w:cs="Times New Roman"/>
          <w:sz w:val="20"/>
          <w:szCs w:val="20"/>
        </w:rPr>
        <w:t>Jmfr</w:t>
      </w:r>
      <w:proofErr w:type="spellEnd"/>
      <w:r w:rsidR="00F766C8">
        <w:rPr>
          <w:rFonts w:ascii="Times New Roman" w:eastAsia="Times New Roman" w:hAnsi="Times New Roman" w:cs="Times New Roman"/>
          <w:sz w:val="20"/>
          <w:szCs w:val="20"/>
        </w:rPr>
        <w:t xml:space="preserve"> HL7 {</w:t>
      </w:r>
      <w:proofErr w:type="gramStart"/>
      <w:r w:rsidR="00F766C8" w:rsidRPr="00F766C8">
        <w:rPr>
          <w:rFonts w:ascii="Times New Roman" w:eastAsia="Times New Roman" w:hAnsi="Times New Roman" w:cs="Times New Roman"/>
          <w:sz w:val="20"/>
          <w:szCs w:val="20"/>
        </w:rPr>
        <w:t>urn:hl</w:t>
      </w:r>
      <w:proofErr w:type="gramEnd"/>
      <w:r w:rsidR="00F766C8" w:rsidRPr="00F766C8">
        <w:rPr>
          <w:rFonts w:ascii="Times New Roman" w:eastAsia="Times New Roman" w:hAnsi="Times New Roman" w:cs="Times New Roman"/>
          <w:sz w:val="20"/>
          <w:szCs w:val="20"/>
        </w:rPr>
        <w:t>7-org:v3</w:t>
      </w:r>
      <w:r w:rsidR="00F766C8">
        <w:rPr>
          <w:rFonts w:ascii="Times New Roman" w:eastAsia="Times New Roman" w:hAnsi="Times New Roman" w:cs="Times New Roman"/>
          <w:sz w:val="20"/>
          <w:szCs w:val="20"/>
        </w:rPr>
        <w:t>}PQ.</w:t>
      </w:r>
    </w:p>
    <w:p w14:paraId="074A7E57" w14:textId="77777777" w:rsidR="00B5668B" w:rsidRDefault="00B5668B" w:rsidP="000741B7">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943"/>
        <w:gridCol w:w="1384"/>
        <w:gridCol w:w="3589"/>
        <w:gridCol w:w="1184"/>
      </w:tblGrid>
      <w:tr w:rsidR="00B5668B" w14:paraId="4B7B57B7" w14:textId="77777777" w:rsidTr="0099356C">
        <w:trPr>
          <w:trHeight w:val="384"/>
        </w:trPr>
        <w:tc>
          <w:tcPr>
            <w:tcW w:w="2943" w:type="dxa"/>
            <w:shd w:val="clear" w:color="auto" w:fill="D9D9D9" w:themeFill="background1" w:themeFillShade="D9"/>
            <w:vAlign w:val="bottom"/>
          </w:tcPr>
          <w:p w14:paraId="4FDD95BD" w14:textId="77777777" w:rsidR="00B5668B" w:rsidRDefault="00B5668B" w:rsidP="0099356C">
            <w:pPr>
              <w:rPr>
                <w:b/>
              </w:rPr>
            </w:pPr>
            <w:r>
              <w:rPr>
                <w:b/>
              </w:rPr>
              <w:t>Namn</w:t>
            </w:r>
          </w:p>
        </w:tc>
        <w:tc>
          <w:tcPr>
            <w:tcW w:w="1384" w:type="dxa"/>
            <w:shd w:val="clear" w:color="auto" w:fill="D9D9D9" w:themeFill="background1" w:themeFillShade="D9"/>
            <w:vAlign w:val="bottom"/>
          </w:tcPr>
          <w:p w14:paraId="02C64E1A" w14:textId="77777777" w:rsidR="00B5668B" w:rsidRDefault="00B5668B" w:rsidP="0099356C">
            <w:pPr>
              <w:rPr>
                <w:b/>
              </w:rPr>
            </w:pPr>
            <w:proofErr w:type="spellStart"/>
            <w:r>
              <w:rPr>
                <w:b/>
              </w:rPr>
              <w:t>Datatyp</w:t>
            </w:r>
            <w:proofErr w:type="spellEnd"/>
          </w:p>
        </w:tc>
        <w:tc>
          <w:tcPr>
            <w:tcW w:w="3589" w:type="dxa"/>
            <w:shd w:val="clear" w:color="auto" w:fill="D9D9D9" w:themeFill="background1" w:themeFillShade="D9"/>
            <w:vAlign w:val="bottom"/>
          </w:tcPr>
          <w:p w14:paraId="0CAEF824" w14:textId="77777777" w:rsidR="00B5668B" w:rsidRDefault="00B5668B" w:rsidP="0099356C">
            <w:pPr>
              <w:rPr>
                <w:b/>
              </w:rPr>
            </w:pPr>
            <w:r>
              <w:rPr>
                <w:b/>
              </w:rPr>
              <w:t>Beskrivning</w:t>
            </w:r>
          </w:p>
        </w:tc>
        <w:tc>
          <w:tcPr>
            <w:tcW w:w="1184" w:type="dxa"/>
            <w:shd w:val="clear" w:color="auto" w:fill="D9D9D9" w:themeFill="background1" w:themeFillShade="D9"/>
            <w:vAlign w:val="bottom"/>
          </w:tcPr>
          <w:p w14:paraId="2F723581" w14:textId="77777777" w:rsidR="00B5668B" w:rsidRDefault="00B5668B" w:rsidP="0099356C">
            <w:pPr>
              <w:rPr>
                <w:b/>
              </w:rPr>
            </w:pPr>
            <w:r>
              <w:rPr>
                <w:b/>
              </w:rPr>
              <w:t>Kardinalitet</w:t>
            </w:r>
          </w:p>
        </w:tc>
      </w:tr>
      <w:tr w:rsidR="00B5668B" w14:paraId="7E9C673D" w14:textId="77777777" w:rsidTr="0099356C">
        <w:tc>
          <w:tcPr>
            <w:tcW w:w="2943" w:type="dxa"/>
          </w:tcPr>
          <w:p w14:paraId="55E0EB79" w14:textId="62EC4160" w:rsidR="00B5668B" w:rsidRPr="00241FD5" w:rsidRDefault="00D068D5" w:rsidP="0099356C">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v</w:t>
            </w:r>
            <w:r w:rsidR="00B5668B">
              <w:rPr>
                <w:rFonts w:ascii="Times New Roman" w:eastAsia="Times New Roman" w:hAnsi="Times New Roman" w:cs="Times New Roman"/>
                <w:spacing w:val="-1"/>
                <w:sz w:val="20"/>
                <w:szCs w:val="20"/>
              </w:rPr>
              <w:t>alue</w:t>
            </w:r>
            <w:proofErr w:type="spellEnd"/>
          </w:p>
        </w:tc>
        <w:tc>
          <w:tcPr>
            <w:tcW w:w="1384" w:type="dxa"/>
          </w:tcPr>
          <w:p w14:paraId="30B656FA" w14:textId="480A1E12" w:rsidR="00B5668B" w:rsidRPr="00BC5B0B" w:rsidRDefault="00285AD9"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double</w:t>
            </w:r>
          </w:p>
        </w:tc>
        <w:tc>
          <w:tcPr>
            <w:tcW w:w="3589" w:type="dxa"/>
          </w:tcPr>
          <w:p w14:paraId="5E337C60" w14:textId="1766DC21" w:rsidR="00B5668B" w:rsidRPr="00222385" w:rsidRDefault="00FA40E6" w:rsidP="0099356C">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Mätetal</w:t>
            </w:r>
            <w:r w:rsidR="00B5668B">
              <w:rPr>
                <w:rFonts w:ascii="Times New Roman" w:eastAsia="Times New Roman" w:hAnsi="Times New Roman" w:cs="Times New Roman"/>
                <w:sz w:val="20"/>
                <w:szCs w:val="20"/>
              </w:rPr>
              <w:t xml:space="preserve"> mätt i enheten som anges av ”</w:t>
            </w:r>
            <w:proofErr w:type="spellStart"/>
            <w:r w:rsidR="00B5668B">
              <w:rPr>
                <w:rFonts w:ascii="Times New Roman" w:eastAsia="Times New Roman" w:hAnsi="Times New Roman" w:cs="Times New Roman"/>
                <w:sz w:val="20"/>
                <w:szCs w:val="20"/>
              </w:rPr>
              <w:t>unit</w:t>
            </w:r>
            <w:proofErr w:type="spellEnd"/>
            <w:r w:rsidR="00B5668B">
              <w:rPr>
                <w:rFonts w:ascii="Times New Roman" w:eastAsia="Times New Roman" w:hAnsi="Times New Roman" w:cs="Times New Roman"/>
                <w:sz w:val="20"/>
                <w:szCs w:val="20"/>
              </w:rPr>
              <w:t>”</w:t>
            </w:r>
          </w:p>
        </w:tc>
        <w:tc>
          <w:tcPr>
            <w:tcW w:w="1184" w:type="dxa"/>
          </w:tcPr>
          <w:p w14:paraId="78375A9E" w14:textId="77777777" w:rsidR="00B5668B" w:rsidRPr="00BC5B0B" w:rsidRDefault="00B5668B" w:rsidP="0099356C">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B5668B" w14:paraId="61AD5E9A" w14:textId="77777777" w:rsidTr="0099356C">
        <w:tc>
          <w:tcPr>
            <w:tcW w:w="2943" w:type="dxa"/>
          </w:tcPr>
          <w:p w14:paraId="51319B80" w14:textId="15E9CDB9" w:rsidR="00B5668B" w:rsidRDefault="00D068D5" w:rsidP="0099356C">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lastRenderedPageBreak/>
              <w:t>u</w:t>
            </w:r>
            <w:r w:rsidR="00B5668B">
              <w:rPr>
                <w:rFonts w:ascii="Times New Roman" w:eastAsia="Times New Roman" w:hAnsi="Times New Roman" w:cs="Times New Roman"/>
                <w:spacing w:val="-1"/>
                <w:sz w:val="20"/>
                <w:szCs w:val="20"/>
              </w:rPr>
              <w:t>nit</w:t>
            </w:r>
            <w:proofErr w:type="spellEnd"/>
          </w:p>
        </w:tc>
        <w:tc>
          <w:tcPr>
            <w:tcW w:w="1384" w:type="dxa"/>
          </w:tcPr>
          <w:p w14:paraId="77275F94" w14:textId="77777777" w:rsidR="00B5668B" w:rsidRDefault="00B5668B"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C8AA80D" w14:textId="7A33B824" w:rsidR="00B5668B" w:rsidRDefault="00B5668B" w:rsidP="00E73255">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Enhet enligt standard </w:t>
            </w:r>
            <w:r w:rsidR="00E73255" w:rsidRPr="00BB7213">
              <w:rPr>
                <w:rFonts w:ascii="Times New Roman" w:eastAsia="Times New Roman" w:hAnsi="Times New Roman" w:cs="Times New Roman"/>
                <w:sz w:val="20"/>
                <w:szCs w:val="20"/>
              </w:rPr>
              <w:t>http://unitsofmeasure.org/ucum.html#section-Derived-Unit-Atoms</w:t>
            </w:r>
          </w:p>
        </w:tc>
        <w:tc>
          <w:tcPr>
            <w:tcW w:w="1184" w:type="dxa"/>
          </w:tcPr>
          <w:p w14:paraId="2E5DDB28" w14:textId="77777777" w:rsidR="00B5668B" w:rsidRPr="00BC5B0B" w:rsidRDefault="00B5668B" w:rsidP="0099356C">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53132850" w14:textId="77777777" w:rsidR="00B5668B" w:rsidRPr="000741B7" w:rsidRDefault="00B5668B" w:rsidP="000741B7">
      <w:pPr>
        <w:pStyle w:val="TableParagraph"/>
        <w:spacing w:line="226" w:lineRule="exact"/>
        <w:ind w:left="102"/>
        <w:rPr>
          <w:rFonts w:ascii="Times New Roman" w:eastAsia="Times New Roman" w:hAnsi="Times New Roman" w:cs="Times New Roman"/>
          <w:sz w:val="20"/>
          <w:szCs w:val="20"/>
        </w:rPr>
      </w:pPr>
    </w:p>
    <w:p w14:paraId="20FE7442" w14:textId="77777777" w:rsidR="000741B7" w:rsidRDefault="000741B7" w:rsidP="008021A9">
      <w:pPr>
        <w:rPr>
          <w:rFonts w:ascii="Arial" w:hAnsi="Arial" w:cs="Arial"/>
          <w:b/>
          <w:sz w:val="22"/>
          <w:szCs w:val="22"/>
        </w:rPr>
      </w:pPr>
    </w:p>
    <w:p w14:paraId="5CBED0BB" w14:textId="77777777" w:rsidR="008021A9" w:rsidRPr="00DB47A9" w:rsidRDefault="008021A9" w:rsidP="008021A9">
      <w:pPr>
        <w:rPr>
          <w:rFonts w:ascii="Arial" w:hAnsi="Arial" w:cs="Arial"/>
          <w:b/>
        </w:rPr>
      </w:pPr>
      <w:proofErr w:type="spellStart"/>
      <w:r>
        <w:rPr>
          <w:rFonts w:ascii="Arial" w:hAnsi="Arial" w:cs="Arial"/>
          <w:b/>
          <w:sz w:val="22"/>
          <w:szCs w:val="22"/>
        </w:rPr>
        <w:t>TimeStampType</w:t>
      </w:r>
      <w:proofErr w:type="spellEnd"/>
    </w:p>
    <w:p w14:paraId="1F5A7E16"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79E2E8D2" w14:textId="77777777" w:rsidTr="008021A9">
        <w:trPr>
          <w:trHeight w:val="384"/>
        </w:trPr>
        <w:tc>
          <w:tcPr>
            <w:tcW w:w="1384" w:type="dxa"/>
            <w:shd w:val="clear" w:color="auto" w:fill="D9D9D9" w:themeFill="background1" w:themeFillShade="D9"/>
            <w:vAlign w:val="bottom"/>
          </w:tcPr>
          <w:p w14:paraId="6DA3D7E6"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419E7E74"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865F131" w14:textId="77777777" w:rsidR="008021A9" w:rsidRDefault="008021A9" w:rsidP="008021A9">
            <w:pPr>
              <w:rPr>
                <w:b/>
              </w:rPr>
            </w:pPr>
            <w:r>
              <w:rPr>
                <w:b/>
              </w:rPr>
              <w:t>Kardinalitet</w:t>
            </w:r>
          </w:p>
        </w:tc>
      </w:tr>
      <w:tr w:rsidR="008021A9" w14:paraId="6C3E9DA0" w14:textId="77777777" w:rsidTr="008021A9">
        <w:tc>
          <w:tcPr>
            <w:tcW w:w="1384" w:type="dxa"/>
          </w:tcPr>
          <w:p w14:paraId="110AC298" w14:textId="3F869CB1" w:rsidR="008021A9" w:rsidRPr="00241FD5" w:rsidRDefault="00D068D5"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64D7EFE6" w14:textId="0F429D86" w:rsidR="008021A9" w:rsidRPr="00241FD5" w:rsidRDefault="008021A9" w:rsidP="007D0F60">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Tid uttrycks med formatet ”</w:t>
            </w:r>
            <w:proofErr w:type="spellStart"/>
            <w:r w:rsidR="007D0F60">
              <w:rPr>
                <w:rFonts w:ascii="Times New Roman" w:eastAsia="Times New Roman" w:hAnsi="Times New Roman" w:cs="Times New Roman"/>
                <w:spacing w:val="-1"/>
                <w:sz w:val="20"/>
                <w:szCs w:val="20"/>
              </w:rPr>
              <w:t>ÅÅÅÅ</w:t>
            </w:r>
            <w:r>
              <w:rPr>
                <w:rFonts w:ascii="Times New Roman" w:eastAsia="Times New Roman" w:hAnsi="Times New Roman" w:cs="Times New Roman"/>
                <w:spacing w:val="-1"/>
                <w:sz w:val="20"/>
                <w:szCs w:val="20"/>
              </w:rPr>
              <w:t>MMDD</w:t>
            </w:r>
            <w:r w:rsidR="007D0F60">
              <w:rPr>
                <w:rFonts w:ascii="Times New Roman" w:eastAsia="Times New Roman" w:hAnsi="Times New Roman" w:cs="Times New Roman"/>
                <w:spacing w:val="-1"/>
                <w:sz w:val="20"/>
                <w:szCs w:val="20"/>
              </w:rPr>
              <w:t>tt</w:t>
            </w:r>
            <w:r>
              <w:rPr>
                <w:rFonts w:ascii="Times New Roman" w:eastAsia="Times New Roman" w:hAnsi="Times New Roman" w:cs="Times New Roman"/>
                <w:spacing w:val="-1"/>
                <w:sz w:val="20"/>
                <w:szCs w:val="20"/>
              </w:rPr>
              <w:t>mmss</w:t>
            </w:r>
            <w:proofErr w:type="spellEnd"/>
            <w:r>
              <w:rPr>
                <w:rFonts w:ascii="Times New Roman" w:eastAsia="Times New Roman" w:hAnsi="Times New Roman" w:cs="Times New Roman"/>
                <w:spacing w:val="-1"/>
                <w:sz w:val="20"/>
                <w:szCs w:val="20"/>
              </w:rPr>
              <w:t>”</w:t>
            </w:r>
          </w:p>
        </w:tc>
        <w:tc>
          <w:tcPr>
            <w:tcW w:w="1184" w:type="dxa"/>
          </w:tcPr>
          <w:p w14:paraId="4B1B2A9D"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3932061A" w14:textId="77777777" w:rsidR="008021A9" w:rsidRDefault="008021A9" w:rsidP="00DB47A9">
      <w:pPr>
        <w:rPr>
          <w:rFonts w:ascii="Arial" w:hAnsi="Arial" w:cs="Arial"/>
          <w:b/>
          <w:sz w:val="22"/>
          <w:szCs w:val="22"/>
        </w:rPr>
      </w:pPr>
    </w:p>
    <w:p w14:paraId="4F20DA67" w14:textId="77777777" w:rsidR="00DB47A9" w:rsidRPr="00DB47A9" w:rsidRDefault="008021A9" w:rsidP="00DB47A9">
      <w:pPr>
        <w:rPr>
          <w:rFonts w:ascii="Arial" w:hAnsi="Arial" w:cs="Arial"/>
          <w:b/>
        </w:rPr>
      </w:pPr>
      <w:proofErr w:type="spellStart"/>
      <w:r>
        <w:rPr>
          <w:rFonts w:ascii="Arial" w:hAnsi="Arial" w:cs="Arial"/>
          <w:b/>
          <w:sz w:val="22"/>
          <w:szCs w:val="22"/>
        </w:rPr>
        <w:t>T</w:t>
      </w:r>
      <w:r w:rsidR="00DB47A9" w:rsidRPr="00551CB4">
        <w:rPr>
          <w:rFonts w:ascii="Arial" w:hAnsi="Arial" w:cs="Arial"/>
          <w:b/>
          <w:sz w:val="22"/>
          <w:szCs w:val="22"/>
        </w:rPr>
        <w:t>ime</w:t>
      </w:r>
      <w:r>
        <w:rPr>
          <w:rFonts w:ascii="Arial" w:hAnsi="Arial" w:cs="Arial"/>
          <w:b/>
          <w:sz w:val="22"/>
          <w:szCs w:val="22"/>
        </w:rPr>
        <w:t>Period</w:t>
      </w:r>
      <w:r w:rsidR="00DB47A9" w:rsidRPr="00551CB4">
        <w:rPr>
          <w:rFonts w:ascii="Arial" w:hAnsi="Arial" w:cs="Arial"/>
          <w:b/>
          <w:sz w:val="22"/>
          <w:szCs w:val="22"/>
        </w:rPr>
        <w:t>Type</w:t>
      </w:r>
      <w:proofErr w:type="spellEnd"/>
    </w:p>
    <w:p w14:paraId="3A677BC8" w14:textId="77777777" w:rsidR="00DB47A9" w:rsidRDefault="00DB47A9" w:rsidP="00DB47A9"/>
    <w:tbl>
      <w:tblPr>
        <w:tblStyle w:val="Tabellrutnt"/>
        <w:tblW w:w="9100" w:type="dxa"/>
        <w:tblLayout w:type="fixed"/>
        <w:tblLook w:val="04A0" w:firstRow="1" w:lastRow="0" w:firstColumn="1" w:lastColumn="0" w:noHBand="0" w:noVBand="1"/>
      </w:tblPr>
      <w:tblGrid>
        <w:gridCol w:w="2520"/>
        <w:gridCol w:w="1807"/>
        <w:gridCol w:w="3589"/>
        <w:gridCol w:w="1184"/>
      </w:tblGrid>
      <w:tr w:rsidR="00DB47A9" w14:paraId="71555D73" w14:textId="77777777" w:rsidTr="00D12DAD">
        <w:trPr>
          <w:trHeight w:val="384"/>
        </w:trPr>
        <w:tc>
          <w:tcPr>
            <w:tcW w:w="2520" w:type="dxa"/>
            <w:shd w:val="clear" w:color="auto" w:fill="D9D9D9" w:themeFill="background1" w:themeFillShade="D9"/>
            <w:vAlign w:val="bottom"/>
          </w:tcPr>
          <w:p w14:paraId="2F0483BF" w14:textId="77777777" w:rsidR="00DB47A9" w:rsidRDefault="00DB47A9" w:rsidP="00D12DAD">
            <w:pPr>
              <w:rPr>
                <w:b/>
              </w:rPr>
            </w:pPr>
            <w:r>
              <w:rPr>
                <w:b/>
              </w:rPr>
              <w:t>Namn</w:t>
            </w:r>
          </w:p>
        </w:tc>
        <w:tc>
          <w:tcPr>
            <w:tcW w:w="1807" w:type="dxa"/>
            <w:shd w:val="clear" w:color="auto" w:fill="D9D9D9" w:themeFill="background1" w:themeFillShade="D9"/>
            <w:vAlign w:val="bottom"/>
          </w:tcPr>
          <w:p w14:paraId="5B3EF2ED" w14:textId="77777777" w:rsidR="00DB47A9" w:rsidRDefault="00DB47A9" w:rsidP="00D12DAD">
            <w:pPr>
              <w:rPr>
                <w:b/>
              </w:rPr>
            </w:pPr>
            <w:proofErr w:type="spellStart"/>
            <w:r>
              <w:rPr>
                <w:b/>
              </w:rPr>
              <w:t>Datatyp</w:t>
            </w:r>
            <w:proofErr w:type="spellEnd"/>
          </w:p>
        </w:tc>
        <w:tc>
          <w:tcPr>
            <w:tcW w:w="3589" w:type="dxa"/>
            <w:shd w:val="clear" w:color="auto" w:fill="D9D9D9" w:themeFill="background1" w:themeFillShade="D9"/>
            <w:vAlign w:val="bottom"/>
          </w:tcPr>
          <w:p w14:paraId="18FA6550" w14:textId="77777777" w:rsidR="00DB47A9" w:rsidRDefault="00DB47A9" w:rsidP="00D12DAD">
            <w:pPr>
              <w:rPr>
                <w:b/>
              </w:rPr>
            </w:pPr>
            <w:r>
              <w:rPr>
                <w:b/>
              </w:rPr>
              <w:t>Beskrivning</w:t>
            </w:r>
          </w:p>
        </w:tc>
        <w:tc>
          <w:tcPr>
            <w:tcW w:w="1184" w:type="dxa"/>
            <w:shd w:val="clear" w:color="auto" w:fill="D9D9D9" w:themeFill="background1" w:themeFillShade="D9"/>
            <w:vAlign w:val="bottom"/>
          </w:tcPr>
          <w:p w14:paraId="590D612A" w14:textId="77777777" w:rsidR="00DB47A9" w:rsidRDefault="00DB47A9" w:rsidP="00D12DAD">
            <w:pPr>
              <w:rPr>
                <w:b/>
              </w:rPr>
            </w:pPr>
            <w:r>
              <w:rPr>
                <w:b/>
              </w:rPr>
              <w:t>Kardinalitet</w:t>
            </w:r>
          </w:p>
        </w:tc>
      </w:tr>
      <w:tr w:rsidR="00DB47A9" w14:paraId="68F257FD" w14:textId="77777777" w:rsidTr="00D12DAD">
        <w:tc>
          <w:tcPr>
            <w:tcW w:w="2520" w:type="dxa"/>
          </w:tcPr>
          <w:p w14:paraId="72EEF2C5" w14:textId="7534E17D" w:rsidR="00DB47A9" w:rsidRDefault="00D068D5" w:rsidP="00D12DAD">
            <w:pPr>
              <w:spacing w:line="226" w:lineRule="exact"/>
              <w:ind w:left="102"/>
              <w:rPr>
                <w:sz w:val="20"/>
                <w:szCs w:val="20"/>
              </w:rPr>
            </w:pPr>
            <w:r>
              <w:rPr>
                <w:sz w:val="20"/>
                <w:szCs w:val="20"/>
              </w:rPr>
              <w:t>s</w:t>
            </w:r>
            <w:r w:rsidR="00DB47A9">
              <w:rPr>
                <w:sz w:val="20"/>
                <w:szCs w:val="20"/>
              </w:rPr>
              <w:t>tart</w:t>
            </w:r>
          </w:p>
        </w:tc>
        <w:tc>
          <w:tcPr>
            <w:tcW w:w="1807" w:type="dxa"/>
          </w:tcPr>
          <w:p w14:paraId="53E46248" w14:textId="77777777" w:rsidR="00DB47A9" w:rsidRPr="000A0B70" w:rsidRDefault="00E843CD" w:rsidP="00D12DAD">
            <w:pPr>
              <w:spacing w:line="229" w:lineRule="exact"/>
              <w:ind w:left="102"/>
              <w:rPr>
                <w:sz w:val="20"/>
                <w:szCs w:val="20"/>
              </w:rPr>
            </w:pPr>
            <w:proofErr w:type="spellStart"/>
            <w:r>
              <w:rPr>
                <w:sz w:val="20"/>
                <w:szCs w:val="20"/>
              </w:rPr>
              <w:t>TimeStampType</w:t>
            </w:r>
            <w:proofErr w:type="spellEnd"/>
          </w:p>
        </w:tc>
        <w:tc>
          <w:tcPr>
            <w:tcW w:w="3589" w:type="dxa"/>
          </w:tcPr>
          <w:p w14:paraId="7B9B4197"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w:t>
            </w:r>
            <w:r w:rsidR="00DB47A9">
              <w:rPr>
                <w:rFonts w:ascii="Times New Roman" w:eastAsia="Times New Roman" w:hAnsi="Times New Roman" w:cs="Times New Roman"/>
                <w:spacing w:val="-1"/>
                <w:sz w:val="20"/>
                <w:szCs w:val="20"/>
              </w:rPr>
              <w:t>tarttid</w:t>
            </w:r>
          </w:p>
        </w:tc>
        <w:tc>
          <w:tcPr>
            <w:tcW w:w="1184" w:type="dxa"/>
          </w:tcPr>
          <w:p w14:paraId="0E302B1B"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DB47A9" w14:paraId="600AE672" w14:textId="77777777" w:rsidTr="00D12DAD">
        <w:tc>
          <w:tcPr>
            <w:tcW w:w="2520" w:type="dxa"/>
          </w:tcPr>
          <w:p w14:paraId="3426730E" w14:textId="1C67E144" w:rsidR="00DB47A9" w:rsidRDefault="00D068D5" w:rsidP="00D12DAD">
            <w:pPr>
              <w:spacing w:line="226" w:lineRule="exact"/>
              <w:ind w:left="102"/>
              <w:rPr>
                <w:sz w:val="20"/>
                <w:szCs w:val="20"/>
              </w:rPr>
            </w:pPr>
            <w:r>
              <w:rPr>
                <w:sz w:val="20"/>
                <w:szCs w:val="20"/>
              </w:rPr>
              <w:t>e</w:t>
            </w:r>
            <w:r w:rsidR="00DB47A9">
              <w:rPr>
                <w:sz w:val="20"/>
                <w:szCs w:val="20"/>
              </w:rPr>
              <w:t>nd</w:t>
            </w:r>
          </w:p>
        </w:tc>
        <w:tc>
          <w:tcPr>
            <w:tcW w:w="1807" w:type="dxa"/>
          </w:tcPr>
          <w:p w14:paraId="4218BA60" w14:textId="77777777" w:rsidR="00DB47A9" w:rsidRPr="000A0B70" w:rsidRDefault="00E843CD" w:rsidP="00D12DAD">
            <w:pPr>
              <w:spacing w:line="229" w:lineRule="exact"/>
              <w:ind w:left="102"/>
              <w:rPr>
                <w:sz w:val="20"/>
                <w:szCs w:val="20"/>
              </w:rPr>
            </w:pPr>
            <w:proofErr w:type="spellStart"/>
            <w:r>
              <w:rPr>
                <w:sz w:val="20"/>
                <w:szCs w:val="20"/>
              </w:rPr>
              <w:t>TimeStampType</w:t>
            </w:r>
            <w:proofErr w:type="spellEnd"/>
          </w:p>
        </w:tc>
        <w:tc>
          <w:tcPr>
            <w:tcW w:w="3589" w:type="dxa"/>
          </w:tcPr>
          <w:p w14:paraId="49B2C9FE"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sluttid</w:t>
            </w:r>
          </w:p>
        </w:tc>
        <w:tc>
          <w:tcPr>
            <w:tcW w:w="1184" w:type="dxa"/>
          </w:tcPr>
          <w:p w14:paraId="6AFBFC4C"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D37808D" w14:textId="77777777" w:rsidR="00DB47A9" w:rsidRPr="00CA37F4" w:rsidRDefault="00DB47A9" w:rsidP="00DB47A9">
      <w:pPr>
        <w:pStyle w:val="TableParagraph"/>
        <w:spacing w:line="226" w:lineRule="exact"/>
        <w:ind w:left="102"/>
        <w:rPr>
          <w:rFonts w:ascii="Times New Roman" w:eastAsia="Times New Roman" w:hAnsi="Times New Roman" w:cs="Times New Roman"/>
          <w:spacing w:val="-1"/>
          <w:sz w:val="20"/>
          <w:szCs w:val="20"/>
        </w:rPr>
      </w:pPr>
    </w:p>
    <w:p w14:paraId="754B7298" w14:textId="77777777" w:rsidR="005B3644" w:rsidRDefault="005B3644">
      <w:pPr>
        <w:rPr>
          <w:sz w:val="26"/>
          <w:szCs w:val="26"/>
        </w:rPr>
      </w:pPr>
    </w:p>
    <w:bookmarkEnd w:id="58"/>
    <w:p w14:paraId="6A781519" w14:textId="77777777" w:rsidR="00907C9B" w:rsidRPr="00907C9B" w:rsidRDefault="00907C9B" w:rsidP="00907C9B">
      <w:pPr>
        <w:spacing w:before="4" w:line="280" w:lineRule="exact"/>
        <w:rPr>
          <w:sz w:val="28"/>
          <w:szCs w:val="28"/>
        </w:rPr>
      </w:pPr>
    </w:p>
    <w:p w14:paraId="1BCE3EDE" w14:textId="77777777" w:rsidR="00907C9B" w:rsidRPr="00907C9B" w:rsidRDefault="00907C9B" w:rsidP="00907C9B">
      <w:pPr>
        <w:rPr>
          <w:rFonts w:ascii="Arial" w:hAnsi="Arial" w:cs="Arial"/>
          <w:b/>
          <w:bCs/>
          <w:sz w:val="20"/>
          <w:szCs w:val="20"/>
        </w:rPr>
      </w:pPr>
      <w:r w:rsidRPr="00907C9B">
        <w:tab/>
      </w:r>
    </w:p>
    <w:p w14:paraId="524E9BDF" w14:textId="4AA26239" w:rsidR="00907C9B" w:rsidRPr="00907C9B" w:rsidRDefault="00907C9B" w:rsidP="00907C9B">
      <w:pPr>
        <w:pStyle w:val="Rubrik1"/>
      </w:pPr>
      <w:bookmarkStart w:id="84" w:name="_Toc240970737"/>
      <w:proofErr w:type="spellStart"/>
      <w:r w:rsidRPr="00907C9B">
        <w:t>GetReferral</w:t>
      </w:r>
      <w:r w:rsidR="0051739C">
        <w:t>Outcome</w:t>
      </w:r>
      <w:bookmarkEnd w:id="84"/>
      <w:proofErr w:type="spellEnd"/>
    </w:p>
    <w:p w14:paraId="2CBE8FF5" w14:textId="77777777" w:rsidR="00907C9B" w:rsidRPr="00907C9B" w:rsidRDefault="00907C9B" w:rsidP="00907C9B">
      <w:pPr>
        <w:spacing w:line="239" w:lineRule="auto"/>
        <w:ind w:left="867" w:right="145"/>
        <w:rPr>
          <w:spacing w:val="-1"/>
        </w:rPr>
      </w:pPr>
      <w:proofErr w:type="spellStart"/>
      <w:r w:rsidRPr="00907C9B">
        <w:rPr>
          <w:spacing w:val="-1"/>
        </w:rPr>
        <w:t>GetReferral</w:t>
      </w:r>
      <w:r w:rsidR="0051739C">
        <w:rPr>
          <w:spacing w:val="-1"/>
        </w:rPr>
        <w:t>Outcome</w:t>
      </w:r>
      <w:proofErr w:type="spellEnd"/>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85" w:name="_Toc240970738"/>
      <w:r w:rsidRPr="002E1905">
        <w:t>Frivillighet</w:t>
      </w:r>
      <w:bookmarkEnd w:id="85"/>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86" w:name="_Toc240970739"/>
      <w:r w:rsidRPr="00866C77">
        <w:t>Version</w:t>
      </w:r>
      <w:bookmarkEnd w:id="86"/>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87" w:name="_Toc240970740"/>
      <w:r w:rsidRPr="001C06B7">
        <w:t>SLA-krav</w:t>
      </w:r>
      <w:bookmarkEnd w:id="87"/>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88" w:name="_Toc240970741"/>
      <w:r w:rsidRPr="00527535">
        <w:t>Fältregler</w:t>
      </w:r>
      <w:bookmarkEnd w:id="88"/>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6F1BAA86" w14:textId="77777777" w:rsidR="00907C9B" w:rsidRPr="00907C9B" w:rsidRDefault="00907C9B" w:rsidP="00907C9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041AFD0"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7777777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77777777"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proofErr w:type="spellStart"/>
            <w:r w:rsidRPr="005F1D2D">
              <w:rPr>
                <w:sz w:val="20"/>
                <w:szCs w:val="20"/>
              </w:rPr>
              <w:t>sourceSystem</w:t>
            </w:r>
            <w:r w:rsidR="00282580">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SOAP-header</w:t>
            </w:r>
            <w:proofErr w:type="spellEnd"/>
            <w:r w:rsidRPr="005F1D2D">
              <w:rPr>
                <w:sz w:val="20"/>
                <w:szCs w:val="20"/>
              </w:rPr>
              <w:t>).</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proofErr w:type="spellStart"/>
            <w:r w:rsidRPr="00907C9B">
              <w:rPr>
                <w:sz w:val="20"/>
                <w:szCs w:val="20"/>
              </w:rPr>
              <w:t>referral</w:t>
            </w:r>
            <w:r>
              <w:rPr>
                <w:sz w:val="20"/>
                <w:szCs w:val="20"/>
              </w:rPr>
              <w:t>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proofErr w:type="spellStart"/>
            <w:r>
              <w:rPr>
                <w:sz w:val="20"/>
                <w:szCs w:val="20"/>
              </w:rPr>
              <w:t>R</w:t>
            </w:r>
            <w:r w:rsidRPr="00907C9B">
              <w:rPr>
                <w:sz w:val="20"/>
                <w:szCs w:val="20"/>
              </w:rPr>
              <w:t>eferral</w:t>
            </w:r>
            <w:r>
              <w:rPr>
                <w:sz w:val="20"/>
                <w:szCs w:val="20"/>
              </w:rPr>
              <w:t>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 xml:space="preserve">Returnerar en patients </w:t>
            </w:r>
            <w:proofErr w:type="spellStart"/>
            <w:r w:rsidRPr="004742A5">
              <w:rPr>
                <w:sz w:val="20"/>
                <w:szCs w:val="20"/>
              </w:rPr>
              <w:t>konsultationsremisssvar</w:t>
            </w:r>
            <w:proofErr w:type="spellEnd"/>
            <w:r w:rsidRPr="004742A5">
              <w:rPr>
                <w:sz w:val="20"/>
                <w:szCs w:val="20"/>
              </w:rPr>
              <w:t>.</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77777777" w:rsidR="00D90BD2" w:rsidRPr="00907C9B" w:rsidRDefault="00D90BD2" w:rsidP="00907C9B">
            <w:pPr>
              <w:spacing w:line="229" w:lineRule="exact"/>
              <w:ind w:left="102"/>
              <w:rPr>
                <w:sz w:val="20"/>
                <w:szCs w:val="20"/>
              </w:rPr>
            </w:pPr>
            <w:r w:rsidRPr="00907C9B">
              <w:rPr>
                <w:sz w:val="20"/>
                <w:szCs w:val="20"/>
              </w:rPr>
              <w:t>.</w:t>
            </w:r>
            <w:proofErr w:type="spellStart"/>
            <w:r w:rsidR="002B66A6" w:rsidRPr="00907C9B">
              <w:rPr>
                <w:sz w:val="20"/>
                <w:szCs w:val="20"/>
              </w:rPr>
              <w:t>referral</w:t>
            </w:r>
            <w:r w:rsidR="002B66A6">
              <w:rPr>
                <w:sz w:val="20"/>
                <w:szCs w:val="20"/>
              </w:rPr>
              <w:t>Outcome</w:t>
            </w:r>
            <w:r w:rsidRPr="00907C9B">
              <w:rPr>
                <w:sz w:val="20"/>
                <w:szCs w:val="20"/>
              </w:rPr>
              <w:t>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proofErr w:type="spellStart"/>
            <w:r>
              <w:rPr>
                <w:sz w:val="20"/>
                <w:szCs w:val="20"/>
              </w:rPr>
              <w:t>P</w:t>
            </w:r>
            <w:r w:rsidRPr="00907C9B">
              <w:rPr>
                <w:sz w:val="20"/>
                <w:szCs w:val="20"/>
              </w:rPr>
              <w:t>atient</w:t>
            </w:r>
            <w:r w:rsidR="00E834C2">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77777777" w:rsidR="00D90BD2" w:rsidRPr="00907C9B" w:rsidRDefault="00D90BD2" w:rsidP="00907C9B">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sidR="007855DA">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77777777" w:rsidR="007E7169" w:rsidRPr="00907C9B" w:rsidRDefault="007E7169" w:rsidP="0016683B">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sidR="00DF3595">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proofErr w:type="spellStart"/>
            <w:r w:rsidRPr="007D6475">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documentTitle</w:t>
            </w:r>
            <w:proofErr w:type="spellEnd"/>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proofErr w:type="spellStart"/>
            <w:r>
              <w:rPr>
                <w:sz w:val="20"/>
                <w:szCs w:val="20"/>
              </w:rPr>
              <w:t>TimeStampType</w:t>
            </w:r>
            <w:proofErr w:type="spellEnd"/>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7777777" w:rsidR="007E7169" w:rsidRPr="00907C9B" w:rsidRDefault="007E7169" w:rsidP="002E3143">
            <w:pPr>
              <w:spacing w:line="229" w:lineRule="exact"/>
              <w:ind w:left="102"/>
              <w:rPr>
                <w:sz w:val="20"/>
                <w:szCs w:val="20"/>
              </w:rPr>
            </w:pPr>
            <w:proofErr w:type="gramStart"/>
            <w:r w:rsidRPr="00907C9B">
              <w:rPr>
                <w:sz w:val="20"/>
                <w:szCs w:val="20"/>
              </w:rPr>
              <w:lastRenderedPageBreak/>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author</w:t>
            </w:r>
            <w:proofErr w:type="spellEnd"/>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proofErr w:type="spellStart"/>
            <w:r>
              <w:rPr>
                <w:sz w:val="20"/>
                <w:szCs w:val="20"/>
              </w:rPr>
              <w:t>A</w:t>
            </w:r>
            <w:r w:rsidRPr="00907C9B">
              <w:rPr>
                <w:sz w:val="20"/>
                <w:szCs w:val="20"/>
              </w:rPr>
              <w:t>uthorType</w:t>
            </w:r>
            <w:proofErr w:type="spellEnd"/>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proofErr w:type="spellStart"/>
            <w:r>
              <w:rPr>
                <w:sz w:val="20"/>
                <w:szCs w:val="20"/>
              </w:rPr>
              <w:t>TimeStampType</w:t>
            </w:r>
            <w:proofErr w:type="spellEnd"/>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w:t>
            </w:r>
            <w:r>
              <w:rPr>
                <w:spacing w:val="-1"/>
                <w:sz w:val="20"/>
                <w:szCs w:val="20"/>
              </w:rPr>
              <w:t>HSAid</w:t>
            </w:r>
            <w:proofErr w:type="spellEnd"/>
            <w:proofErr w:type="gramEnd"/>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proofErr w:type="spellStart"/>
            <w:r>
              <w:rPr>
                <w:sz w:val="20"/>
                <w:szCs w:val="20"/>
              </w:rPr>
              <w:t>HSAidType</w:t>
            </w:r>
            <w:proofErr w:type="spellEnd"/>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authorRoleCode</w:t>
            </w:r>
            <w:proofErr w:type="spellEnd"/>
            <w:proofErr w:type="gramEnd"/>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6CFBEF7D"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r w:rsidR="007334BD" w:rsidRPr="007334BD">
              <w:rPr>
                <w:spacing w:val="-1"/>
                <w:sz w:val="20"/>
                <w:szCs w:val="20"/>
              </w:rPr>
              <w:t>http://www.inera.se/Documents/TJANSTER_PROJEKT/Katalogtjanst_HSA/Innehall/hsa_innehall_befattning.pdf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77777777" w:rsidR="007E7169" w:rsidRPr="00907C9B" w:rsidRDefault="007E7169" w:rsidP="0016683B">
            <w:pPr>
              <w:spacing w:line="226" w:lineRule="exact"/>
              <w:ind w:left="102"/>
              <w:rPr>
                <w:spacing w:val="-1"/>
                <w:sz w:val="20"/>
                <w:szCs w:val="20"/>
              </w:rPr>
            </w:pPr>
            <w:proofErr w:type="gramStart"/>
            <w:r w:rsidRPr="00907C9B">
              <w:rPr>
                <w:sz w:val="20"/>
                <w:szCs w:val="20"/>
              </w:rPr>
              <w:t>...</w:t>
            </w:r>
            <w:proofErr w:type="spellStart"/>
            <w:r w:rsidRPr="00907C9B">
              <w:rPr>
                <w:spacing w:val="-1"/>
                <w:sz w:val="20"/>
                <w:szCs w:val="20"/>
              </w:rPr>
              <w:t>authorName</w:t>
            </w:r>
            <w:proofErr w:type="spellEnd"/>
            <w:proofErr w:type="gramEnd"/>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authorOrgUnitHSAid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77777777" w:rsidR="00EF3FCD" w:rsidRPr="00907C9B" w:rsidRDefault="00EF3FCD" w:rsidP="00020569">
            <w:pPr>
              <w:spacing w:line="229" w:lineRule="exact"/>
              <w:ind w:left="102"/>
              <w:rPr>
                <w:sz w:val="20"/>
                <w:szCs w:val="20"/>
              </w:rPr>
            </w:pPr>
            <w:proofErr w:type="gramStart"/>
            <w:r w:rsidRPr="00907C9B">
              <w:rPr>
                <w:sz w:val="20"/>
                <w:szCs w:val="20"/>
              </w:rPr>
              <w:t>...</w:t>
            </w:r>
            <w:proofErr w:type="spellStart"/>
            <w:r>
              <w:rPr>
                <w:spacing w:val="-1"/>
                <w:sz w:val="20"/>
                <w:szCs w:val="20"/>
              </w:rPr>
              <w:t>careUnitHSAid</w:t>
            </w:r>
            <w:proofErr w:type="spellEnd"/>
            <w:proofErr w:type="gramEnd"/>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77777777" w:rsidR="00EF3FCD" w:rsidRPr="006B1876" w:rsidRDefault="00EF3FCD" w:rsidP="00020569">
            <w:pPr>
              <w:spacing w:line="229" w:lineRule="exact"/>
              <w:ind w:left="102"/>
              <w:rPr>
                <w:sz w:val="20"/>
                <w:szCs w:val="20"/>
              </w:rPr>
            </w:pPr>
            <w:r w:rsidRPr="006B1876">
              <w:rPr>
                <w:sz w:val="20"/>
                <w:szCs w:val="20"/>
              </w:rPr>
              <w:t>HSA-id för PDL-enhet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77777777" w:rsidR="00EF3FCD" w:rsidRPr="00907C9B" w:rsidRDefault="00EF3FCD" w:rsidP="00907C9B">
            <w:pPr>
              <w:spacing w:line="226" w:lineRule="exact"/>
              <w:ind w:left="102"/>
              <w:rPr>
                <w:spacing w:val="-1"/>
                <w:sz w:val="20"/>
                <w:szCs w:val="20"/>
              </w:rPr>
            </w:pPr>
            <w:proofErr w:type="gramStart"/>
            <w:r>
              <w:rPr>
                <w:sz w:val="20"/>
                <w:szCs w:val="20"/>
              </w:rPr>
              <w:t>...</w:t>
            </w:r>
            <w:proofErr w:type="spellStart"/>
            <w:r w:rsidRPr="00907C9B">
              <w:rPr>
                <w:spacing w:val="-1"/>
                <w:sz w:val="20"/>
                <w:szCs w:val="20"/>
              </w:rPr>
              <w:t>care</w:t>
            </w:r>
            <w:r>
              <w:rPr>
                <w:spacing w:val="-1"/>
                <w:sz w:val="20"/>
                <w:szCs w:val="20"/>
              </w:rPr>
              <w:t>GiverHSAid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77777777" w:rsidR="00EF3FCD" w:rsidRPr="00907C9B" w:rsidRDefault="00EF3FCD" w:rsidP="00907C9B">
            <w:pPr>
              <w:spacing w:line="229" w:lineRule="exact"/>
              <w:ind w:left="102"/>
              <w:rPr>
                <w:sz w:val="20"/>
                <w:szCs w:val="20"/>
              </w:rPr>
            </w:pPr>
            <w:r w:rsidRPr="00907C9B">
              <w:rPr>
                <w:sz w:val="20"/>
                <w:szCs w:val="20"/>
                <w:lang w:val="en-US"/>
              </w:rPr>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7777777" w:rsidR="00EF3FCD" w:rsidRPr="00907C9B" w:rsidRDefault="00EF3FCD" w:rsidP="00020569">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77777777" w:rsidR="00EF3FCD" w:rsidRPr="00907C9B" w:rsidRDefault="00EF3FCD" w:rsidP="00020569">
            <w:pPr>
              <w:spacing w:line="229" w:lineRule="exact"/>
              <w:ind w:left="102"/>
              <w:rPr>
                <w:sz w:val="20"/>
                <w:szCs w:val="20"/>
              </w:rPr>
            </w:pPr>
            <w:proofErr w:type="gramStart"/>
            <w:r>
              <w:rPr>
                <w:sz w:val="20"/>
                <w:szCs w:val="20"/>
              </w:rPr>
              <w:t>...</w:t>
            </w:r>
            <w:proofErr w:type="spellStart"/>
            <w:r w:rsidRPr="0035083B">
              <w:rPr>
                <w:sz w:val="20"/>
                <w:szCs w:val="20"/>
              </w:rPr>
              <w:t>legalAuthenticatorHSAid</w:t>
            </w:r>
            <w:proofErr w:type="spellEnd"/>
            <w:proofErr w:type="gramEnd"/>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proofErr w:type="spellStart"/>
            <w:r w:rsidRPr="0035083B">
              <w:rPr>
                <w:sz w:val="20"/>
                <w:szCs w:val="20"/>
              </w:rPr>
              <w:t>HSAIDType</w:t>
            </w:r>
            <w:proofErr w:type="spellEnd"/>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77777777" w:rsidR="00EF3FCD" w:rsidRPr="00E74D83" w:rsidRDefault="00EF3FCD" w:rsidP="00020569">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77777777" w:rsidR="00EF3FCD" w:rsidRPr="00835228" w:rsidRDefault="00EF3FCD" w:rsidP="00907C9B">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77777777" w:rsidR="007E7169" w:rsidRPr="00835228" w:rsidRDefault="007E7169" w:rsidP="00907C9B">
            <w:pPr>
              <w:spacing w:line="229" w:lineRule="exact"/>
              <w:ind w:left="102"/>
              <w:rPr>
                <w:sz w:val="20"/>
                <w:szCs w:val="20"/>
              </w:rPr>
            </w:pPr>
            <w:r w:rsidRPr="00835228">
              <w:rPr>
                <w:sz w:val="20"/>
                <w:szCs w:val="20"/>
              </w:rPr>
              <w:t>.</w:t>
            </w:r>
            <w:proofErr w:type="spellStart"/>
            <w:r w:rsidRPr="00835228">
              <w:rPr>
                <w:sz w:val="20"/>
                <w:szCs w:val="20"/>
              </w:rPr>
              <w:t>referralOutcomeBody</w:t>
            </w:r>
            <w:proofErr w:type="spellEnd"/>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proofErr w:type="spellStart"/>
            <w:r>
              <w:rPr>
                <w:sz w:val="20"/>
                <w:szCs w:val="20"/>
              </w:rPr>
              <w:t>R</w:t>
            </w:r>
            <w:r w:rsidRPr="00907C9B">
              <w:rPr>
                <w:sz w:val="20"/>
                <w:szCs w:val="20"/>
              </w:rPr>
              <w:t>eferral</w:t>
            </w:r>
            <w:r>
              <w:rPr>
                <w:sz w:val="20"/>
                <w:szCs w:val="20"/>
              </w:rPr>
              <w:t>OutcomeBodyType</w:t>
            </w:r>
            <w:proofErr w:type="spellEnd"/>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7777777" w:rsidR="007E7169" w:rsidRPr="00835228" w:rsidRDefault="007E7169" w:rsidP="00907C9B">
            <w:pPr>
              <w:spacing w:line="229" w:lineRule="exact"/>
              <w:ind w:left="102"/>
              <w:rPr>
                <w:sz w:val="20"/>
                <w:szCs w:val="20"/>
              </w:rPr>
            </w:pPr>
            <w:proofErr w:type="gramStart"/>
            <w:r>
              <w:rPr>
                <w:sz w:val="20"/>
                <w:szCs w:val="20"/>
              </w:rPr>
              <w:lastRenderedPageBreak/>
              <w:t>..</w:t>
            </w:r>
            <w:proofErr w:type="spellStart"/>
            <w:proofErr w:type="gramEnd"/>
            <w:r w:rsidRPr="00835228">
              <w:rPr>
                <w:sz w:val="20"/>
                <w:szCs w:val="20"/>
              </w:rPr>
              <w:t>referralOutcomeTypeCode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proofErr w:type="spellStart"/>
            <w:r w:rsidRPr="00835228">
              <w:rPr>
                <w:sz w:val="20"/>
                <w:szCs w:val="20"/>
              </w:rPr>
              <w:t>referralOutcomeTypeCode</w:t>
            </w:r>
            <w:r>
              <w:rPr>
                <w:sz w:val="20"/>
                <w:szCs w:val="20"/>
              </w:rPr>
              <w:t>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77777777" w:rsidR="007E7169" w:rsidRPr="00907C9B" w:rsidRDefault="007E7169" w:rsidP="0051739C">
            <w:pPr>
              <w:spacing w:line="229" w:lineRule="exact"/>
              <w:ind w:left="102"/>
              <w:rPr>
                <w:sz w:val="20"/>
                <w:szCs w:val="20"/>
              </w:rPr>
            </w:pPr>
            <w:proofErr w:type="gramStart"/>
            <w:r>
              <w:rPr>
                <w:sz w:val="20"/>
                <w:szCs w:val="20"/>
              </w:rPr>
              <w:t>..</w:t>
            </w:r>
            <w:proofErr w:type="spellStart"/>
            <w:proofErr w:type="gramEnd"/>
            <w:r w:rsidRPr="00907C9B">
              <w:rPr>
                <w:sz w:val="20"/>
                <w:szCs w:val="20"/>
              </w:rPr>
              <w:t>referral</w:t>
            </w:r>
            <w:r>
              <w:rPr>
                <w:sz w:val="20"/>
                <w:szCs w:val="20"/>
              </w:rPr>
              <w:t>Outcome</w:t>
            </w:r>
            <w:r w:rsidRPr="00907C9B">
              <w:rPr>
                <w:sz w:val="20"/>
                <w:szCs w:val="20"/>
              </w:rPr>
              <w:t>Title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referralOutcome</w:t>
            </w:r>
            <w:r w:rsidRPr="00907C9B">
              <w:rPr>
                <w:sz w:val="20"/>
                <w:szCs w:val="20"/>
              </w:rPr>
              <w:t>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 xml:space="preserve">Själva utlåtandet. Formatet i textfältet ska följa HL7 CDA "Narrative Block", för att i klartext beskriva alla eventuella ingående </w:t>
            </w:r>
            <w:proofErr w:type="spellStart"/>
            <w:r w:rsidRPr="00835228">
              <w:rPr>
                <w:spacing w:val="-1"/>
                <w:sz w:val="20"/>
                <w:szCs w:val="20"/>
              </w:rPr>
              <w:t>Entry</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och </w:t>
            </w:r>
            <w:proofErr w:type="spellStart"/>
            <w:r w:rsidRPr="00835228">
              <w:rPr>
                <w:spacing w:val="-1"/>
                <w:sz w:val="20"/>
                <w:szCs w:val="20"/>
              </w:rPr>
              <w:t>EntryRelationship</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clinicalInformation</w:t>
            </w:r>
            <w:proofErr w:type="spellEnd"/>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proofErr w:type="spellStart"/>
            <w:r>
              <w:rPr>
                <w:sz w:val="20"/>
                <w:szCs w:val="20"/>
              </w:rPr>
              <w:t>C</w:t>
            </w:r>
            <w:r w:rsidRPr="00907C9B">
              <w:rPr>
                <w:sz w:val="20"/>
                <w:szCs w:val="20"/>
              </w:rPr>
              <w:t>linicalInformationType</w:t>
            </w:r>
            <w:proofErr w:type="spellEnd"/>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Klinisk </w:t>
            </w:r>
            <w:proofErr w:type="gramStart"/>
            <w:r w:rsidRPr="00907C9B">
              <w:rPr>
                <w:spacing w:val="-1"/>
                <w:sz w:val="20"/>
                <w:szCs w:val="20"/>
              </w:rPr>
              <w:t>information  för</w:t>
            </w:r>
            <w:proofErr w:type="gramEnd"/>
            <w:r w:rsidRPr="00907C9B">
              <w:rPr>
                <w:spacing w:val="-1"/>
                <w:sz w:val="20"/>
                <w:szCs w:val="20"/>
              </w:rPr>
              <w:t xml:space="preserve">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clinicalInformationCode</w:t>
            </w:r>
            <w:proofErr w:type="spellEnd"/>
            <w:proofErr w:type="gramEnd"/>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proofErr w:type="spellStart"/>
            <w:r>
              <w:rPr>
                <w:sz w:val="20"/>
                <w:szCs w:val="20"/>
              </w:rPr>
              <w:t>C</w:t>
            </w:r>
            <w:r w:rsidRPr="00835228">
              <w:rPr>
                <w:sz w:val="20"/>
                <w:szCs w:val="20"/>
              </w:rPr>
              <w:t>linicalInformationCodeType</w:t>
            </w:r>
            <w:proofErr w:type="spellEnd"/>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 xml:space="preserve">Koden anges i </w:t>
            </w:r>
            <w:proofErr w:type="spellStart"/>
            <w:r w:rsidRPr="001807E7">
              <w:rPr>
                <w:spacing w:val="-1"/>
                <w:sz w:val="20"/>
                <w:szCs w:val="20"/>
              </w:rPr>
              <w:t>code</w:t>
            </w:r>
            <w:proofErr w:type="spellEnd"/>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w:t>
            </w:r>
            <w:proofErr w:type="spellStart"/>
            <w:r w:rsidRPr="001807E7">
              <w:rPr>
                <w:spacing w:val="-1"/>
                <w:sz w:val="20"/>
                <w:szCs w:val="20"/>
              </w:rPr>
              <w:t>codeSystem</w:t>
            </w:r>
            <w:proofErr w:type="spellEnd"/>
            <w:r w:rsidRPr="001807E7">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77777777" w:rsidR="007E7169" w:rsidRPr="00907C9B" w:rsidRDefault="007E7169" w:rsidP="00907C9B">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clinicalInformationText</w:t>
            </w:r>
            <w:proofErr w:type="spellEnd"/>
            <w:proofErr w:type="gramEnd"/>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act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proofErr w:type="spellStart"/>
            <w:r>
              <w:rPr>
                <w:sz w:val="20"/>
                <w:szCs w:val="20"/>
              </w:rPr>
              <w:t>A</w:t>
            </w:r>
            <w:r w:rsidRPr="00907C9B">
              <w:rPr>
                <w:sz w:val="20"/>
                <w:szCs w:val="20"/>
              </w:rPr>
              <w:t>ctType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77777777" w:rsidR="007E7169" w:rsidRPr="00EF7DF9" w:rsidRDefault="007E7169" w:rsidP="00907C9B">
            <w:pPr>
              <w:spacing w:line="229" w:lineRule="exact"/>
              <w:ind w:left="102"/>
              <w:rPr>
                <w:sz w:val="20"/>
                <w:szCs w:val="20"/>
              </w:rPr>
            </w:pPr>
            <w:proofErr w:type="gramStart"/>
            <w:r>
              <w:rPr>
                <w:sz w:val="20"/>
                <w:szCs w:val="20"/>
              </w:rPr>
              <w:t>...</w:t>
            </w:r>
            <w:proofErr w:type="spellStart"/>
            <w:r w:rsidRPr="00EF7DF9">
              <w:rPr>
                <w:sz w:val="20"/>
                <w:szCs w:val="20"/>
              </w:rPr>
              <w:t>act</w:t>
            </w:r>
            <w:r>
              <w:rPr>
                <w:sz w:val="20"/>
                <w:szCs w:val="20"/>
              </w:rPr>
              <w: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proofErr w:type="spellStart"/>
            <w:r w:rsidRPr="0096469E">
              <w:rPr>
                <w:spacing w:val="-1"/>
                <w:sz w:val="20"/>
                <w:szCs w:val="20"/>
              </w:rPr>
              <w:t>Åtgärdems</w:t>
            </w:r>
            <w:proofErr w:type="spellEnd"/>
            <w:r w:rsidRPr="0096469E">
              <w:rPr>
                <w:spacing w:val="-1"/>
                <w:sz w:val="20"/>
                <w:szCs w:val="20"/>
              </w:rPr>
              <w:t xml:space="preserve">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proofErr w:type="spellStart"/>
            <w:r w:rsidRPr="0096469E">
              <w:rPr>
                <w:sz w:val="20"/>
                <w:szCs w:val="20"/>
              </w:rPr>
              <w:t>Act</w:t>
            </w:r>
            <w:r w:rsidRPr="00835228">
              <w:rPr>
                <w:sz w:val="20"/>
                <w:szCs w:val="20"/>
              </w:rPr>
              <w:t>CodeType</w:t>
            </w:r>
            <w:proofErr w:type="spellEnd"/>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w:t>
            </w:r>
            <w:proofErr w:type="spellStart"/>
            <w:r>
              <w:rPr>
                <w:spacing w:val="-1"/>
                <w:sz w:val="20"/>
                <w:szCs w:val="20"/>
              </w:rPr>
              <w:t>code</w:t>
            </w:r>
            <w:proofErr w:type="spellEnd"/>
            <w:r>
              <w:rPr>
                <w:spacing w:val="-1"/>
                <w:sz w:val="20"/>
                <w:szCs w:val="20"/>
              </w:rPr>
              <w:t xml:space="preserve">. </w:t>
            </w:r>
          </w:p>
          <w:p w14:paraId="0FAEF4B4" w14:textId="77777777" w:rsidR="007E7169" w:rsidRDefault="007E7169" w:rsidP="00FE377D">
            <w:pPr>
              <w:spacing w:line="226" w:lineRule="exact"/>
              <w:ind w:left="102"/>
              <w:rPr>
                <w:spacing w:val="-1"/>
                <w:sz w:val="20"/>
                <w:szCs w:val="20"/>
              </w:rPr>
            </w:pPr>
            <w:r>
              <w:rPr>
                <w:spacing w:val="-1"/>
                <w:sz w:val="20"/>
                <w:szCs w:val="20"/>
              </w:rPr>
              <w:t xml:space="preserve">Kodverkets OID anges i </w:t>
            </w:r>
            <w:proofErr w:type="spellStart"/>
            <w:r>
              <w:rPr>
                <w:spacing w:val="-1"/>
                <w:sz w:val="20"/>
                <w:szCs w:val="20"/>
              </w:rPr>
              <w:t>codeSystem</w:t>
            </w:r>
            <w:proofErr w:type="spellEnd"/>
            <w:r>
              <w:rPr>
                <w:spacing w:val="-1"/>
                <w:sz w:val="20"/>
                <w:szCs w:val="20"/>
              </w:rPr>
              <w:t>.</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proofErr w:type="spellStart"/>
            <w:r w:rsidRPr="00907C9B">
              <w:rPr>
                <w:spacing w:val="-1"/>
                <w:sz w:val="20"/>
                <w:szCs w:val="20"/>
              </w:rPr>
              <w:t>Nullvärde</w:t>
            </w:r>
            <w:proofErr w:type="spellEnd"/>
            <w:r w:rsidRPr="00907C9B">
              <w:rPr>
                <w:spacing w:val="-1"/>
                <w:sz w:val="20"/>
                <w:szCs w:val="20"/>
              </w:rPr>
              <w:t xml:space="preserv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w:t>
            </w:r>
            <w:proofErr w:type="spellStart"/>
            <w:r w:rsidRPr="00907C9B">
              <w:rPr>
                <w:spacing w:val="-1"/>
                <w:sz w:val="20"/>
                <w:szCs w:val="20"/>
              </w:rPr>
              <w:t>actText</w:t>
            </w:r>
            <w:proofErr w:type="spellEnd"/>
            <w:r w:rsidRPr="00907C9B">
              <w:rPr>
                <w:spacing w:val="-1"/>
                <w:sz w:val="20"/>
                <w:szCs w:val="20"/>
              </w:rPr>
              <w: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77777777" w:rsidR="007E7169" w:rsidRPr="00907C9B" w:rsidRDefault="007E7169" w:rsidP="00907C9B">
            <w:pPr>
              <w:spacing w:line="229" w:lineRule="exact"/>
              <w:ind w:left="102"/>
              <w:rPr>
                <w:sz w:val="20"/>
                <w:szCs w:val="20"/>
                <w:lang w:val="en-US"/>
              </w:rPr>
            </w:pPr>
            <w:proofErr w:type="gramStart"/>
            <w:r>
              <w:rPr>
                <w:sz w:val="20"/>
                <w:szCs w:val="20"/>
              </w:rPr>
              <w:t>..</w:t>
            </w:r>
            <w:r w:rsidRPr="00907C9B">
              <w:rPr>
                <w:sz w:val="20"/>
                <w:szCs w:val="20"/>
              </w:rPr>
              <w:t>.</w:t>
            </w:r>
            <w:proofErr w:type="spellStart"/>
            <w:r w:rsidRPr="00907C9B">
              <w:rPr>
                <w:sz w:val="20"/>
                <w:szCs w:val="20"/>
                <w:lang w:val="en-US"/>
              </w:rPr>
              <w:t>actText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proofErr w:type="spellStart"/>
            <w:r w:rsidRPr="0096469E">
              <w:rPr>
                <w:sz w:val="20"/>
                <w:szCs w:val="20"/>
              </w:rPr>
              <w:t>TimeStampType</w:t>
            </w:r>
            <w:proofErr w:type="spellEnd"/>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actResult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proofErr w:type="spellStart"/>
            <w:r>
              <w:rPr>
                <w:sz w:val="20"/>
                <w:szCs w:val="20"/>
              </w:rPr>
              <w:t>Multimedia</w:t>
            </w:r>
            <w:r w:rsidRPr="0096469E">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mediaType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proofErr w:type="spellStart"/>
            <w:r>
              <w:rPr>
                <w:sz w:val="20"/>
                <w:szCs w:val="20"/>
              </w:rPr>
              <w:t>MediaTypeEnum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77777777" w:rsidR="007E7169" w:rsidRDefault="007E7169" w:rsidP="00907C9B">
            <w:pPr>
              <w:spacing w:line="229" w:lineRule="exact"/>
              <w:ind w:left="102"/>
              <w:rPr>
                <w:sz w:val="20"/>
                <w:szCs w:val="20"/>
                <w:lang w:val="en-US"/>
              </w:rPr>
            </w:pPr>
            <w:r>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proofErr w:type="spellStart"/>
            <w:r w:rsidRPr="00680547">
              <w:rPr>
                <w:spacing w:val="-1"/>
                <w:sz w:val="20"/>
                <w:szCs w:val="20"/>
              </w:rPr>
              <w:t>Value</w:t>
            </w:r>
            <w:proofErr w:type="spellEnd"/>
            <w:r w:rsidRPr="00680547">
              <w:rPr>
                <w:spacing w:val="-1"/>
                <w:sz w:val="20"/>
                <w:szCs w:val="20"/>
              </w:rPr>
              <w:t xml:space="preserve"> är binärdata som representerar objektet.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77777777" w:rsidR="007E7169" w:rsidRDefault="007E7169" w:rsidP="00907C9B">
            <w:pPr>
              <w:spacing w:line="229" w:lineRule="exact"/>
              <w:ind w:left="102"/>
              <w:rPr>
                <w:sz w:val="20"/>
                <w:szCs w:val="20"/>
                <w:lang w:val="en-US"/>
              </w:rPr>
            </w:pPr>
            <w:r>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proofErr w:type="spellStart"/>
            <w:r>
              <w:rPr>
                <w:sz w:val="20"/>
                <w:szCs w:val="20"/>
              </w:rPr>
              <w:t>anyURI</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 xml:space="preserve">Referens till extern bild i form av en URL.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77777777" w:rsidR="007E7169" w:rsidRPr="00907C9B" w:rsidRDefault="007E7169" w:rsidP="00907C9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proofErr w:type="spellStart"/>
            <w:r>
              <w:rPr>
                <w:sz w:val="20"/>
                <w:szCs w:val="20"/>
              </w:rPr>
              <w:t>R</w:t>
            </w:r>
            <w:r w:rsidRPr="00907C9B">
              <w:rPr>
                <w:sz w:val="20"/>
                <w:szCs w:val="20"/>
              </w:rPr>
              <w:t>eferralType</w:t>
            </w:r>
            <w:proofErr w:type="spellEnd"/>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w:t>
            </w:r>
            <w:r>
              <w:rPr>
                <w:sz w:val="20"/>
                <w:szCs w:val="20"/>
              </w:rPr>
              <w:t>Id</w:t>
            </w:r>
            <w:proofErr w:type="spellEnd"/>
            <w:proofErr w:type="gramEnd"/>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 xml:space="preserve">Remissens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 xml:space="preserve">Texten från vårdbegäran. Här placeras även HL7 CDA "Narrative Block" text för att i klartext beskriva alla eventuella ingående </w:t>
            </w:r>
            <w:proofErr w:type="spellStart"/>
            <w:r w:rsidRPr="000B565A">
              <w:rPr>
                <w:spacing w:val="-1"/>
                <w:sz w:val="20"/>
                <w:szCs w:val="20"/>
              </w:rPr>
              <w:t>Entry</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och </w:t>
            </w:r>
            <w:proofErr w:type="spellStart"/>
            <w:r w:rsidRPr="000B565A">
              <w:rPr>
                <w:spacing w:val="-1"/>
                <w:sz w:val="20"/>
                <w:szCs w:val="20"/>
              </w:rPr>
              <w:t>EntryRelationship</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lastRenderedPageBreak/>
              <w:t>...</w:t>
            </w:r>
            <w:proofErr w:type="spellStart"/>
            <w:r w:rsidRPr="00907C9B">
              <w:rPr>
                <w:sz w:val="20"/>
                <w:szCs w:val="20"/>
              </w:rPr>
              <w:t>referralTime</w:t>
            </w:r>
            <w:proofErr w:type="spellEnd"/>
            <w:proofErr w:type="gramEnd"/>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proofErr w:type="spellStart"/>
            <w:r w:rsidRPr="000B565A">
              <w:rPr>
                <w:sz w:val="20"/>
                <w:szCs w:val="20"/>
              </w:rPr>
              <w:t>TimeStampType</w:t>
            </w:r>
            <w:proofErr w:type="spellEnd"/>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Tid då vårdbegäran framställdes. </w:t>
            </w:r>
            <w:proofErr w:type="spellStart"/>
            <w:r w:rsidRPr="00907C9B">
              <w:rPr>
                <w:spacing w:val="-1"/>
                <w:sz w:val="20"/>
                <w:szCs w:val="20"/>
              </w:rPr>
              <w:t>Nullvärde</w:t>
            </w:r>
            <w:proofErr w:type="spellEnd"/>
            <w:r w:rsidRPr="00907C9B">
              <w:rPr>
                <w:spacing w:val="-1"/>
                <w:sz w:val="20"/>
                <w:szCs w:val="20"/>
              </w:rPr>
              <w:t xml:space="preserv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referralAuthorId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proofErr w:type="spellStart"/>
            <w:r>
              <w:rPr>
                <w:sz w:val="20"/>
                <w:szCs w:val="20"/>
              </w:rPr>
              <w:t>HSAidType</w:t>
            </w:r>
            <w:proofErr w:type="spellEnd"/>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77777777" w:rsidR="007E7169" w:rsidRPr="00907C9B" w:rsidRDefault="007E7169" w:rsidP="00907C9B">
            <w:pPr>
              <w:spacing w:line="229" w:lineRule="exact"/>
              <w:ind w:left="102"/>
              <w:rPr>
                <w:sz w:val="20"/>
                <w:szCs w:val="20"/>
                <w:lang w:val="en-US"/>
              </w:rPr>
            </w:pPr>
            <w:r>
              <w:rPr>
                <w:sz w:val="20"/>
                <w:szCs w:val="20"/>
                <w:lang w:val="en-US"/>
              </w:rPr>
              <w:t>...</w:t>
            </w:r>
            <w:proofErr w:type="spellStart"/>
            <w:r w:rsidRPr="00907C9B">
              <w:rPr>
                <w:sz w:val="20"/>
                <w:szCs w:val="20"/>
              </w:rPr>
              <w:t>referral</w:t>
            </w:r>
            <w:r w:rsidRPr="00907C9B">
              <w:rPr>
                <w:sz w:val="20"/>
                <w:szCs w:val="20"/>
                <w:lang w:val="en-US"/>
              </w:rPr>
              <w:t>AuthorName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proofErr w:type="spellStart"/>
            <w:r w:rsidRPr="00907C9B">
              <w:rPr>
                <w:spacing w:val="-1"/>
                <w:sz w:val="20"/>
                <w:szCs w:val="20"/>
                <w:lang w:val="en-US"/>
              </w:rPr>
              <w:t>Namn</w:t>
            </w:r>
            <w:proofErr w:type="spellEnd"/>
            <w:r w:rsidRPr="00907C9B">
              <w:rPr>
                <w:spacing w:val="-1"/>
                <w:sz w:val="20"/>
                <w:szCs w:val="20"/>
                <w:lang w:val="en-US"/>
              </w:rPr>
              <w:t xml:space="preserve"> </w:t>
            </w:r>
            <w:proofErr w:type="spellStart"/>
            <w:r w:rsidRPr="00907C9B">
              <w:rPr>
                <w:spacing w:val="-1"/>
                <w:sz w:val="20"/>
                <w:szCs w:val="20"/>
                <w:lang w:val="en-US"/>
              </w:rPr>
              <w:t>på</w:t>
            </w:r>
            <w:proofErr w:type="spellEnd"/>
            <w:r w:rsidRPr="00907C9B">
              <w:rPr>
                <w:spacing w:val="-1"/>
                <w:sz w:val="20"/>
                <w:szCs w:val="20"/>
                <w:lang w:val="en-US"/>
              </w:rPr>
              <w:t xml:space="preserve"> </w:t>
            </w:r>
            <w:proofErr w:type="spellStart"/>
            <w:r w:rsidRPr="00907C9B">
              <w:rPr>
                <w:spacing w:val="-1"/>
                <w:sz w:val="20"/>
                <w:szCs w:val="20"/>
                <w:lang w:val="en-US"/>
              </w:rPr>
              <w:t>författare</w:t>
            </w:r>
            <w:proofErr w:type="spellEnd"/>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77777777" w:rsidR="007E7169" w:rsidRPr="00907C9B" w:rsidRDefault="007E7169" w:rsidP="00907C9B">
            <w:pPr>
              <w:spacing w:line="229" w:lineRule="exact"/>
              <w:ind w:left="102"/>
              <w:rPr>
                <w:rFonts w:ascii="Arial" w:hAnsi="Arial" w:cs="Arial"/>
                <w:sz w:val="20"/>
                <w:szCs w:val="20"/>
                <w:lang w:val="en-US"/>
              </w:rPr>
            </w:pPr>
            <w:r>
              <w:rPr>
                <w:sz w:val="20"/>
                <w:szCs w:val="20"/>
                <w:lang w:val="en-US"/>
              </w:rPr>
              <w:t>...</w:t>
            </w:r>
            <w:proofErr w:type="spellStart"/>
            <w:r w:rsidRPr="00907C9B">
              <w:rPr>
                <w:sz w:val="20"/>
                <w:szCs w:val="20"/>
              </w:rPr>
              <w:t>referral</w:t>
            </w:r>
            <w:r w:rsidRPr="00907C9B">
              <w:rPr>
                <w:sz w:val="20"/>
                <w:szCs w:val="20"/>
                <w:lang w:val="en-US"/>
              </w:rPr>
              <w:t>Organization</w:t>
            </w:r>
            <w:r>
              <w:rPr>
                <w:sz w:val="20"/>
                <w:szCs w:val="20"/>
                <w:lang w:val="en-US"/>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proofErr w:type="spellStart"/>
            <w:r>
              <w:rPr>
                <w:sz w:val="20"/>
                <w:szCs w:val="20"/>
                <w:lang w:val="en-US"/>
              </w:rPr>
              <w:t>HSAidType</w:t>
            </w:r>
            <w:proofErr w:type="spellEnd"/>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HSA id för organisationen där person som har </w:t>
            </w:r>
            <w:proofErr w:type="spellStart"/>
            <w:r w:rsidRPr="00907C9B">
              <w:rPr>
                <w:spacing w:val="-1"/>
                <w:sz w:val="20"/>
                <w:szCs w:val="20"/>
              </w:rPr>
              <w:t>faställt</w:t>
            </w:r>
            <w:proofErr w:type="spellEnd"/>
            <w:r w:rsidRPr="00907C9B">
              <w:rPr>
                <w:spacing w:val="-1"/>
                <w:sz w:val="20"/>
                <w:szCs w:val="20"/>
              </w:rPr>
              <w:t xml:space="preserve">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referralOrganizationName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7777777" w:rsidR="007E7169" w:rsidRPr="00907C9B" w:rsidRDefault="007E7169" w:rsidP="00907C9B">
            <w:pPr>
              <w:spacing w:line="229" w:lineRule="exact"/>
              <w:ind w:left="102"/>
              <w:rPr>
                <w:sz w:val="20"/>
                <w:szCs w:val="20"/>
              </w:rPr>
            </w:pPr>
            <w:proofErr w:type="gramStart"/>
            <w:r w:rsidRPr="00907C9B">
              <w:rPr>
                <w:sz w:val="20"/>
                <w:szCs w:val="20"/>
              </w:rPr>
              <w:t>..</w:t>
            </w:r>
            <w:r w:rsidRPr="00907C9B">
              <w:rPr>
                <w:rFonts w:ascii="Arial" w:hAnsi="Arial" w:cs="Arial"/>
                <w:sz w:val="20"/>
                <w:szCs w:val="20"/>
              </w:rPr>
              <w:t>.</w:t>
            </w:r>
            <w:proofErr w:type="spellStart"/>
            <w:r w:rsidRPr="00907C9B">
              <w:rPr>
                <w:sz w:val="20"/>
                <w:szCs w:val="20"/>
              </w:rPr>
              <w:t>referralOrganizationTelecom</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referralOrganizationAdress</w:t>
            </w:r>
            <w:proofErr w:type="spellEnd"/>
            <w:proofErr w:type="gramEnd"/>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77777777" w:rsidR="007E7169" w:rsidRPr="00907C9B" w:rsidRDefault="007E7169" w:rsidP="002A2A60">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care</w:t>
            </w:r>
            <w:r>
              <w:rPr>
                <w:sz w:val="20"/>
                <w:szCs w:val="20"/>
              </w:rPr>
              <w:t>ContactId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xml:space="preserve">. Detta ID kan användas för att genom tjänstekontaktet </w:t>
            </w:r>
            <w:proofErr w:type="spellStart"/>
            <w:r w:rsidR="007824D8">
              <w:rPr>
                <w:spacing w:val="-1"/>
                <w:sz w:val="20"/>
                <w:szCs w:val="20"/>
              </w:rPr>
              <w:t>GetCareContacts</w:t>
            </w:r>
            <w:proofErr w:type="spellEnd"/>
            <w:r w:rsidR="007824D8">
              <w:rPr>
                <w:spacing w:val="-1"/>
                <w:sz w:val="20"/>
                <w:szCs w:val="20"/>
              </w:rPr>
              <w:t xml:space="preserve">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89" w:name="_Toc240970742"/>
      <w:proofErr w:type="spellStart"/>
      <w:r w:rsidRPr="001656B7">
        <w:rPr>
          <w:highlight w:val="yellow"/>
        </w:rPr>
        <w:t>Get</w:t>
      </w:r>
      <w:r w:rsidR="00A2758B">
        <w:rPr>
          <w:highlight w:val="yellow"/>
        </w:rPr>
        <w:t>Maternity</w:t>
      </w:r>
      <w:r w:rsidRPr="001656B7">
        <w:rPr>
          <w:highlight w:val="yellow"/>
        </w:rPr>
        <w:t>MedicalHistory</w:t>
      </w:r>
      <w:bookmarkEnd w:id="89"/>
      <w:proofErr w:type="spellEnd"/>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90" w:name="_Toc240970743"/>
      <w:r w:rsidRPr="002E1905">
        <w:t>Frivillighet</w:t>
      </w:r>
      <w:bookmarkEnd w:id="90"/>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91" w:name="_Toc240970744"/>
      <w:r w:rsidRPr="00866C77">
        <w:t>Version</w:t>
      </w:r>
      <w:bookmarkEnd w:id="91"/>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92" w:name="_Toc240970745"/>
      <w:r w:rsidRPr="001C06B7">
        <w:t>SLA-krav</w:t>
      </w:r>
      <w:bookmarkEnd w:id="92"/>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93" w:name="_Toc240970746"/>
      <w:r>
        <w:t>V-MIM</w:t>
      </w:r>
      <w:bookmarkEnd w:id="93"/>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94" w:name="_Toc240970747"/>
      <w:r w:rsidRPr="00527535">
        <w:t>Fältregler</w:t>
      </w:r>
      <w:bookmarkEnd w:id="9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4ECDC565" w14:textId="77777777" w:rsidR="00020569" w:rsidRPr="00907C9B" w:rsidRDefault="00020569" w:rsidP="00020569">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proofErr w:type="spellStart"/>
            <w:r>
              <w:rPr>
                <w:sz w:val="20"/>
                <w:szCs w:val="20"/>
              </w:rPr>
              <w:t>careUnitHSAI</w:t>
            </w:r>
            <w:r w:rsidR="00020569">
              <w:rPr>
                <w:sz w:val="20"/>
                <w:szCs w:val="20"/>
              </w:rPr>
              <w:t>d</w:t>
            </w:r>
            <w:proofErr w:type="spellEnd"/>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proofErr w:type="spellStart"/>
            <w:r w:rsidRPr="00907C9B">
              <w:rPr>
                <w:sz w:val="20"/>
                <w:szCs w:val="20"/>
              </w:rPr>
              <w:t>timePeriod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proofErr w:type="spellStart"/>
            <w:r>
              <w:rPr>
                <w:spacing w:val="-1"/>
                <w:sz w:val="20"/>
                <w:szCs w:val="20"/>
              </w:rPr>
              <w:t>DatePeriodType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proofErr w:type="spellStart"/>
            <w:r w:rsidR="000E6174">
              <w:rPr>
                <w:sz w:val="20"/>
                <w:szCs w:val="20"/>
              </w:rPr>
              <w:t>maternityMedicalRecord</w:t>
            </w:r>
            <w:r w:rsidR="000E6174" w:rsidRPr="00907C9B">
              <w:rPr>
                <w:sz w:val="20"/>
                <w:szCs w:val="20"/>
              </w:rPr>
              <w:t>Header</w:t>
            </w:r>
            <w:proofErr w:type="spellEnd"/>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proofErr w:type="spellStart"/>
            <w:r w:rsidRPr="005F1D2D">
              <w:rPr>
                <w:sz w:val="20"/>
                <w:szCs w:val="20"/>
              </w:rPr>
              <w:t>sourceSystem</w:t>
            </w:r>
            <w:r w:rsidR="00CE7BF4">
              <w:rPr>
                <w:sz w:val="20"/>
                <w:szCs w:val="20"/>
              </w:rPr>
              <w:t>HSA</w:t>
            </w:r>
            <w:r w:rsidR="00D068D5">
              <w:rPr>
                <w:sz w:val="20"/>
                <w:szCs w:val="20"/>
              </w:rPr>
              <w:t>I</w:t>
            </w:r>
            <w:r w:rsidR="00CE7BF4">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SOAP-header</w:t>
            </w:r>
            <w:proofErr w:type="spellEnd"/>
            <w:r w:rsidRPr="005F1D2D">
              <w:rPr>
                <w:sz w:val="20"/>
                <w:szCs w:val="20"/>
              </w:rPr>
              <w:t>).</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proofErr w:type="spellStart"/>
            <w:r w:rsidRPr="005F1D2D">
              <w:rPr>
                <w:sz w:val="20"/>
                <w:szCs w:val="20"/>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proofErr w:type="spellStart"/>
            <w:r>
              <w:rPr>
                <w:sz w:val="20"/>
                <w:szCs w:val="20"/>
              </w:rPr>
              <w:t>maternity</w:t>
            </w:r>
            <w:r w:rsidR="00DF6727">
              <w:rPr>
                <w:sz w:val="20"/>
                <w:szCs w:val="20"/>
              </w:rPr>
              <w:t>MedicalRecord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proofErr w:type="spellStart"/>
            <w:r>
              <w:rPr>
                <w:sz w:val="20"/>
                <w:szCs w:val="20"/>
              </w:rPr>
              <w:t>Maternity</w:t>
            </w:r>
            <w:r w:rsidR="00DF6727">
              <w:rPr>
                <w:sz w:val="20"/>
                <w:szCs w:val="20"/>
              </w:rPr>
              <w:t>MedicalRecord</w:t>
            </w:r>
            <w:r w:rsidR="00D708A4" w:rsidRPr="00907C9B">
              <w:rPr>
                <w:sz w:val="20"/>
                <w:szCs w:val="20"/>
              </w:rPr>
              <w:t>Type</w:t>
            </w:r>
            <w:proofErr w:type="spellEnd"/>
            <w:r w:rsidR="00D708A4" w:rsidRPr="00907C9B">
              <w:rPr>
                <w:sz w:val="20"/>
                <w:szCs w:val="20"/>
              </w:rPr>
              <w:t xml:space="preserve"> </w:t>
            </w:r>
          </w:p>
        </w:tc>
        <w:tc>
          <w:tcPr>
            <w:tcW w:w="3685" w:type="dxa"/>
            <w:tcBorders>
              <w:top w:val="single" w:sz="5" w:space="0" w:color="000000"/>
              <w:left w:val="single" w:sz="5" w:space="0" w:color="000000"/>
              <w:bottom w:val="single" w:sz="5" w:space="0" w:color="000000"/>
              <w:right w:val="single" w:sz="5" w:space="0" w:color="000000"/>
            </w:tcBorders>
          </w:tcPr>
          <w:p w14:paraId="69AF6251" w14:textId="77777777" w:rsidR="00D708A4" w:rsidRDefault="00BE5517" w:rsidP="00020569">
            <w:pPr>
              <w:spacing w:line="229" w:lineRule="exact"/>
              <w:ind w:left="102"/>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w:t>
            </w:r>
            <w:proofErr w:type="spellStart"/>
            <w:r w:rsidR="00DF6727">
              <w:rPr>
                <w:sz w:val="20"/>
                <w:szCs w:val="20"/>
              </w:rPr>
              <w:t>maternityMedicalRecord</w:t>
            </w:r>
            <w:r w:rsidRPr="00907C9B">
              <w:rPr>
                <w:sz w:val="20"/>
                <w:szCs w:val="20"/>
              </w:rPr>
              <w:t>Header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4F61A1C" w14:textId="77777777" w:rsidR="00D708A4" w:rsidRPr="00907C9B" w:rsidRDefault="00D708A4" w:rsidP="0002056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BDC9880" w14:textId="77777777" w:rsidR="00D708A4" w:rsidRPr="00041CC6" w:rsidRDefault="00D708A4" w:rsidP="00020569">
            <w:pPr>
              <w:spacing w:line="229" w:lineRule="exact"/>
              <w:ind w:left="102"/>
              <w:rPr>
                <w:sz w:val="20"/>
                <w:szCs w:val="20"/>
              </w:rPr>
            </w:pPr>
            <w:r w:rsidRPr="00041CC6">
              <w:rPr>
                <w:sz w:val="20"/>
                <w:szCs w:val="20"/>
              </w:rPr>
              <w:t>Dokumentets identitet som är unik inom källsystemet</w:t>
            </w:r>
          </w:p>
          <w:p w14:paraId="48D3321A" w14:textId="77777777" w:rsidR="00D708A4" w:rsidRPr="00907C9B" w:rsidRDefault="00D708A4" w:rsidP="0002056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7D6475">
              <w:rPr>
                <w:sz w:val="20"/>
                <w:szCs w:val="20"/>
              </w:rPr>
              <w:t>sourceSystem</w:t>
            </w:r>
            <w:r w:rsidR="00785A82">
              <w:rPr>
                <w:sz w:val="20"/>
                <w:szCs w:val="20"/>
              </w:rPr>
              <w:t>HSA</w:t>
            </w:r>
            <w:r w:rsidR="00D068D5">
              <w:rPr>
                <w:sz w:val="20"/>
                <w:szCs w:val="20"/>
              </w:rPr>
              <w:t>I</w:t>
            </w:r>
            <w:r w:rsidR="00785A82">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proofErr w:type="spellStart"/>
            <w:r>
              <w:rPr>
                <w:sz w:val="20"/>
                <w:szCs w:val="20"/>
              </w:rPr>
              <w:t>HSAI</w:t>
            </w:r>
            <w:r w:rsidR="00D708A4" w:rsidRPr="007D6475">
              <w:rPr>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proofErr w:type="gramEnd"/>
            <w:r w:rsidR="00AD0B03">
              <w:rPr>
                <w:sz w:val="20"/>
                <w:szCs w:val="20"/>
              </w:rPr>
              <w:t>/../</w:t>
            </w:r>
            <w:proofErr w:type="spellStart"/>
            <w:r w:rsidRPr="00907C9B">
              <w:rPr>
                <w:sz w:val="20"/>
                <w:szCs w:val="20"/>
              </w:rPr>
              <w:t>documentTitle</w:t>
            </w:r>
            <w:proofErr w:type="spellEnd"/>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t>.</w:t>
            </w:r>
            <w:r>
              <w:rPr>
                <w:sz w:val="20"/>
                <w:szCs w:val="20"/>
              </w:rPr>
              <w:t>.</w:t>
            </w:r>
            <w:proofErr w:type="gramEnd"/>
            <w:r w:rsidR="00AD0B03">
              <w:rPr>
                <w:sz w:val="20"/>
                <w:szCs w:val="20"/>
              </w:rPr>
              <w:t>/../</w:t>
            </w:r>
            <w:proofErr w:type="spellStart"/>
            <w:r w:rsidRPr="00907C9B">
              <w:rPr>
                <w:sz w:val="20"/>
                <w:szCs w:val="20"/>
              </w:rPr>
              <w:t>documentTime</w:t>
            </w:r>
            <w:proofErr w:type="spellEnd"/>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proofErr w:type="spellStart"/>
            <w:r>
              <w:rPr>
                <w:sz w:val="20"/>
                <w:szCs w:val="20"/>
              </w:rPr>
              <w:t>TimeStampType</w:t>
            </w:r>
            <w:proofErr w:type="spellEnd"/>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77777777" w:rsidR="00D708A4" w:rsidRPr="00907C9B" w:rsidRDefault="00D708A4" w:rsidP="00020569">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D708A4" w:rsidRPr="00907C9B" w:rsidRDefault="00D708A4" w:rsidP="00020569">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D708A4" w:rsidRPr="002E3143" w:rsidRDefault="00D708A4"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D19E64" w14:textId="77777777" w:rsidR="00D708A4" w:rsidRPr="00041CC6" w:rsidRDefault="00D708A4" w:rsidP="00020569">
            <w:pPr>
              <w:spacing w:line="229" w:lineRule="exact"/>
              <w:ind w:left="102"/>
              <w:rPr>
                <w:sz w:val="20"/>
                <w:szCs w:val="20"/>
              </w:rPr>
            </w:pPr>
            <w:r w:rsidRPr="00041CC6">
              <w:rPr>
                <w:sz w:val="20"/>
                <w:szCs w:val="20"/>
              </w:rPr>
              <w:t>Id</w:t>
            </w:r>
            <w:r>
              <w:rPr>
                <w:sz w:val="20"/>
                <w:szCs w:val="20"/>
              </w:rPr>
              <w:t>entifierare för patient.</w:t>
            </w:r>
          </w:p>
          <w:p w14:paraId="1FB6429D" w14:textId="77777777" w:rsidR="00D708A4" w:rsidRPr="00A63DCF" w:rsidRDefault="00D708A4" w:rsidP="00020569">
            <w:pPr>
              <w:spacing w:line="226" w:lineRule="exact"/>
              <w:ind w:left="102"/>
              <w:rPr>
                <w:spacing w:val="-1"/>
                <w:sz w:val="20"/>
                <w:szCs w:val="20"/>
              </w:rPr>
            </w:pPr>
          </w:p>
          <w:p w14:paraId="2E26442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proofErr w:type="gramStart"/>
            <w:r w:rsidR="00AD0B03">
              <w:rPr>
                <w:sz w:val="20"/>
                <w:szCs w:val="20"/>
              </w:rPr>
              <w:t>..</w:t>
            </w:r>
            <w:proofErr w:type="gramEnd"/>
            <w:r w:rsidR="00AD0B03">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77777777" w:rsidR="00D708A4" w:rsidRPr="00041CC6" w:rsidRDefault="00D708A4" w:rsidP="00020569">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D708A4" w:rsidRPr="00907C9B" w:rsidRDefault="001F7271" w:rsidP="00020569">
            <w:pPr>
              <w:spacing w:line="229" w:lineRule="exact"/>
              <w:ind w:left="102"/>
              <w:rPr>
                <w:sz w:val="20"/>
                <w:szCs w:val="20"/>
              </w:rPr>
            </w:pPr>
            <w:proofErr w:type="gramStart"/>
            <w:r>
              <w:rPr>
                <w:sz w:val="20"/>
                <w:szCs w:val="20"/>
              </w:rPr>
              <w:t>.</w:t>
            </w:r>
            <w:r w:rsidR="00D708A4" w:rsidRPr="00907C9B">
              <w:rPr>
                <w:sz w:val="20"/>
                <w:szCs w:val="20"/>
              </w:rPr>
              <w:t>.</w:t>
            </w:r>
            <w:proofErr w:type="gramEnd"/>
            <w:r w:rsidR="00AD0B03">
              <w:rPr>
                <w:sz w:val="20"/>
                <w:szCs w:val="20"/>
              </w:rPr>
              <w:t>/../../</w:t>
            </w:r>
            <w:proofErr w:type="spellStart"/>
            <w:r w:rsidR="00D708A4">
              <w:rPr>
                <w:sz w:val="20"/>
                <w:szCs w:val="20"/>
              </w:rPr>
              <w:t>type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77777777" w:rsidR="00D708A4" w:rsidRDefault="00D708A4" w:rsidP="00020569">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239796BF" w14:textId="77777777" w:rsidR="00D708A4" w:rsidRPr="00041CC6"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z w:val="20"/>
                <w:szCs w:val="20"/>
              </w:rPr>
              <w:t>author</w:t>
            </w:r>
            <w:proofErr w:type="spellEnd"/>
          </w:p>
          <w:p w14:paraId="5839434A"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77777777" w:rsidR="00D708A4" w:rsidRPr="00907C9B" w:rsidRDefault="00D708A4" w:rsidP="00020569">
            <w:pPr>
              <w:spacing w:line="229" w:lineRule="exact"/>
              <w:ind w:left="102"/>
              <w:rPr>
                <w:sz w:val="20"/>
                <w:szCs w:val="20"/>
              </w:rPr>
            </w:pPr>
            <w:proofErr w:type="spellStart"/>
            <w:r>
              <w:rPr>
                <w:sz w:val="20"/>
                <w:szCs w:val="20"/>
              </w:rPr>
              <w:t>A</w:t>
            </w:r>
            <w:r w:rsidRPr="00907C9B">
              <w:rPr>
                <w:sz w:val="20"/>
                <w:szCs w:val="20"/>
              </w:rPr>
              <w:t>uthorType</w:t>
            </w:r>
            <w:proofErr w:type="spellEnd"/>
          </w:p>
          <w:p w14:paraId="0A48E5FA"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D708A4" w:rsidRPr="00041CC6" w:rsidRDefault="00D708A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Vid uppdatering av tidigare skapade</w:t>
            </w:r>
            <w:r w:rsidR="005F619E">
              <w:rPr>
                <w:spacing w:val="-1"/>
                <w:sz w:val="20"/>
                <w:szCs w:val="20"/>
              </w:rPr>
              <w:t xml:space="preserve"> dokument av</w:t>
            </w:r>
            <w:r w:rsidR="00D068D5">
              <w:rPr>
                <w:spacing w:val="-1"/>
                <w:sz w:val="20"/>
                <w:szCs w:val="20"/>
              </w:rPr>
              <w:t>ses den hälso- och sjukvårdsperson som senast uppdaterade informationen.</w:t>
            </w:r>
          </w:p>
          <w:p w14:paraId="2C8FB328"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77777777" w:rsidR="00D708A4" w:rsidRPr="00907C9B" w:rsidRDefault="000F6AC8"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708A4" w:rsidRPr="00907C9B">
              <w:rPr>
                <w:sz w:val="20"/>
                <w:szCs w:val="20"/>
              </w:rPr>
              <w:t>a</w:t>
            </w:r>
            <w:r w:rsidR="00D708A4" w:rsidRPr="00907C9B">
              <w:rPr>
                <w:spacing w:val="-1"/>
                <w:sz w:val="20"/>
                <w:szCs w:val="20"/>
              </w:rPr>
              <w:t>uthorTime</w:t>
            </w:r>
            <w:proofErr w:type="spellEnd"/>
          </w:p>
          <w:p w14:paraId="1BC33C20"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020707C"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7777777" w:rsidR="00D708A4" w:rsidRPr="00907C9B" w:rsidRDefault="00D708A4" w:rsidP="00020569">
            <w:pPr>
              <w:spacing w:line="226" w:lineRule="exact"/>
              <w:ind w:left="102"/>
              <w:rPr>
                <w:spacing w:val="-1"/>
                <w:sz w:val="20"/>
                <w:szCs w:val="20"/>
              </w:rPr>
            </w:pPr>
            <w:r w:rsidRPr="00907C9B">
              <w:rPr>
                <w:spacing w:val="-1"/>
                <w:sz w:val="20"/>
                <w:szCs w:val="20"/>
              </w:rPr>
              <w:t>Tidpunkt då dokumentet skapades</w:t>
            </w:r>
          </w:p>
          <w:p w14:paraId="7A862E1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D708A4" w:rsidRPr="00907C9B" w:rsidRDefault="00D708A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2384FF3" w14:textId="77777777" w:rsidTr="00480EC7">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54548026"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w:t>
            </w:r>
            <w:r>
              <w:rPr>
                <w:spacing w:val="-1"/>
                <w:sz w:val="20"/>
                <w:szCs w:val="20"/>
              </w:rPr>
              <w:t>HSA</w:t>
            </w:r>
            <w:r w:rsidR="00D068D5">
              <w:rPr>
                <w:spacing w:val="-1"/>
                <w:sz w:val="20"/>
                <w:szCs w:val="20"/>
              </w:rPr>
              <w:t>I</w:t>
            </w:r>
            <w:r>
              <w:rPr>
                <w:spacing w:val="-1"/>
                <w:sz w:val="20"/>
                <w:szCs w:val="20"/>
              </w:rPr>
              <w:t>d</w:t>
            </w:r>
            <w:proofErr w:type="spellEnd"/>
          </w:p>
          <w:p w14:paraId="6B5FC0F1"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D708A4" w:rsidRDefault="008B29AE" w:rsidP="00020569">
            <w:pPr>
              <w:spacing w:line="229" w:lineRule="exact"/>
              <w:ind w:left="102"/>
              <w:rPr>
                <w:rFonts w:ascii="Arial" w:hAnsi="Arial" w:cs="Arial"/>
                <w:sz w:val="20"/>
                <w:szCs w:val="20"/>
              </w:rPr>
            </w:pPr>
            <w:proofErr w:type="spellStart"/>
            <w:r>
              <w:rPr>
                <w:sz w:val="20"/>
                <w:szCs w:val="20"/>
              </w:rPr>
              <w:t>HSA</w:t>
            </w:r>
            <w:r w:rsidR="00D068D5">
              <w:rPr>
                <w:sz w:val="20"/>
                <w:szCs w:val="20"/>
              </w:rPr>
              <w:t>I</w:t>
            </w:r>
            <w:r>
              <w:rPr>
                <w:sz w:val="20"/>
                <w:szCs w:val="20"/>
              </w:rPr>
              <w:t>dType</w:t>
            </w:r>
            <w:proofErr w:type="spellEnd"/>
          </w:p>
          <w:p w14:paraId="01E18D75"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77777777" w:rsidR="00D708A4" w:rsidRPr="00907C9B" w:rsidRDefault="00D708A4" w:rsidP="00020569">
            <w:pPr>
              <w:spacing w:line="226" w:lineRule="exact"/>
              <w:ind w:left="102"/>
              <w:rPr>
                <w:spacing w:val="-1"/>
                <w:sz w:val="20"/>
                <w:szCs w:val="20"/>
              </w:rPr>
            </w:pPr>
            <w:r w:rsidRPr="00171EC2">
              <w:rPr>
                <w:spacing w:val="-1"/>
                <w:sz w:val="20"/>
                <w:szCs w:val="20"/>
              </w:rPr>
              <w:t>Författarens HSA-id</w:t>
            </w:r>
          </w:p>
          <w:p w14:paraId="24BEABB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5600E58"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authorRoleCode</w:t>
            </w:r>
            <w:proofErr w:type="spellEnd"/>
          </w:p>
          <w:p w14:paraId="6113237A"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44F389" w14:textId="77777777" w:rsidR="00D708A4" w:rsidRDefault="00D708A4" w:rsidP="00020569">
            <w:pPr>
              <w:spacing w:line="229" w:lineRule="exact"/>
              <w:ind w:left="102"/>
              <w:rPr>
                <w:rFonts w:ascii="Arial" w:hAnsi="Arial" w:cs="Arial"/>
                <w:sz w:val="20"/>
                <w:szCs w:val="20"/>
              </w:rPr>
            </w:pPr>
            <w:r>
              <w:rPr>
                <w:spacing w:val="-1"/>
                <w:sz w:val="20"/>
                <w:szCs w:val="20"/>
              </w:rPr>
              <w:t>string</w:t>
            </w:r>
          </w:p>
          <w:p w14:paraId="0E3F9E0C" w14:textId="77777777" w:rsidR="00D708A4" w:rsidRPr="00171EC2" w:rsidRDefault="00D708A4" w:rsidP="00020569">
            <w:pPr>
              <w:spacing w:line="226" w:lineRule="exact"/>
              <w:ind w:left="102"/>
              <w:rPr>
                <w:spacing w:val="-1"/>
                <w:sz w:val="20"/>
                <w:szCs w:val="20"/>
              </w:rPr>
            </w:pPr>
          </w:p>
          <w:p w14:paraId="399EEC94"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0E6C8C7" w14:textId="6B53CC76" w:rsidR="00D708A4" w:rsidRPr="00041CC6" w:rsidRDefault="00D708A4" w:rsidP="00020569">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r w:rsidR="007334BD" w:rsidRPr="007334BD">
              <w:rPr>
                <w:spacing w:val="-1"/>
                <w:sz w:val="20"/>
                <w:szCs w:val="20"/>
              </w:rPr>
              <w:t>http://www.inera.se/Documents/TJANSTER_PROJEKT/Katalogtjanst_HSA/Innehall/hsa_innehall_befattning.pdf</w:t>
            </w:r>
          </w:p>
          <w:p w14:paraId="50B13A0E"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22746"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77777777" w:rsidR="00E22746" w:rsidRPr="00907C9B" w:rsidRDefault="00617982" w:rsidP="00020569">
            <w:pPr>
              <w:spacing w:line="229" w:lineRule="exact"/>
              <w:ind w:left="102"/>
              <w:rPr>
                <w:sz w:val="20"/>
                <w:szCs w:val="20"/>
              </w:rPr>
            </w:pPr>
            <w:proofErr w:type="gramStart"/>
            <w:r>
              <w:rPr>
                <w:sz w:val="20"/>
                <w:szCs w:val="20"/>
              </w:rPr>
              <w:t>..</w:t>
            </w:r>
            <w:proofErr w:type="gramEnd"/>
            <w:r w:rsidR="00911C18">
              <w:rPr>
                <w:sz w:val="20"/>
                <w:szCs w:val="20"/>
              </w:rPr>
              <w:t>/../../</w:t>
            </w:r>
            <w:proofErr w:type="spellStart"/>
            <w:r w:rsidR="00E22746" w:rsidRPr="00597873">
              <w:rPr>
                <w:sz w:val="20"/>
                <w:szCs w:val="20"/>
              </w:rPr>
              <w:t>authorOtherRole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C8EE80C" w14:textId="77777777" w:rsidR="00E22746" w:rsidRDefault="00E22746" w:rsidP="00020569">
            <w:pPr>
              <w:spacing w:line="229" w:lineRule="exact"/>
              <w:ind w:left="102"/>
              <w:rPr>
                <w:spacing w:val="-1"/>
                <w:sz w:val="20"/>
                <w:szCs w:val="20"/>
              </w:rPr>
            </w:pPr>
            <w:proofErr w:type="spellStart"/>
            <w:r>
              <w:rPr>
                <w:spacing w:val="-1"/>
                <w:sz w:val="20"/>
                <w:szCs w:val="20"/>
              </w:rPr>
              <w:t>AuthorOtherRoleType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68DD0B" w14:textId="77777777" w:rsidR="00E22746" w:rsidRPr="00041CC6" w:rsidRDefault="00E22746" w:rsidP="00020569">
            <w:pPr>
              <w:spacing w:line="226" w:lineRule="exact"/>
              <w:ind w:left="102"/>
              <w:rPr>
                <w:spacing w:val="-1"/>
                <w:sz w:val="20"/>
                <w:szCs w:val="20"/>
              </w:rPr>
            </w:pPr>
            <w:r w:rsidRPr="00597873">
              <w:rPr>
                <w:sz w:val="20"/>
                <w:szCs w:val="20"/>
              </w:rPr>
              <w:t>Information om författarens befattning om annat kodverk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1EF4A9D1" w14:textId="77777777" w:rsidR="00E22746" w:rsidRDefault="00E22746" w:rsidP="0020070F">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2B2380F5" w14:textId="77777777" w:rsidR="00E22746" w:rsidRPr="00907C9B" w:rsidRDefault="00E22746" w:rsidP="00020569">
            <w:pPr>
              <w:spacing w:line="226" w:lineRule="exact"/>
              <w:ind w:left="102"/>
              <w:rPr>
                <w:spacing w:val="-1"/>
                <w:sz w:val="20"/>
                <w:szCs w:val="20"/>
              </w:rPr>
            </w:pPr>
          </w:p>
        </w:tc>
      </w:tr>
      <w:tr w:rsidR="00E22746"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77777777" w:rsidR="00E22746" w:rsidRPr="00907C9B" w:rsidRDefault="00911C18" w:rsidP="00020569">
            <w:pPr>
              <w:spacing w:line="229" w:lineRule="exact"/>
              <w:ind w:left="102"/>
              <w:rPr>
                <w:sz w:val="20"/>
                <w:szCs w:val="20"/>
              </w:rPr>
            </w:pPr>
            <w:proofErr w:type="gramStart"/>
            <w:r>
              <w:rPr>
                <w:sz w:val="20"/>
                <w:szCs w:val="20"/>
              </w:rPr>
              <w:t>..</w:t>
            </w:r>
            <w:proofErr w:type="gramEnd"/>
            <w:r>
              <w:rPr>
                <w:sz w:val="20"/>
                <w:szCs w:val="20"/>
              </w:rPr>
              <w:t>/../../</w:t>
            </w:r>
            <w:r w:rsidR="00617982">
              <w:rPr>
                <w:sz w:val="20"/>
                <w:szCs w:val="20"/>
              </w:rPr>
              <w:t>../</w:t>
            </w:r>
            <w:proofErr w:type="spellStart"/>
            <w:r w:rsidR="00E22746" w:rsidRPr="0039403A">
              <w:rPr>
                <w:sz w:val="20"/>
                <w:szCs w:val="20"/>
              </w:rPr>
              <w:t>authorOtherRoleCode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09E14A5" w14:textId="77777777" w:rsidR="00E22746" w:rsidRDefault="00E22746" w:rsidP="00020569">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77777777" w:rsidR="00E22746" w:rsidRPr="00041CC6" w:rsidRDefault="00E22746" w:rsidP="00020569">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6887C532" w14:textId="77777777" w:rsidR="00E22746" w:rsidRPr="00907C9B" w:rsidRDefault="00E22746"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22746" w:rsidRPr="00907C9B" w14:paraId="2B521F01"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77777777" w:rsidR="00E22746" w:rsidRPr="00907C9B" w:rsidRDefault="00617982"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E22746" w:rsidRPr="0039403A">
              <w:rPr>
                <w:sz w:val="20"/>
                <w:szCs w:val="20"/>
              </w:rPr>
              <w:t>authorOtherRoleCodeOID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D20C85A" w14:textId="77777777" w:rsidR="00E22746" w:rsidRDefault="00E22746" w:rsidP="0020070F">
            <w:pPr>
              <w:spacing w:line="226" w:lineRule="exact"/>
              <w:ind w:left="102"/>
              <w:rPr>
                <w:spacing w:val="-1"/>
                <w:sz w:val="20"/>
                <w:szCs w:val="20"/>
              </w:rPr>
            </w:pPr>
            <w:r>
              <w:rPr>
                <w:spacing w:val="-1"/>
                <w:sz w:val="20"/>
                <w:szCs w:val="20"/>
              </w:rPr>
              <w:t>string</w:t>
            </w:r>
          </w:p>
          <w:p w14:paraId="3DB2DC11" w14:textId="77777777" w:rsidR="00E22746" w:rsidRDefault="00E22746" w:rsidP="00020569">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1B15AEF" w14:textId="77777777" w:rsidR="00E22746" w:rsidRPr="00041CC6" w:rsidRDefault="00E22746" w:rsidP="00020569">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5BFA45BC" w14:textId="77777777" w:rsidR="00E22746" w:rsidRPr="00907C9B" w:rsidRDefault="00E22746" w:rsidP="00020569">
            <w:pPr>
              <w:spacing w:line="226" w:lineRule="exact"/>
              <w:ind w:left="102"/>
              <w:rPr>
                <w:spacing w:val="-1"/>
                <w:sz w:val="20"/>
                <w:szCs w:val="20"/>
              </w:rPr>
            </w:pPr>
            <w:r>
              <w:rPr>
                <w:spacing w:val="-1"/>
                <w:sz w:val="20"/>
                <w:szCs w:val="20"/>
              </w:rPr>
              <w:t>1.1</w:t>
            </w:r>
          </w:p>
        </w:tc>
      </w:tr>
      <w:tr w:rsidR="00D708A4" w:rsidRPr="00907C9B" w14:paraId="24BC8440" w14:textId="77777777" w:rsidTr="00480EC7">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087C3DD0" w14:textId="77777777" w:rsidR="00D708A4" w:rsidRPr="00907C9B" w:rsidRDefault="00D708A4" w:rsidP="00020569">
            <w:pPr>
              <w:spacing w:line="226" w:lineRule="exact"/>
              <w:ind w:left="102"/>
              <w:rPr>
                <w:spacing w:val="-1"/>
                <w:sz w:val="20"/>
                <w:szCs w:val="20"/>
              </w:rPr>
            </w:pPr>
            <w:proofErr w:type="gramStart"/>
            <w:r w:rsidRPr="00907C9B">
              <w:rPr>
                <w:sz w:val="20"/>
                <w:szCs w:val="20"/>
              </w:rPr>
              <w:t>..</w:t>
            </w:r>
            <w:proofErr w:type="gramEnd"/>
            <w:r w:rsidR="005B5B68">
              <w:rPr>
                <w:sz w:val="20"/>
                <w:szCs w:val="20"/>
              </w:rPr>
              <w:t>/../../</w:t>
            </w:r>
            <w:proofErr w:type="spellStart"/>
            <w:r w:rsidRPr="00907C9B">
              <w:rPr>
                <w:spacing w:val="-1"/>
                <w:sz w:val="20"/>
                <w:szCs w:val="20"/>
              </w:rPr>
              <w:t>authorName</w:t>
            </w:r>
            <w:proofErr w:type="spellEnd"/>
          </w:p>
          <w:p w14:paraId="215BFCE0"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100EC93" w14:textId="77777777" w:rsidR="00D708A4" w:rsidRPr="00907C9B" w:rsidRDefault="00D708A4" w:rsidP="00020569">
            <w:pPr>
              <w:spacing w:line="226" w:lineRule="exact"/>
              <w:ind w:left="102"/>
              <w:rPr>
                <w:spacing w:val="-1"/>
                <w:sz w:val="20"/>
                <w:szCs w:val="20"/>
              </w:rPr>
            </w:pPr>
            <w:r>
              <w:rPr>
                <w:spacing w:val="-1"/>
                <w:sz w:val="20"/>
                <w:szCs w:val="20"/>
              </w:rPr>
              <w:t>string</w:t>
            </w:r>
          </w:p>
          <w:p w14:paraId="7B809D0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0148596" w14:textId="77777777" w:rsidR="00D708A4" w:rsidRPr="00907C9B" w:rsidRDefault="00D708A4" w:rsidP="00020569">
            <w:pPr>
              <w:spacing w:line="226" w:lineRule="exact"/>
              <w:ind w:left="102"/>
              <w:rPr>
                <w:spacing w:val="-1"/>
                <w:sz w:val="20"/>
                <w:szCs w:val="20"/>
              </w:rPr>
            </w:pPr>
            <w:r>
              <w:rPr>
                <w:spacing w:val="-1"/>
                <w:sz w:val="20"/>
                <w:szCs w:val="20"/>
              </w:rPr>
              <w:t>Författarens namn</w:t>
            </w:r>
          </w:p>
          <w:p w14:paraId="7E558AF4"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0AD13"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708A4"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4970D538" w:rsidR="00D708A4" w:rsidRPr="00907C9B" w:rsidRDefault="006015BC"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authorOrgUnitHSA</w:t>
            </w:r>
            <w:r w:rsidR="00D068D5">
              <w:rPr>
                <w:spacing w:val="-1"/>
                <w:sz w:val="20"/>
                <w:szCs w:val="20"/>
              </w:rPr>
              <w:t>I</w:t>
            </w:r>
            <w:r w:rsidR="00D708A4" w:rsidRPr="008C68A3">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D708A4"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D3121C" w14:textId="77777777" w:rsidR="00D708A4" w:rsidRPr="00907C9B" w:rsidRDefault="00D708A4" w:rsidP="00020569">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7777777" w:rsidR="00D708A4" w:rsidRPr="008C68A3" w:rsidRDefault="00E41D2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w:t>
            </w:r>
            <w:proofErr w:type="spellStart"/>
            <w:r w:rsidR="00D708A4" w:rsidRPr="008C68A3">
              <w:rPr>
                <w:rFonts w:ascii="Times New Roman" w:eastAsia="Times New Roman" w:hAnsi="Times New Roman" w:cs="Times New Roman"/>
                <w:spacing w:val="-1"/>
                <w:sz w:val="20"/>
                <w:szCs w:val="20"/>
              </w:rPr>
              <w:t>authorOrgUni</w:t>
            </w:r>
            <w:r w:rsidR="00D708A4">
              <w:rPr>
                <w:rFonts w:ascii="Times New Roman" w:eastAsia="Times New Roman" w:hAnsi="Times New Roman" w:cs="Times New Roman"/>
                <w:spacing w:val="-1"/>
                <w:sz w:val="20"/>
                <w:szCs w:val="20"/>
              </w:rPr>
              <w:t>t</w:t>
            </w:r>
            <w:r w:rsidR="00D708A4" w:rsidRPr="008C68A3">
              <w:rPr>
                <w:rFonts w:ascii="Times New Roman" w:eastAsia="Times New Roman" w:hAnsi="Times New Roman" w:cs="Times New Roman"/>
                <w:spacing w:val="-1"/>
                <w:sz w:val="20"/>
                <w:szCs w:val="20"/>
              </w:rPr>
              <w:t>Name</w:t>
            </w:r>
            <w:proofErr w:type="spellEnd"/>
          </w:p>
          <w:p w14:paraId="0E08910E"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77777777" w:rsidR="00D708A4" w:rsidRPr="00907C9B" w:rsidRDefault="00D708A4" w:rsidP="00020569">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77777777"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w:t>
            </w:r>
            <w:r w:rsidR="00D708A4">
              <w:rPr>
                <w:spacing w:val="-1"/>
                <w:sz w:val="20"/>
                <w:szCs w:val="20"/>
              </w:rPr>
              <w:t>tAddress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45546EB"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77777777" w:rsidR="00D708A4" w:rsidRPr="00907C9B" w:rsidRDefault="00D708A4" w:rsidP="00020569">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28819BC" w14:textId="77777777" w:rsidR="00D708A4" w:rsidRPr="00907C9B" w:rsidRDefault="00D708A4" w:rsidP="00020569">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708A4"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0EB97A82"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Pr>
                <w:spacing w:val="-1"/>
                <w:sz w:val="20"/>
                <w:szCs w:val="20"/>
              </w:rPr>
              <w:t>careUnitHSA</w:t>
            </w:r>
            <w:r w:rsidR="00D068D5">
              <w:rPr>
                <w:spacing w:val="-1"/>
                <w:sz w:val="20"/>
                <w:szCs w:val="20"/>
              </w:rPr>
              <w:t>I</w:t>
            </w:r>
            <w:r w:rsidR="00D708A4">
              <w:rPr>
                <w:spacing w:val="-1"/>
                <w:sz w:val="20"/>
                <w:szCs w:val="20"/>
              </w:rPr>
              <w:t>d</w:t>
            </w:r>
            <w:proofErr w:type="spellEnd"/>
          </w:p>
          <w:p w14:paraId="40444547"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D708A4" w:rsidRDefault="00D068D5" w:rsidP="00020569">
            <w:pPr>
              <w:spacing w:line="229" w:lineRule="exact"/>
              <w:ind w:left="102"/>
              <w:rPr>
                <w:rFonts w:ascii="Arial" w:hAnsi="Arial" w:cs="Arial"/>
                <w:sz w:val="20"/>
                <w:szCs w:val="20"/>
              </w:rPr>
            </w:pPr>
            <w:proofErr w:type="spellStart"/>
            <w:r>
              <w:rPr>
                <w:spacing w:val="-1"/>
                <w:sz w:val="20"/>
                <w:szCs w:val="20"/>
              </w:rPr>
              <w:t>HSAI</w:t>
            </w:r>
            <w:r w:rsidR="008B29AE">
              <w:rPr>
                <w:spacing w:val="-1"/>
                <w:sz w:val="20"/>
                <w:szCs w:val="20"/>
              </w:rPr>
              <w:t>dType</w:t>
            </w:r>
            <w:proofErr w:type="spellEnd"/>
          </w:p>
          <w:p w14:paraId="490594A8" w14:textId="77777777" w:rsidR="00D708A4" w:rsidRPr="00907C9B" w:rsidRDefault="00D708A4" w:rsidP="00020569">
            <w:pPr>
              <w:spacing w:line="226" w:lineRule="exact"/>
              <w:ind w:left="102"/>
              <w:rPr>
                <w:spacing w:val="-1"/>
                <w:sz w:val="20"/>
                <w:szCs w:val="20"/>
              </w:rPr>
            </w:pPr>
          </w:p>
          <w:p w14:paraId="7624DE3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77777777" w:rsidR="00D708A4" w:rsidRPr="006B1876" w:rsidRDefault="00D708A4" w:rsidP="00020569">
            <w:pPr>
              <w:spacing w:line="229" w:lineRule="exact"/>
              <w:ind w:left="102"/>
              <w:rPr>
                <w:sz w:val="20"/>
                <w:szCs w:val="20"/>
              </w:rPr>
            </w:pPr>
            <w:r w:rsidRPr="006B1876">
              <w:rPr>
                <w:sz w:val="20"/>
                <w:szCs w:val="20"/>
              </w:rPr>
              <w:t>HSA-id för PDL-enhet</w:t>
            </w:r>
          </w:p>
          <w:p w14:paraId="1CD630C2" w14:textId="77777777" w:rsidR="00D708A4" w:rsidRPr="006B1876" w:rsidRDefault="00D708A4" w:rsidP="00020569">
            <w:pPr>
              <w:spacing w:line="229" w:lineRule="exact"/>
              <w:ind w:left="102"/>
              <w:rPr>
                <w:sz w:val="20"/>
                <w:szCs w:val="20"/>
              </w:rPr>
            </w:pPr>
          </w:p>
          <w:p w14:paraId="60193E58"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F1C0210"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4375F302" w:rsidR="00D708A4" w:rsidRPr="00907C9B" w:rsidRDefault="008A69E5"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907C9B">
              <w:rPr>
                <w:spacing w:val="-1"/>
                <w:sz w:val="20"/>
                <w:szCs w:val="20"/>
              </w:rPr>
              <w:t>care</w:t>
            </w:r>
            <w:r w:rsidR="00D708A4">
              <w:rPr>
                <w:spacing w:val="-1"/>
                <w:sz w:val="20"/>
                <w:szCs w:val="20"/>
              </w:rPr>
              <w:t>GiverHSA</w:t>
            </w:r>
            <w:r w:rsidR="00D068D5">
              <w:rPr>
                <w:spacing w:val="-1"/>
                <w:sz w:val="20"/>
                <w:szCs w:val="20"/>
              </w:rPr>
              <w:t>I</w:t>
            </w:r>
            <w:r w:rsidR="00D708A4">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p w14:paraId="24E75D6B"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77777777" w:rsidR="00D708A4" w:rsidRPr="00907C9B" w:rsidRDefault="00D708A4"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68838DC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D708A4" w:rsidRPr="00907C9B" w:rsidRDefault="00D708A4" w:rsidP="00020569">
            <w:pPr>
              <w:spacing w:line="229" w:lineRule="exact"/>
              <w:ind w:left="102"/>
              <w:rPr>
                <w:sz w:val="20"/>
                <w:szCs w:val="20"/>
              </w:rPr>
            </w:pPr>
            <w:r w:rsidRPr="00907C9B">
              <w:rPr>
                <w:sz w:val="20"/>
                <w:szCs w:val="20"/>
                <w:lang w:val="en-US"/>
              </w:rPr>
              <w:lastRenderedPageBreak/>
              <w:t>..</w:t>
            </w:r>
            <w:r w:rsidR="00646A27">
              <w:rPr>
                <w:sz w:val="20"/>
                <w:szCs w:val="20"/>
                <w:lang w:val="en-US"/>
              </w:rPr>
              <w:t>/../</w:t>
            </w:r>
            <w:proofErr w:type="spellStart"/>
            <w:r w:rsidRPr="00907C9B">
              <w:rPr>
                <w:sz w:val="20"/>
                <w:szCs w:val="20"/>
                <w:lang w:val="en-US"/>
              </w:rPr>
              <w:t>legalAuthenticator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D708A4" w:rsidRPr="00907C9B" w:rsidRDefault="00D708A4" w:rsidP="00020569">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2A71186" w14:textId="77777777" w:rsidR="00D708A4" w:rsidRPr="003C17D1" w:rsidRDefault="00D708A4" w:rsidP="00020569">
            <w:pPr>
              <w:spacing w:line="229" w:lineRule="exact"/>
              <w:ind w:left="102"/>
              <w:rPr>
                <w:sz w:val="20"/>
                <w:szCs w:val="20"/>
              </w:rPr>
            </w:pPr>
            <w:r w:rsidRPr="003C17D1">
              <w:rPr>
                <w:sz w:val="20"/>
                <w:szCs w:val="20"/>
              </w:rPr>
              <w:t>Information om vem som signerat informationen i dokumentet.</w:t>
            </w:r>
          </w:p>
          <w:p w14:paraId="0E583107"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D708A4" w:rsidRPr="00907C9B" w:rsidRDefault="00D708A4" w:rsidP="00020569">
            <w:pPr>
              <w:spacing w:line="226" w:lineRule="exact"/>
              <w:ind w:left="102"/>
              <w:rPr>
                <w:spacing w:val="-1"/>
                <w:sz w:val="20"/>
                <w:szCs w:val="20"/>
              </w:rPr>
            </w:pPr>
            <w:r w:rsidRPr="00907C9B">
              <w:rPr>
                <w:sz w:val="20"/>
                <w:szCs w:val="20"/>
                <w:lang w:val="en-US"/>
              </w:rPr>
              <w:t>0..1</w:t>
            </w:r>
          </w:p>
        </w:tc>
      </w:tr>
      <w:tr w:rsidR="00D708A4"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D708A4" w:rsidRPr="00907C9B" w:rsidRDefault="00FB0E6E"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E74D83">
              <w:rPr>
                <w:sz w:val="20"/>
                <w:szCs w:val="20"/>
              </w:rPr>
              <w:t>signatureTime</w:t>
            </w:r>
            <w:proofErr w:type="spellEnd"/>
          </w:p>
          <w:p w14:paraId="695F5C96"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7DF2BA5F"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7777777" w:rsidR="00D708A4" w:rsidRPr="00907C9B" w:rsidRDefault="00D708A4" w:rsidP="00020569">
            <w:pPr>
              <w:spacing w:line="229" w:lineRule="exact"/>
              <w:ind w:left="102"/>
              <w:rPr>
                <w:sz w:val="20"/>
                <w:szCs w:val="20"/>
              </w:rPr>
            </w:pPr>
            <w:r w:rsidRPr="00907C9B">
              <w:rPr>
                <w:sz w:val="20"/>
                <w:szCs w:val="20"/>
              </w:rPr>
              <w:t>Tidpunkt för signering</w:t>
            </w:r>
          </w:p>
          <w:p w14:paraId="5D2E44F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9AF21E8"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D708A4" w:rsidRPr="00907C9B" w:rsidRDefault="005C6531"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068D5">
              <w:rPr>
                <w:sz w:val="20"/>
                <w:szCs w:val="20"/>
              </w:rPr>
              <w:t>legalAuthenticatorHSAI</w:t>
            </w:r>
            <w:r w:rsidR="00D708A4" w:rsidRPr="0035083B">
              <w:rPr>
                <w:sz w:val="20"/>
                <w:szCs w:val="20"/>
              </w:rPr>
              <w:t>d</w:t>
            </w:r>
            <w:proofErr w:type="spellEnd"/>
          </w:p>
          <w:p w14:paraId="3D2366E7" w14:textId="77777777" w:rsidR="00D708A4" w:rsidRPr="00907C9B" w:rsidRDefault="00D708A4"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D708A4" w:rsidRPr="00907C9B" w:rsidRDefault="00D708A4" w:rsidP="00020569">
            <w:pPr>
              <w:spacing w:line="229" w:lineRule="exact"/>
              <w:ind w:left="102"/>
              <w:rPr>
                <w:sz w:val="20"/>
                <w:szCs w:val="20"/>
              </w:rPr>
            </w:pPr>
            <w:proofErr w:type="spellStart"/>
            <w:r w:rsidRPr="0035083B">
              <w:rPr>
                <w:sz w:val="20"/>
                <w:szCs w:val="20"/>
              </w:rPr>
              <w:t>HSAIDType</w:t>
            </w:r>
            <w:proofErr w:type="spellEnd"/>
          </w:p>
          <w:p w14:paraId="42DAE448" w14:textId="77777777" w:rsidR="00D708A4" w:rsidRPr="00907C9B" w:rsidRDefault="00D708A4"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77777777" w:rsidR="00D708A4" w:rsidRPr="00D90BD2" w:rsidRDefault="00D708A4" w:rsidP="00020569">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D708A4" w:rsidRPr="00907C9B" w:rsidRDefault="00D708A4"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D708A4" w:rsidRPr="00907C9B" w14:paraId="122FA309"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D708A4" w:rsidRPr="00E74D83" w:rsidRDefault="00D708A4" w:rsidP="00020569">
            <w:pPr>
              <w:spacing w:line="229" w:lineRule="exact"/>
              <w:ind w:left="102"/>
              <w:rPr>
                <w:sz w:val="20"/>
                <w:szCs w:val="20"/>
              </w:rPr>
            </w:pPr>
            <w:proofErr w:type="gramStart"/>
            <w:r w:rsidRPr="00907C9B">
              <w:rPr>
                <w:sz w:val="20"/>
                <w:szCs w:val="20"/>
              </w:rPr>
              <w:t>..</w:t>
            </w:r>
            <w:proofErr w:type="gramEnd"/>
            <w:r w:rsidR="001001CA">
              <w:rPr>
                <w:sz w:val="20"/>
                <w:szCs w:val="20"/>
              </w:rPr>
              <w:t>/../</w:t>
            </w:r>
            <w:proofErr w:type="spellStart"/>
            <w:r w:rsidRPr="00E74D83">
              <w:rPr>
                <w:spacing w:val="-1"/>
                <w:sz w:val="20"/>
                <w:szCs w:val="20"/>
              </w:rPr>
              <w:t>approvedForPatient</w:t>
            </w:r>
            <w:proofErr w:type="spellEnd"/>
          </w:p>
          <w:p w14:paraId="6472E61E" w14:textId="77777777" w:rsidR="00D708A4" w:rsidRPr="00835228"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D708A4" w:rsidRDefault="00D708A4"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52C68D16" w14:textId="77777777" w:rsidR="00D708A4"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77777777" w:rsidR="00D708A4" w:rsidRPr="0083546F" w:rsidRDefault="00D708A4"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1CD09FB1"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D708A4" w:rsidRPr="00835228" w:rsidRDefault="00D708A4" w:rsidP="00020569">
            <w:pPr>
              <w:spacing w:line="229" w:lineRule="exact"/>
              <w:ind w:left="102"/>
              <w:rPr>
                <w:sz w:val="20"/>
                <w:szCs w:val="20"/>
              </w:rPr>
            </w:pPr>
            <w:r w:rsidRPr="00907C9B">
              <w:rPr>
                <w:sz w:val="20"/>
                <w:szCs w:val="20"/>
                <w:lang w:val="en-US"/>
              </w:rPr>
              <w:t>..</w:t>
            </w:r>
            <w:r w:rsidR="00BD64F0">
              <w:rPr>
                <w:sz w:val="20"/>
                <w:szCs w:val="20"/>
                <w:lang w:val="en-US"/>
              </w:rPr>
              <w:t>/../</w:t>
            </w:r>
            <w:proofErr w:type="spellStart"/>
            <w:r>
              <w:rPr>
                <w:spacing w:val="-1"/>
                <w:sz w:val="20"/>
                <w:szCs w:val="20"/>
                <w:lang w:val="en-US"/>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D708A4" w:rsidRDefault="00D708A4"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7777777" w:rsidR="00D708A4" w:rsidRPr="00907C9B" w:rsidRDefault="00D708A4"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D708A4" w:rsidRPr="00907C9B" w:rsidRDefault="00D708A4" w:rsidP="00020569">
            <w:pPr>
              <w:spacing w:line="226" w:lineRule="exact"/>
              <w:ind w:left="102"/>
              <w:rPr>
                <w:spacing w:val="-1"/>
                <w:sz w:val="20"/>
                <w:szCs w:val="20"/>
              </w:rPr>
            </w:pPr>
            <w:r w:rsidRPr="00907C9B">
              <w:rPr>
                <w:spacing w:val="-1"/>
                <w:sz w:val="20"/>
                <w:szCs w:val="20"/>
                <w:lang w:val="en-US"/>
              </w:rPr>
              <w:t>0..1</w:t>
            </w:r>
          </w:p>
        </w:tc>
      </w:tr>
      <w:tr w:rsidR="00D708A4"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D708A4" w:rsidRPr="00835228" w:rsidRDefault="00D708A4" w:rsidP="00020569">
            <w:pPr>
              <w:spacing w:line="229" w:lineRule="exact"/>
              <w:ind w:left="102"/>
              <w:rPr>
                <w:sz w:val="20"/>
                <w:szCs w:val="20"/>
              </w:rPr>
            </w:pPr>
            <w:proofErr w:type="gramStart"/>
            <w:r>
              <w:rPr>
                <w:sz w:val="20"/>
                <w:szCs w:val="20"/>
              </w:rPr>
              <w:t>.</w:t>
            </w:r>
            <w:r w:rsidR="000520C0">
              <w:rPr>
                <w:sz w:val="20"/>
                <w:szCs w:val="20"/>
              </w:rPr>
              <w:t>.</w:t>
            </w:r>
            <w:proofErr w:type="gramEnd"/>
            <w:r w:rsidR="000520C0">
              <w:rPr>
                <w:sz w:val="20"/>
                <w:szCs w:val="20"/>
              </w:rPr>
              <w:t>/</w:t>
            </w:r>
            <w:proofErr w:type="spellStart"/>
            <w:r w:rsidR="00DF6727">
              <w:rPr>
                <w:sz w:val="20"/>
                <w:szCs w:val="20"/>
              </w:rPr>
              <w:t>maternityMedical</w:t>
            </w:r>
            <w:r w:rsidR="00994ECF">
              <w:rPr>
                <w:sz w:val="20"/>
                <w:szCs w:val="20"/>
              </w:rPr>
              <w:t>Record</w:t>
            </w:r>
            <w:r w:rsidRPr="00835228">
              <w:rPr>
                <w:sz w:val="20"/>
                <w:szCs w:val="20"/>
              </w:rPr>
              <w:t>Body</w:t>
            </w:r>
            <w:proofErr w:type="spellEnd"/>
          </w:p>
          <w:p w14:paraId="5334695C"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D708A4" w:rsidRPr="00907C9B" w:rsidRDefault="00C3546C" w:rsidP="00020569">
            <w:pPr>
              <w:spacing w:line="229" w:lineRule="exact"/>
              <w:ind w:left="102"/>
              <w:rPr>
                <w:sz w:val="20"/>
                <w:szCs w:val="20"/>
              </w:rPr>
            </w:pPr>
            <w:proofErr w:type="spellStart"/>
            <w:r>
              <w:rPr>
                <w:sz w:val="20"/>
                <w:szCs w:val="20"/>
              </w:rPr>
              <w:t>Maternity</w:t>
            </w:r>
            <w:r w:rsidR="00D708A4">
              <w:rPr>
                <w:sz w:val="20"/>
                <w:szCs w:val="20"/>
              </w:rPr>
              <w:t>Medical</w:t>
            </w:r>
            <w:r w:rsidR="00994ECF">
              <w:rPr>
                <w:sz w:val="20"/>
                <w:szCs w:val="20"/>
              </w:rPr>
              <w:t>Record</w:t>
            </w:r>
            <w:r w:rsidR="00D708A4">
              <w:rPr>
                <w:sz w:val="20"/>
                <w:szCs w:val="20"/>
              </w:rPr>
              <w:t>BodyType</w:t>
            </w:r>
            <w:proofErr w:type="spellEnd"/>
          </w:p>
          <w:p w14:paraId="44CCA212"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D708A4" w:rsidRPr="00907C9B" w:rsidRDefault="0059268B" w:rsidP="00020569">
            <w:pPr>
              <w:spacing w:line="226" w:lineRule="exact"/>
              <w:ind w:left="102"/>
              <w:rPr>
                <w:spacing w:val="-1"/>
                <w:sz w:val="20"/>
                <w:szCs w:val="20"/>
              </w:rPr>
            </w:pPr>
            <w:r>
              <w:rPr>
                <w:spacing w:val="-1"/>
                <w:sz w:val="20"/>
                <w:szCs w:val="20"/>
              </w:rPr>
              <w:t xml:space="preserve">Kan bestå av antingen en </w:t>
            </w:r>
            <w:proofErr w:type="spellStart"/>
            <w:r w:rsidRPr="007971D6">
              <w:rPr>
                <w:sz w:val="20"/>
                <w:szCs w:val="20"/>
              </w:rPr>
              <w:t>registrationRecord</w:t>
            </w:r>
            <w:proofErr w:type="spellEnd"/>
            <w:r w:rsidRPr="007971D6">
              <w:rPr>
                <w:sz w:val="20"/>
                <w:szCs w:val="20"/>
              </w:rPr>
              <w:t xml:space="preserve">, en </w:t>
            </w:r>
            <w:proofErr w:type="spellStart"/>
            <w:r w:rsidRPr="007971D6">
              <w:rPr>
                <w:sz w:val="20"/>
                <w:szCs w:val="20"/>
              </w:rPr>
              <w:t>pregnancyCheckupRecord</w:t>
            </w:r>
            <w:proofErr w:type="spellEnd"/>
            <w:r w:rsidRPr="007971D6">
              <w:rPr>
                <w:sz w:val="20"/>
                <w:szCs w:val="20"/>
              </w:rPr>
              <w:t xml:space="preserve"> eller en </w:t>
            </w:r>
            <w:proofErr w:type="spellStart"/>
            <w:r w:rsidRPr="007971D6">
              <w:rPr>
                <w:sz w:val="20"/>
                <w:szCs w:val="20"/>
              </w:rPr>
              <w:t>postDeliveryRecord</w:t>
            </w:r>
            <w:proofErr w:type="spellEnd"/>
            <w:r w:rsidRPr="007971D6">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F5695"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DF5695" w:rsidRPr="00646E78" w:rsidRDefault="00DF5695" w:rsidP="00FC2FC1">
            <w:pPr>
              <w:spacing w:line="229" w:lineRule="exact"/>
              <w:ind w:left="102"/>
              <w:rPr>
                <w:b/>
                <w:i/>
                <w:sz w:val="20"/>
                <w:szCs w:val="20"/>
                <w:lang w:val="en-US"/>
              </w:rPr>
            </w:pPr>
            <w:r w:rsidRPr="00646E78">
              <w:rPr>
                <w:b/>
                <w:i/>
                <w:sz w:val="20"/>
                <w:szCs w:val="20"/>
                <w:lang w:val="en-US"/>
              </w:rPr>
              <w:t>../../</w:t>
            </w:r>
            <w:proofErr w:type="spellStart"/>
            <w:r w:rsidRPr="00646E78">
              <w:rPr>
                <w:b/>
                <w:i/>
                <w:sz w:val="20"/>
                <w:szCs w:val="20"/>
                <w:lang w:val="en-US"/>
              </w:rPr>
              <w:t>registrationRecord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DF5695" w:rsidRPr="00646E78" w:rsidRDefault="00DF5695" w:rsidP="00020569">
            <w:pPr>
              <w:spacing w:line="229" w:lineRule="exact"/>
              <w:ind w:left="102"/>
              <w:rPr>
                <w:i/>
                <w:spacing w:val="-1"/>
                <w:sz w:val="20"/>
                <w:szCs w:val="20"/>
                <w:lang w:val="en-US"/>
              </w:rPr>
            </w:pPr>
            <w:proofErr w:type="spellStart"/>
            <w:r w:rsidRPr="00646E78">
              <w:rPr>
                <w:i/>
                <w:spacing w:val="-1"/>
                <w:sz w:val="20"/>
                <w:szCs w:val="20"/>
                <w:lang w:val="en-US"/>
              </w:rPr>
              <w:t>RegistrationRecordType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DF5695" w:rsidRPr="00646E78" w:rsidRDefault="00DF5695" w:rsidP="00DF5695">
            <w:pPr>
              <w:spacing w:line="226" w:lineRule="exact"/>
              <w:ind w:left="102"/>
              <w:rPr>
                <w:i/>
                <w:spacing w:val="-1"/>
                <w:sz w:val="20"/>
                <w:szCs w:val="20"/>
              </w:rPr>
            </w:pPr>
            <w:r w:rsidRPr="00646E78">
              <w:rPr>
                <w:i/>
                <w:spacing w:val="-1"/>
                <w:sz w:val="20"/>
                <w:szCs w:val="20"/>
              </w:rPr>
              <w:t>Information som registreras vid inskrivningsbesöket</w:t>
            </w:r>
            <w:r w:rsidR="00FC175C"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DF5695" w:rsidRPr="00646E78" w:rsidRDefault="00DF5695" w:rsidP="00020569">
            <w:pPr>
              <w:spacing w:line="226" w:lineRule="exact"/>
              <w:ind w:left="102"/>
              <w:rPr>
                <w:i/>
                <w:spacing w:val="-1"/>
                <w:sz w:val="20"/>
                <w:szCs w:val="20"/>
                <w:lang w:val="en-US"/>
              </w:rPr>
            </w:pPr>
            <w:r w:rsidRPr="00646E78">
              <w:rPr>
                <w:i/>
                <w:spacing w:val="-1"/>
                <w:sz w:val="20"/>
                <w:szCs w:val="20"/>
                <w:lang w:val="en-US"/>
              </w:rPr>
              <w:t>0..1</w:t>
            </w:r>
          </w:p>
        </w:tc>
      </w:tr>
      <w:tr w:rsidR="00D708A4"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D708A4" w:rsidRDefault="00D708A4" w:rsidP="00FC2FC1">
            <w:pPr>
              <w:spacing w:line="229" w:lineRule="exact"/>
              <w:ind w:left="102"/>
              <w:rPr>
                <w:sz w:val="20"/>
                <w:szCs w:val="20"/>
              </w:rPr>
            </w:pPr>
            <w:r>
              <w:rPr>
                <w:sz w:val="20"/>
                <w:szCs w:val="20"/>
                <w:lang w:val="en-US"/>
              </w:rPr>
              <w:t>..</w:t>
            </w:r>
            <w:r w:rsidR="00C440C6">
              <w:rPr>
                <w:sz w:val="20"/>
                <w:szCs w:val="20"/>
                <w:lang w:val="en-US"/>
              </w:rPr>
              <w:t>/../</w:t>
            </w:r>
            <w:r w:rsidR="005D0D13">
              <w:rPr>
                <w:sz w:val="20"/>
                <w:szCs w:val="20"/>
                <w:lang w:val="en-US"/>
              </w:rPr>
              <w:t>../</w:t>
            </w:r>
            <w:proofErr w:type="spellStart"/>
            <w:r w:rsidR="00194E06">
              <w:rPr>
                <w:sz w:val="20"/>
                <w:szCs w:val="20"/>
                <w:lang w:val="en-US"/>
              </w:rPr>
              <w:t>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D708A4" w:rsidRPr="00907C9B" w:rsidRDefault="00D708A4"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indicationPregnancy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D708A4" w:rsidRPr="00907C9B" w:rsidRDefault="00D708A4"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contraceptivDiscontinued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D708A4" w:rsidRPr="00907C9B" w:rsidRDefault="00D708A4"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B1C14" w:rsidRPr="00EB1C14">
              <w:rPr>
                <w:sz w:val="20"/>
                <w:szCs w:val="20"/>
                <w:lang w:val="en-US"/>
              </w:rPr>
              <w:t>expectedDayOfDeliveryFromLastMenstrualPeriod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D708A4" w:rsidRDefault="00D708A4"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4051E3">
              <w:rPr>
                <w:sz w:val="20"/>
                <w:szCs w:val="20"/>
                <w:lang w:val="en-US"/>
              </w:rPr>
              <w:t>expectedDayOfDeliveryFromUltrasoundScan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D708A4" w:rsidRDefault="00D708A4"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43CAB">
              <w:rPr>
                <w:sz w:val="20"/>
                <w:szCs w:val="20"/>
                <w:lang w:val="en-US"/>
              </w:rPr>
              <w:t>expectedDayOfDeliveryFromEmbryonicTransfer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D708A4" w:rsidRDefault="00D708A4" w:rsidP="00020569">
            <w:pPr>
              <w:spacing w:line="226" w:lineRule="exact"/>
              <w:ind w:left="102"/>
              <w:rPr>
                <w:spacing w:val="-1"/>
                <w:sz w:val="20"/>
                <w:szCs w:val="20"/>
              </w:rPr>
            </w:pPr>
            <w:r>
              <w:rPr>
                <w:spacing w:val="-1"/>
                <w:sz w:val="20"/>
                <w:szCs w:val="20"/>
              </w:rPr>
              <w:t xml:space="preserve">Beräknad förlossning enligt </w:t>
            </w:r>
            <w:proofErr w:type="spellStart"/>
            <w:r>
              <w:rPr>
                <w:spacing w:val="-1"/>
                <w:sz w:val="20"/>
                <w:szCs w:val="20"/>
              </w:rPr>
              <w:t>embryonik</w:t>
            </w:r>
            <w:proofErr w:type="spellEnd"/>
            <w:r>
              <w:rPr>
                <w:spacing w:val="-1"/>
                <w:sz w:val="20"/>
                <w:szCs w:val="20"/>
              </w:rPr>
              <w:t xml:space="preserve">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D708A4" w:rsidRDefault="00D708A4" w:rsidP="00793107">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D708A4" w:rsidRDefault="004C1943" w:rsidP="00020569">
            <w:pPr>
              <w:spacing w:line="229" w:lineRule="exact"/>
              <w:ind w:left="102"/>
              <w:rPr>
                <w:spacing w:val="-1"/>
                <w:sz w:val="20"/>
                <w:szCs w:val="20"/>
                <w:lang w:val="en-US"/>
              </w:rPr>
            </w:pPr>
            <w:proofErr w:type="spellStart"/>
            <w:r>
              <w:rPr>
                <w:spacing w:val="-1"/>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1AAE973" w14:textId="77777777" w:rsidR="00D708A4" w:rsidRDefault="00D708A4" w:rsidP="00020569">
            <w:pPr>
              <w:spacing w:line="226" w:lineRule="exact"/>
              <w:ind w:left="102"/>
              <w:rPr>
                <w:spacing w:val="-1"/>
                <w:sz w:val="20"/>
                <w:szCs w:val="20"/>
              </w:rPr>
            </w:pPr>
            <w:r>
              <w:rPr>
                <w:spacing w:val="-1"/>
                <w:sz w:val="20"/>
                <w:szCs w:val="20"/>
              </w:rPr>
              <w:t>Vikt vid inskrivning</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D708A4" w:rsidRDefault="00546F3E" w:rsidP="00020569">
            <w:pPr>
              <w:spacing w:line="229" w:lineRule="exact"/>
              <w:ind w:left="102"/>
              <w:rPr>
                <w:sz w:val="20"/>
                <w:szCs w:val="20"/>
                <w:lang w:val="en-US"/>
              </w:rPr>
            </w:pPr>
            <w:r>
              <w:rPr>
                <w:sz w:val="20"/>
                <w:szCs w:val="20"/>
                <w:lang w:val="en-US"/>
              </w:rPr>
              <w:t>../../</w:t>
            </w:r>
            <w:r w:rsidR="005C1F1C">
              <w:rPr>
                <w:sz w:val="20"/>
                <w:szCs w:val="20"/>
                <w:lang w:val="en-US"/>
              </w:rPr>
              <w:t>../</w:t>
            </w:r>
            <w:r w:rsidR="000B73BE">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D708A4" w:rsidRDefault="003115BB"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D708A4" w:rsidRDefault="00D708A4"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D708A4" w:rsidRDefault="00D708A4" w:rsidP="00427BEE">
            <w:pPr>
              <w:spacing w:line="229" w:lineRule="exact"/>
              <w:ind w:left="102"/>
              <w:rPr>
                <w:sz w:val="20"/>
                <w:szCs w:val="20"/>
                <w:lang w:val="en-US"/>
              </w:rPr>
            </w:pPr>
            <w:r>
              <w:rPr>
                <w:sz w:val="20"/>
                <w:szCs w:val="20"/>
                <w:lang w:val="en-US"/>
              </w:rPr>
              <w:t>..</w:t>
            </w:r>
            <w:r w:rsidR="00F61C85">
              <w:rPr>
                <w:sz w:val="20"/>
                <w:szCs w:val="20"/>
                <w:lang w:val="en-US"/>
              </w:rPr>
              <w:t>/../</w:t>
            </w:r>
            <w:r w:rsidR="000452D2">
              <w:rPr>
                <w:sz w:val="20"/>
                <w:szCs w:val="20"/>
                <w:lang w:val="en-US"/>
              </w:rPr>
              <w:t>../</w:t>
            </w:r>
            <w:proofErr w:type="spellStart"/>
            <w:r w:rsidR="000B73BE">
              <w:rPr>
                <w:sz w:val="20"/>
                <w:szCs w:val="20"/>
                <w:lang w:val="en-US"/>
              </w:rPr>
              <w:t>previousGravidityAndParity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D708A4" w:rsidRDefault="000B73BE" w:rsidP="00427BEE">
            <w:pPr>
              <w:spacing w:line="229" w:lineRule="exact"/>
              <w:ind w:left="102"/>
              <w:rPr>
                <w:spacing w:val="-1"/>
                <w:sz w:val="20"/>
                <w:szCs w:val="20"/>
                <w:lang w:val="en-US"/>
              </w:rPr>
            </w:pPr>
            <w:proofErr w:type="spellStart"/>
            <w:r>
              <w:rPr>
                <w:sz w:val="20"/>
                <w:szCs w:val="20"/>
                <w:lang w:val="en-US"/>
              </w:rPr>
              <w:t>PreviousGravidityAndParity</w:t>
            </w:r>
            <w:r w:rsidR="00D708A4">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D708A4" w:rsidRDefault="00D708A4"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y</w:t>
            </w:r>
            <w:r w:rsidR="00D708A4">
              <w:rPr>
                <w:sz w:val="20"/>
                <w:szCs w:val="20"/>
                <w:lang w:val="en-US"/>
              </w:rPr>
              <w:t>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D708A4" w:rsidRDefault="00D708A4"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m</w:t>
            </w:r>
            <w:r w:rsidR="00D708A4">
              <w:rPr>
                <w:sz w:val="20"/>
                <w:szCs w:val="20"/>
                <w:lang w:val="en-US"/>
              </w:rPr>
              <w:t>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D708A4" w:rsidRDefault="00D708A4"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D708A4" w:rsidRDefault="00723FF0" w:rsidP="004A622B">
            <w:pPr>
              <w:spacing w:line="229" w:lineRule="exact"/>
              <w:ind w:left="102"/>
              <w:rPr>
                <w:sz w:val="20"/>
                <w:szCs w:val="20"/>
                <w:lang w:val="en-US"/>
              </w:rPr>
            </w:pPr>
            <w:r>
              <w:rPr>
                <w:sz w:val="20"/>
                <w:szCs w:val="20"/>
                <w:lang w:val="en-US"/>
              </w:rPr>
              <w:t>../../../</w:t>
            </w:r>
            <w:r w:rsidR="00FD646A">
              <w:rPr>
                <w:sz w:val="20"/>
                <w:szCs w:val="20"/>
                <w:lang w:val="en-US"/>
              </w:rPr>
              <w:t>../</w:t>
            </w:r>
            <w:r w:rsidR="004A622B">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D708A4" w:rsidRDefault="004A622B" w:rsidP="00020569">
            <w:pPr>
              <w:spacing w:line="229" w:lineRule="exact"/>
              <w:ind w:left="102"/>
              <w:rPr>
                <w:sz w:val="20"/>
                <w:szCs w:val="20"/>
                <w:lang w:val="en-US"/>
              </w:rPr>
            </w:pPr>
            <w:proofErr w:type="spellStart"/>
            <w:r>
              <w:rPr>
                <w:sz w:val="20"/>
                <w:szCs w:val="20"/>
                <w:lang w:val="en-US"/>
              </w:rPr>
              <w:t>Delivery</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D708A4" w:rsidRPr="004A622B" w:rsidRDefault="004A622B" w:rsidP="004A622B">
            <w:pPr>
              <w:spacing w:line="229" w:lineRule="exact"/>
              <w:ind w:left="102"/>
              <w:rPr>
                <w:sz w:val="20"/>
                <w:szCs w:val="20"/>
                <w:lang w:val="en-US"/>
              </w:rPr>
            </w:pPr>
            <w:proofErr w:type="spellStart"/>
            <w:r w:rsidRPr="004A622B">
              <w:rPr>
                <w:sz w:val="20"/>
                <w:szCs w:val="20"/>
                <w:lang w:val="en-US"/>
              </w:rPr>
              <w:t>Graviditet</w:t>
            </w:r>
            <w:proofErr w:type="spellEnd"/>
            <w:r w:rsidRPr="004A622B">
              <w:rPr>
                <w:sz w:val="20"/>
                <w:szCs w:val="20"/>
                <w:lang w:val="en-US"/>
              </w:rPr>
              <w:t xml:space="preserve"> </w:t>
            </w:r>
            <w:proofErr w:type="spellStart"/>
            <w:r w:rsidRPr="004A622B">
              <w:rPr>
                <w:sz w:val="20"/>
                <w:szCs w:val="20"/>
                <w:lang w:val="en-US"/>
              </w:rPr>
              <w:t>förlossning</w:t>
            </w:r>
            <w:proofErr w:type="spellEnd"/>
            <w:r w:rsidRPr="004A622B">
              <w:rPr>
                <w:sz w:val="20"/>
                <w:szCs w:val="20"/>
                <w:lang w:val="en-US"/>
              </w:rPr>
              <w:t xml:space="preserve"> </w:t>
            </w:r>
            <w:proofErr w:type="spellStart"/>
            <w:r w:rsidRPr="004A622B">
              <w:rPr>
                <w:sz w:val="20"/>
                <w:szCs w:val="20"/>
                <w:lang w:val="en-US"/>
              </w:rPr>
              <w:t>enligt</w:t>
            </w:r>
            <w:proofErr w:type="spellEnd"/>
            <w:r w:rsidRPr="004A622B">
              <w:rPr>
                <w:sz w:val="20"/>
                <w:szCs w:val="20"/>
                <w:lang w:val="en-US"/>
              </w:rPr>
              <w:t xml:space="preserve"> </w:t>
            </w:r>
            <w:proofErr w:type="spellStart"/>
            <w:r w:rsidRPr="004A622B">
              <w:rPr>
                <w:sz w:val="20"/>
                <w:szCs w:val="20"/>
                <w:lang w:val="en-US"/>
              </w:rPr>
              <w:t>kodverk</w:t>
            </w:r>
            <w:proofErr w:type="spellEnd"/>
            <w:r>
              <w:rPr>
                <w:sz w:val="20"/>
                <w:szCs w:val="20"/>
                <w:lang w:val="en-US"/>
              </w:rPr>
              <w:t xml:space="preserve">: </w:t>
            </w:r>
          </w:p>
          <w:p w14:paraId="1DF824E5" w14:textId="77777777" w:rsidR="004A622B" w:rsidRPr="004A622B" w:rsidRDefault="004A622B"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4A622B"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4A622B" w:rsidRPr="004A622B" w:rsidRDefault="004A622B" w:rsidP="004A622B">
                  <w:pPr>
                    <w:spacing w:line="229" w:lineRule="exact"/>
                    <w:ind w:left="102"/>
                    <w:rPr>
                      <w:sz w:val="20"/>
                      <w:szCs w:val="20"/>
                      <w:lang w:val="en-US"/>
                    </w:rPr>
                  </w:pPr>
                  <w:r>
                    <w:rPr>
                      <w:sz w:val="20"/>
                      <w:szCs w:val="20"/>
                      <w:lang w:val="en-US"/>
                    </w:rPr>
                    <w:t xml:space="preserve">0 = </w:t>
                  </w:r>
                  <w:proofErr w:type="spellStart"/>
                  <w:r w:rsidRPr="004A622B">
                    <w:rPr>
                      <w:rFonts w:hint="eastAsia"/>
                      <w:sz w:val="20"/>
                      <w:szCs w:val="20"/>
                      <w:lang w:val="en-US"/>
                    </w:rPr>
                    <w:t>Ej</w:t>
                  </w:r>
                  <w:proofErr w:type="spellEnd"/>
                  <w:r w:rsidRPr="004A622B">
                    <w:rPr>
                      <w:rFonts w:hint="eastAsia"/>
                      <w:sz w:val="20"/>
                      <w:szCs w:val="20"/>
                      <w:lang w:val="en-US"/>
                    </w:rPr>
                    <w:t xml:space="preserve"> </w:t>
                  </w:r>
                  <w:proofErr w:type="spellStart"/>
                  <w:r w:rsidRPr="004A622B">
                    <w:rPr>
                      <w:rFonts w:hint="eastAsia"/>
                      <w:sz w:val="20"/>
                      <w:szCs w:val="20"/>
                      <w:lang w:val="en-US"/>
                    </w:rPr>
                    <w:t>angivet</w:t>
                  </w:r>
                  <w:proofErr w:type="spellEnd"/>
                  <w:r>
                    <w:rPr>
                      <w:sz w:val="20"/>
                      <w:szCs w:val="20"/>
                      <w:lang w:val="en-US"/>
                    </w:rPr>
                    <w:t xml:space="preserve">, </w:t>
                  </w:r>
                </w:p>
              </w:tc>
            </w:tr>
            <w:tr w:rsidR="004A622B"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4A622B" w:rsidRPr="004A622B" w:rsidRDefault="004A622B"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4A622B"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4A622B" w:rsidRPr="004A622B" w:rsidRDefault="004A622B" w:rsidP="004A622B">
                  <w:pPr>
                    <w:spacing w:line="229" w:lineRule="exact"/>
                    <w:ind w:left="102"/>
                    <w:rPr>
                      <w:sz w:val="20"/>
                      <w:szCs w:val="20"/>
                      <w:lang w:val="en-US"/>
                    </w:rPr>
                  </w:pPr>
                  <w:r>
                    <w:rPr>
                      <w:sz w:val="20"/>
                      <w:szCs w:val="20"/>
                      <w:lang w:val="en-US"/>
                    </w:rPr>
                    <w:t xml:space="preserve">2 = </w:t>
                  </w:r>
                  <w:proofErr w:type="spellStart"/>
                  <w:r w:rsidRPr="004A622B">
                    <w:rPr>
                      <w:rFonts w:hint="eastAsia"/>
                      <w:sz w:val="20"/>
                      <w:szCs w:val="20"/>
                      <w:lang w:val="en-US"/>
                    </w:rPr>
                    <w:t>Spontan</w:t>
                  </w:r>
                  <w:proofErr w:type="spellEnd"/>
                  <w:r w:rsidRPr="004A622B">
                    <w:rPr>
                      <w:rFonts w:hint="eastAsia"/>
                      <w:sz w:val="20"/>
                      <w:szCs w:val="20"/>
                      <w:lang w:val="en-US"/>
                    </w:rPr>
                    <w:t xml:space="preserve"> abort</w:t>
                  </w:r>
                  <w:r>
                    <w:rPr>
                      <w:sz w:val="20"/>
                      <w:szCs w:val="20"/>
                      <w:lang w:val="en-US"/>
                    </w:rPr>
                    <w:t>,</w:t>
                  </w:r>
                </w:p>
              </w:tc>
            </w:tr>
            <w:tr w:rsidR="004A622B"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4A622B" w:rsidRPr="004A622B" w:rsidRDefault="004A622B" w:rsidP="004A622B">
                  <w:pPr>
                    <w:spacing w:line="229" w:lineRule="exact"/>
                    <w:ind w:left="102"/>
                    <w:rPr>
                      <w:sz w:val="20"/>
                      <w:szCs w:val="20"/>
                      <w:lang w:val="en-US"/>
                    </w:rPr>
                  </w:pPr>
                  <w:r>
                    <w:rPr>
                      <w:sz w:val="20"/>
                      <w:szCs w:val="20"/>
                      <w:lang w:val="en-US"/>
                    </w:rPr>
                    <w:t xml:space="preserve">4 = </w:t>
                  </w:r>
                  <w:proofErr w:type="spellStart"/>
                  <w:r w:rsidRPr="004A622B">
                    <w:rPr>
                      <w:rFonts w:hint="eastAsia"/>
                      <w:sz w:val="20"/>
                      <w:szCs w:val="20"/>
                      <w:lang w:val="en-US"/>
                    </w:rPr>
                    <w:t>Dödfött</w:t>
                  </w:r>
                  <w:proofErr w:type="spellEnd"/>
                  <w:r>
                    <w:rPr>
                      <w:sz w:val="20"/>
                      <w:szCs w:val="20"/>
                      <w:lang w:val="en-US"/>
                    </w:rPr>
                    <w:t>,</w:t>
                  </w:r>
                </w:p>
              </w:tc>
            </w:tr>
            <w:tr w:rsidR="004A622B"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4A622B" w:rsidRPr="004A622B" w:rsidRDefault="00165729" w:rsidP="004A622B">
                  <w:pPr>
                    <w:spacing w:line="229" w:lineRule="exact"/>
                    <w:ind w:left="102"/>
                    <w:rPr>
                      <w:sz w:val="20"/>
                      <w:szCs w:val="20"/>
                      <w:lang w:val="en-US"/>
                    </w:rPr>
                  </w:pPr>
                  <w:r>
                    <w:rPr>
                      <w:sz w:val="20"/>
                      <w:szCs w:val="20"/>
                      <w:lang w:val="en-US"/>
                    </w:rPr>
                    <w:t>5</w:t>
                  </w:r>
                  <w:r w:rsidR="004A622B">
                    <w:rPr>
                      <w:sz w:val="20"/>
                      <w:szCs w:val="20"/>
                      <w:lang w:val="en-US"/>
                    </w:rPr>
                    <w:t xml:space="preserve"> = </w:t>
                  </w:r>
                  <w:proofErr w:type="spellStart"/>
                  <w:r w:rsidR="004A622B" w:rsidRPr="004A622B">
                    <w:rPr>
                      <w:rFonts w:hint="eastAsia"/>
                      <w:sz w:val="20"/>
                      <w:szCs w:val="20"/>
                      <w:lang w:val="en-US"/>
                    </w:rPr>
                    <w:t>Levande</w:t>
                  </w:r>
                  <w:proofErr w:type="spellEnd"/>
                  <w:r w:rsidR="004A622B" w:rsidRPr="004A622B">
                    <w:rPr>
                      <w:rFonts w:hint="eastAsia"/>
                      <w:sz w:val="20"/>
                      <w:szCs w:val="20"/>
                      <w:lang w:val="en-US"/>
                    </w:rPr>
                    <w:t xml:space="preserve"> </w:t>
                  </w:r>
                  <w:proofErr w:type="spellStart"/>
                  <w:r w:rsidR="004A622B" w:rsidRPr="004A622B">
                    <w:rPr>
                      <w:rFonts w:hint="eastAsia"/>
                      <w:sz w:val="20"/>
                      <w:szCs w:val="20"/>
                      <w:lang w:val="en-US"/>
                    </w:rPr>
                    <w:t>fött</w:t>
                  </w:r>
                  <w:proofErr w:type="spellEnd"/>
                </w:p>
              </w:tc>
            </w:tr>
          </w:tbl>
          <w:p w14:paraId="7FE3BD1F" w14:textId="77777777" w:rsidR="004A622B" w:rsidRDefault="004A622B"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D708A4" w:rsidRDefault="00723FF0" w:rsidP="005B05DC">
            <w:pPr>
              <w:spacing w:line="229" w:lineRule="exact"/>
              <w:ind w:left="102"/>
              <w:rPr>
                <w:sz w:val="20"/>
                <w:szCs w:val="20"/>
                <w:lang w:val="en-US"/>
              </w:rPr>
            </w:pPr>
            <w:r>
              <w:rPr>
                <w:sz w:val="20"/>
                <w:szCs w:val="20"/>
                <w:lang w:val="en-US"/>
              </w:rPr>
              <w:lastRenderedPageBreak/>
              <w:t>../../../</w:t>
            </w:r>
            <w:r w:rsidR="00FD646A">
              <w:rPr>
                <w:sz w:val="20"/>
                <w:szCs w:val="20"/>
                <w:lang w:val="en-US"/>
              </w:rPr>
              <w:t>../</w:t>
            </w:r>
            <w:proofErr w:type="spellStart"/>
            <w:r w:rsidR="005B05DC">
              <w:rPr>
                <w:sz w:val="20"/>
                <w:szCs w:val="20"/>
                <w:lang w:val="en-US"/>
              </w:rPr>
              <w:t>healthcareFacility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D708A4" w:rsidRDefault="00D708A4"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p</w:t>
            </w:r>
            <w:r w:rsidR="00D708A4">
              <w:rPr>
                <w:sz w:val="20"/>
                <w:szCs w:val="20"/>
                <w:lang w:val="en-US"/>
              </w:rPr>
              <w:t>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D708A4" w:rsidRDefault="00D708A4"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D708A4" w:rsidRDefault="00723FF0" w:rsidP="00F075B0">
            <w:pPr>
              <w:spacing w:line="229" w:lineRule="exact"/>
              <w:ind w:left="102"/>
              <w:rPr>
                <w:sz w:val="20"/>
                <w:szCs w:val="20"/>
                <w:lang w:val="en-US"/>
              </w:rPr>
            </w:pPr>
            <w:r>
              <w:rPr>
                <w:sz w:val="20"/>
                <w:szCs w:val="20"/>
                <w:lang w:val="en-US"/>
              </w:rPr>
              <w:t>../../../</w:t>
            </w:r>
            <w:r w:rsidR="00FD646A">
              <w:rPr>
                <w:sz w:val="20"/>
                <w:szCs w:val="20"/>
                <w:lang w:val="en-US"/>
              </w:rPr>
              <w:t>../</w:t>
            </w:r>
            <w:r w:rsidR="00F075B0">
              <w:rPr>
                <w:sz w:val="20"/>
                <w:szCs w:val="20"/>
                <w:lang w:val="en-US"/>
              </w:rPr>
              <w:t>s</w:t>
            </w:r>
            <w:r w:rsidR="00D708A4">
              <w:rPr>
                <w:sz w:val="20"/>
                <w:szCs w:val="20"/>
                <w:lang w:val="en-US"/>
              </w:rPr>
              <w:t>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D708A4" w:rsidRDefault="000A18E9" w:rsidP="00020569">
            <w:pPr>
              <w:spacing w:line="229" w:lineRule="exact"/>
              <w:ind w:left="102"/>
              <w:rPr>
                <w:sz w:val="20"/>
                <w:szCs w:val="20"/>
                <w:lang w:val="en-US"/>
              </w:rPr>
            </w:pPr>
            <w:proofErr w:type="spellStart"/>
            <w:r>
              <w:rPr>
                <w:sz w:val="20"/>
                <w:szCs w:val="20"/>
                <w:lang w:val="en-US"/>
              </w:rPr>
              <w:t>Sex</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8211DA" w:rsidRDefault="008211DA"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sidR="0018025D">
              <w:rPr>
                <w:spacing w:val="-1"/>
                <w:sz w:val="20"/>
                <w:szCs w:val="20"/>
              </w:rPr>
              <w:t>:</w:t>
            </w:r>
          </w:p>
          <w:p w14:paraId="692FB032" w14:textId="77777777" w:rsidR="0018025D" w:rsidRDefault="0018025D" w:rsidP="008211DA">
            <w:pPr>
              <w:spacing w:line="226" w:lineRule="exact"/>
              <w:ind w:left="102"/>
              <w:rPr>
                <w:spacing w:val="-1"/>
                <w:sz w:val="20"/>
                <w:szCs w:val="20"/>
              </w:rPr>
            </w:pPr>
          </w:p>
          <w:p w14:paraId="65874DEC"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0 = </w:t>
            </w:r>
            <w:r w:rsidR="00460C87">
              <w:rPr>
                <w:spacing w:val="-1"/>
                <w:sz w:val="20"/>
                <w:szCs w:val="20"/>
              </w:rPr>
              <w:t>okänt</w:t>
            </w:r>
            <w:r w:rsidRPr="0018025D">
              <w:rPr>
                <w:spacing w:val="-1"/>
                <w:sz w:val="20"/>
                <w:szCs w:val="20"/>
              </w:rPr>
              <w:t>,</w:t>
            </w:r>
          </w:p>
          <w:p w14:paraId="12C535D2"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1 = </w:t>
            </w:r>
            <w:r w:rsidR="00460C87">
              <w:rPr>
                <w:spacing w:val="-1"/>
                <w:sz w:val="20"/>
                <w:szCs w:val="20"/>
              </w:rPr>
              <w:t>man</w:t>
            </w:r>
            <w:r w:rsidRPr="0018025D">
              <w:rPr>
                <w:spacing w:val="-1"/>
                <w:sz w:val="20"/>
                <w:szCs w:val="20"/>
              </w:rPr>
              <w:t>,</w:t>
            </w:r>
          </w:p>
          <w:p w14:paraId="32AE8006"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2 = </w:t>
            </w:r>
            <w:r w:rsidR="00460C87">
              <w:rPr>
                <w:spacing w:val="-1"/>
                <w:sz w:val="20"/>
                <w:szCs w:val="20"/>
              </w:rPr>
              <w:t>kvinna</w:t>
            </w:r>
            <w:r w:rsidRPr="0018025D">
              <w:rPr>
                <w:spacing w:val="-1"/>
                <w:sz w:val="20"/>
                <w:szCs w:val="20"/>
              </w:rPr>
              <w:t>,</w:t>
            </w:r>
          </w:p>
          <w:p w14:paraId="6B722BA3" w14:textId="77777777" w:rsidR="0018025D" w:rsidRDefault="0018025D" w:rsidP="0018025D">
            <w:pPr>
              <w:spacing w:line="226" w:lineRule="exact"/>
              <w:ind w:left="102"/>
              <w:rPr>
                <w:spacing w:val="-1"/>
                <w:sz w:val="20"/>
                <w:szCs w:val="20"/>
              </w:rPr>
            </w:pPr>
            <w:r w:rsidRPr="0018025D">
              <w:rPr>
                <w:spacing w:val="-1"/>
                <w:sz w:val="20"/>
                <w:szCs w:val="20"/>
              </w:rPr>
              <w:t xml:space="preserve">9 = </w:t>
            </w:r>
            <w:proofErr w:type="gramStart"/>
            <w:r w:rsidR="00460C87">
              <w:rPr>
                <w:spacing w:val="-1"/>
                <w:sz w:val="20"/>
                <w:szCs w:val="20"/>
              </w:rPr>
              <w:t>ej</w:t>
            </w:r>
            <w:proofErr w:type="gramEnd"/>
            <w:r w:rsidR="00460C87">
              <w:rPr>
                <w:spacing w:val="-1"/>
                <w:sz w:val="20"/>
                <w:szCs w:val="20"/>
              </w:rPr>
              <w:t xml:space="preserve"> tillämpligt</w:t>
            </w:r>
          </w:p>
          <w:p w14:paraId="1600F4AB" w14:textId="77777777" w:rsidR="00BC7C91" w:rsidRDefault="00BC7C91"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D708A4" w:rsidRDefault="00994F39" w:rsidP="0073777B">
            <w:pPr>
              <w:spacing w:line="229" w:lineRule="exact"/>
              <w:ind w:left="102"/>
              <w:rPr>
                <w:sz w:val="20"/>
                <w:szCs w:val="20"/>
                <w:lang w:val="en-US"/>
              </w:rPr>
            </w:pPr>
            <w:r>
              <w:rPr>
                <w:sz w:val="20"/>
                <w:szCs w:val="20"/>
                <w:lang w:val="en-US"/>
              </w:rPr>
              <w:t>../../../</w:t>
            </w:r>
            <w:r w:rsidR="00ED6C32">
              <w:rPr>
                <w:sz w:val="20"/>
                <w:szCs w:val="20"/>
                <w:lang w:val="en-US"/>
              </w:rPr>
              <w:t>../</w:t>
            </w:r>
            <w:proofErr w:type="spellStart"/>
            <w:r w:rsidR="0073777B">
              <w:rPr>
                <w:sz w:val="20"/>
                <w:szCs w:val="20"/>
                <w:lang w:val="en-US"/>
              </w:rPr>
              <w:t>w</w:t>
            </w:r>
            <w:r w:rsidR="00D708A4">
              <w:rPr>
                <w:sz w:val="20"/>
                <w:szCs w:val="20"/>
                <w:lang w:val="en-US"/>
              </w:rPr>
              <w:t>eight</w:t>
            </w:r>
            <w:r w:rsidR="00195758">
              <w:rPr>
                <w:sz w:val="20"/>
                <w:szCs w:val="20"/>
                <w:lang w:val="en-US"/>
              </w:rPr>
              <w:t>OfChild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D708A4" w:rsidRDefault="007C4DBA"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CDDD77" w14:textId="77777777" w:rsidR="00D708A4" w:rsidRDefault="00D708A4" w:rsidP="00020569">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D708A4" w:rsidRDefault="00994F39" w:rsidP="003B3E6B">
            <w:pPr>
              <w:spacing w:line="229" w:lineRule="exact"/>
              <w:ind w:left="102"/>
              <w:rPr>
                <w:sz w:val="20"/>
                <w:szCs w:val="20"/>
                <w:lang w:val="en-US"/>
              </w:rPr>
            </w:pPr>
            <w:r>
              <w:rPr>
                <w:sz w:val="20"/>
                <w:szCs w:val="20"/>
                <w:lang w:val="en-US"/>
              </w:rPr>
              <w:t>../../../</w:t>
            </w:r>
            <w:r w:rsidR="00ED6C32">
              <w:rPr>
                <w:sz w:val="20"/>
                <w:szCs w:val="20"/>
                <w:lang w:val="en-US"/>
              </w:rPr>
              <w:t>../</w:t>
            </w:r>
            <w:r w:rsidR="003B3E6B">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D708A4" w:rsidRDefault="00D708A4" w:rsidP="006D2F38">
            <w:pPr>
              <w:spacing w:line="226" w:lineRule="exact"/>
              <w:ind w:left="102"/>
              <w:rPr>
                <w:spacing w:val="-1"/>
                <w:sz w:val="20"/>
                <w:szCs w:val="20"/>
              </w:rPr>
            </w:pPr>
            <w:r>
              <w:rPr>
                <w:spacing w:val="-1"/>
                <w:sz w:val="20"/>
                <w:szCs w:val="20"/>
              </w:rPr>
              <w:t>Graviditetsvecka</w:t>
            </w:r>
            <w:r w:rsidR="006D4501">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diseasesThrombosis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D708A4" w:rsidRDefault="00D708A4" w:rsidP="00020569">
            <w:pPr>
              <w:spacing w:line="226" w:lineRule="exact"/>
              <w:ind w:left="102"/>
              <w:rPr>
                <w:spacing w:val="-1"/>
                <w:sz w:val="20"/>
                <w:szCs w:val="20"/>
              </w:rPr>
            </w:pPr>
            <w:r>
              <w:rPr>
                <w:spacing w:val="-1"/>
                <w:sz w:val="20"/>
                <w:szCs w:val="20"/>
              </w:rPr>
              <w:t>Trombos</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diseasesEndocineDiseases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D708A4" w:rsidRDefault="00D708A4" w:rsidP="00020569">
            <w:pPr>
              <w:spacing w:line="226" w:lineRule="exact"/>
              <w:ind w:left="102"/>
              <w:rPr>
                <w:spacing w:val="-1"/>
                <w:sz w:val="20"/>
                <w:szCs w:val="20"/>
              </w:rPr>
            </w:pPr>
            <w:r>
              <w:rPr>
                <w:spacing w:val="-1"/>
                <w:sz w:val="20"/>
                <w:szCs w:val="20"/>
              </w:rPr>
              <w:t>Endokrina sjukdomar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diseasesRecurrentUrinaryTractInfections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D708A4" w:rsidRDefault="00D708A4" w:rsidP="00020569">
            <w:pPr>
              <w:spacing w:line="226" w:lineRule="exact"/>
              <w:ind w:left="102"/>
              <w:rPr>
                <w:spacing w:val="-1"/>
                <w:sz w:val="20"/>
                <w:szCs w:val="20"/>
              </w:rPr>
            </w:pPr>
            <w:r>
              <w:rPr>
                <w:spacing w:val="-1"/>
                <w:sz w:val="20"/>
                <w:szCs w:val="20"/>
              </w:rPr>
              <w:t>Upprepade urinvägsinfektioner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D708A4" w:rsidRDefault="00D708A4" w:rsidP="00020569">
            <w:pPr>
              <w:spacing w:line="229" w:lineRule="exact"/>
              <w:ind w:left="102"/>
              <w:rPr>
                <w:sz w:val="20"/>
                <w:szCs w:val="20"/>
                <w:lang w:val="en-US"/>
              </w:rPr>
            </w:pPr>
            <w:r>
              <w:rPr>
                <w:sz w:val="20"/>
                <w:szCs w:val="20"/>
                <w:lang w:val="en-US"/>
              </w:rPr>
              <w:t>..</w:t>
            </w:r>
            <w:r w:rsidR="00BD078D">
              <w:rPr>
                <w:sz w:val="20"/>
                <w:szCs w:val="20"/>
                <w:lang w:val="en-US"/>
              </w:rPr>
              <w:t>/../</w:t>
            </w:r>
            <w:r w:rsidR="00955882">
              <w:rPr>
                <w:sz w:val="20"/>
                <w:szCs w:val="20"/>
                <w:lang w:val="en-US"/>
              </w:rPr>
              <w:t>../</w:t>
            </w:r>
            <w:proofErr w:type="spellStart"/>
            <w:r>
              <w:rPr>
                <w:sz w:val="20"/>
                <w:szCs w:val="20"/>
                <w:lang w:val="en-US"/>
              </w:rPr>
              <w:t>diseasesDiabetesMellitus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D708A4" w:rsidRDefault="00D708A4" w:rsidP="00020569">
            <w:pPr>
              <w:spacing w:line="226" w:lineRule="exact"/>
              <w:ind w:left="102"/>
              <w:rPr>
                <w:spacing w:val="-1"/>
                <w:sz w:val="20"/>
                <w:szCs w:val="20"/>
              </w:rPr>
            </w:pPr>
            <w:r>
              <w:rPr>
                <w:spacing w:val="-1"/>
                <w:sz w:val="20"/>
                <w:szCs w:val="20"/>
              </w:rPr>
              <w:t xml:space="preserve">Diabetes </w:t>
            </w:r>
            <w:proofErr w:type="spellStart"/>
            <w:r>
              <w:rPr>
                <w:spacing w:val="-1"/>
                <w:sz w:val="20"/>
                <w:szCs w:val="20"/>
              </w:rPr>
              <w:t>mellitus</w:t>
            </w:r>
            <w:proofErr w:type="spellEnd"/>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D708A4" w:rsidRDefault="00D708A4" w:rsidP="002F616A">
            <w:pPr>
              <w:spacing w:line="229" w:lineRule="exact"/>
              <w:ind w:left="102"/>
              <w:rPr>
                <w:sz w:val="20"/>
                <w:szCs w:val="20"/>
                <w:lang w:val="en-US"/>
              </w:rPr>
            </w:pPr>
            <w:r>
              <w:rPr>
                <w:sz w:val="20"/>
                <w:szCs w:val="20"/>
                <w:lang w:val="en-US"/>
              </w:rPr>
              <w:t>..</w:t>
            </w:r>
            <w:r w:rsidR="00FB5FCD">
              <w:rPr>
                <w:sz w:val="20"/>
                <w:szCs w:val="20"/>
                <w:lang w:val="en-US"/>
              </w:rPr>
              <w:t>/../</w:t>
            </w:r>
            <w:r w:rsidR="003A59FD">
              <w:rPr>
                <w:sz w:val="20"/>
                <w:szCs w:val="20"/>
                <w:lang w:val="en-US"/>
              </w:rPr>
              <w:t>../</w:t>
            </w:r>
            <w:proofErr w:type="spellStart"/>
            <w:r>
              <w:rPr>
                <w:sz w:val="20"/>
                <w:szCs w:val="20"/>
                <w:lang w:val="en-US"/>
              </w:rPr>
              <w:t>medicationDuringPregnacy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D708A4" w:rsidRDefault="00D708A4" w:rsidP="002F616A">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D708A4" w:rsidRDefault="00563501" w:rsidP="00020569">
            <w:pPr>
              <w:spacing w:line="226" w:lineRule="exact"/>
              <w:ind w:left="102"/>
              <w:rPr>
                <w:spacing w:val="-1"/>
                <w:sz w:val="20"/>
                <w:szCs w:val="20"/>
              </w:rPr>
            </w:pPr>
            <w:r>
              <w:rPr>
                <w:spacing w:val="-1"/>
                <w:sz w:val="20"/>
                <w:szCs w:val="20"/>
              </w:rPr>
              <w:t>Före inskrivning under gra</w:t>
            </w:r>
            <w:r w:rsidR="00D708A4"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D708A4" w:rsidRDefault="000E0765" w:rsidP="00BE0378">
            <w:pPr>
              <w:spacing w:line="229" w:lineRule="exact"/>
              <w:ind w:left="102"/>
              <w:rPr>
                <w:sz w:val="20"/>
                <w:szCs w:val="20"/>
                <w:lang w:val="en-US"/>
              </w:rPr>
            </w:pPr>
            <w:r>
              <w:rPr>
                <w:sz w:val="20"/>
                <w:szCs w:val="20"/>
                <w:lang w:val="en-US"/>
              </w:rPr>
              <w:t>../../../</w:t>
            </w:r>
            <w:r w:rsidR="00BE0378">
              <w:rPr>
                <w:sz w:val="20"/>
                <w:szCs w:val="20"/>
                <w:lang w:val="en-US"/>
              </w:rPr>
              <w:t>../</w:t>
            </w:r>
            <w:r w:rsidR="00997E57">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D708A4" w:rsidRPr="00DC127B" w:rsidRDefault="00D708A4"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2F616A"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F616A" w:rsidRDefault="002F616A" w:rsidP="00020569">
            <w:pPr>
              <w:spacing w:line="229" w:lineRule="exact"/>
              <w:ind w:left="102"/>
              <w:rPr>
                <w:sz w:val="20"/>
                <w:szCs w:val="20"/>
                <w:lang w:val="en-US"/>
              </w:rPr>
            </w:pPr>
            <w:r>
              <w:rPr>
                <w:sz w:val="20"/>
                <w:szCs w:val="20"/>
                <w:lang w:val="en-US"/>
              </w:rPr>
              <w:t>../../</w:t>
            </w:r>
            <w:r w:rsidR="008B6773">
              <w:rPr>
                <w:sz w:val="20"/>
                <w:szCs w:val="20"/>
                <w:lang w:val="en-US"/>
              </w:rPr>
              <w:t>../</w:t>
            </w:r>
            <w:proofErr w:type="spellStart"/>
            <w:r>
              <w:rPr>
                <w:sz w:val="20"/>
                <w:szCs w:val="20"/>
                <w:lang w:val="en-US"/>
              </w:rPr>
              <w:t>assessmentAtFirstContactStandardCare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F616A" w:rsidRDefault="002F616A"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F616A" w:rsidRDefault="002F616A" w:rsidP="00020569">
            <w:pPr>
              <w:spacing w:line="226" w:lineRule="exact"/>
              <w:ind w:left="102"/>
              <w:rPr>
                <w:spacing w:val="-1"/>
                <w:sz w:val="20"/>
                <w:szCs w:val="20"/>
              </w:rPr>
            </w:pPr>
            <w:r>
              <w:rPr>
                <w:spacing w:val="-1"/>
                <w:sz w:val="20"/>
                <w:szCs w:val="20"/>
              </w:rPr>
              <w:t>Bedömning vid 1:a besök: basprogram</w:t>
            </w:r>
            <w:r w:rsidR="00212AED">
              <w:rPr>
                <w:spacing w:val="-1"/>
                <w:sz w:val="20"/>
                <w:szCs w:val="20"/>
              </w:rPr>
              <w:t xml:space="preserve"> </w:t>
            </w:r>
            <w:r w:rsidR="00212AED">
              <w:rPr>
                <w:sz w:val="20"/>
                <w:szCs w:val="20"/>
              </w:rPr>
              <w:t>(</w:t>
            </w:r>
            <w:proofErr w:type="spellStart"/>
            <w:r w:rsidR="00212AED">
              <w:rPr>
                <w:sz w:val="20"/>
                <w:szCs w:val="20"/>
              </w:rPr>
              <w:t>true</w:t>
            </w:r>
            <w:proofErr w:type="spellEnd"/>
            <w:r w:rsidR="00212AED">
              <w:rPr>
                <w:sz w:val="20"/>
                <w:szCs w:val="20"/>
              </w:rPr>
              <w:t>/</w:t>
            </w:r>
            <w:proofErr w:type="spellStart"/>
            <w:r w:rsidR="00212AED">
              <w:rPr>
                <w:sz w:val="20"/>
                <w:szCs w:val="20"/>
              </w:rPr>
              <w:t>false</w:t>
            </w:r>
            <w:proofErr w:type="spellEnd"/>
            <w:r w:rsidR="00212AE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B56C7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B56C79" w:rsidRPr="00874C8B" w:rsidRDefault="00B56C7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B56C79" w:rsidRPr="00874C8B" w:rsidRDefault="00B56C7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B56C79" w:rsidRPr="00874C8B" w:rsidRDefault="00B56C7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B56C79" w:rsidRPr="00874C8B" w:rsidRDefault="00B56C79" w:rsidP="00020569">
            <w:pPr>
              <w:spacing w:line="226" w:lineRule="exact"/>
              <w:ind w:left="102"/>
              <w:rPr>
                <w:i/>
                <w:spacing w:val="-1"/>
                <w:sz w:val="20"/>
                <w:szCs w:val="20"/>
                <w:lang w:val="en-US"/>
              </w:rPr>
            </w:pPr>
          </w:p>
        </w:tc>
      </w:tr>
      <w:tr w:rsidR="002F616A"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F616A" w:rsidRPr="00874C8B" w:rsidRDefault="002F616A" w:rsidP="00020569">
            <w:pPr>
              <w:spacing w:line="229" w:lineRule="exact"/>
              <w:ind w:left="102"/>
              <w:rPr>
                <w:b/>
                <w:i/>
                <w:sz w:val="20"/>
                <w:szCs w:val="20"/>
                <w:lang w:val="en-US"/>
              </w:rPr>
            </w:pPr>
            <w:r w:rsidRPr="00874C8B">
              <w:rPr>
                <w:b/>
                <w:i/>
                <w:sz w:val="20"/>
                <w:szCs w:val="20"/>
                <w:lang w:val="en-US"/>
              </w:rPr>
              <w:t>../../</w:t>
            </w:r>
            <w:proofErr w:type="spellStart"/>
            <w:r w:rsidR="000B4DDF">
              <w:rPr>
                <w:b/>
                <w:i/>
                <w:sz w:val="20"/>
                <w:szCs w:val="20"/>
                <w:lang w:val="en-US"/>
              </w:rPr>
              <w:t>antenatalFollowUp</w:t>
            </w:r>
            <w:r w:rsidR="000B4DDF" w:rsidRPr="00874C8B">
              <w:rPr>
                <w:b/>
                <w:i/>
                <w:sz w:val="20"/>
                <w:szCs w:val="20"/>
                <w:lang w:val="en-US"/>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F616A" w:rsidRPr="00874C8B" w:rsidRDefault="000B4DDF" w:rsidP="00020569">
            <w:pPr>
              <w:spacing w:line="229" w:lineRule="exact"/>
              <w:ind w:left="102"/>
              <w:rPr>
                <w:i/>
                <w:sz w:val="20"/>
                <w:szCs w:val="20"/>
                <w:lang w:val="en-US"/>
              </w:rPr>
            </w:pPr>
            <w:proofErr w:type="spellStart"/>
            <w:r>
              <w:rPr>
                <w:i/>
                <w:sz w:val="20"/>
                <w:szCs w:val="20"/>
                <w:lang w:val="en-US"/>
              </w:rPr>
              <w:t>A</w:t>
            </w:r>
            <w:r w:rsidRPr="000B4DDF">
              <w:rPr>
                <w:i/>
                <w:sz w:val="20"/>
                <w:szCs w:val="20"/>
                <w:lang w:val="en-US"/>
              </w:rPr>
              <w:t>ntenatalFollowUpRecord</w:t>
            </w:r>
            <w:r w:rsidR="002F616A" w:rsidRPr="00874C8B">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F616A" w:rsidRPr="00874C8B" w:rsidRDefault="002F616A"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F616A" w:rsidRPr="00874C8B" w:rsidRDefault="002F616A" w:rsidP="00020569">
            <w:pPr>
              <w:spacing w:line="226" w:lineRule="exact"/>
              <w:ind w:left="102"/>
              <w:rPr>
                <w:i/>
                <w:spacing w:val="-1"/>
                <w:sz w:val="20"/>
                <w:szCs w:val="20"/>
                <w:lang w:val="en-US"/>
              </w:rPr>
            </w:pPr>
            <w:r w:rsidRPr="00874C8B">
              <w:rPr>
                <w:i/>
                <w:spacing w:val="-1"/>
                <w:sz w:val="20"/>
                <w:szCs w:val="20"/>
                <w:lang w:val="en-US"/>
              </w:rPr>
              <w:t>0..</w:t>
            </w:r>
            <w:r w:rsidR="00556CA8" w:rsidRPr="00874C8B">
              <w:rPr>
                <w:i/>
                <w:spacing w:val="-1"/>
                <w:sz w:val="20"/>
                <w:szCs w:val="20"/>
                <w:lang w:val="en-US"/>
              </w:rPr>
              <w:t>1</w:t>
            </w:r>
          </w:p>
        </w:tc>
      </w:tr>
      <w:tr w:rsidR="002F616A"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F616A" w:rsidRDefault="002F616A" w:rsidP="000E4C00">
            <w:pPr>
              <w:spacing w:line="229" w:lineRule="exact"/>
              <w:ind w:left="102"/>
              <w:rPr>
                <w:sz w:val="20"/>
                <w:szCs w:val="20"/>
                <w:lang w:val="en-US"/>
              </w:rPr>
            </w:pPr>
            <w:r>
              <w:rPr>
                <w:sz w:val="20"/>
                <w:szCs w:val="20"/>
                <w:lang w:val="en-US"/>
              </w:rPr>
              <w:t>../../../</w:t>
            </w:r>
            <w:proofErr w:type="spellStart"/>
            <w:r w:rsidR="000E4C00">
              <w:rPr>
                <w:sz w:val="20"/>
                <w:szCs w:val="20"/>
                <w:lang w:val="en-US"/>
              </w:rPr>
              <w:t>c</w:t>
            </w:r>
            <w:r>
              <w:rPr>
                <w:sz w:val="20"/>
                <w:szCs w:val="20"/>
                <w:lang w:val="en-US"/>
              </w:rPr>
              <w:t>ompleteWeeksOfGestation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F616A" w:rsidRDefault="002F616A"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F616A" w:rsidRDefault="002F616A"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F616A" w:rsidRDefault="002F616A" w:rsidP="002357BD">
            <w:pPr>
              <w:spacing w:line="229" w:lineRule="exact"/>
              <w:ind w:left="102"/>
              <w:rPr>
                <w:sz w:val="20"/>
                <w:szCs w:val="20"/>
                <w:lang w:val="en-US"/>
              </w:rPr>
            </w:pPr>
            <w:r>
              <w:rPr>
                <w:sz w:val="20"/>
                <w:szCs w:val="20"/>
                <w:lang w:val="en-US"/>
              </w:rPr>
              <w:t>../../../</w:t>
            </w:r>
            <w:r w:rsidR="002357BD">
              <w:rPr>
                <w:sz w:val="20"/>
                <w:szCs w:val="20"/>
                <w:lang w:val="en-US"/>
              </w:rPr>
              <w:t>w</w:t>
            </w:r>
            <w:r>
              <w:rPr>
                <w:sz w:val="20"/>
                <w:szCs w:val="20"/>
                <w:lang w:val="en-US"/>
              </w:rPr>
              <w:t>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F616A" w:rsidRDefault="002357BD"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58EACC" w14:textId="77777777" w:rsidR="002F616A" w:rsidRDefault="002F616A" w:rsidP="00020569">
            <w:pPr>
              <w:spacing w:line="226" w:lineRule="exact"/>
              <w:ind w:left="102"/>
              <w:rPr>
                <w:spacing w:val="-1"/>
                <w:sz w:val="20"/>
                <w:szCs w:val="20"/>
              </w:rPr>
            </w:pPr>
            <w:r>
              <w:rPr>
                <w:spacing w:val="-1"/>
                <w:sz w:val="20"/>
                <w:szCs w:val="20"/>
              </w:rPr>
              <w:t>Moderns vikt</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F616A" w:rsidRDefault="002F616A" w:rsidP="006A4020">
            <w:pPr>
              <w:spacing w:line="229" w:lineRule="exact"/>
              <w:ind w:left="102"/>
              <w:rPr>
                <w:sz w:val="20"/>
                <w:szCs w:val="20"/>
                <w:lang w:val="en-US"/>
              </w:rPr>
            </w:pPr>
            <w:r>
              <w:rPr>
                <w:sz w:val="20"/>
                <w:szCs w:val="20"/>
                <w:lang w:val="en-US"/>
              </w:rPr>
              <w:t>../../../</w:t>
            </w:r>
            <w:proofErr w:type="spellStart"/>
            <w:r w:rsidR="0021512D">
              <w:rPr>
                <w:sz w:val="20"/>
                <w:szCs w:val="20"/>
                <w:lang w:val="en-US"/>
              </w:rPr>
              <w:t>symphysisFundalHeight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281825" w14:textId="77777777" w:rsidR="002F616A" w:rsidRDefault="002F616A" w:rsidP="00020569">
            <w:pPr>
              <w:spacing w:line="226" w:lineRule="exact"/>
              <w:ind w:left="102"/>
              <w:rPr>
                <w:spacing w:val="-1"/>
                <w:sz w:val="20"/>
                <w:szCs w:val="20"/>
              </w:rPr>
            </w:pPr>
            <w:proofErr w:type="spellStart"/>
            <w:r>
              <w:rPr>
                <w:spacing w:val="-1"/>
                <w:sz w:val="20"/>
                <w:szCs w:val="20"/>
              </w:rPr>
              <w:t>Symfys-fundus</w:t>
            </w:r>
            <w:proofErr w:type="spellEnd"/>
            <w:r>
              <w:rPr>
                <w:spacing w:val="-1"/>
                <w:sz w:val="20"/>
                <w:szCs w:val="20"/>
              </w:rPr>
              <w:t xml:space="preserve"> mått</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h</w:t>
            </w:r>
            <w:r>
              <w:rPr>
                <w:sz w:val="20"/>
                <w:szCs w:val="20"/>
                <w:lang w:val="en-US"/>
              </w:rPr>
              <w:t>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3158E" w14:textId="77777777" w:rsidR="002F616A" w:rsidRDefault="002F616A" w:rsidP="00020569">
            <w:pPr>
              <w:spacing w:line="226" w:lineRule="exact"/>
              <w:ind w:left="102"/>
              <w:rPr>
                <w:spacing w:val="-1"/>
                <w:sz w:val="20"/>
                <w:szCs w:val="20"/>
              </w:rPr>
            </w:pPr>
            <w:r>
              <w:rPr>
                <w:spacing w:val="-1"/>
                <w:sz w:val="20"/>
                <w:szCs w:val="20"/>
              </w:rPr>
              <w:t>Hb (Hemoglobin)</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b</w:t>
            </w:r>
            <w:r>
              <w:rPr>
                <w:sz w:val="20"/>
                <w:szCs w:val="20"/>
                <w:lang w:val="en-US"/>
              </w:rPr>
              <w:t>loodPressureSystolic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122739" w14:textId="77777777" w:rsidR="002F616A" w:rsidRDefault="002F616A" w:rsidP="00020569">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b</w:t>
            </w:r>
            <w:r>
              <w:rPr>
                <w:sz w:val="20"/>
                <w:szCs w:val="20"/>
                <w:lang w:val="en-US"/>
              </w:rPr>
              <w:t>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F616A" w:rsidRDefault="000F7FE4"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0F0647C" w14:textId="77777777" w:rsidR="002F616A" w:rsidRDefault="002F616A" w:rsidP="00020569">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f</w:t>
            </w:r>
            <w:r w:rsidR="00861E0D">
              <w:rPr>
                <w:sz w:val="20"/>
                <w:szCs w:val="20"/>
                <w:lang w:val="en-US"/>
              </w:rPr>
              <w:t>etal</w:t>
            </w:r>
            <w:r>
              <w:rPr>
                <w:sz w:val="20"/>
                <w:szCs w:val="20"/>
                <w:lang w:val="en-US"/>
              </w:rPr>
              <w:t>Position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F616A" w:rsidRDefault="00492D03" w:rsidP="009A3391">
            <w:pPr>
              <w:spacing w:line="229" w:lineRule="exact"/>
              <w:ind w:left="102"/>
              <w:rPr>
                <w:sz w:val="20"/>
                <w:szCs w:val="20"/>
                <w:lang w:val="en-US"/>
              </w:rPr>
            </w:pPr>
            <w:proofErr w:type="spellStart"/>
            <w:r>
              <w:rPr>
                <w:sz w:val="20"/>
                <w:szCs w:val="20"/>
                <w:lang w:val="en-US"/>
              </w:rPr>
              <w:t>FetalPosition</w:t>
            </w:r>
            <w:r w:rsidR="00CE1CB1">
              <w:rPr>
                <w:sz w:val="20"/>
                <w:szCs w:val="20"/>
                <w:lang w:val="en-US"/>
              </w:rPr>
              <w:t>Code</w:t>
            </w:r>
            <w:r>
              <w:rPr>
                <w:sz w:val="20"/>
                <w:szCs w:val="20"/>
                <w:lang w:val="en-US"/>
              </w:rPr>
              <w:t>Enum</w:t>
            </w:r>
            <w:proofErr w:type="spellEnd"/>
          </w:p>
          <w:p w14:paraId="1D568164" w14:textId="77777777" w:rsidR="009A3391" w:rsidRDefault="009A3391"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F616A" w:rsidRDefault="002F616A" w:rsidP="00020569">
            <w:pPr>
              <w:spacing w:line="226" w:lineRule="exact"/>
              <w:ind w:left="102"/>
              <w:rPr>
                <w:spacing w:val="-1"/>
                <w:sz w:val="20"/>
                <w:szCs w:val="20"/>
              </w:rPr>
            </w:pPr>
            <w:r>
              <w:rPr>
                <w:spacing w:val="-1"/>
                <w:sz w:val="20"/>
                <w:szCs w:val="20"/>
              </w:rPr>
              <w:t>Fosterläge</w:t>
            </w:r>
            <w:r w:rsidR="00507AC7">
              <w:rPr>
                <w:spacing w:val="-1"/>
                <w:sz w:val="20"/>
                <w:szCs w:val="20"/>
              </w:rPr>
              <w:t xml:space="preserve"> enligt kodverk:</w:t>
            </w:r>
          </w:p>
          <w:p w14:paraId="34D85275" w14:textId="77777777" w:rsidR="00471D46" w:rsidRDefault="00471D46" w:rsidP="00020569">
            <w:pPr>
              <w:spacing w:line="226" w:lineRule="exact"/>
              <w:ind w:left="102"/>
              <w:rPr>
                <w:spacing w:val="-1"/>
                <w:sz w:val="20"/>
                <w:szCs w:val="20"/>
              </w:rPr>
            </w:pPr>
          </w:p>
          <w:p w14:paraId="69E029A5" w14:textId="77777777" w:rsidR="00507AC7" w:rsidRPr="00507AC7" w:rsidRDefault="00F33246" w:rsidP="00507AC7">
            <w:pPr>
              <w:spacing w:line="226" w:lineRule="exact"/>
              <w:ind w:left="102"/>
              <w:rPr>
                <w:spacing w:val="-1"/>
                <w:sz w:val="20"/>
                <w:szCs w:val="20"/>
              </w:rPr>
            </w:pPr>
            <w:r>
              <w:rPr>
                <w:spacing w:val="-1"/>
                <w:sz w:val="20"/>
                <w:szCs w:val="20"/>
              </w:rPr>
              <w:t>0</w:t>
            </w:r>
            <w:r w:rsidR="00507AC7" w:rsidRPr="00507AC7">
              <w:rPr>
                <w:spacing w:val="-1"/>
                <w:sz w:val="20"/>
                <w:szCs w:val="20"/>
              </w:rPr>
              <w:t xml:space="preserve"> = </w:t>
            </w:r>
            <w:proofErr w:type="spellStart"/>
            <w:r w:rsidR="00507AC7" w:rsidRPr="00507AC7">
              <w:rPr>
                <w:spacing w:val="-1"/>
                <w:sz w:val="20"/>
                <w:szCs w:val="20"/>
              </w:rPr>
              <w:t>head</w:t>
            </w:r>
            <w:proofErr w:type="spellEnd"/>
            <w:r w:rsidR="00CE520C">
              <w:rPr>
                <w:spacing w:val="-1"/>
                <w:sz w:val="20"/>
                <w:szCs w:val="20"/>
              </w:rPr>
              <w:t xml:space="preserve"> </w:t>
            </w:r>
            <w:proofErr w:type="gramStart"/>
            <w:r w:rsidR="00CE520C">
              <w:rPr>
                <w:spacing w:val="-1"/>
                <w:sz w:val="20"/>
                <w:szCs w:val="20"/>
              </w:rPr>
              <w:t>(huvud )</w:t>
            </w:r>
            <w:proofErr w:type="gramEnd"/>
          </w:p>
          <w:p w14:paraId="57AA824C" w14:textId="77777777" w:rsidR="00507AC7" w:rsidRPr="00507AC7" w:rsidRDefault="00F33246" w:rsidP="00507AC7">
            <w:pPr>
              <w:spacing w:line="226" w:lineRule="exact"/>
              <w:ind w:left="102"/>
              <w:rPr>
                <w:spacing w:val="-1"/>
                <w:sz w:val="20"/>
                <w:szCs w:val="20"/>
              </w:rPr>
            </w:pPr>
            <w:r>
              <w:rPr>
                <w:spacing w:val="-1"/>
                <w:sz w:val="20"/>
                <w:szCs w:val="20"/>
              </w:rPr>
              <w:t>1</w:t>
            </w:r>
            <w:r w:rsidR="00507AC7" w:rsidRPr="00507AC7">
              <w:rPr>
                <w:spacing w:val="-1"/>
                <w:sz w:val="20"/>
                <w:szCs w:val="20"/>
              </w:rPr>
              <w:t xml:space="preserve"> = </w:t>
            </w:r>
            <w:proofErr w:type="spellStart"/>
            <w:r w:rsidR="00507AC7" w:rsidRPr="00507AC7">
              <w:rPr>
                <w:spacing w:val="-1"/>
                <w:sz w:val="20"/>
                <w:szCs w:val="20"/>
              </w:rPr>
              <w:t>breech</w:t>
            </w:r>
            <w:proofErr w:type="spellEnd"/>
            <w:r w:rsidR="00CE520C">
              <w:rPr>
                <w:spacing w:val="-1"/>
                <w:sz w:val="20"/>
                <w:szCs w:val="20"/>
              </w:rPr>
              <w:t xml:space="preserve"> (s</w:t>
            </w:r>
            <w:r w:rsidR="00CE520C" w:rsidRPr="00507AC7">
              <w:rPr>
                <w:spacing w:val="-1"/>
                <w:sz w:val="20"/>
                <w:szCs w:val="20"/>
              </w:rPr>
              <w:t>äte</w:t>
            </w:r>
            <w:r w:rsidR="00CE520C">
              <w:rPr>
                <w:spacing w:val="-1"/>
                <w:sz w:val="20"/>
                <w:szCs w:val="20"/>
              </w:rPr>
              <w:t>)</w:t>
            </w:r>
          </w:p>
          <w:p w14:paraId="435571E7" w14:textId="7546E5A2" w:rsidR="00507AC7" w:rsidRPr="00507AC7" w:rsidRDefault="00F33246" w:rsidP="00507AC7">
            <w:pPr>
              <w:spacing w:line="226" w:lineRule="exact"/>
              <w:ind w:left="102"/>
              <w:rPr>
                <w:spacing w:val="-1"/>
                <w:sz w:val="20"/>
                <w:szCs w:val="20"/>
              </w:rPr>
            </w:pPr>
            <w:r>
              <w:rPr>
                <w:spacing w:val="-1"/>
                <w:sz w:val="20"/>
                <w:szCs w:val="20"/>
              </w:rPr>
              <w:t>2</w:t>
            </w:r>
            <w:r w:rsidR="00507AC7" w:rsidRPr="00507AC7">
              <w:rPr>
                <w:spacing w:val="-1"/>
                <w:sz w:val="20"/>
                <w:szCs w:val="20"/>
              </w:rPr>
              <w:t xml:space="preserve"> = </w:t>
            </w:r>
            <w:proofErr w:type="spellStart"/>
            <w:r w:rsidR="00D90C39" w:rsidRPr="00D90C39">
              <w:rPr>
                <w:spacing w:val="-1"/>
                <w:sz w:val="20"/>
                <w:szCs w:val="20"/>
              </w:rPr>
              <w:t>oblique</w:t>
            </w:r>
            <w:proofErr w:type="spellEnd"/>
            <w:r w:rsidR="00D90C39" w:rsidRPr="00D90C39">
              <w:rPr>
                <w:spacing w:val="-1"/>
                <w:sz w:val="20"/>
                <w:szCs w:val="20"/>
              </w:rPr>
              <w:t xml:space="preserve"> </w:t>
            </w:r>
            <w:r w:rsidR="00CE520C">
              <w:rPr>
                <w:spacing w:val="-1"/>
                <w:sz w:val="20"/>
                <w:szCs w:val="20"/>
              </w:rPr>
              <w:t>(s</w:t>
            </w:r>
            <w:r w:rsidR="00507AC7" w:rsidRPr="00507AC7">
              <w:rPr>
                <w:spacing w:val="-1"/>
                <w:sz w:val="20"/>
                <w:szCs w:val="20"/>
              </w:rPr>
              <w:t>nedläge</w:t>
            </w:r>
            <w:r w:rsidR="00CE520C">
              <w:rPr>
                <w:spacing w:val="-1"/>
                <w:sz w:val="20"/>
                <w:szCs w:val="20"/>
              </w:rPr>
              <w:t>)</w:t>
            </w:r>
            <w:r w:rsidR="00507AC7" w:rsidRPr="00507AC7">
              <w:rPr>
                <w:spacing w:val="-1"/>
                <w:sz w:val="20"/>
                <w:szCs w:val="20"/>
              </w:rPr>
              <w:t xml:space="preserve"> </w:t>
            </w:r>
          </w:p>
          <w:p w14:paraId="3FFF9205" w14:textId="5B13E779" w:rsidR="00507AC7" w:rsidRDefault="00F33246" w:rsidP="00507AC7">
            <w:pPr>
              <w:spacing w:line="226" w:lineRule="exact"/>
              <w:ind w:left="102"/>
              <w:rPr>
                <w:spacing w:val="-1"/>
                <w:sz w:val="20"/>
                <w:szCs w:val="20"/>
              </w:rPr>
            </w:pPr>
            <w:r>
              <w:rPr>
                <w:spacing w:val="-1"/>
                <w:sz w:val="20"/>
                <w:szCs w:val="20"/>
              </w:rPr>
              <w:t>3</w:t>
            </w:r>
            <w:r w:rsidR="00507AC7" w:rsidRPr="00507AC7">
              <w:rPr>
                <w:spacing w:val="-1"/>
                <w:sz w:val="20"/>
                <w:szCs w:val="20"/>
              </w:rPr>
              <w:t xml:space="preserve"> = </w:t>
            </w:r>
            <w:proofErr w:type="spellStart"/>
            <w:r w:rsidR="00D90C39" w:rsidRPr="00CE520C">
              <w:rPr>
                <w:spacing w:val="-1"/>
                <w:sz w:val="20"/>
                <w:szCs w:val="20"/>
              </w:rPr>
              <w:t>tranverse</w:t>
            </w:r>
            <w:proofErr w:type="spellEnd"/>
            <w:r w:rsidR="00D90C39" w:rsidRPr="00507AC7">
              <w:rPr>
                <w:spacing w:val="-1"/>
                <w:sz w:val="20"/>
                <w:szCs w:val="20"/>
              </w:rPr>
              <w:t xml:space="preserve"> </w:t>
            </w:r>
            <w:r w:rsidR="00CE520C">
              <w:rPr>
                <w:spacing w:val="-1"/>
                <w:sz w:val="20"/>
                <w:szCs w:val="20"/>
              </w:rPr>
              <w:t>(tvärläge)</w:t>
            </w:r>
          </w:p>
          <w:p w14:paraId="4A91A142" w14:textId="77777777" w:rsidR="00951B9D" w:rsidRDefault="00951B9D"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F616A" w:rsidRDefault="002F616A" w:rsidP="00861E0D">
            <w:pPr>
              <w:spacing w:line="229" w:lineRule="exact"/>
              <w:ind w:left="102"/>
              <w:rPr>
                <w:sz w:val="20"/>
                <w:szCs w:val="20"/>
                <w:lang w:val="en-US"/>
              </w:rPr>
            </w:pPr>
            <w:r>
              <w:rPr>
                <w:sz w:val="20"/>
                <w:szCs w:val="20"/>
                <w:lang w:val="en-US"/>
              </w:rPr>
              <w:lastRenderedPageBreak/>
              <w:t>../../../</w:t>
            </w:r>
            <w:proofErr w:type="spellStart"/>
            <w:r w:rsidR="00861E0D">
              <w:rPr>
                <w:sz w:val="20"/>
                <w:szCs w:val="20"/>
                <w:lang w:val="en-US"/>
              </w:rPr>
              <w:t>fetalPresentation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F616A" w:rsidRDefault="00C568FF" w:rsidP="00020569">
            <w:pPr>
              <w:spacing w:line="229" w:lineRule="exact"/>
              <w:ind w:left="102"/>
              <w:rPr>
                <w:sz w:val="20"/>
                <w:szCs w:val="20"/>
                <w:lang w:val="en-US"/>
              </w:rPr>
            </w:pPr>
            <w:proofErr w:type="spellStart"/>
            <w:r>
              <w:rPr>
                <w:sz w:val="20"/>
                <w:szCs w:val="20"/>
                <w:lang w:val="en-US"/>
              </w:rPr>
              <w:t>FetalPresentation</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F616A" w:rsidRDefault="002F616A" w:rsidP="00020569">
            <w:pPr>
              <w:spacing w:line="226" w:lineRule="exact"/>
              <w:ind w:left="102"/>
              <w:rPr>
                <w:spacing w:val="-1"/>
                <w:sz w:val="20"/>
                <w:szCs w:val="20"/>
              </w:rPr>
            </w:pPr>
            <w:r>
              <w:rPr>
                <w:spacing w:val="-1"/>
                <w:sz w:val="20"/>
                <w:szCs w:val="20"/>
              </w:rPr>
              <w:t>Föregående fosterdel</w:t>
            </w:r>
            <w:r w:rsidR="00F571C2">
              <w:rPr>
                <w:spacing w:val="-1"/>
                <w:sz w:val="20"/>
                <w:szCs w:val="20"/>
              </w:rPr>
              <w:t xml:space="preserve"> enligt kodverk:</w:t>
            </w:r>
          </w:p>
          <w:p w14:paraId="4E720AAA" w14:textId="77777777" w:rsidR="005A5111" w:rsidRDefault="005A5111" w:rsidP="00020569">
            <w:pPr>
              <w:spacing w:line="226" w:lineRule="exact"/>
              <w:ind w:left="102"/>
              <w:rPr>
                <w:spacing w:val="-1"/>
                <w:sz w:val="20"/>
                <w:szCs w:val="20"/>
              </w:rPr>
            </w:pPr>
          </w:p>
          <w:p w14:paraId="080FF1B4" w14:textId="77777777" w:rsidR="00CE520C" w:rsidRPr="00CE520C" w:rsidRDefault="00F33246" w:rsidP="00CE520C">
            <w:pPr>
              <w:spacing w:line="226" w:lineRule="exact"/>
              <w:ind w:left="102"/>
              <w:rPr>
                <w:spacing w:val="-1"/>
                <w:sz w:val="20"/>
                <w:szCs w:val="20"/>
              </w:rPr>
            </w:pPr>
            <w:r>
              <w:rPr>
                <w:spacing w:val="-1"/>
                <w:sz w:val="20"/>
                <w:szCs w:val="20"/>
              </w:rPr>
              <w:t>0</w:t>
            </w:r>
            <w:r w:rsidR="00F571C2">
              <w:rPr>
                <w:spacing w:val="-1"/>
                <w:sz w:val="20"/>
                <w:szCs w:val="20"/>
              </w:rPr>
              <w:t xml:space="preserve">= </w:t>
            </w:r>
            <w:r w:rsidR="00975589">
              <w:rPr>
                <w:spacing w:val="-1"/>
                <w:sz w:val="20"/>
                <w:szCs w:val="20"/>
              </w:rPr>
              <w:t>mobile (</w:t>
            </w:r>
            <w:r w:rsidR="00F571C2">
              <w:rPr>
                <w:spacing w:val="-1"/>
                <w:sz w:val="20"/>
                <w:szCs w:val="20"/>
              </w:rPr>
              <w:t>r</w:t>
            </w:r>
            <w:r w:rsidR="00CE520C" w:rsidRPr="00CE520C">
              <w:rPr>
                <w:spacing w:val="-1"/>
                <w:sz w:val="20"/>
                <w:szCs w:val="20"/>
              </w:rPr>
              <w:t>örligt</w:t>
            </w:r>
            <w:r w:rsidR="00975589">
              <w:rPr>
                <w:spacing w:val="-1"/>
                <w:sz w:val="20"/>
                <w:szCs w:val="20"/>
              </w:rPr>
              <w:t>)</w:t>
            </w:r>
            <w:r w:rsidR="00F571C2">
              <w:rPr>
                <w:spacing w:val="-1"/>
                <w:sz w:val="20"/>
                <w:szCs w:val="20"/>
              </w:rPr>
              <w:t>,</w:t>
            </w:r>
          </w:p>
          <w:p w14:paraId="66B846FA" w14:textId="77777777" w:rsidR="00CE520C" w:rsidRPr="00CE520C" w:rsidRDefault="00F33246" w:rsidP="00CE520C">
            <w:pPr>
              <w:spacing w:line="226" w:lineRule="exact"/>
              <w:ind w:left="102"/>
              <w:rPr>
                <w:spacing w:val="-1"/>
                <w:sz w:val="20"/>
                <w:szCs w:val="20"/>
              </w:rPr>
            </w:pPr>
            <w:r>
              <w:rPr>
                <w:spacing w:val="-1"/>
                <w:sz w:val="20"/>
                <w:szCs w:val="20"/>
              </w:rPr>
              <w:t>1</w:t>
            </w:r>
            <w:r w:rsidR="00F571C2">
              <w:rPr>
                <w:spacing w:val="-1"/>
                <w:sz w:val="20"/>
                <w:szCs w:val="20"/>
              </w:rPr>
              <w:t xml:space="preserve"> = </w:t>
            </w:r>
            <w:proofErr w:type="spellStart"/>
            <w:r w:rsidR="00975589">
              <w:rPr>
                <w:spacing w:val="-1"/>
                <w:sz w:val="20"/>
                <w:szCs w:val="20"/>
              </w:rPr>
              <w:t>movable</w:t>
            </w:r>
            <w:proofErr w:type="spellEnd"/>
            <w:r w:rsidR="00975589">
              <w:rPr>
                <w:spacing w:val="-1"/>
                <w:sz w:val="20"/>
                <w:szCs w:val="20"/>
              </w:rPr>
              <w:t xml:space="preserve"> (</w:t>
            </w:r>
            <w:proofErr w:type="spellStart"/>
            <w:r w:rsidR="00F571C2">
              <w:rPr>
                <w:spacing w:val="-1"/>
                <w:sz w:val="20"/>
                <w:szCs w:val="20"/>
              </w:rPr>
              <w:t>r</w:t>
            </w:r>
            <w:r w:rsidR="00CE520C" w:rsidRPr="00CE520C">
              <w:rPr>
                <w:spacing w:val="-1"/>
                <w:sz w:val="20"/>
                <w:szCs w:val="20"/>
              </w:rPr>
              <w:t>uckbart</w:t>
            </w:r>
            <w:proofErr w:type="spellEnd"/>
            <w:r w:rsidR="00975589">
              <w:rPr>
                <w:spacing w:val="-1"/>
                <w:sz w:val="20"/>
                <w:szCs w:val="20"/>
              </w:rPr>
              <w:t>)</w:t>
            </w:r>
            <w:r w:rsidR="00F571C2">
              <w:rPr>
                <w:spacing w:val="-1"/>
                <w:sz w:val="20"/>
                <w:szCs w:val="20"/>
              </w:rPr>
              <w:t>,</w:t>
            </w:r>
          </w:p>
          <w:p w14:paraId="4687D4B0" w14:textId="77777777" w:rsidR="00CE520C" w:rsidRDefault="00F33246" w:rsidP="00CE520C">
            <w:pPr>
              <w:spacing w:line="226" w:lineRule="exact"/>
              <w:ind w:left="102"/>
              <w:rPr>
                <w:spacing w:val="-1"/>
                <w:sz w:val="20"/>
                <w:szCs w:val="20"/>
              </w:rPr>
            </w:pPr>
            <w:r>
              <w:rPr>
                <w:spacing w:val="-1"/>
                <w:sz w:val="20"/>
                <w:szCs w:val="20"/>
              </w:rPr>
              <w:t>2</w:t>
            </w:r>
            <w:r w:rsidR="00F571C2">
              <w:rPr>
                <w:spacing w:val="-1"/>
                <w:sz w:val="20"/>
                <w:szCs w:val="20"/>
              </w:rPr>
              <w:t xml:space="preserve"> = </w:t>
            </w:r>
            <w:proofErr w:type="spellStart"/>
            <w:r w:rsidR="00F571C2">
              <w:rPr>
                <w:spacing w:val="-1"/>
                <w:sz w:val="20"/>
                <w:szCs w:val="20"/>
              </w:rPr>
              <w:t>f</w:t>
            </w:r>
            <w:r w:rsidR="00CE520C" w:rsidRPr="00CE520C">
              <w:rPr>
                <w:spacing w:val="-1"/>
                <w:sz w:val="20"/>
                <w:szCs w:val="20"/>
              </w:rPr>
              <w:t>ix</w:t>
            </w:r>
            <w:r w:rsidR="00975589">
              <w:rPr>
                <w:spacing w:val="-1"/>
                <w:sz w:val="20"/>
                <w:szCs w:val="20"/>
              </w:rPr>
              <w:t>ed</w:t>
            </w:r>
            <w:proofErr w:type="spellEnd"/>
            <w:r w:rsidR="00975589">
              <w:rPr>
                <w:spacing w:val="-1"/>
                <w:sz w:val="20"/>
                <w:szCs w:val="20"/>
              </w:rPr>
              <w:t xml:space="preserve">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F616A" w:rsidRDefault="002F616A" w:rsidP="00DC2993">
            <w:pPr>
              <w:spacing w:line="229" w:lineRule="exact"/>
              <w:ind w:left="102"/>
              <w:rPr>
                <w:sz w:val="20"/>
                <w:szCs w:val="20"/>
                <w:lang w:val="en-US"/>
              </w:rPr>
            </w:pPr>
            <w:r>
              <w:rPr>
                <w:sz w:val="20"/>
                <w:szCs w:val="20"/>
                <w:lang w:val="en-US"/>
              </w:rPr>
              <w:t>../../../</w:t>
            </w:r>
            <w:proofErr w:type="spellStart"/>
            <w:r w:rsidR="00F424E1" w:rsidRPr="00F424E1">
              <w:rPr>
                <w:sz w:val="20"/>
                <w:szCs w:val="20"/>
                <w:lang w:val="en-US"/>
              </w:rPr>
              <w:t>fetalHeartRate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F616A" w:rsidRDefault="009A3391"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E5A69F4" w14:textId="77777777" w:rsidR="002F616A" w:rsidRDefault="002F616A" w:rsidP="00020569">
            <w:pPr>
              <w:spacing w:line="226" w:lineRule="exact"/>
              <w:ind w:left="102"/>
              <w:rPr>
                <w:spacing w:val="-1"/>
                <w:sz w:val="20"/>
                <w:szCs w:val="20"/>
              </w:rPr>
            </w:pPr>
            <w:r>
              <w:rPr>
                <w:spacing w:val="-1"/>
                <w:sz w:val="20"/>
                <w:szCs w:val="20"/>
              </w:rPr>
              <w:t>Fosterljud</w:t>
            </w:r>
            <w:r w:rsidR="00B412C3">
              <w:rPr>
                <w:spacing w:val="-1"/>
                <w:sz w:val="20"/>
                <w:szCs w:val="20"/>
              </w:rPr>
              <w:t xml:space="preserve">, </w:t>
            </w:r>
            <w:r w:rsidR="00BB69C1">
              <w:rPr>
                <w:spacing w:val="-1"/>
                <w:sz w:val="20"/>
                <w:szCs w:val="20"/>
              </w:rPr>
              <w:t xml:space="preserve">hjärtslag, </w:t>
            </w:r>
            <w:r w:rsidR="0066320E">
              <w:rPr>
                <w:spacing w:val="-1"/>
                <w:sz w:val="20"/>
                <w:szCs w:val="20"/>
              </w:rPr>
              <w:t xml:space="preserve">ex. </w:t>
            </w:r>
            <w:proofErr w:type="spellStart"/>
            <w:r w:rsidR="00B412C3">
              <w:rPr>
                <w:spacing w:val="-1"/>
                <w:sz w:val="20"/>
                <w:szCs w:val="20"/>
              </w:rPr>
              <w:t>bpm</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F616A" w:rsidRDefault="002F616A" w:rsidP="002D4D54">
            <w:pPr>
              <w:spacing w:line="229" w:lineRule="exact"/>
              <w:ind w:left="102"/>
              <w:rPr>
                <w:sz w:val="20"/>
                <w:szCs w:val="20"/>
                <w:lang w:val="en-US"/>
              </w:rPr>
            </w:pPr>
            <w:r>
              <w:rPr>
                <w:sz w:val="20"/>
                <w:szCs w:val="20"/>
                <w:lang w:val="en-US"/>
              </w:rPr>
              <w:t>../../../</w:t>
            </w:r>
            <w:proofErr w:type="spellStart"/>
            <w:r w:rsidR="002D4D54">
              <w:rPr>
                <w:sz w:val="20"/>
                <w:szCs w:val="20"/>
                <w:lang w:val="en-US"/>
              </w:rPr>
              <w:t>t</w:t>
            </w:r>
            <w:r>
              <w:rPr>
                <w:sz w:val="20"/>
                <w:szCs w:val="20"/>
                <w:lang w:val="en-US"/>
              </w:rPr>
              <w:t>ypeOfLeave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F616A" w:rsidRDefault="003F7E26" w:rsidP="00020569">
            <w:pPr>
              <w:spacing w:line="229" w:lineRule="exact"/>
              <w:ind w:left="102"/>
              <w:rPr>
                <w:sz w:val="20"/>
                <w:szCs w:val="20"/>
                <w:lang w:val="en-US"/>
              </w:rPr>
            </w:pPr>
            <w:proofErr w:type="spellStart"/>
            <w:r>
              <w:rPr>
                <w:sz w:val="20"/>
                <w:szCs w:val="20"/>
                <w:lang w:val="en-US"/>
              </w:rPr>
              <w:t>TypeOfLeaveCodeEnum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F616A" w:rsidRDefault="002F616A" w:rsidP="00110C84">
            <w:pPr>
              <w:spacing w:line="226" w:lineRule="exact"/>
              <w:ind w:left="102"/>
              <w:rPr>
                <w:spacing w:val="-1"/>
                <w:sz w:val="20"/>
                <w:szCs w:val="20"/>
              </w:rPr>
            </w:pPr>
            <w:r>
              <w:rPr>
                <w:spacing w:val="-1"/>
                <w:sz w:val="20"/>
                <w:szCs w:val="20"/>
              </w:rPr>
              <w:t>Typ av ledighet</w:t>
            </w:r>
            <w:r w:rsidR="00010737">
              <w:rPr>
                <w:spacing w:val="-1"/>
                <w:sz w:val="20"/>
                <w:szCs w:val="20"/>
              </w:rPr>
              <w:t xml:space="preserve"> </w:t>
            </w:r>
            <w:r w:rsidR="00110C84">
              <w:rPr>
                <w:spacing w:val="-1"/>
                <w:sz w:val="20"/>
                <w:szCs w:val="20"/>
              </w:rPr>
              <w:t>enligt kodverk</w:t>
            </w:r>
          </w:p>
          <w:p w14:paraId="603967A0" w14:textId="77777777" w:rsidR="00110C84" w:rsidRDefault="00110C84" w:rsidP="00110C84">
            <w:pPr>
              <w:spacing w:line="226" w:lineRule="exact"/>
              <w:ind w:left="102"/>
              <w:rPr>
                <w:spacing w:val="-1"/>
                <w:sz w:val="20"/>
                <w:szCs w:val="20"/>
              </w:rPr>
            </w:pPr>
          </w:p>
          <w:p w14:paraId="1549402A" w14:textId="77777777" w:rsidR="00110C84" w:rsidRDefault="00110C84"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110C84" w:rsidRDefault="00110C84"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110C84" w:rsidRDefault="00110C84" w:rsidP="00110C84">
            <w:pPr>
              <w:spacing w:line="226" w:lineRule="exact"/>
              <w:ind w:left="102"/>
              <w:rPr>
                <w:spacing w:val="-1"/>
                <w:sz w:val="20"/>
                <w:szCs w:val="20"/>
              </w:rPr>
            </w:pPr>
            <w:r>
              <w:rPr>
                <w:spacing w:val="-1"/>
                <w:sz w:val="20"/>
                <w:szCs w:val="20"/>
              </w:rPr>
              <w:t xml:space="preserve">2 = </w:t>
            </w:r>
            <w:proofErr w:type="spellStart"/>
            <w:r w:rsidRPr="00110C84">
              <w:rPr>
                <w:spacing w:val="-1"/>
                <w:sz w:val="20"/>
                <w:szCs w:val="20"/>
              </w:rPr>
              <w:t>Föräldrarledighet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F616A" w:rsidRDefault="002F616A" w:rsidP="0056439D">
            <w:pPr>
              <w:spacing w:line="229" w:lineRule="exact"/>
              <w:ind w:left="102"/>
              <w:rPr>
                <w:sz w:val="20"/>
                <w:szCs w:val="20"/>
                <w:lang w:val="en-US"/>
              </w:rPr>
            </w:pPr>
            <w:r>
              <w:rPr>
                <w:sz w:val="20"/>
                <w:szCs w:val="20"/>
                <w:lang w:val="en-US"/>
              </w:rPr>
              <w:t>../../../</w:t>
            </w:r>
            <w:proofErr w:type="spellStart"/>
            <w:r w:rsidR="0056439D">
              <w:rPr>
                <w:sz w:val="20"/>
                <w:szCs w:val="20"/>
                <w:lang w:val="en-US"/>
              </w:rPr>
              <w:t>m</w:t>
            </w:r>
            <w:r>
              <w:rPr>
                <w:sz w:val="20"/>
                <w:szCs w:val="20"/>
                <w:lang w:val="en-US"/>
              </w:rPr>
              <w:t>edication</w:t>
            </w:r>
            <w:r w:rsidR="0056439D">
              <w:rPr>
                <w:sz w:val="20"/>
                <w:szCs w:val="20"/>
                <w:lang w:val="en-US"/>
              </w:rPr>
              <w:t>SinceRegistration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F616A" w:rsidRDefault="002F616A" w:rsidP="00020569">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F616A" w:rsidRDefault="002F616A" w:rsidP="00020569">
            <w:pPr>
              <w:spacing w:line="226" w:lineRule="exact"/>
              <w:ind w:left="102"/>
              <w:rPr>
                <w:spacing w:val="-1"/>
                <w:sz w:val="20"/>
                <w:szCs w:val="20"/>
              </w:rPr>
            </w:pPr>
            <w:r>
              <w:rPr>
                <w:spacing w:val="-1"/>
                <w:sz w:val="20"/>
                <w:szCs w:val="20"/>
              </w:rPr>
              <w:t>Läkemedel (även kostpreparat)</w:t>
            </w:r>
            <w:r w:rsidR="002171F5">
              <w:rPr>
                <w:spacing w:val="-1"/>
                <w:sz w:val="20"/>
                <w:szCs w:val="20"/>
              </w:rPr>
              <w:t xml:space="preserve"> som administrerats sedan </w:t>
            </w:r>
            <w:proofErr w:type="gramStart"/>
            <w:r w:rsidR="002171F5">
              <w:rPr>
                <w:spacing w:val="-1"/>
                <w:sz w:val="20"/>
                <w:szCs w:val="20"/>
              </w:rPr>
              <w:t>registreringen / föregående</w:t>
            </w:r>
            <w:proofErr w:type="gramEnd"/>
            <w:r w:rsidR="002171F5">
              <w:rPr>
                <w:spacing w:val="-1"/>
                <w:sz w:val="20"/>
                <w:szCs w:val="20"/>
              </w:rPr>
              <w:t xml:space="preserve"> ”</w:t>
            </w:r>
            <w:proofErr w:type="spellStart"/>
            <w:r w:rsidR="002171F5">
              <w:rPr>
                <w:spacing w:val="-1"/>
                <w:sz w:val="20"/>
                <w:szCs w:val="20"/>
              </w:rPr>
              <w:t>checkup</w:t>
            </w:r>
            <w:proofErr w:type="spellEnd"/>
            <w:r w:rsidR="002171F5">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F616A" w:rsidRDefault="002F616A" w:rsidP="00020569">
            <w:pPr>
              <w:spacing w:line="226" w:lineRule="exact"/>
              <w:ind w:left="102"/>
              <w:rPr>
                <w:spacing w:val="-1"/>
                <w:sz w:val="20"/>
                <w:szCs w:val="20"/>
                <w:lang w:val="en-US"/>
              </w:rPr>
            </w:pPr>
            <w:r>
              <w:rPr>
                <w:spacing w:val="-1"/>
                <w:sz w:val="20"/>
                <w:szCs w:val="20"/>
                <w:lang w:val="en-US"/>
              </w:rPr>
              <w:t>0..*</w:t>
            </w:r>
          </w:p>
        </w:tc>
      </w:tr>
      <w:tr w:rsidR="002F616A"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F616A" w:rsidRDefault="002F616A" w:rsidP="00945C04">
            <w:pPr>
              <w:spacing w:line="229" w:lineRule="exact"/>
              <w:ind w:left="102"/>
              <w:rPr>
                <w:sz w:val="20"/>
                <w:szCs w:val="20"/>
                <w:lang w:val="en-US"/>
              </w:rPr>
            </w:pPr>
            <w:r>
              <w:rPr>
                <w:sz w:val="20"/>
                <w:szCs w:val="20"/>
                <w:lang w:val="en-US"/>
              </w:rPr>
              <w:t>../../../../</w:t>
            </w:r>
            <w:r w:rsidR="00945C04">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F616A" w:rsidRDefault="002F616A"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F616A" w:rsidRDefault="002F616A"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F616A" w:rsidRDefault="002F616A" w:rsidP="005E7FD4">
            <w:pPr>
              <w:spacing w:line="226" w:lineRule="exact"/>
              <w:ind w:left="102"/>
              <w:rPr>
                <w:spacing w:val="-1"/>
                <w:sz w:val="20"/>
                <w:szCs w:val="20"/>
                <w:lang w:val="en-US"/>
              </w:rPr>
            </w:pPr>
            <w:r>
              <w:rPr>
                <w:spacing w:val="-1"/>
                <w:sz w:val="20"/>
                <w:szCs w:val="20"/>
                <w:lang w:val="en-US"/>
              </w:rPr>
              <w:t>1..1</w:t>
            </w:r>
          </w:p>
          <w:p w14:paraId="48017687" w14:textId="77777777" w:rsidR="002F616A" w:rsidRDefault="002F616A" w:rsidP="00020569">
            <w:pPr>
              <w:spacing w:line="226" w:lineRule="exact"/>
              <w:ind w:left="102"/>
              <w:rPr>
                <w:spacing w:val="-1"/>
                <w:sz w:val="20"/>
                <w:szCs w:val="20"/>
                <w:lang w:val="en-US"/>
              </w:rPr>
            </w:pPr>
          </w:p>
        </w:tc>
      </w:tr>
      <w:tr w:rsidR="002F616A"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F616A" w:rsidRDefault="002F616A" w:rsidP="00DD2BB2">
            <w:pPr>
              <w:spacing w:line="229" w:lineRule="exact"/>
              <w:ind w:left="102"/>
              <w:rPr>
                <w:sz w:val="20"/>
                <w:szCs w:val="20"/>
                <w:lang w:val="en-US"/>
              </w:rPr>
            </w:pPr>
            <w:r>
              <w:rPr>
                <w:sz w:val="20"/>
                <w:szCs w:val="20"/>
                <w:lang w:val="en-US"/>
              </w:rPr>
              <w:t>../../../../</w:t>
            </w:r>
            <w:r w:rsidR="00DD2BB2">
              <w:rPr>
                <w:sz w:val="20"/>
                <w:szCs w:val="20"/>
                <w:lang w:val="en-US"/>
              </w:rPr>
              <w:t>d</w:t>
            </w:r>
            <w:r>
              <w:rPr>
                <w:sz w:val="20"/>
                <w:szCs w:val="20"/>
                <w:lang w:val="en-US"/>
              </w:rPr>
              <w:t>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F616A" w:rsidRDefault="00986F25"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F616A" w:rsidRDefault="002F616A" w:rsidP="00020569">
            <w:pPr>
              <w:spacing w:line="226" w:lineRule="exact"/>
              <w:ind w:left="102"/>
              <w:rPr>
                <w:spacing w:val="-1"/>
                <w:sz w:val="20"/>
                <w:szCs w:val="20"/>
              </w:rPr>
            </w:pPr>
            <w:r>
              <w:rPr>
                <w:spacing w:val="-1"/>
                <w:sz w:val="20"/>
                <w:szCs w:val="20"/>
              </w:rPr>
              <w:t>Dosering</w:t>
            </w:r>
            <w:r w:rsidR="00986F25">
              <w:rPr>
                <w:spacing w:val="-1"/>
                <w:sz w:val="20"/>
                <w:szCs w:val="20"/>
              </w:rPr>
              <w:t xml:space="preserve">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F616A" w:rsidRDefault="00501DAD" w:rsidP="005E7FD4">
            <w:pPr>
              <w:spacing w:line="226" w:lineRule="exact"/>
              <w:ind w:left="102"/>
              <w:rPr>
                <w:spacing w:val="-1"/>
                <w:sz w:val="20"/>
                <w:szCs w:val="20"/>
                <w:lang w:val="en-US"/>
              </w:rPr>
            </w:pPr>
            <w:r>
              <w:rPr>
                <w:spacing w:val="-1"/>
                <w:sz w:val="20"/>
                <w:szCs w:val="20"/>
                <w:lang w:val="en-US"/>
              </w:rPr>
              <w:t>0</w:t>
            </w:r>
            <w:r w:rsidR="002F616A">
              <w:rPr>
                <w:spacing w:val="-1"/>
                <w:sz w:val="20"/>
                <w:szCs w:val="20"/>
                <w:lang w:val="en-US"/>
              </w:rPr>
              <w:t>..1</w:t>
            </w:r>
          </w:p>
        </w:tc>
      </w:tr>
      <w:tr w:rsidR="00F5351E"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F5351E" w:rsidRDefault="00F5351E"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F5351E" w:rsidRPr="00292C6D" w:rsidRDefault="00F5351E"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F5351E" w:rsidRDefault="00F5351E"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F5351E" w:rsidRDefault="00F5351E" w:rsidP="005E7FD4">
            <w:pPr>
              <w:spacing w:line="226" w:lineRule="exact"/>
              <w:ind w:left="102"/>
              <w:rPr>
                <w:spacing w:val="-1"/>
                <w:sz w:val="20"/>
                <w:szCs w:val="20"/>
                <w:lang w:val="en-US"/>
              </w:rPr>
            </w:pPr>
          </w:p>
        </w:tc>
      </w:tr>
      <w:tr w:rsidR="00292C6D"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92C6D" w:rsidRPr="00AF6927" w:rsidRDefault="00292C6D" w:rsidP="00020569">
            <w:pPr>
              <w:spacing w:line="229" w:lineRule="exact"/>
              <w:ind w:left="102"/>
              <w:rPr>
                <w:b/>
                <w:i/>
                <w:sz w:val="20"/>
                <w:szCs w:val="20"/>
                <w:lang w:val="en-US"/>
              </w:rPr>
            </w:pPr>
            <w:r w:rsidRPr="00AF6927">
              <w:rPr>
                <w:b/>
                <w:i/>
                <w:sz w:val="20"/>
                <w:szCs w:val="20"/>
                <w:lang w:val="en-US"/>
              </w:rPr>
              <w:t>../../</w:t>
            </w:r>
            <w:proofErr w:type="spellStart"/>
            <w:r w:rsidRPr="00AF6927">
              <w:rPr>
                <w:b/>
                <w:i/>
                <w:sz w:val="20"/>
                <w:szCs w:val="20"/>
                <w:lang w:val="en-US"/>
              </w:rPr>
              <w:t>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92C6D" w:rsidRPr="00AF6927" w:rsidRDefault="00292C6D" w:rsidP="00020569">
            <w:pPr>
              <w:spacing w:line="229" w:lineRule="exact"/>
              <w:ind w:left="102"/>
              <w:rPr>
                <w:i/>
                <w:sz w:val="20"/>
                <w:szCs w:val="20"/>
                <w:lang w:val="en-US"/>
              </w:rPr>
            </w:pPr>
            <w:proofErr w:type="spellStart"/>
            <w:r w:rsidRPr="00AF6927">
              <w:rPr>
                <w:i/>
                <w:sz w:val="20"/>
                <w:szCs w:val="20"/>
                <w:lang w:val="en-US"/>
              </w:rPr>
              <w:t>PostDeliveryRecord</w:t>
            </w:r>
            <w:r w:rsidR="00AE575C" w:rsidRPr="00AF6927">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92C6D" w:rsidRPr="00AF6927" w:rsidRDefault="00612EDB" w:rsidP="00612EDB">
            <w:pPr>
              <w:spacing w:line="226" w:lineRule="exact"/>
              <w:ind w:left="102"/>
              <w:rPr>
                <w:i/>
                <w:spacing w:val="-1"/>
                <w:sz w:val="20"/>
                <w:szCs w:val="20"/>
              </w:rPr>
            </w:pPr>
            <w:proofErr w:type="spellStart"/>
            <w:r>
              <w:rPr>
                <w:i/>
                <w:spacing w:val="-1"/>
                <w:sz w:val="20"/>
                <w:szCs w:val="20"/>
              </w:rPr>
              <w:t>Efterskötning</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92C6D" w:rsidRPr="00AF6927" w:rsidRDefault="00292C6D" w:rsidP="005E7FD4">
            <w:pPr>
              <w:spacing w:line="226" w:lineRule="exact"/>
              <w:ind w:left="102"/>
              <w:rPr>
                <w:i/>
                <w:spacing w:val="-1"/>
                <w:sz w:val="20"/>
                <w:szCs w:val="20"/>
                <w:lang w:val="en-US"/>
              </w:rPr>
            </w:pPr>
            <w:r w:rsidRPr="00AF6927">
              <w:rPr>
                <w:i/>
                <w:spacing w:val="-1"/>
                <w:sz w:val="20"/>
                <w:szCs w:val="20"/>
                <w:lang w:val="en-US"/>
              </w:rPr>
              <w:t>0..1</w:t>
            </w:r>
          </w:p>
        </w:tc>
      </w:tr>
      <w:tr w:rsidR="006C302C"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6C302C" w:rsidRDefault="00B962EF" w:rsidP="00E07EF2">
            <w:pPr>
              <w:spacing w:line="229" w:lineRule="exact"/>
              <w:ind w:left="102"/>
              <w:rPr>
                <w:sz w:val="20"/>
                <w:szCs w:val="20"/>
                <w:lang w:val="en-US"/>
              </w:rPr>
            </w:pPr>
            <w:r>
              <w:rPr>
                <w:sz w:val="20"/>
                <w:szCs w:val="20"/>
                <w:lang w:val="en-US"/>
              </w:rPr>
              <w:t>../../../</w:t>
            </w:r>
            <w:proofErr w:type="spellStart"/>
            <w:r>
              <w:rPr>
                <w:sz w:val="20"/>
                <w:szCs w:val="20"/>
                <w:lang w:val="en-US"/>
              </w:rPr>
              <w:t>mother</w:t>
            </w:r>
            <w:r w:rsidR="002D1ED6">
              <w:rPr>
                <w:sz w:val="20"/>
                <w:szCs w:val="20"/>
                <w:lang w:val="en-US"/>
              </w:rPr>
              <w:t>Post</w:t>
            </w:r>
            <w:r w:rsidR="009122DB">
              <w:rPr>
                <w:sz w:val="20"/>
                <w:szCs w:val="20"/>
                <w:lang w:val="en-US"/>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6C302C" w:rsidRPr="00292C6D" w:rsidRDefault="00B962EF" w:rsidP="00020569">
            <w:pPr>
              <w:spacing w:line="229" w:lineRule="exact"/>
              <w:ind w:left="102"/>
              <w:rPr>
                <w:sz w:val="20"/>
                <w:szCs w:val="20"/>
                <w:lang w:val="en-US"/>
              </w:rPr>
            </w:pPr>
            <w:proofErr w:type="spellStart"/>
            <w:r>
              <w:rPr>
                <w:sz w:val="20"/>
                <w:szCs w:val="20"/>
                <w:lang w:val="en-US"/>
              </w:rPr>
              <w:t>Mother</w:t>
            </w:r>
            <w:r w:rsidR="002D1ED6">
              <w:rPr>
                <w:sz w:val="20"/>
                <w:szCs w:val="20"/>
                <w:lang w:val="en-US"/>
              </w:rPr>
              <w:t>Post</w:t>
            </w:r>
            <w:r w:rsidR="00E07EF2">
              <w:rPr>
                <w:sz w:val="20"/>
                <w:szCs w:val="20"/>
                <w:lang w:val="en-US"/>
              </w:rPr>
              <w:t>DeliveryRecord</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6C302C" w:rsidRDefault="00487FB5" w:rsidP="001F5FC6">
            <w:pPr>
              <w:spacing w:line="226" w:lineRule="exact"/>
              <w:ind w:left="102"/>
              <w:rPr>
                <w:spacing w:val="-1"/>
                <w:sz w:val="20"/>
                <w:szCs w:val="20"/>
              </w:rPr>
            </w:pPr>
            <w:proofErr w:type="spellStart"/>
            <w:r>
              <w:rPr>
                <w:spacing w:val="-1"/>
                <w:sz w:val="20"/>
                <w:szCs w:val="20"/>
              </w:rPr>
              <w:t>Efterskötningsjournal</w:t>
            </w:r>
            <w:proofErr w:type="spellEnd"/>
            <w:r>
              <w:rPr>
                <w:spacing w:val="-1"/>
                <w:sz w:val="20"/>
                <w:szCs w:val="20"/>
              </w:rPr>
              <w:t>,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6C302C" w:rsidRDefault="0018120B" w:rsidP="005E7FD4">
            <w:pPr>
              <w:spacing w:line="226" w:lineRule="exact"/>
              <w:ind w:left="102"/>
              <w:rPr>
                <w:spacing w:val="-1"/>
                <w:sz w:val="20"/>
                <w:szCs w:val="20"/>
                <w:lang w:val="en-US"/>
              </w:rPr>
            </w:pPr>
            <w:r>
              <w:rPr>
                <w:spacing w:val="-1"/>
                <w:sz w:val="20"/>
                <w:szCs w:val="20"/>
                <w:lang w:val="en-US"/>
              </w:rPr>
              <w:t>1..1</w:t>
            </w:r>
          </w:p>
        </w:tc>
      </w:tr>
      <w:tr w:rsidR="004D53C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4D53C9" w:rsidRPr="00835228" w:rsidRDefault="004D53C9" w:rsidP="004D53C9">
            <w:pPr>
              <w:spacing w:line="229" w:lineRule="exact"/>
              <w:ind w:left="102"/>
              <w:rPr>
                <w:sz w:val="20"/>
                <w:szCs w:val="20"/>
              </w:rPr>
            </w:pPr>
            <w:proofErr w:type="gramStart"/>
            <w:r>
              <w:rPr>
                <w:sz w:val="20"/>
                <w:szCs w:val="20"/>
              </w:rPr>
              <w:t>..</w:t>
            </w:r>
            <w:proofErr w:type="gramEnd"/>
            <w:r>
              <w:rPr>
                <w:sz w:val="20"/>
                <w:szCs w:val="20"/>
              </w:rPr>
              <w:t>/../../../</w:t>
            </w:r>
            <w:r>
              <w:rPr>
                <w:sz w:val="20"/>
                <w:szCs w:val="20"/>
              </w:rPr>
              <w:t xml:space="preserve"> </w:t>
            </w:r>
            <w:proofErr w:type="spellStart"/>
            <w:r>
              <w:rPr>
                <w:sz w:val="20"/>
                <w:szCs w:val="20"/>
              </w:rPr>
              <w:t>breastfeeding</w:t>
            </w:r>
            <w:proofErr w:type="spellEnd"/>
          </w:p>
          <w:p w14:paraId="1A40CD5B" w14:textId="77777777" w:rsidR="004D53C9" w:rsidRDefault="004D53C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4D53C9" w:rsidRDefault="004D53C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4D53C9" w:rsidRDefault="004D53C9" w:rsidP="00292C6D">
            <w:pPr>
              <w:spacing w:line="226" w:lineRule="exact"/>
              <w:ind w:left="102"/>
              <w:rPr>
                <w:spacing w:val="-1"/>
                <w:sz w:val="20"/>
                <w:szCs w:val="20"/>
              </w:rPr>
            </w:pPr>
            <w:r>
              <w:rPr>
                <w:spacing w:val="-1"/>
                <w:sz w:val="20"/>
                <w:szCs w:val="20"/>
              </w:rPr>
              <w:t>Ammar (</w:t>
            </w:r>
            <w:proofErr w:type="spellStart"/>
            <w:r>
              <w:rPr>
                <w:spacing w:val="-1"/>
                <w:sz w:val="20"/>
                <w:szCs w:val="20"/>
              </w:rPr>
              <w:t>true</w:t>
            </w:r>
            <w:proofErr w:type="spellEnd"/>
            <w:r>
              <w:rPr>
                <w:spacing w:val="-1"/>
                <w:sz w:val="20"/>
                <w:szCs w:val="20"/>
              </w:rPr>
              <w:t>/</w:t>
            </w:r>
            <w:proofErr w:type="spellStart"/>
            <w:r>
              <w:rPr>
                <w:spacing w:val="-1"/>
                <w:sz w:val="20"/>
                <w:szCs w:val="20"/>
              </w:rPr>
              <w:t>false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4D53C9" w:rsidRDefault="004D53C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F6927"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AF6927" w:rsidRPr="00835228"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bloodPressureSystolic</w:t>
            </w:r>
            <w:proofErr w:type="spellEnd"/>
          </w:p>
          <w:p w14:paraId="12B4C4DB" w14:textId="77777777" w:rsidR="00AF6927" w:rsidRDefault="00AF6927"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AF6927" w:rsidRDefault="009429A2" w:rsidP="00020569">
            <w:pPr>
              <w:spacing w:line="229" w:lineRule="exact"/>
              <w:ind w:left="102"/>
              <w:rPr>
                <w:sz w:val="20"/>
                <w:szCs w:val="20"/>
                <w:lang w:val="en-US"/>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D141EA7" w14:textId="77777777" w:rsidR="00AF6927" w:rsidRDefault="00AF6927" w:rsidP="00292C6D">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AF6927" w:rsidRDefault="00AF6927"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AF6927"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AF6927"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AF6927" w:rsidRDefault="009429A2"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928EBAB" w14:textId="77777777" w:rsidR="00AF6927" w:rsidRDefault="00AF6927" w:rsidP="00292C6D">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AF6927" w:rsidRDefault="00AF692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76355"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B76355" w:rsidRDefault="003B53D0"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1F55A1" w:rsidRPr="001F55A1">
              <w:rPr>
                <w:sz w:val="20"/>
                <w:szCs w:val="20"/>
              </w:rPr>
              <w:t>haemoglobin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B76355" w:rsidRDefault="001F55A1"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8A0C3B8" w14:textId="77777777" w:rsidR="00B76355" w:rsidRDefault="001F55A1" w:rsidP="00292C6D">
            <w:pPr>
              <w:spacing w:line="226" w:lineRule="exact"/>
              <w:ind w:left="102"/>
              <w:rPr>
                <w:spacing w:val="-1"/>
                <w:sz w:val="20"/>
                <w:szCs w:val="20"/>
              </w:rPr>
            </w:pPr>
            <w:proofErr w:type="spellStart"/>
            <w:r w:rsidRPr="001F55A1">
              <w:rPr>
                <w:spacing w:val="-1"/>
                <w:sz w:val="20"/>
                <w:szCs w:val="20"/>
              </w:rPr>
              <w:t>Haemoglobin</w:t>
            </w:r>
            <w:proofErr w:type="spellEnd"/>
            <w:r>
              <w:rPr>
                <w:spacing w:val="-1"/>
                <w:sz w:val="20"/>
                <w:szCs w:val="20"/>
              </w:rPr>
              <w:t>, t.ex. g/L</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B76355" w:rsidRDefault="001F55A1"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5801D9" w:rsidRDefault="005801D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scarsOK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5801D9" w:rsidRDefault="005801D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5801D9" w:rsidRPr="001F55A1" w:rsidRDefault="005801D9" w:rsidP="00292C6D">
            <w:pPr>
              <w:spacing w:line="226" w:lineRule="exact"/>
              <w:ind w:left="102"/>
              <w:rPr>
                <w:spacing w:val="-1"/>
                <w:sz w:val="20"/>
                <w:szCs w:val="20"/>
              </w:rPr>
            </w:pPr>
            <w:r w:rsidRPr="005801D9">
              <w:rPr>
                <w:spacing w:val="-1"/>
                <w:sz w:val="20"/>
                <w:szCs w:val="20"/>
              </w:rPr>
              <w:t>Sår/bristningar/klipp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5801D9" w:rsidRDefault="005801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5801D9" w:rsidRDefault="00197854"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Pr="00197854">
              <w:rPr>
                <w:sz w:val="20"/>
                <w:szCs w:val="20"/>
              </w:rPr>
              <w:t>sutureRemoved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5801D9" w:rsidRDefault="00197854"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5801D9" w:rsidRPr="005801D9" w:rsidRDefault="00197854" w:rsidP="00292C6D">
            <w:pPr>
              <w:spacing w:line="226" w:lineRule="exact"/>
              <w:ind w:left="102"/>
              <w:rPr>
                <w:spacing w:val="-1"/>
                <w:sz w:val="20"/>
                <w:szCs w:val="20"/>
              </w:rPr>
            </w:pPr>
            <w:r w:rsidRPr="00790F3D">
              <w:rPr>
                <w:spacing w:val="-1"/>
                <w:sz w:val="20"/>
                <w:szCs w:val="20"/>
              </w:rPr>
              <w:t>Suturer borttagna</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5801D9" w:rsidRDefault="00197854"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C763F"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FC763F" w:rsidRDefault="0008052A"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377517">
              <w:rPr>
                <w:sz w:val="20"/>
                <w:szCs w:val="20"/>
              </w:rPr>
              <w:t>perineumComfortable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FC763F" w:rsidRDefault="00874D07" w:rsidP="00020569">
            <w:pPr>
              <w:spacing w:line="229" w:lineRule="exact"/>
              <w:ind w:left="102"/>
              <w:rPr>
                <w:sz w:val="20"/>
                <w:szCs w:val="20"/>
              </w:rPr>
            </w:pPr>
            <w:proofErr w:type="spellStart"/>
            <w:r>
              <w:rPr>
                <w:sz w:val="20"/>
                <w:szCs w:val="20"/>
              </w:rPr>
              <w:t>boo</w:t>
            </w:r>
            <w:r w:rsidR="0008052A">
              <w:rPr>
                <w:sz w:val="20"/>
                <w:szCs w:val="20"/>
              </w:rPr>
              <w:t>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FC763F" w:rsidRPr="00790F3D" w:rsidRDefault="00F314AE" w:rsidP="00292C6D">
            <w:pPr>
              <w:spacing w:line="226" w:lineRule="exact"/>
              <w:ind w:left="102"/>
              <w:rPr>
                <w:spacing w:val="-1"/>
                <w:sz w:val="20"/>
                <w:szCs w:val="20"/>
              </w:rPr>
            </w:pPr>
            <w:r w:rsidRPr="00F314AE">
              <w:rPr>
                <w:spacing w:val="-1"/>
                <w:sz w:val="20"/>
                <w:szCs w:val="20"/>
              </w:rPr>
              <w:t>Bäckenbotten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FC763F" w:rsidRDefault="00F314AE"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B0847"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1B0847" w:rsidRDefault="001B0847"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w:t>
            </w:r>
            <w:r w:rsidRPr="001B0847">
              <w:rPr>
                <w:sz w:val="20"/>
                <w:szCs w:val="20"/>
              </w:rPr>
              <w:t>ulvaVaginaPortioOK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1B0847" w:rsidRDefault="001B0847" w:rsidP="00874D07">
            <w:pPr>
              <w:spacing w:line="226"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1B0847" w:rsidRPr="00874D07" w:rsidRDefault="001B0847" w:rsidP="00874D07">
            <w:pPr>
              <w:spacing w:line="226" w:lineRule="exact"/>
              <w:ind w:left="102"/>
              <w:rPr>
                <w:spacing w:val="-1"/>
                <w:sz w:val="20"/>
                <w:szCs w:val="20"/>
              </w:rPr>
            </w:pPr>
            <w:proofErr w:type="spellStart"/>
            <w:r>
              <w:rPr>
                <w:sz w:val="20"/>
                <w:szCs w:val="20"/>
              </w:rPr>
              <w:t>v</w:t>
            </w:r>
            <w:r w:rsidRPr="001B0847">
              <w:rPr>
                <w:sz w:val="20"/>
                <w:szCs w:val="20"/>
              </w:rPr>
              <w:t>ulvaVaginaPortio</w:t>
            </w:r>
            <w:proofErr w:type="spellEnd"/>
            <w:r>
              <w:rPr>
                <w:sz w:val="20"/>
                <w:szCs w:val="20"/>
              </w:rPr>
              <w:t xml:space="preserve"> utan anmärkning</w:t>
            </w:r>
            <w:r w:rsidR="00091E88">
              <w:rPr>
                <w:sz w:val="20"/>
                <w:szCs w:val="20"/>
              </w:rPr>
              <w:t xml:space="preserve"> (</w:t>
            </w:r>
            <w:proofErr w:type="spellStart"/>
            <w:r w:rsidR="00091E88">
              <w:rPr>
                <w:sz w:val="20"/>
                <w:szCs w:val="20"/>
              </w:rPr>
              <w:t>true</w:t>
            </w:r>
            <w:proofErr w:type="spellEnd"/>
            <w:r w:rsidR="00091E88">
              <w:rPr>
                <w:sz w:val="20"/>
                <w:szCs w:val="20"/>
              </w:rPr>
              <w:t>/</w:t>
            </w:r>
            <w:proofErr w:type="spellStart"/>
            <w:r w:rsidR="00091E88">
              <w:rPr>
                <w:sz w:val="20"/>
                <w:szCs w:val="20"/>
              </w:rPr>
              <w:t>false</w:t>
            </w:r>
            <w:proofErr w:type="spellEnd"/>
            <w:r w:rsidR="00091E88">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1B0847" w:rsidRDefault="008937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F22CB"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DF22CB" w:rsidRDefault="00874D07"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8A62E4" w:rsidRPr="00874D07">
              <w:rPr>
                <w:sz w:val="20"/>
                <w:szCs w:val="20"/>
              </w:rPr>
              <w:t>uterus</w:t>
            </w:r>
            <w:r w:rsidR="008A62E4">
              <w:rPr>
                <w:sz w:val="20"/>
                <w:szCs w:val="20"/>
              </w:rPr>
              <w:t>Contracted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DF22CB" w:rsidRPr="00874D07" w:rsidRDefault="00874D07" w:rsidP="00874D07">
            <w:pPr>
              <w:spacing w:line="226" w:lineRule="exact"/>
              <w:ind w:left="102"/>
              <w:rPr>
                <w:spacing w:val="-1"/>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DF22CB" w:rsidRPr="00F314AE" w:rsidRDefault="00874D07" w:rsidP="00874D07">
            <w:pPr>
              <w:spacing w:line="226" w:lineRule="exact"/>
              <w:ind w:left="102"/>
              <w:rPr>
                <w:spacing w:val="-1"/>
                <w:sz w:val="20"/>
                <w:szCs w:val="20"/>
              </w:rPr>
            </w:pPr>
            <w:r w:rsidRPr="00874D07">
              <w:rPr>
                <w:spacing w:val="-1"/>
                <w:sz w:val="20"/>
                <w:szCs w:val="20"/>
              </w:rPr>
              <w:t>Uterus utan anmärkning</w:t>
            </w:r>
            <w:r w:rsidR="00A7299E">
              <w:rPr>
                <w:spacing w:val="-1"/>
                <w:sz w:val="20"/>
                <w:szCs w:val="20"/>
              </w:rPr>
              <w:t xml:space="preserve"> (</w:t>
            </w:r>
            <w:proofErr w:type="spellStart"/>
            <w:r w:rsidR="00A7299E">
              <w:rPr>
                <w:spacing w:val="-1"/>
                <w:sz w:val="20"/>
                <w:szCs w:val="20"/>
              </w:rPr>
              <w:t>true</w:t>
            </w:r>
            <w:proofErr w:type="spellEnd"/>
            <w:r w:rsidR="00A7299E">
              <w:rPr>
                <w:spacing w:val="-1"/>
                <w:sz w:val="20"/>
                <w:szCs w:val="20"/>
              </w:rPr>
              <w:t>/</w:t>
            </w:r>
            <w:proofErr w:type="spellStart"/>
            <w:r w:rsidR="00A7299E">
              <w:rPr>
                <w:spacing w:val="-1"/>
                <w:sz w:val="20"/>
                <w:szCs w:val="20"/>
              </w:rPr>
              <w:t>false</w:t>
            </w:r>
            <w:proofErr w:type="spellEnd"/>
            <w:r w:rsidR="00A7299E">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DF22CB" w:rsidRDefault="00874D0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7299E"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A7299E" w:rsidRDefault="00A7299E" w:rsidP="0008052A">
            <w:pPr>
              <w:spacing w:line="229" w:lineRule="exact"/>
              <w:ind w:left="102"/>
              <w:rPr>
                <w:sz w:val="20"/>
                <w:szCs w:val="20"/>
              </w:rPr>
            </w:pPr>
            <w:proofErr w:type="gramStart"/>
            <w:r w:rsidRPr="00AE0615">
              <w:rPr>
                <w:sz w:val="20"/>
                <w:szCs w:val="20"/>
              </w:rPr>
              <w:t>..</w:t>
            </w:r>
            <w:proofErr w:type="gramEnd"/>
            <w:r w:rsidRPr="00AE0615">
              <w:rPr>
                <w:sz w:val="20"/>
                <w:szCs w:val="20"/>
              </w:rPr>
              <w:t>/../../../</w:t>
            </w:r>
            <w:proofErr w:type="spellStart"/>
            <w:r w:rsidRPr="00AE0615">
              <w:rPr>
                <w:sz w:val="20"/>
                <w:szCs w:val="20"/>
              </w:rPr>
              <w:t>uterusNote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A7299E" w:rsidRDefault="00A7299E"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A7299E" w:rsidRPr="00874D07" w:rsidRDefault="00A7299E" w:rsidP="00F76FDE">
            <w:pPr>
              <w:spacing w:line="226" w:lineRule="exact"/>
              <w:rPr>
                <w:spacing w:val="-1"/>
                <w:sz w:val="20"/>
                <w:szCs w:val="20"/>
              </w:rPr>
            </w:pPr>
            <w:r>
              <w:rPr>
                <w:spacing w:val="-1"/>
                <w:sz w:val="20"/>
                <w:szCs w:val="20"/>
              </w:rPr>
              <w:t xml:space="preserve">Kommentar till uterus med anmärkning. Kan endast anges då </w:t>
            </w:r>
            <w:proofErr w:type="spellStart"/>
            <w:r w:rsidR="004C2742" w:rsidRPr="00874D07">
              <w:rPr>
                <w:sz w:val="20"/>
                <w:szCs w:val="20"/>
              </w:rPr>
              <w:t>uterus</w:t>
            </w:r>
            <w:r w:rsidR="004C2742">
              <w:rPr>
                <w:sz w:val="20"/>
                <w:szCs w:val="20"/>
              </w:rPr>
              <w:t>Contracted</w:t>
            </w:r>
            <w:proofErr w:type="spellEnd"/>
            <w:r w:rsidR="004C2742">
              <w:rPr>
                <w:spacing w:val="-1"/>
                <w:sz w:val="20"/>
                <w:szCs w:val="20"/>
              </w:rPr>
              <w:t xml:space="preserve"> </w:t>
            </w:r>
            <w:r>
              <w:rPr>
                <w:spacing w:val="-1"/>
                <w:sz w:val="20"/>
                <w:szCs w:val="20"/>
              </w:rPr>
              <w:t xml:space="preserve">= </w:t>
            </w:r>
            <w:proofErr w:type="spellStart"/>
            <w:r w:rsidR="00F76FDE">
              <w:rPr>
                <w:spacing w:val="-1"/>
                <w:sz w:val="20"/>
                <w:szCs w:val="20"/>
              </w:rPr>
              <w:t>false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A7299E" w:rsidRDefault="00D124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26890"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F26890" w:rsidRDefault="000B7D68"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child</w:t>
            </w:r>
            <w:r w:rsidR="00226419">
              <w:rPr>
                <w:sz w:val="20"/>
                <w:szCs w:val="20"/>
              </w:rPr>
              <w:t>Post</w:t>
            </w:r>
            <w:r w:rsidR="00F113A0">
              <w:rPr>
                <w:sz w:val="20"/>
                <w:szCs w:val="20"/>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F26890" w:rsidRDefault="00F26890" w:rsidP="00874D07">
            <w:pPr>
              <w:spacing w:line="226" w:lineRule="exact"/>
              <w:ind w:left="102"/>
              <w:rPr>
                <w:sz w:val="20"/>
                <w:szCs w:val="20"/>
              </w:rPr>
            </w:pPr>
            <w:proofErr w:type="spellStart"/>
            <w:r>
              <w:rPr>
                <w:sz w:val="20"/>
                <w:szCs w:val="20"/>
                <w:lang w:val="en-US"/>
              </w:rPr>
              <w:t>Child</w:t>
            </w:r>
            <w:r w:rsidR="00226419">
              <w:rPr>
                <w:sz w:val="20"/>
                <w:szCs w:val="20"/>
                <w:lang w:val="en-US"/>
              </w:rPr>
              <w:t>Post</w:t>
            </w:r>
            <w:r w:rsidR="00E07EF2">
              <w:rPr>
                <w:sz w:val="20"/>
                <w:szCs w:val="20"/>
                <w:lang w:val="en-US"/>
              </w:rPr>
              <w:t>DeliveryRecordType</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F26890" w:rsidRPr="00874D07" w:rsidRDefault="006C38A8" w:rsidP="006C38A8">
            <w:pPr>
              <w:spacing w:line="226" w:lineRule="exact"/>
              <w:ind w:left="102"/>
              <w:rPr>
                <w:spacing w:val="-1"/>
                <w:sz w:val="20"/>
                <w:szCs w:val="20"/>
              </w:rPr>
            </w:pPr>
            <w:proofErr w:type="spellStart"/>
            <w:r>
              <w:rPr>
                <w:spacing w:val="-1"/>
                <w:sz w:val="20"/>
                <w:szCs w:val="20"/>
              </w:rPr>
              <w:t>Efterskötningsjournal</w:t>
            </w:r>
            <w:proofErr w:type="spellEnd"/>
            <w:r w:rsidR="00F26890">
              <w:rPr>
                <w:spacing w:val="-1"/>
                <w:sz w:val="20"/>
                <w:szCs w:val="20"/>
              </w:rPr>
              <w:t xml:space="preserve">, </w:t>
            </w:r>
            <w:r w:rsidR="00D7259D">
              <w:rPr>
                <w:spacing w:val="-1"/>
                <w:sz w:val="20"/>
                <w:szCs w:val="20"/>
              </w:rPr>
              <w:t xml:space="preserve">för </w:t>
            </w:r>
            <w:r w:rsidR="00F26890">
              <w:rPr>
                <w:spacing w:val="-1"/>
                <w:sz w:val="20"/>
                <w:szCs w:val="20"/>
              </w:rPr>
              <w:t>barn</w:t>
            </w:r>
            <w:r w:rsidR="00D7259D">
              <w:rPr>
                <w:spacing w:val="-1"/>
                <w:sz w:val="20"/>
                <w:szCs w:val="20"/>
              </w:rPr>
              <w:t xml:space="preserve">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F26890" w:rsidRDefault="00F26890"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E07EF2"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E07EF2" w:rsidRDefault="00591D23"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D7259D">
              <w:rPr>
                <w:sz w:val="20"/>
                <w:szCs w:val="20"/>
              </w:rPr>
              <w:t>ordinalNumber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E07EF2" w:rsidRDefault="00D7259D"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E07EF2" w:rsidRDefault="00D7259D" w:rsidP="00F26890">
            <w:pPr>
              <w:spacing w:line="226" w:lineRule="exact"/>
              <w:ind w:left="102"/>
              <w:rPr>
                <w:spacing w:val="-1"/>
                <w:sz w:val="20"/>
                <w:szCs w:val="20"/>
              </w:rPr>
            </w:pPr>
            <w:r>
              <w:rPr>
                <w:spacing w:val="-1"/>
                <w:sz w:val="20"/>
                <w:szCs w:val="20"/>
              </w:rPr>
              <w:t>Ordningstal för barnet</w:t>
            </w:r>
            <w:r w:rsidR="00591D23">
              <w:rPr>
                <w:spacing w:val="-1"/>
                <w:sz w:val="20"/>
                <w:szCs w:val="20"/>
              </w:rPr>
              <w: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E07EF2" w:rsidRDefault="00591D23"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591D23"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591D23" w:rsidRDefault="00591D23" w:rsidP="0008052A">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162716">
              <w:rPr>
                <w:sz w:val="20"/>
                <w:szCs w:val="20"/>
              </w:rPr>
              <w:t>weight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591D23" w:rsidRDefault="00162716" w:rsidP="00874D07">
            <w:pPr>
              <w:spacing w:line="226" w:lineRule="exact"/>
              <w:ind w:left="102"/>
              <w:rPr>
                <w:sz w:val="20"/>
                <w:szCs w:val="20"/>
                <w:lang w:val="en-US"/>
              </w:rPr>
            </w:pPr>
            <w:proofErr w:type="spellStart"/>
            <w:r>
              <w:rPr>
                <w:sz w:val="20"/>
                <w:szCs w:val="20"/>
                <w:lang w:val="en-US"/>
              </w:rPr>
              <w:t>PQ</w:t>
            </w:r>
            <w:r w:rsidR="00AE0615">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D8FAE6" w14:textId="77777777" w:rsidR="00591D23" w:rsidRDefault="00162716" w:rsidP="00F26890">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591D23" w:rsidRDefault="00162716"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62716"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77777777" w:rsidR="00162716" w:rsidRDefault="00162716"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apgarScore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162716" w:rsidRDefault="00162716"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413C1F9" w14:textId="77777777" w:rsidR="00162716" w:rsidRDefault="00BD27A5" w:rsidP="00F26890">
            <w:pPr>
              <w:spacing w:line="226" w:lineRule="exact"/>
              <w:ind w:left="102"/>
              <w:rPr>
                <w:spacing w:val="-1"/>
                <w:sz w:val="20"/>
                <w:szCs w:val="20"/>
              </w:rPr>
            </w:pPr>
            <w:proofErr w:type="spellStart"/>
            <w:r>
              <w:rPr>
                <w:spacing w:val="-1"/>
                <w:sz w:val="20"/>
                <w:szCs w:val="20"/>
              </w:rPr>
              <w:t>Apgar</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162716" w:rsidRDefault="00BD27A5"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77777777" w:rsidR="00F4564C" w:rsidRPr="00907C9B" w:rsidRDefault="00F4564C" w:rsidP="00F4564C">
      <w:pPr>
        <w:pStyle w:val="Rubrik1"/>
      </w:pPr>
      <w:bookmarkStart w:id="95" w:name="_Toc240970748"/>
      <w:proofErr w:type="spellStart"/>
      <w:r>
        <w:lastRenderedPageBreak/>
        <w:t>GetLaboratoryOutcome</w:t>
      </w:r>
      <w:bookmarkEnd w:id="95"/>
      <w:proofErr w:type="spellEnd"/>
    </w:p>
    <w:p w14:paraId="5C9529E6" w14:textId="77777777" w:rsidR="00F4564C" w:rsidRDefault="00F4564C" w:rsidP="00F4564C">
      <w:pPr>
        <w:spacing w:line="239" w:lineRule="auto"/>
        <w:ind w:left="867" w:right="145"/>
        <w:rPr>
          <w:spacing w:val="-1"/>
        </w:rPr>
      </w:pPr>
      <w:proofErr w:type="spellStart"/>
      <w:r w:rsidRPr="00907C9B">
        <w:rPr>
          <w:spacing w:val="-1"/>
        </w:rPr>
        <w:t>Get</w:t>
      </w:r>
      <w:r>
        <w:rPr>
          <w:spacing w:val="-1"/>
        </w:rPr>
        <w:t>LaboratoryOutcome</w:t>
      </w:r>
      <w:proofErr w:type="spellEnd"/>
      <w:r w:rsidRPr="00907C9B">
        <w:rPr>
          <w:spacing w:val="-1"/>
        </w:rPr>
        <w:t xml:space="preserve"> returnerar </w:t>
      </w:r>
      <w:r>
        <w:rPr>
          <w:spacing w:val="-1"/>
        </w:rPr>
        <w:t xml:space="preserve">patienters kemilaboratoriesvar. Notera att denna version av </w:t>
      </w:r>
      <w:proofErr w:type="spellStart"/>
      <w:r>
        <w:rPr>
          <w:spacing w:val="-1"/>
        </w:rPr>
        <w:t>GetLaboratoryOutcome</w:t>
      </w:r>
      <w:proofErr w:type="spellEnd"/>
      <w:r>
        <w:rPr>
          <w:spacing w:val="-1"/>
        </w:rPr>
        <w:t xml:space="preserv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77777777" w:rsidR="00F4564C" w:rsidRPr="00907C9B" w:rsidRDefault="00F4564C" w:rsidP="00F4564C">
      <w:pPr>
        <w:spacing w:line="239" w:lineRule="auto"/>
        <w:ind w:left="867" w:right="145"/>
        <w:rPr>
          <w:spacing w:val="-1"/>
        </w:rPr>
      </w:pPr>
      <w:proofErr w:type="spellStart"/>
      <w:r>
        <w:rPr>
          <w:spacing w:val="-1"/>
        </w:rPr>
        <w:t>GetLaboratoryOutcome</w:t>
      </w:r>
      <w:proofErr w:type="spellEnd"/>
      <w:r>
        <w:rPr>
          <w:spacing w:val="-1"/>
        </w:rPr>
        <w:t xml:space="preserve"> returnerar laboratoriesvar lagrade i journalsystem, och skall </w:t>
      </w:r>
      <w:proofErr w:type="gramStart"/>
      <w:r>
        <w:rPr>
          <w:spacing w:val="-1"/>
        </w:rPr>
        <w:t>ej</w:t>
      </w:r>
      <w:proofErr w:type="gramEnd"/>
      <w:r>
        <w:rPr>
          <w:spacing w:val="-1"/>
        </w:rPr>
        <w:t xml:space="preserve">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96" w:name="_Toc240970749"/>
      <w:r w:rsidRPr="002E1905">
        <w:t>Frivillighet</w:t>
      </w:r>
      <w:bookmarkEnd w:id="9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97" w:name="_Toc240970750"/>
      <w:r w:rsidRPr="00866C77">
        <w:t>Version</w:t>
      </w:r>
      <w:bookmarkEnd w:id="9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98" w:name="_Toc240970751"/>
      <w:r w:rsidRPr="001C06B7">
        <w:t>SLA-krav</w:t>
      </w:r>
      <w:bookmarkEnd w:id="9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99" w:name="_Toc240970752"/>
      <w:r w:rsidRPr="00527535">
        <w:t>Fältregler</w:t>
      </w:r>
      <w:bookmarkEnd w:id="9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F4564C" w:rsidRPr="00907C9B" w14:paraId="32D605D7" w14:textId="77777777" w:rsidTr="00D068D5">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8717158" w14:textId="77777777" w:rsidR="00F4564C" w:rsidRPr="00907C9B" w:rsidRDefault="00F4564C" w:rsidP="00D068D5">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161503" w14:textId="77777777" w:rsidR="00F4564C" w:rsidRPr="00907C9B" w:rsidRDefault="00F4564C" w:rsidP="00D068D5">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130D7FA" w14:textId="77777777" w:rsidR="00F4564C" w:rsidRPr="00907C9B" w:rsidRDefault="00F4564C" w:rsidP="00D068D5">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9DA5B06" w14:textId="77777777" w:rsidR="00F4564C" w:rsidRPr="00907C9B" w:rsidRDefault="00F4564C" w:rsidP="00D068D5">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78E2E0C6" w14:textId="77777777" w:rsidR="00F4564C" w:rsidRPr="00907C9B" w:rsidRDefault="00F4564C" w:rsidP="00D068D5">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F4564C" w:rsidRPr="00907C9B" w14:paraId="449D0BB6" w14:textId="77777777" w:rsidTr="00D068D5">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7AAD0F6" w14:textId="77777777" w:rsidR="00F4564C" w:rsidRPr="00907C9B" w:rsidRDefault="00F4564C" w:rsidP="00D068D5">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4F1F4EA0" w14:textId="77777777" w:rsidR="00F4564C" w:rsidRPr="00907C9B" w:rsidRDefault="00F4564C" w:rsidP="00D068D5"/>
        </w:tc>
        <w:tc>
          <w:tcPr>
            <w:tcW w:w="3969" w:type="dxa"/>
            <w:tcBorders>
              <w:top w:val="single" w:sz="5" w:space="0" w:color="000000"/>
              <w:left w:val="single" w:sz="5" w:space="0" w:color="000000"/>
              <w:bottom w:val="single" w:sz="5" w:space="0" w:color="000000"/>
              <w:right w:val="single" w:sz="5" w:space="0" w:color="000000"/>
            </w:tcBorders>
          </w:tcPr>
          <w:p w14:paraId="7F18211E" w14:textId="77777777" w:rsidR="00F4564C" w:rsidRPr="00907C9B" w:rsidRDefault="00F4564C" w:rsidP="00D068D5"/>
        </w:tc>
        <w:tc>
          <w:tcPr>
            <w:tcW w:w="851" w:type="dxa"/>
            <w:tcBorders>
              <w:top w:val="single" w:sz="5" w:space="0" w:color="000000"/>
              <w:left w:val="single" w:sz="5" w:space="0" w:color="000000"/>
              <w:bottom w:val="single" w:sz="5" w:space="0" w:color="000000"/>
              <w:right w:val="single" w:sz="5" w:space="0" w:color="000000"/>
            </w:tcBorders>
          </w:tcPr>
          <w:p w14:paraId="5BBB89A9" w14:textId="77777777" w:rsidR="00F4564C" w:rsidRPr="00907C9B" w:rsidRDefault="00F4564C" w:rsidP="00D068D5"/>
        </w:tc>
      </w:tr>
      <w:tr w:rsidR="00F4564C" w:rsidRPr="00907C9B" w14:paraId="04B2A4A0" w14:textId="77777777" w:rsidTr="00D068D5">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7D70D7F" w14:textId="77777777" w:rsidR="00F4564C" w:rsidRPr="00907C9B" w:rsidRDefault="00F4564C" w:rsidP="00D068D5">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702DACCE" w14:textId="77777777" w:rsidR="00F4564C" w:rsidRPr="00907C9B" w:rsidRDefault="00F4564C" w:rsidP="00D068D5">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34B5BB7" w14:textId="77777777" w:rsidR="00F4564C" w:rsidRPr="00907C9B" w:rsidRDefault="00F4564C" w:rsidP="00D068D5">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D0A3F25" w14:textId="77777777" w:rsidR="00F4564C" w:rsidRPr="00907C9B" w:rsidRDefault="00F4564C" w:rsidP="00D068D5">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2D2522BE" w14:textId="77777777" w:rsidR="00F4564C" w:rsidRPr="00907C9B" w:rsidRDefault="00F4564C" w:rsidP="00D068D5">
            <w:pPr>
              <w:ind w:left="102"/>
              <w:rPr>
                <w:sz w:val="20"/>
                <w:szCs w:val="20"/>
              </w:rPr>
            </w:pPr>
          </w:p>
        </w:tc>
      </w:tr>
      <w:tr w:rsidR="00F4564C" w:rsidRPr="00907C9B" w14:paraId="6CFD89F7" w14:textId="77777777" w:rsidTr="00D068D5">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54623A2F" w14:textId="77777777" w:rsidR="00F4564C" w:rsidRPr="00907C9B" w:rsidRDefault="00F4564C" w:rsidP="00D068D5">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75EEF6B" w14:textId="77777777" w:rsidR="00F4564C" w:rsidRPr="00907C9B" w:rsidRDefault="00F4564C" w:rsidP="00D068D5">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013CD9C" w14:textId="77777777" w:rsidR="00F4564C" w:rsidRPr="00CA0259" w:rsidRDefault="00F4564C" w:rsidP="00D068D5">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42C3CF89"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728FFCB6" w14:textId="77777777" w:rsidTr="00D068D5">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55A2C8B5" w14:textId="77777777" w:rsidR="00F4564C" w:rsidRPr="00907C9B" w:rsidRDefault="00F4564C" w:rsidP="00D068D5">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0FAAAE2" w14:textId="77777777" w:rsidR="00F4564C" w:rsidRPr="00907C9B" w:rsidRDefault="00F4564C" w:rsidP="00D068D5">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B7A85DC" w14:textId="77777777" w:rsidR="00F4564C" w:rsidRPr="00907C9B" w:rsidRDefault="00F4564C" w:rsidP="00D068D5">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766DEFA8" w14:textId="77777777" w:rsidR="00F4564C" w:rsidRPr="00907C9B" w:rsidRDefault="00F4564C" w:rsidP="00D068D5">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F4564C" w:rsidRPr="00907C9B" w14:paraId="4A26443A" w14:textId="77777777" w:rsidTr="00D068D5">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8DEB58D" w14:textId="77777777" w:rsidR="00F4564C" w:rsidRPr="005F1D2D" w:rsidRDefault="00F4564C" w:rsidP="00D068D5">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32E79733" w14:textId="77777777" w:rsidR="00F4564C" w:rsidRPr="005F1D2D"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A0431C" w14:textId="77777777" w:rsidR="00F4564C" w:rsidRPr="005F1D2D" w:rsidRDefault="00F4564C" w:rsidP="00D068D5">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43B833C" w14:textId="77777777" w:rsidR="00F4564C" w:rsidRPr="005F1D2D"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3FE228DD" w14:textId="77777777" w:rsidTr="00D068D5">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9143E16" w14:textId="77777777" w:rsidR="00F4564C" w:rsidRPr="005F1D2D" w:rsidRDefault="00F4564C" w:rsidP="00D068D5">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89EA3BD" w14:textId="77777777" w:rsidR="00F4564C" w:rsidRPr="005F1D2D"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FC6A04" w14:textId="77777777" w:rsidR="00F4564C" w:rsidRPr="005F1D2D" w:rsidRDefault="00F4564C" w:rsidP="00D068D5">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67C0BEB" w14:textId="77777777" w:rsidR="00F4564C" w:rsidRPr="005F1D2D"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7F2C849D" w14:textId="77777777" w:rsidTr="00D068D5">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62466EBD" w14:textId="77777777" w:rsidR="00F4564C" w:rsidRPr="00907C9B" w:rsidRDefault="00F4564C" w:rsidP="00D068D5">
            <w:pPr>
              <w:spacing w:line="226" w:lineRule="exact"/>
              <w:ind w:left="102"/>
              <w:rPr>
                <w:sz w:val="20"/>
                <w:szCs w:val="20"/>
              </w:rPr>
            </w:pPr>
            <w:proofErr w:type="spellStart"/>
            <w:r w:rsidRPr="005F1D2D">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3133B4D" w14:textId="77777777" w:rsidR="00F4564C" w:rsidRPr="00907C9B" w:rsidRDefault="00F4564C" w:rsidP="00D068D5">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3D6CF5D" w14:textId="77777777" w:rsidR="00F4564C" w:rsidRPr="005F1D2D" w:rsidRDefault="00F4564C" w:rsidP="00D068D5">
            <w:pPr>
              <w:spacing w:line="226" w:lineRule="exact"/>
              <w:ind w:left="102"/>
              <w:rPr>
                <w:sz w:val="20"/>
                <w:szCs w:val="20"/>
              </w:rPr>
            </w:pPr>
            <w:r w:rsidRPr="005F1D2D">
              <w:rPr>
                <w:sz w:val="20"/>
                <w:szCs w:val="20"/>
              </w:rPr>
              <w:t xml:space="preserve">Begränsar sökningen till dokument som är skapade i angivet system. </w:t>
            </w:r>
          </w:p>
          <w:p w14:paraId="72DE0D2E" w14:textId="77777777" w:rsidR="00F4564C" w:rsidRPr="005F1D2D" w:rsidRDefault="00F4564C" w:rsidP="00D068D5">
            <w:pPr>
              <w:spacing w:line="226" w:lineRule="exact"/>
              <w:ind w:left="102"/>
              <w:rPr>
                <w:sz w:val="20"/>
                <w:szCs w:val="20"/>
              </w:rPr>
            </w:pPr>
          </w:p>
          <w:p w14:paraId="4BAC9B37" w14:textId="77777777" w:rsidR="00F4564C" w:rsidRPr="005F1D2D" w:rsidRDefault="00F4564C" w:rsidP="00D068D5">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SOAP-header</w:t>
            </w:r>
            <w:proofErr w:type="spellEnd"/>
            <w:r w:rsidRPr="005F1D2D">
              <w:rPr>
                <w:sz w:val="20"/>
                <w:szCs w:val="20"/>
              </w:rPr>
              <w:t>).</w:t>
            </w:r>
          </w:p>
          <w:p w14:paraId="37CB7069" w14:textId="77777777" w:rsidR="00F4564C" w:rsidRPr="005F1D2D" w:rsidRDefault="00F4564C" w:rsidP="00D068D5">
            <w:pPr>
              <w:spacing w:line="226" w:lineRule="exact"/>
              <w:ind w:left="102"/>
              <w:rPr>
                <w:spacing w:val="-1"/>
                <w:sz w:val="20"/>
                <w:szCs w:val="20"/>
              </w:rPr>
            </w:pPr>
          </w:p>
          <w:p w14:paraId="12A44769" w14:textId="77777777" w:rsidR="00F4564C" w:rsidRPr="005F1D2D" w:rsidRDefault="00F4564C" w:rsidP="00D068D5">
            <w:pPr>
              <w:spacing w:line="226" w:lineRule="exact"/>
              <w:ind w:left="102"/>
              <w:rPr>
                <w:sz w:val="20"/>
                <w:szCs w:val="20"/>
              </w:rPr>
            </w:pPr>
            <w:r w:rsidRPr="005F1D2D">
              <w:rPr>
                <w:sz w:val="20"/>
                <w:szCs w:val="20"/>
              </w:rPr>
              <w:t>Det innebär i praktiken att aggregerande tjänster inte används när detta fält anges.</w:t>
            </w:r>
          </w:p>
          <w:p w14:paraId="435443C3" w14:textId="77777777" w:rsidR="00F4564C" w:rsidRPr="005F1D2D" w:rsidRDefault="00F4564C" w:rsidP="00D068D5">
            <w:pPr>
              <w:spacing w:line="226" w:lineRule="exact"/>
              <w:ind w:left="102"/>
              <w:rPr>
                <w:sz w:val="20"/>
                <w:szCs w:val="20"/>
              </w:rPr>
            </w:pPr>
          </w:p>
          <w:p w14:paraId="12B867A9" w14:textId="77777777" w:rsidR="00F4564C" w:rsidRPr="00907C9B" w:rsidRDefault="00F4564C" w:rsidP="00D068D5">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76D6D60" w14:textId="77777777" w:rsidR="00F4564C" w:rsidRPr="005F1D2D" w:rsidRDefault="00F4564C" w:rsidP="00D068D5">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D171" w14:textId="77777777" w:rsidR="00F4564C" w:rsidRPr="005F1D2D" w:rsidRDefault="00F4564C" w:rsidP="00D068D5">
            <w:pPr>
              <w:spacing w:line="229" w:lineRule="exact"/>
              <w:ind w:left="102"/>
              <w:rPr>
                <w:sz w:val="20"/>
                <w:szCs w:val="20"/>
              </w:rPr>
            </w:pPr>
          </w:p>
          <w:p w14:paraId="2FB4C686" w14:textId="77777777" w:rsidR="00F4564C" w:rsidRPr="005F1D2D" w:rsidRDefault="00F4564C" w:rsidP="00D068D5">
            <w:pPr>
              <w:spacing w:line="229" w:lineRule="exact"/>
              <w:ind w:left="102"/>
              <w:rPr>
                <w:sz w:val="20"/>
                <w:szCs w:val="20"/>
              </w:rPr>
            </w:pPr>
          </w:p>
          <w:p w14:paraId="4530E0CA" w14:textId="77777777" w:rsidR="00F4564C" w:rsidRPr="00907C9B" w:rsidRDefault="00F4564C" w:rsidP="00D068D5">
            <w:pPr>
              <w:spacing w:line="229" w:lineRule="exact"/>
              <w:ind w:left="102"/>
              <w:rPr>
                <w:sz w:val="20"/>
                <w:szCs w:val="20"/>
              </w:rPr>
            </w:pPr>
          </w:p>
        </w:tc>
      </w:tr>
      <w:tr w:rsidR="00F4564C" w:rsidRPr="00907C9B" w14:paraId="1C150A72" w14:textId="77777777" w:rsidTr="00D068D5">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69E87611" w14:textId="77777777" w:rsidR="00F4564C" w:rsidRPr="00907C9B" w:rsidRDefault="00F4564C" w:rsidP="00D068D5">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6064DE9" w14:textId="77777777" w:rsidR="00F4564C" w:rsidRPr="00907C9B" w:rsidRDefault="00F4564C" w:rsidP="00D068D5">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E78E0F" w14:textId="77777777" w:rsidR="00F4564C" w:rsidRPr="00907C9B" w:rsidRDefault="00F4564C" w:rsidP="00D068D5">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0418194" w14:textId="77777777" w:rsidR="00F4564C" w:rsidRPr="00907C9B" w:rsidRDefault="00F4564C" w:rsidP="00D068D5">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F4564C" w:rsidRPr="00907C9B" w14:paraId="1F391BE8" w14:textId="77777777" w:rsidTr="00D068D5">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E3E7EAB" w14:textId="77777777" w:rsidR="00F4564C" w:rsidRDefault="00F4564C" w:rsidP="00D068D5">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E8E5C5B" w14:textId="77777777" w:rsidR="00F4564C"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67A012C" w14:textId="77777777" w:rsidR="00F4564C" w:rsidRDefault="00F4564C" w:rsidP="00D068D5">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8BE766" w14:textId="77777777" w:rsidR="00F4564C" w:rsidRDefault="00F4564C" w:rsidP="00D068D5">
            <w:pPr>
              <w:spacing w:line="229" w:lineRule="exact"/>
              <w:ind w:left="102"/>
              <w:rPr>
                <w:sz w:val="20"/>
                <w:szCs w:val="20"/>
              </w:rPr>
            </w:pPr>
          </w:p>
        </w:tc>
      </w:tr>
      <w:tr w:rsidR="00F4564C" w14:paraId="0E89602F" w14:textId="77777777" w:rsidTr="00D068D5">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6CF063D4" w14:textId="77777777" w:rsidR="00F4564C" w:rsidRDefault="00F4564C" w:rsidP="00D068D5">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5D329FF8" w14:textId="77777777" w:rsidR="00F4564C" w:rsidRPr="00B43AC4" w:rsidRDefault="00F4564C" w:rsidP="00D068D5">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2FD2EB" w14:textId="77777777" w:rsidR="00F4564C" w:rsidRDefault="00F4564C" w:rsidP="00D068D5">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7BB7BCF" w14:textId="77777777" w:rsidR="00F4564C" w:rsidRDefault="00F4564C" w:rsidP="00D068D5">
            <w:pPr>
              <w:rPr>
                <w:sz w:val="20"/>
                <w:szCs w:val="20"/>
              </w:rPr>
            </w:pPr>
          </w:p>
        </w:tc>
      </w:tr>
      <w:tr w:rsidR="00F4564C" w:rsidRPr="00907C9B" w14:paraId="2B94854A" w14:textId="77777777" w:rsidTr="00D068D5">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73BB674" w14:textId="77777777" w:rsidR="00F4564C" w:rsidRPr="00907C9B" w:rsidRDefault="00F4564C" w:rsidP="00D068D5">
            <w:pPr>
              <w:spacing w:line="226" w:lineRule="exact"/>
              <w:ind w:left="102"/>
              <w:rPr>
                <w:sz w:val="20"/>
                <w:szCs w:val="20"/>
              </w:rPr>
            </w:pPr>
            <w:proofErr w:type="spellStart"/>
            <w:r>
              <w:rPr>
                <w:sz w:val="20"/>
                <w:szCs w:val="20"/>
              </w:rPr>
              <w:t>laboratoryOutcome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8D34FA3" w14:textId="77777777" w:rsidR="00F4564C" w:rsidRPr="00907C9B" w:rsidRDefault="00F4564C" w:rsidP="00D068D5">
            <w:pPr>
              <w:spacing w:line="226" w:lineRule="exact"/>
              <w:ind w:left="102"/>
              <w:rPr>
                <w:sz w:val="20"/>
                <w:szCs w:val="20"/>
              </w:rPr>
            </w:pPr>
            <w:proofErr w:type="spellStart"/>
            <w:r>
              <w:rPr>
                <w:sz w:val="20"/>
                <w:szCs w:val="20"/>
              </w:rPr>
              <w:t>LaboratoryOutcome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3DA315B4" w14:textId="77777777" w:rsidR="00F4564C" w:rsidRDefault="00F4564C" w:rsidP="00D068D5">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34846D0A" w14:textId="77777777" w:rsidR="00F4564C" w:rsidRDefault="00F4564C" w:rsidP="00D068D5">
            <w:pPr>
              <w:rPr>
                <w:rFonts w:ascii="Arial" w:hAnsi="Arial" w:cs="Arial"/>
                <w:b/>
                <w:bCs/>
              </w:rPr>
            </w:pPr>
          </w:p>
          <w:p w14:paraId="5757D985" w14:textId="77777777" w:rsidR="00F4564C" w:rsidRPr="00907C9B" w:rsidRDefault="00F4564C" w:rsidP="00D068D5">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40A8B1" w14:textId="77777777" w:rsidR="00F4564C" w:rsidRPr="00907C9B" w:rsidRDefault="00F4564C" w:rsidP="00D068D5">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F4564C" w:rsidRPr="00907C9B" w14:paraId="7EA34CB7" w14:textId="77777777" w:rsidTr="00D068D5">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7BCA2C70" w14:textId="77777777" w:rsidR="00F4564C" w:rsidRPr="00907C9B" w:rsidRDefault="00F4564C" w:rsidP="00D068D5">
            <w:pPr>
              <w:spacing w:line="229" w:lineRule="exact"/>
              <w:ind w:left="102"/>
              <w:rPr>
                <w:sz w:val="20"/>
                <w:szCs w:val="20"/>
              </w:rPr>
            </w:pPr>
            <w:r w:rsidRPr="00907C9B">
              <w:rPr>
                <w:sz w:val="20"/>
                <w:szCs w:val="20"/>
              </w:rPr>
              <w:t>.</w:t>
            </w:r>
            <w:proofErr w:type="spellStart"/>
            <w:r>
              <w:rPr>
                <w:sz w:val="20"/>
                <w:szCs w:val="20"/>
              </w:rPr>
              <w:t>l</w:t>
            </w:r>
            <w:r w:rsidRPr="00D92388">
              <w:rPr>
                <w:sz w:val="20"/>
                <w:szCs w:val="20"/>
              </w:rPr>
              <w:t>aboratoryOutcomeType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617CC9C" w14:textId="77777777" w:rsidR="00F4564C" w:rsidRPr="00907C9B" w:rsidRDefault="00F4564C" w:rsidP="00D068D5">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A114355" w14:textId="77777777" w:rsidR="00F4564C" w:rsidRPr="00907C9B" w:rsidRDefault="00F4564C" w:rsidP="00D068D5">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7350D25E"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5DCEEE68" w14:textId="77777777" w:rsidTr="00D068D5">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9C31053" w14:textId="77777777" w:rsidR="00F4564C" w:rsidRPr="00907C9B" w:rsidRDefault="00F4564C" w:rsidP="00D068D5">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B562622" w14:textId="77777777" w:rsidR="00F4564C" w:rsidRPr="00907C9B"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301A1FF" w14:textId="77777777" w:rsidR="00F4564C" w:rsidRPr="00907C9B" w:rsidRDefault="00F4564C" w:rsidP="00D068D5">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0B07D98"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0B36D86B" w14:textId="77777777" w:rsidTr="00D068D5">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69D02D7" w14:textId="77777777" w:rsidR="00F4564C" w:rsidRPr="00907C9B" w:rsidRDefault="00F4564C" w:rsidP="00D068D5">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082E3FF" w14:textId="77777777" w:rsidR="00F4564C" w:rsidRDefault="00F4564C" w:rsidP="00D068D5">
            <w:pPr>
              <w:spacing w:line="229" w:lineRule="exact"/>
              <w:ind w:left="102"/>
              <w:rPr>
                <w:sz w:val="20"/>
                <w:szCs w:val="20"/>
              </w:rPr>
            </w:pPr>
            <w:proofErr w:type="spellStart"/>
            <w:r w:rsidRPr="007D6475">
              <w:rPr>
                <w:sz w:val="20"/>
                <w:szCs w:val="20"/>
              </w:rPr>
              <w:t>HSA</w:t>
            </w:r>
            <w:r>
              <w:rPr>
                <w:sz w:val="20"/>
                <w:szCs w:val="20"/>
              </w:rPr>
              <w:t>I</w:t>
            </w:r>
            <w:r w:rsidRPr="007D6475">
              <w:rPr>
                <w:sz w:val="20"/>
                <w:szCs w:val="20"/>
              </w:rPr>
              <w:t>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28718B13" w14:textId="77777777" w:rsidR="00F4564C" w:rsidRPr="00041CC6" w:rsidRDefault="00F4564C" w:rsidP="00D068D5">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26F11EC9" w14:textId="77777777" w:rsidR="00F4564C" w:rsidRPr="00907C9B" w:rsidRDefault="00F4564C" w:rsidP="00D068D5">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F4564C" w:rsidRPr="00907C9B" w14:paraId="26F24211" w14:textId="77777777" w:rsidTr="00D068D5">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52193AB7" w14:textId="77777777" w:rsidR="00F4564C" w:rsidRPr="00907C9B" w:rsidRDefault="00F4564C" w:rsidP="00D068D5">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2CEE6103"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00C8475" w14:textId="77777777" w:rsidR="00F4564C" w:rsidRPr="00171EC2" w:rsidRDefault="00F4564C" w:rsidP="00D068D5">
            <w:pPr>
              <w:spacing w:line="229" w:lineRule="exact"/>
              <w:ind w:left="102"/>
              <w:rPr>
                <w:sz w:val="20"/>
                <w:szCs w:val="20"/>
              </w:rPr>
            </w:pPr>
            <w:proofErr w:type="spellStart"/>
            <w:r>
              <w:rPr>
                <w:sz w:val="20"/>
                <w:szCs w:val="20"/>
              </w:rPr>
              <w:t>TimeStampType</w:t>
            </w:r>
            <w:proofErr w:type="spellEnd"/>
          </w:p>
          <w:p w14:paraId="0B426A94" w14:textId="77777777" w:rsidR="00F4564C" w:rsidRPr="00907C9B"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F5CBA" w14:textId="77777777" w:rsidR="00F4564C" w:rsidRPr="00907C9B" w:rsidRDefault="00F4564C" w:rsidP="00D068D5">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w:t>
            </w:r>
            <w:proofErr w:type="spellStart"/>
            <w:r w:rsidRPr="00D92388">
              <w:rPr>
                <w:sz w:val="20"/>
                <w:szCs w:val="20"/>
              </w:rPr>
              <w:t>ev</w:t>
            </w:r>
            <w:proofErr w:type="spellEnd"/>
            <w:r w:rsidRPr="00D92388">
              <w:rPr>
                <w:sz w:val="20"/>
                <w:szCs w:val="20"/>
              </w:rPr>
              <w:t xml:space="preserve"> kopiemottagare</w:t>
            </w:r>
          </w:p>
        </w:tc>
        <w:tc>
          <w:tcPr>
            <w:tcW w:w="851" w:type="dxa"/>
            <w:tcBorders>
              <w:top w:val="single" w:sz="5" w:space="0" w:color="000000"/>
              <w:left w:val="single" w:sz="5" w:space="0" w:color="000000"/>
              <w:bottom w:val="single" w:sz="5" w:space="0" w:color="000000"/>
              <w:right w:val="single" w:sz="5" w:space="0" w:color="000000"/>
            </w:tcBorders>
          </w:tcPr>
          <w:p w14:paraId="1894FE73"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53C2F05E" w14:textId="77777777" w:rsidTr="00D068D5">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6DD5A2C" w14:textId="77777777" w:rsidR="00F4564C" w:rsidRPr="00907C9B" w:rsidRDefault="00F4564C" w:rsidP="00D068D5">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4D91536" w14:textId="77777777" w:rsidR="00F4564C" w:rsidRPr="002E3143" w:rsidRDefault="00F4564C" w:rsidP="00D068D5">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70FA08A" w14:textId="77777777" w:rsidR="00F4564C" w:rsidRPr="00041CC6" w:rsidRDefault="00F4564C" w:rsidP="00D068D5">
            <w:pPr>
              <w:spacing w:line="229" w:lineRule="exact"/>
              <w:ind w:left="102"/>
              <w:rPr>
                <w:sz w:val="20"/>
                <w:szCs w:val="20"/>
              </w:rPr>
            </w:pPr>
            <w:r w:rsidRPr="00041CC6">
              <w:rPr>
                <w:sz w:val="20"/>
                <w:szCs w:val="20"/>
              </w:rPr>
              <w:t>Id</w:t>
            </w:r>
            <w:r>
              <w:rPr>
                <w:sz w:val="20"/>
                <w:szCs w:val="20"/>
              </w:rPr>
              <w:t>entifierare för patient.</w:t>
            </w:r>
          </w:p>
          <w:p w14:paraId="2D8ECBDD" w14:textId="77777777" w:rsidR="00F4564C" w:rsidRPr="00A63DCF" w:rsidRDefault="00F4564C" w:rsidP="00D068D5">
            <w:pPr>
              <w:spacing w:line="226" w:lineRule="exact"/>
              <w:ind w:left="102"/>
              <w:rPr>
                <w:spacing w:val="-1"/>
                <w:sz w:val="20"/>
                <w:szCs w:val="20"/>
              </w:rPr>
            </w:pPr>
          </w:p>
          <w:p w14:paraId="5A2FAF55" w14:textId="77777777" w:rsidR="00F4564C" w:rsidRPr="00907C9B" w:rsidRDefault="00F4564C" w:rsidP="00D068D5">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26625BE"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319FAA67" w14:textId="77777777" w:rsidTr="00D068D5">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88C3A36" w14:textId="77777777" w:rsidR="00F4564C" w:rsidRPr="00907C9B" w:rsidRDefault="00F4564C" w:rsidP="00D068D5">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36A21152"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7F3941" w14:textId="77777777" w:rsidR="00F4564C" w:rsidRPr="00041CC6" w:rsidRDefault="00F4564C" w:rsidP="00D068D5">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5C42A82"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4877D1C" w14:textId="77777777" w:rsidTr="00D068D5">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5558EE7C" w14:textId="77777777" w:rsidR="00F4564C" w:rsidRPr="00907C9B" w:rsidRDefault="00F4564C" w:rsidP="00D068D5">
            <w:pPr>
              <w:spacing w:line="229" w:lineRule="exact"/>
              <w:ind w:left="102"/>
              <w:rPr>
                <w:sz w:val="20"/>
                <w:szCs w:val="20"/>
              </w:rPr>
            </w:pPr>
            <w:proofErr w:type="gramStart"/>
            <w:r w:rsidRPr="00907C9B">
              <w:rPr>
                <w:sz w:val="20"/>
                <w:szCs w:val="20"/>
              </w:rPr>
              <w:lastRenderedPageBreak/>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4FC1E64F"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AD47AE" w14:textId="77777777" w:rsidR="00F4564C" w:rsidRDefault="00F4564C" w:rsidP="00D068D5">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7EA3B606" w14:textId="77777777" w:rsidR="00F4564C" w:rsidRPr="00041CC6"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8AFFE2"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387071D" w14:textId="77777777" w:rsidTr="00D068D5">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2CD76640"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author</w:t>
            </w:r>
            <w:proofErr w:type="spellEnd"/>
          </w:p>
          <w:p w14:paraId="5E7A7F3D"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7026C5" w14:textId="77777777" w:rsidR="00F4564C" w:rsidRPr="00907C9B" w:rsidRDefault="00F4564C" w:rsidP="00D068D5">
            <w:pPr>
              <w:spacing w:line="229" w:lineRule="exact"/>
              <w:ind w:left="102"/>
              <w:rPr>
                <w:sz w:val="20"/>
                <w:szCs w:val="20"/>
              </w:rPr>
            </w:pPr>
            <w:proofErr w:type="spellStart"/>
            <w:r>
              <w:rPr>
                <w:sz w:val="20"/>
                <w:szCs w:val="20"/>
              </w:rPr>
              <w:t>A</w:t>
            </w:r>
            <w:r w:rsidRPr="00907C9B">
              <w:rPr>
                <w:sz w:val="20"/>
                <w:szCs w:val="20"/>
              </w:rPr>
              <w:t>uthorType</w:t>
            </w:r>
            <w:proofErr w:type="spellEnd"/>
          </w:p>
          <w:p w14:paraId="158C24B7" w14:textId="77777777" w:rsidR="00F4564C" w:rsidRPr="00907C9B"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694F75" w14:textId="77777777" w:rsidR="00F4564C" w:rsidRPr="00907C9B" w:rsidRDefault="00F4564C" w:rsidP="00D068D5">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2F1A0037"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4CB74DC8" w14:textId="77777777" w:rsidTr="00D068D5">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E28A1CD"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37D40D24"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D08E57C" w14:textId="77777777" w:rsidR="00F4564C" w:rsidRDefault="00F4564C" w:rsidP="00D068D5">
            <w:pPr>
              <w:spacing w:line="229" w:lineRule="exact"/>
              <w:ind w:left="102"/>
              <w:rPr>
                <w:rFonts w:ascii="Arial" w:hAnsi="Arial" w:cs="Arial"/>
                <w:color w:val="FF0000"/>
                <w:sz w:val="20"/>
                <w:szCs w:val="20"/>
              </w:rPr>
            </w:pPr>
            <w:proofErr w:type="spellStart"/>
            <w:r>
              <w:rPr>
                <w:sz w:val="20"/>
                <w:szCs w:val="20"/>
              </w:rPr>
              <w:t>TimeStampType</w:t>
            </w:r>
            <w:proofErr w:type="spellEnd"/>
          </w:p>
          <w:p w14:paraId="3958A3DC" w14:textId="77777777" w:rsidR="00F4564C" w:rsidRPr="00907C9B"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892F249" w14:textId="77777777" w:rsidR="00F4564C" w:rsidRPr="00907C9B" w:rsidRDefault="00F4564C" w:rsidP="00D068D5">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5865994F" w14:textId="77777777" w:rsidR="00F4564C" w:rsidRPr="00907C9B" w:rsidRDefault="00F4564C" w:rsidP="00D068D5">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2ADEADFA" w14:textId="77777777" w:rsidTr="00D068D5">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2F2FC295"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w:t>
            </w:r>
            <w:r>
              <w:rPr>
                <w:spacing w:val="-1"/>
                <w:sz w:val="20"/>
                <w:szCs w:val="20"/>
              </w:rPr>
              <w:t>HSAId</w:t>
            </w:r>
            <w:proofErr w:type="spellEnd"/>
            <w:proofErr w:type="gramEnd"/>
          </w:p>
          <w:p w14:paraId="56488833" w14:textId="77777777" w:rsidR="00F4564C" w:rsidRPr="00907C9B" w:rsidRDefault="00F4564C" w:rsidP="00D068D5">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79DDD9A" w14:textId="77777777" w:rsidR="00F4564C" w:rsidRDefault="00F4564C" w:rsidP="00D068D5">
            <w:pPr>
              <w:spacing w:line="229" w:lineRule="exact"/>
              <w:ind w:left="102"/>
              <w:rPr>
                <w:rFonts w:ascii="Arial" w:hAnsi="Arial" w:cs="Arial"/>
                <w:sz w:val="20"/>
                <w:szCs w:val="20"/>
              </w:rPr>
            </w:pPr>
            <w:proofErr w:type="spellStart"/>
            <w:r>
              <w:rPr>
                <w:sz w:val="20"/>
                <w:szCs w:val="20"/>
              </w:rPr>
              <w:t>HSAIdType</w:t>
            </w:r>
            <w:proofErr w:type="spellEnd"/>
          </w:p>
          <w:p w14:paraId="3E4B24F4" w14:textId="77777777" w:rsidR="00F4564C" w:rsidRPr="00907C9B"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3D56D78" w14:textId="77777777" w:rsidR="00F4564C" w:rsidRPr="00907C9B" w:rsidRDefault="00F4564C" w:rsidP="00D068D5">
            <w:pPr>
              <w:spacing w:line="226" w:lineRule="exact"/>
              <w:ind w:left="102"/>
              <w:rPr>
                <w:spacing w:val="-1"/>
                <w:sz w:val="20"/>
                <w:szCs w:val="20"/>
              </w:rPr>
            </w:pPr>
            <w:r w:rsidRPr="00171EC2">
              <w:rPr>
                <w:spacing w:val="-1"/>
                <w:sz w:val="20"/>
                <w:szCs w:val="20"/>
              </w:rPr>
              <w:t>Författarens HSA-id</w:t>
            </w:r>
          </w:p>
          <w:p w14:paraId="0DD583B7"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2AC544" w14:textId="77777777" w:rsidR="00F4564C" w:rsidRPr="00907C9B" w:rsidRDefault="00F4564C" w:rsidP="00D068D5">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3C7BABCC" w14:textId="77777777" w:rsidTr="00D068D5">
        <w:trPr>
          <w:trHeight w:hRule="exact" w:val="2515"/>
          <w:tblHeader/>
        </w:trPr>
        <w:tc>
          <w:tcPr>
            <w:tcW w:w="2922" w:type="dxa"/>
            <w:tcBorders>
              <w:top w:val="single" w:sz="5" w:space="0" w:color="000000"/>
              <w:left w:val="single" w:sz="5" w:space="0" w:color="000000"/>
              <w:bottom w:val="single" w:sz="5" w:space="0" w:color="000000"/>
              <w:right w:val="single" w:sz="5" w:space="0" w:color="000000"/>
            </w:tcBorders>
          </w:tcPr>
          <w:p w14:paraId="3BC5155B"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authorRoleCode</w:t>
            </w:r>
            <w:proofErr w:type="spellEnd"/>
            <w:proofErr w:type="gramEnd"/>
          </w:p>
          <w:p w14:paraId="12D10D1E" w14:textId="77777777" w:rsidR="00F4564C" w:rsidRPr="00907C9B" w:rsidRDefault="00F4564C" w:rsidP="00D068D5">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F0EF31" w14:textId="77777777" w:rsidR="00F4564C" w:rsidRDefault="00F4564C" w:rsidP="00D068D5">
            <w:pPr>
              <w:spacing w:line="229" w:lineRule="exact"/>
              <w:ind w:left="102"/>
              <w:rPr>
                <w:rFonts w:ascii="Arial" w:hAnsi="Arial" w:cs="Arial"/>
                <w:sz w:val="20"/>
                <w:szCs w:val="20"/>
              </w:rPr>
            </w:pPr>
            <w:r>
              <w:rPr>
                <w:spacing w:val="-1"/>
                <w:sz w:val="20"/>
                <w:szCs w:val="20"/>
              </w:rPr>
              <w:t>string</w:t>
            </w:r>
          </w:p>
          <w:p w14:paraId="4E152CF3" w14:textId="77777777" w:rsidR="00F4564C" w:rsidRPr="00171EC2" w:rsidRDefault="00F4564C" w:rsidP="00D068D5">
            <w:pPr>
              <w:spacing w:line="226" w:lineRule="exact"/>
              <w:ind w:left="102"/>
              <w:rPr>
                <w:spacing w:val="-1"/>
                <w:sz w:val="20"/>
                <w:szCs w:val="20"/>
              </w:rPr>
            </w:pPr>
          </w:p>
          <w:p w14:paraId="1D6A53C0" w14:textId="77777777" w:rsidR="00F4564C" w:rsidRPr="00907C9B"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31BAEB1" w14:textId="77777777" w:rsidR="00F4564C" w:rsidRDefault="00F4564C" w:rsidP="00D068D5">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p>
          <w:p w14:paraId="22504531" w14:textId="77777777" w:rsidR="007334BD" w:rsidRPr="007334BD" w:rsidRDefault="007334BD" w:rsidP="00D068D5">
            <w:pPr>
              <w:spacing w:line="226" w:lineRule="exact"/>
              <w:ind w:left="102"/>
              <w:rPr>
                <w:sz w:val="20"/>
                <w:szCs w:val="20"/>
              </w:rPr>
            </w:pPr>
            <w:r w:rsidRPr="007334BD">
              <w:rPr>
                <w:sz w:val="20"/>
                <w:szCs w:val="20"/>
              </w:rPr>
              <w:t xml:space="preserve">http://www.inera.se/Documents/TJANSTER_PROJEKT/Katalogtjanst_HSA/Innehall/hsa_innehall_befattning.pdf </w:t>
            </w:r>
          </w:p>
          <w:p w14:paraId="0C2C0150" w14:textId="7C7B3107" w:rsidR="00F4564C" w:rsidRPr="00B24105" w:rsidRDefault="00F4564C" w:rsidP="00D068D5">
            <w:pPr>
              <w:spacing w:line="226" w:lineRule="exact"/>
              <w:ind w:left="102"/>
              <w:rPr>
                <w:spacing w:val="-1"/>
                <w:sz w:val="20"/>
                <w:szCs w:val="20"/>
              </w:rPr>
            </w:pPr>
            <w:r w:rsidRPr="00597873">
              <w:rPr>
                <w:spacing w:val="-1"/>
                <w:sz w:val="20"/>
                <w:szCs w:val="20"/>
              </w:rPr>
              <w:t xml:space="preserve">I de fall inte KV Befattning kan användas </w:t>
            </w:r>
            <w:r>
              <w:rPr>
                <w:spacing w:val="-1"/>
                <w:sz w:val="20"/>
                <w:szCs w:val="20"/>
              </w:rPr>
              <w:t>ska</w:t>
            </w:r>
            <w:r w:rsidRPr="00597873">
              <w:rPr>
                <w:spacing w:val="-1"/>
                <w:sz w:val="20"/>
                <w:szCs w:val="20"/>
              </w:rPr>
              <w:t xml:space="preserve"> </w:t>
            </w:r>
            <w:proofErr w:type="spellStart"/>
            <w:r w:rsidRPr="00597873">
              <w:rPr>
                <w:spacing w:val="-1"/>
                <w:sz w:val="20"/>
                <w:szCs w:val="20"/>
              </w:rPr>
              <w:t>authorOtherRole</w:t>
            </w:r>
            <w:proofErr w:type="spellEnd"/>
            <w:r w:rsidRPr="00597873">
              <w:rPr>
                <w:spacing w:val="-1"/>
                <w:sz w:val="20"/>
                <w:szCs w:val="20"/>
              </w:rPr>
              <w:t xml:space="preserve"> användas för att ange befattning enligt annat kodverk</w:t>
            </w:r>
            <w:r>
              <w:rPr>
                <w:spacing w:val="-1"/>
                <w:sz w:val="20"/>
                <w:szCs w:val="20"/>
              </w:rPr>
              <w:t xml:space="preserve">. Kan inte anges samtidigt med </w:t>
            </w:r>
            <w:proofErr w:type="spellStart"/>
            <w:r w:rsidRPr="00597873">
              <w:rPr>
                <w:sz w:val="20"/>
                <w:szCs w:val="20"/>
              </w:rPr>
              <w:t>authorOtherRole</w:t>
            </w:r>
            <w:proofErr w:type="spellEnd"/>
            <w:r>
              <w:rPr>
                <w:sz w:val="20"/>
                <w:szCs w:val="20"/>
              </w:rPr>
              <w:t>.</w:t>
            </w:r>
          </w:p>
          <w:p w14:paraId="0F3B23DF" w14:textId="77777777" w:rsidR="00F4564C" w:rsidRPr="00041CC6" w:rsidRDefault="00F4564C" w:rsidP="00D068D5">
            <w:pPr>
              <w:spacing w:line="226" w:lineRule="exact"/>
              <w:ind w:left="102"/>
              <w:rPr>
                <w:spacing w:val="-1"/>
                <w:sz w:val="20"/>
                <w:szCs w:val="20"/>
              </w:rPr>
            </w:pPr>
          </w:p>
          <w:p w14:paraId="6ADBD243"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1E53A5" w14:textId="77777777" w:rsidR="00F4564C" w:rsidRPr="00907C9B" w:rsidRDefault="00F4564C" w:rsidP="00D068D5">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F4564C" w:rsidRPr="00907C9B" w14:paraId="60A8F716" w14:textId="77777777" w:rsidTr="00D068D5">
        <w:trPr>
          <w:trHeight w:hRule="exact" w:val="1245"/>
          <w:tblHeader/>
        </w:trPr>
        <w:tc>
          <w:tcPr>
            <w:tcW w:w="2922" w:type="dxa"/>
            <w:tcBorders>
              <w:top w:val="single" w:sz="5" w:space="0" w:color="000000"/>
              <w:left w:val="single" w:sz="5" w:space="0" w:color="000000"/>
              <w:bottom w:val="single" w:sz="5" w:space="0" w:color="000000"/>
              <w:right w:val="single" w:sz="5" w:space="0" w:color="000000"/>
            </w:tcBorders>
          </w:tcPr>
          <w:p w14:paraId="6F7A7631" w14:textId="77777777" w:rsidR="00F4564C" w:rsidRPr="00907C9B" w:rsidRDefault="00F4564C" w:rsidP="00D068D5">
            <w:pPr>
              <w:spacing w:line="226" w:lineRule="exact"/>
              <w:ind w:left="102"/>
              <w:rPr>
                <w:sz w:val="20"/>
                <w:szCs w:val="20"/>
              </w:rPr>
            </w:pPr>
            <w:proofErr w:type="gramStart"/>
            <w:r>
              <w:rPr>
                <w:sz w:val="20"/>
                <w:szCs w:val="20"/>
              </w:rPr>
              <w:t>…</w:t>
            </w:r>
            <w:proofErr w:type="spellStart"/>
            <w:r w:rsidRPr="00597873">
              <w:rPr>
                <w:sz w:val="20"/>
                <w:szCs w:val="20"/>
              </w:rPr>
              <w:t>authorOtherRole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481521C6" w14:textId="77777777" w:rsidR="00F4564C" w:rsidRDefault="00F4564C" w:rsidP="00D068D5">
            <w:pPr>
              <w:spacing w:line="226" w:lineRule="exact"/>
              <w:ind w:left="102"/>
              <w:rPr>
                <w:spacing w:val="-1"/>
                <w:sz w:val="20"/>
                <w:szCs w:val="20"/>
              </w:rPr>
            </w:pPr>
            <w:proofErr w:type="spellStart"/>
            <w:r>
              <w:rPr>
                <w:spacing w:val="-1"/>
                <w:sz w:val="20"/>
                <w:szCs w:val="20"/>
              </w:rPr>
              <w:t>AuthorOtherRoleType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DBD7907" w14:textId="77777777" w:rsidR="00F4564C" w:rsidRDefault="00F4564C" w:rsidP="00D068D5">
            <w:pPr>
              <w:spacing w:line="226" w:lineRule="exact"/>
              <w:ind w:left="102"/>
              <w:rPr>
                <w:spacing w:val="-1"/>
                <w:sz w:val="20"/>
                <w:szCs w:val="20"/>
              </w:rPr>
            </w:pPr>
            <w:r w:rsidRPr="00597873">
              <w:rPr>
                <w:sz w:val="20"/>
                <w:szCs w:val="20"/>
              </w:rPr>
              <w:t>Information om författarens befattning om annat kodverk än KV Befattning</w:t>
            </w:r>
            <w:r>
              <w:rPr>
                <w:sz w:val="20"/>
                <w:szCs w:val="20"/>
              </w:rPr>
              <w:t xml:space="preserve"> </w:t>
            </w:r>
            <w:r w:rsidRPr="00597873">
              <w:rPr>
                <w:sz w:val="20"/>
                <w:szCs w:val="20"/>
              </w:rPr>
              <w:t>används</w:t>
            </w:r>
            <w:r>
              <w:rPr>
                <w:sz w:val="20"/>
                <w:szCs w:val="20"/>
              </w:rPr>
              <w:t xml:space="preserve">. Ska anges om </w:t>
            </w:r>
            <w:proofErr w:type="spellStart"/>
            <w:r w:rsidRPr="00907C9B">
              <w:rPr>
                <w:spacing w:val="-1"/>
                <w:sz w:val="20"/>
                <w:szCs w:val="20"/>
              </w:rPr>
              <w:t>authorRoleCode</w:t>
            </w:r>
            <w:proofErr w:type="spellEnd"/>
            <w:r>
              <w:rPr>
                <w:spacing w:val="-1"/>
                <w:sz w:val="20"/>
                <w:szCs w:val="20"/>
              </w:rPr>
              <w:t xml:space="preserve"> saknas. Kan inte anges samtidigt med </w:t>
            </w:r>
            <w:proofErr w:type="spellStart"/>
            <w:r w:rsidRPr="00907C9B">
              <w:rPr>
                <w:spacing w:val="-1"/>
                <w:sz w:val="20"/>
                <w:szCs w:val="20"/>
              </w:rPr>
              <w:t>authorRoleCode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D8E20E" w14:textId="77777777" w:rsidR="00F4564C"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5364E4C3" w14:textId="77777777" w:rsidR="00F4564C" w:rsidRPr="00907C9B" w:rsidRDefault="00F4564C" w:rsidP="00D068D5">
            <w:pPr>
              <w:spacing w:line="226" w:lineRule="exact"/>
              <w:ind w:left="102"/>
              <w:rPr>
                <w:spacing w:val="-1"/>
                <w:sz w:val="20"/>
                <w:szCs w:val="20"/>
              </w:rPr>
            </w:pPr>
          </w:p>
        </w:tc>
      </w:tr>
      <w:tr w:rsidR="00F4564C" w:rsidRPr="00907C9B" w14:paraId="4AE0889A" w14:textId="77777777" w:rsidTr="00D068D5">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D1BF68F" w14:textId="77777777" w:rsidR="00F4564C" w:rsidRPr="00907C9B" w:rsidRDefault="00F4564C" w:rsidP="00D068D5">
            <w:pPr>
              <w:spacing w:line="226" w:lineRule="exact"/>
              <w:ind w:left="102"/>
              <w:rPr>
                <w:sz w:val="20"/>
                <w:szCs w:val="20"/>
              </w:rPr>
            </w:pPr>
            <w:proofErr w:type="gramStart"/>
            <w:r>
              <w:rPr>
                <w:sz w:val="20"/>
                <w:szCs w:val="20"/>
              </w:rPr>
              <w:t>….</w:t>
            </w:r>
            <w:proofErr w:type="spellStart"/>
            <w:proofErr w:type="gramEnd"/>
            <w:r w:rsidRPr="0039403A">
              <w:rPr>
                <w:sz w:val="20"/>
                <w:szCs w:val="20"/>
              </w:rPr>
              <w:t>authorOtherRoleCode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CEB78C" w14:textId="77777777" w:rsidR="00F4564C"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644967" w14:textId="77777777" w:rsidR="00F4564C" w:rsidRDefault="00F4564C" w:rsidP="00D068D5">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2760E290"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1D1F84FC" w14:textId="77777777" w:rsidTr="00D068D5">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22E55111" w14:textId="77777777" w:rsidR="00F4564C" w:rsidRPr="00907C9B" w:rsidRDefault="00F4564C" w:rsidP="00D068D5">
            <w:pPr>
              <w:spacing w:line="226" w:lineRule="exact"/>
              <w:ind w:left="102"/>
              <w:rPr>
                <w:sz w:val="20"/>
                <w:szCs w:val="20"/>
              </w:rPr>
            </w:pPr>
            <w:proofErr w:type="gramStart"/>
            <w:r>
              <w:rPr>
                <w:sz w:val="20"/>
                <w:szCs w:val="20"/>
              </w:rPr>
              <w:t>….</w:t>
            </w:r>
            <w:proofErr w:type="spellStart"/>
            <w:proofErr w:type="gramEnd"/>
            <w:r w:rsidRPr="0039403A">
              <w:rPr>
                <w:sz w:val="20"/>
                <w:szCs w:val="20"/>
              </w:rPr>
              <w:t>authorOtherRoleCodeOID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263B9D7" w14:textId="77777777" w:rsidR="00F4564C" w:rsidRDefault="00F4564C" w:rsidP="00D068D5">
            <w:pPr>
              <w:spacing w:line="226" w:lineRule="exact"/>
              <w:ind w:left="102"/>
              <w:rPr>
                <w:spacing w:val="-1"/>
                <w:sz w:val="20"/>
                <w:szCs w:val="20"/>
              </w:rPr>
            </w:pPr>
            <w:r>
              <w:rPr>
                <w:spacing w:val="-1"/>
                <w:sz w:val="20"/>
                <w:szCs w:val="20"/>
              </w:rPr>
              <w:t>string</w:t>
            </w:r>
          </w:p>
          <w:p w14:paraId="56DD3D94" w14:textId="77777777" w:rsidR="00F4564C"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9033C1" w14:textId="77777777" w:rsidR="00F4564C" w:rsidRDefault="00F4564C" w:rsidP="00D068D5">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371E368D" w14:textId="168B49BE"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r w:rsidR="00C1321C">
              <w:rPr>
                <w:spacing w:val="-1"/>
                <w:sz w:val="20"/>
                <w:szCs w:val="20"/>
              </w:rPr>
              <w:t>.</w:t>
            </w:r>
            <w:proofErr w:type="gramEnd"/>
            <w:r>
              <w:rPr>
                <w:spacing w:val="-1"/>
                <w:sz w:val="20"/>
                <w:szCs w:val="20"/>
              </w:rPr>
              <w:t>1</w:t>
            </w:r>
          </w:p>
        </w:tc>
      </w:tr>
      <w:tr w:rsidR="00F4564C" w:rsidRPr="00844AD6" w14:paraId="69BD4EE7" w14:textId="77777777" w:rsidTr="00D068D5">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5D3D7A9B" w14:textId="77777777" w:rsidR="00F4564C" w:rsidRPr="002B5310" w:rsidRDefault="00F4564C" w:rsidP="00D068D5">
            <w:pPr>
              <w:spacing w:line="226" w:lineRule="exact"/>
              <w:ind w:left="102"/>
              <w:rPr>
                <w:spacing w:val="-1"/>
                <w:sz w:val="20"/>
                <w:szCs w:val="20"/>
              </w:rPr>
            </w:pPr>
            <w:proofErr w:type="gramStart"/>
            <w:r>
              <w:rPr>
                <w:sz w:val="20"/>
                <w:szCs w:val="20"/>
              </w:rPr>
              <w:t>…</w:t>
            </w:r>
            <w:proofErr w:type="spellStart"/>
            <w:r w:rsidRPr="002B5310">
              <w:rPr>
                <w:spacing w:val="-1"/>
                <w:sz w:val="20"/>
                <w:szCs w:val="20"/>
              </w:rPr>
              <w:t>authorName</w:t>
            </w:r>
            <w:proofErr w:type="spellEnd"/>
            <w:proofErr w:type="gramEnd"/>
          </w:p>
          <w:p w14:paraId="1A957BF4" w14:textId="77777777" w:rsidR="00F4564C" w:rsidRPr="002B5310" w:rsidRDefault="00F4564C" w:rsidP="00D068D5">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3C10BD7" w14:textId="77777777" w:rsidR="00F4564C" w:rsidRPr="002B5310" w:rsidRDefault="00F4564C" w:rsidP="00D068D5">
            <w:pPr>
              <w:spacing w:line="226" w:lineRule="exact"/>
              <w:ind w:left="102"/>
              <w:rPr>
                <w:spacing w:val="-1"/>
                <w:sz w:val="20"/>
                <w:szCs w:val="20"/>
              </w:rPr>
            </w:pPr>
            <w:r w:rsidRPr="002B5310">
              <w:rPr>
                <w:spacing w:val="-1"/>
                <w:sz w:val="20"/>
                <w:szCs w:val="20"/>
              </w:rPr>
              <w:t>string</w:t>
            </w:r>
          </w:p>
          <w:p w14:paraId="4FF02CE4" w14:textId="77777777" w:rsidR="00F4564C" w:rsidRPr="002B5310"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F71559" w14:textId="77777777" w:rsidR="00F4564C" w:rsidRPr="002B5310" w:rsidRDefault="00F4564C" w:rsidP="00D068D5">
            <w:pPr>
              <w:spacing w:line="226" w:lineRule="exact"/>
              <w:ind w:left="102"/>
              <w:rPr>
                <w:spacing w:val="-1"/>
                <w:sz w:val="20"/>
                <w:szCs w:val="20"/>
              </w:rPr>
            </w:pPr>
            <w:r w:rsidRPr="002B5310">
              <w:rPr>
                <w:spacing w:val="-1"/>
                <w:sz w:val="20"/>
                <w:szCs w:val="20"/>
              </w:rPr>
              <w:t>Författarens namn</w:t>
            </w:r>
          </w:p>
          <w:p w14:paraId="60FACE19" w14:textId="77777777" w:rsidR="00F4564C" w:rsidRPr="002B5310"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C17BF6" w14:textId="77777777" w:rsidR="00F4564C" w:rsidRPr="002B5310" w:rsidRDefault="00F4564C" w:rsidP="00D068D5">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F4564C" w:rsidRPr="00844AD6" w14:paraId="68079AA9" w14:textId="77777777" w:rsidTr="00D068D5">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E88D926" w14:textId="77777777" w:rsidR="00F4564C" w:rsidRPr="00844AD6" w:rsidRDefault="00F4564C" w:rsidP="00D068D5">
            <w:pPr>
              <w:spacing w:line="226" w:lineRule="exact"/>
              <w:ind w:left="102"/>
              <w:rPr>
                <w:sz w:val="20"/>
                <w:szCs w:val="20"/>
              </w:rPr>
            </w:pPr>
            <w:proofErr w:type="gramStart"/>
            <w:r>
              <w:rPr>
                <w:sz w:val="20"/>
                <w:szCs w:val="20"/>
              </w:rPr>
              <w:t>…</w:t>
            </w:r>
            <w:proofErr w:type="spellStart"/>
            <w:r>
              <w:rPr>
                <w:sz w:val="20"/>
                <w:szCs w:val="20"/>
              </w:rPr>
              <w:t>a</w:t>
            </w:r>
            <w:r w:rsidRPr="00844AD6">
              <w:rPr>
                <w:sz w:val="20"/>
                <w:szCs w:val="20"/>
              </w:rPr>
              <w:t>uthorOrgUnitTelecom</w:t>
            </w:r>
            <w:proofErr w:type="spellEnd"/>
            <w:proofErr w:type="gramEnd"/>
          </w:p>
          <w:p w14:paraId="02FF497F" w14:textId="77777777" w:rsidR="00F4564C" w:rsidRPr="00844AD6" w:rsidRDefault="00F4564C" w:rsidP="00D068D5">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6B33394" w14:textId="77777777" w:rsidR="00F4564C" w:rsidRPr="00844AD6" w:rsidRDefault="00F4564C" w:rsidP="00D068D5">
            <w:pPr>
              <w:spacing w:line="226" w:lineRule="exact"/>
              <w:ind w:left="102"/>
              <w:rPr>
                <w:sz w:val="20"/>
                <w:szCs w:val="20"/>
              </w:rPr>
            </w:pPr>
            <w:r w:rsidRPr="00844AD6">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CE6F36" w14:textId="77777777" w:rsidR="00F4564C" w:rsidRPr="00844AD6" w:rsidRDefault="00F4564C" w:rsidP="00D068D5">
            <w:pPr>
              <w:spacing w:line="226" w:lineRule="exact"/>
              <w:ind w:left="102"/>
              <w:rPr>
                <w:sz w:val="20"/>
                <w:szCs w:val="20"/>
              </w:rPr>
            </w:pPr>
            <w:r w:rsidRPr="00844AD6">
              <w:rPr>
                <w:sz w:val="20"/>
                <w:szCs w:val="20"/>
              </w:rPr>
              <w:t>Text som anger det telefonnummer som används för att nå den aktuella enheten</w:t>
            </w:r>
          </w:p>
          <w:p w14:paraId="518D4F2C" w14:textId="77777777" w:rsidR="00F4564C" w:rsidRPr="00844AD6" w:rsidRDefault="00F4564C" w:rsidP="00D068D5">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231BD5" w14:textId="77777777" w:rsidR="00F4564C" w:rsidRPr="00844AD6" w:rsidRDefault="00F4564C" w:rsidP="00D068D5">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1EEF93D8" w14:textId="77777777" w:rsidR="00F4564C" w:rsidRPr="00844AD6" w:rsidRDefault="00F4564C" w:rsidP="00D068D5">
            <w:pPr>
              <w:spacing w:line="226" w:lineRule="exact"/>
              <w:ind w:left="102"/>
              <w:rPr>
                <w:sz w:val="20"/>
                <w:szCs w:val="20"/>
              </w:rPr>
            </w:pPr>
          </w:p>
        </w:tc>
      </w:tr>
      <w:tr w:rsidR="00F4564C" w:rsidRPr="00844AD6" w14:paraId="5637F5CB" w14:textId="77777777" w:rsidTr="00D068D5">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06C53365" w14:textId="77777777" w:rsidR="00F4564C" w:rsidRPr="00844AD6" w:rsidRDefault="00F4564C" w:rsidP="00D068D5">
            <w:pPr>
              <w:spacing w:line="226" w:lineRule="exact"/>
              <w:ind w:left="102"/>
              <w:rPr>
                <w:sz w:val="20"/>
                <w:szCs w:val="20"/>
              </w:rPr>
            </w:pPr>
            <w:proofErr w:type="gramStart"/>
            <w:r>
              <w:rPr>
                <w:sz w:val="20"/>
                <w:szCs w:val="20"/>
              </w:rPr>
              <w:t>…</w:t>
            </w:r>
            <w:proofErr w:type="spellStart"/>
            <w:r>
              <w:rPr>
                <w:sz w:val="20"/>
                <w:szCs w:val="20"/>
              </w:rPr>
              <w:t>a</w:t>
            </w:r>
            <w:r w:rsidRPr="00844AD6">
              <w:rPr>
                <w:sz w:val="20"/>
                <w:szCs w:val="20"/>
              </w:rPr>
              <w:t>uthorOrgUnitEmail</w:t>
            </w:r>
            <w:proofErr w:type="spellEnd"/>
            <w:proofErr w:type="gramEnd"/>
          </w:p>
          <w:p w14:paraId="56514FAE" w14:textId="77777777" w:rsidR="00F4564C" w:rsidRPr="00844AD6" w:rsidRDefault="00F4564C" w:rsidP="00D068D5">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86AA393" w14:textId="77777777" w:rsidR="00F4564C" w:rsidRPr="00844AD6" w:rsidRDefault="00F4564C" w:rsidP="00D068D5">
            <w:pPr>
              <w:spacing w:line="226" w:lineRule="exact"/>
              <w:ind w:left="102"/>
              <w:rPr>
                <w:sz w:val="20"/>
                <w:szCs w:val="20"/>
              </w:rPr>
            </w:pPr>
            <w:r w:rsidRPr="00844AD6">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11FE50" w14:textId="77777777" w:rsidR="00F4564C" w:rsidRPr="00844AD6" w:rsidRDefault="00F4564C" w:rsidP="00D068D5">
            <w:pPr>
              <w:spacing w:line="226" w:lineRule="exact"/>
              <w:ind w:left="102"/>
              <w:rPr>
                <w:sz w:val="20"/>
                <w:szCs w:val="20"/>
              </w:rPr>
            </w:pPr>
            <w:r w:rsidRPr="00844AD6">
              <w:rPr>
                <w:sz w:val="20"/>
                <w:szCs w:val="20"/>
              </w:rPr>
              <w:t>Text som anger den e-postadress som används för att nå den aktuella enheten</w:t>
            </w:r>
          </w:p>
          <w:p w14:paraId="135640F2" w14:textId="77777777" w:rsidR="00F4564C" w:rsidRPr="00844AD6" w:rsidRDefault="00F4564C" w:rsidP="00D068D5">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F063D62" w14:textId="77777777" w:rsidR="00F4564C" w:rsidRPr="00844AD6" w:rsidRDefault="00F4564C" w:rsidP="00D068D5">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D6DBEA7" w14:textId="77777777" w:rsidR="00F4564C" w:rsidRPr="00844AD6" w:rsidRDefault="00F4564C" w:rsidP="00D068D5">
            <w:pPr>
              <w:spacing w:line="226" w:lineRule="exact"/>
              <w:ind w:left="102"/>
              <w:rPr>
                <w:sz w:val="20"/>
                <w:szCs w:val="20"/>
              </w:rPr>
            </w:pPr>
          </w:p>
        </w:tc>
      </w:tr>
      <w:tr w:rsidR="00F4564C" w:rsidRPr="00907C9B" w14:paraId="1C3D2446" w14:textId="77777777" w:rsidTr="00D068D5">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BDD4084" w14:textId="326E4256" w:rsidR="00F4564C" w:rsidRPr="00907C9B" w:rsidRDefault="00F4564C" w:rsidP="00D068D5">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authorOrgUnitHSA</w:t>
            </w:r>
            <w:r w:rsidR="00D068D5">
              <w:rPr>
                <w:spacing w:val="-1"/>
                <w:sz w:val="20"/>
                <w:szCs w:val="20"/>
              </w:rPr>
              <w:t>I</w:t>
            </w:r>
            <w:r w:rsidRPr="008C68A3">
              <w:rPr>
                <w:spacing w:val="-1"/>
                <w:sz w:val="20"/>
                <w:szCs w:val="20"/>
              </w:rPr>
              <w:t>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200E4A4" w14:textId="77777777" w:rsidR="00F4564C" w:rsidRPr="00907C9B" w:rsidRDefault="00F4564C" w:rsidP="00D068D5">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7503580" w14:textId="77777777" w:rsidR="00F4564C" w:rsidRPr="00907C9B" w:rsidRDefault="00F4564C" w:rsidP="00D068D5">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B216C1C"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303676DD" w14:textId="77777777" w:rsidTr="00D068D5">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0A54A73" w14:textId="77777777" w:rsidR="00F4564C" w:rsidRPr="008C68A3" w:rsidRDefault="00F4564C" w:rsidP="00D068D5">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10260063" w14:textId="77777777" w:rsidR="00F4564C" w:rsidRPr="00907C9B" w:rsidRDefault="00F4564C" w:rsidP="00D068D5">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E98AF1" w14:textId="77777777" w:rsidR="00F4564C" w:rsidRPr="00907C9B"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840323" w14:textId="77777777" w:rsidR="00F4564C" w:rsidRPr="00907C9B" w:rsidRDefault="00F4564C" w:rsidP="00D068D5">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1792969"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076C8073" w14:textId="77777777" w:rsidTr="00D068D5">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347ACE55" w14:textId="77777777" w:rsidR="00F4564C" w:rsidRPr="00907C9B" w:rsidRDefault="00F4564C" w:rsidP="00D068D5">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64A68BF" w14:textId="77777777" w:rsidR="00F4564C" w:rsidRPr="00907C9B"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A1475F" w14:textId="77777777" w:rsidR="00F4564C" w:rsidRPr="00907C9B" w:rsidRDefault="00F4564C" w:rsidP="00D068D5">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93BD522"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1DF1A83B" w14:textId="77777777" w:rsidTr="00D068D5">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888826F" w14:textId="77777777" w:rsidR="00F4564C" w:rsidRPr="00907C9B" w:rsidRDefault="00F4564C" w:rsidP="00D068D5">
            <w:pPr>
              <w:spacing w:line="229" w:lineRule="exact"/>
              <w:ind w:left="102"/>
              <w:rPr>
                <w:sz w:val="20"/>
                <w:szCs w:val="20"/>
              </w:rPr>
            </w:pPr>
            <w:proofErr w:type="gramStart"/>
            <w:r>
              <w:rPr>
                <w:sz w:val="20"/>
                <w:szCs w:val="20"/>
              </w:rPr>
              <w:t>…</w:t>
            </w:r>
            <w:proofErr w:type="spellStart"/>
            <w:r>
              <w:rPr>
                <w:sz w:val="20"/>
                <w:szCs w:val="20"/>
              </w:rPr>
              <w:t>authorO</w:t>
            </w:r>
            <w:r w:rsidRPr="00F1479E">
              <w:rPr>
                <w:sz w:val="20"/>
                <w:szCs w:val="20"/>
              </w:rPr>
              <w:t>rgUnitLocation</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5800C12D" w14:textId="77777777" w:rsidR="00F4564C" w:rsidRDefault="00F4564C" w:rsidP="00D068D5">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FFC7EC" w14:textId="77777777" w:rsidR="00F4564C" w:rsidRPr="006B1876" w:rsidRDefault="00F4564C" w:rsidP="00D068D5">
            <w:pPr>
              <w:spacing w:line="229" w:lineRule="exact"/>
              <w:ind w:left="102"/>
              <w:rPr>
                <w:sz w:val="20"/>
                <w:szCs w:val="20"/>
              </w:rPr>
            </w:pPr>
            <w:r w:rsidRPr="00F1479E">
              <w:rPr>
                <w:sz w:val="20"/>
                <w:szCs w:val="20"/>
              </w:rPr>
              <w:t>Text som anger namnet på plats eller ort för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2A563C8"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41682C33" w14:textId="77777777" w:rsidTr="00D068D5">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ACF983B"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Pr>
                <w:spacing w:val="-1"/>
                <w:sz w:val="20"/>
                <w:szCs w:val="20"/>
              </w:rPr>
              <w:t>careUnitHSAId</w:t>
            </w:r>
            <w:proofErr w:type="spellEnd"/>
            <w:proofErr w:type="gramEnd"/>
          </w:p>
          <w:p w14:paraId="690FF423"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15C15A" w14:textId="7E1416BD" w:rsidR="00F4564C" w:rsidRDefault="00D068D5" w:rsidP="00D068D5">
            <w:pPr>
              <w:spacing w:line="229" w:lineRule="exact"/>
              <w:ind w:left="102"/>
              <w:rPr>
                <w:rFonts w:ascii="Arial" w:hAnsi="Arial" w:cs="Arial"/>
                <w:sz w:val="20"/>
                <w:szCs w:val="20"/>
              </w:rPr>
            </w:pPr>
            <w:proofErr w:type="spellStart"/>
            <w:r>
              <w:rPr>
                <w:spacing w:val="-1"/>
                <w:sz w:val="20"/>
                <w:szCs w:val="20"/>
              </w:rPr>
              <w:t>HSAI</w:t>
            </w:r>
            <w:r w:rsidR="00F4564C">
              <w:rPr>
                <w:spacing w:val="-1"/>
                <w:sz w:val="20"/>
                <w:szCs w:val="20"/>
              </w:rPr>
              <w:t>dType</w:t>
            </w:r>
            <w:proofErr w:type="spellEnd"/>
          </w:p>
          <w:p w14:paraId="71A75CFA" w14:textId="77777777" w:rsidR="00F4564C" w:rsidRPr="00907C9B" w:rsidRDefault="00F4564C" w:rsidP="00D068D5">
            <w:pPr>
              <w:spacing w:line="226" w:lineRule="exact"/>
              <w:ind w:left="102"/>
              <w:rPr>
                <w:spacing w:val="-1"/>
                <w:sz w:val="20"/>
                <w:szCs w:val="20"/>
              </w:rPr>
            </w:pPr>
          </w:p>
          <w:p w14:paraId="3CA6E75E" w14:textId="77777777" w:rsidR="00F4564C" w:rsidRPr="00907C9B"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6E76C" w14:textId="77777777" w:rsidR="00F4564C" w:rsidRPr="006B1876" w:rsidRDefault="00F4564C" w:rsidP="00D068D5">
            <w:pPr>
              <w:spacing w:line="229" w:lineRule="exact"/>
              <w:ind w:left="102"/>
              <w:rPr>
                <w:sz w:val="20"/>
                <w:szCs w:val="20"/>
              </w:rPr>
            </w:pPr>
            <w:r w:rsidRPr="00137349">
              <w:rPr>
                <w:sz w:val="20"/>
                <w:szCs w:val="20"/>
              </w:rPr>
              <w:t xml:space="preserve">HSA-id för informationsägande PDL-enhet. </w:t>
            </w:r>
          </w:p>
          <w:p w14:paraId="25E9181E"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4EF05D" w14:textId="77777777" w:rsidR="00F4564C" w:rsidRPr="00907C9B" w:rsidRDefault="00F4564C" w:rsidP="00D068D5">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1DFE7AF0" w14:textId="77777777" w:rsidTr="00D068D5">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547489A7" w14:textId="32A090F3" w:rsidR="00F4564C" w:rsidRPr="00907C9B" w:rsidRDefault="00F4564C" w:rsidP="00D068D5">
            <w:pPr>
              <w:spacing w:line="229" w:lineRule="exact"/>
              <w:ind w:left="102"/>
              <w:rPr>
                <w:sz w:val="20"/>
                <w:szCs w:val="20"/>
              </w:rPr>
            </w:pPr>
            <w:proofErr w:type="gramStart"/>
            <w:r>
              <w:rPr>
                <w:sz w:val="20"/>
                <w:szCs w:val="20"/>
              </w:rPr>
              <w:t>...</w:t>
            </w:r>
            <w:proofErr w:type="spellStart"/>
            <w:r w:rsidRPr="00907C9B">
              <w:rPr>
                <w:spacing w:val="-1"/>
                <w:sz w:val="20"/>
                <w:szCs w:val="20"/>
              </w:rPr>
              <w:t>care</w:t>
            </w:r>
            <w:r w:rsidR="00D068D5">
              <w:rPr>
                <w:spacing w:val="-1"/>
                <w:sz w:val="20"/>
                <w:szCs w:val="20"/>
              </w:rPr>
              <w:t>GiverHSAI</w:t>
            </w:r>
            <w:r>
              <w:rPr>
                <w:spacing w:val="-1"/>
                <w:sz w:val="20"/>
                <w:szCs w:val="20"/>
              </w:rPr>
              <w:t>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5D19F71" w14:textId="77777777" w:rsidR="00F4564C" w:rsidRPr="00907C9B" w:rsidRDefault="00F4564C" w:rsidP="00D068D5">
            <w:pPr>
              <w:spacing w:line="226" w:lineRule="exact"/>
              <w:ind w:left="102"/>
              <w:rPr>
                <w:spacing w:val="-1"/>
                <w:sz w:val="20"/>
                <w:szCs w:val="20"/>
              </w:rPr>
            </w:pPr>
            <w:proofErr w:type="spellStart"/>
            <w:r>
              <w:rPr>
                <w:spacing w:val="-1"/>
                <w:sz w:val="20"/>
                <w:szCs w:val="20"/>
              </w:rPr>
              <w:t>HSAIdType</w:t>
            </w:r>
            <w:proofErr w:type="spellEnd"/>
          </w:p>
          <w:p w14:paraId="25DE6860" w14:textId="77777777" w:rsidR="00F4564C" w:rsidRPr="00907C9B"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056F8CC" w14:textId="77777777" w:rsidR="00F4564C" w:rsidRPr="00907C9B" w:rsidRDefault="00F4564C" w:rsidP="00D068D5">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0393A6B8" w14:textId="77777777" w:rsidR="00F4564C" w:rsidRPr="00907C9B" w:rsidRDefault="00F4564C" w:rsidP="00D068D5">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6F96F1" w14:textId="77777777" w:rsidR="00F4564C" w:rsidRPr="00907C9B" w:rsidRDefault="00F4564C" w:rsidP="00D068D5">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1A014A72" w14:textId="77777777" w:rsidTr="00D068D5">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6BF056E" w14:textId="77777777" w:rsidR="00F4564C" w:rsidRPr="00907C9B" w:rsidRDefault="00F4564C" w:rsidP="00D068D5">
            <w:pPr>
              <w:spacing w:line="226" w:lineRule="exact"/>
              <w:ind w:left="102"/>
              <w:rPr>
                <w:spacing w:val="-1"/>
                <w:sz w:val="20"/>
                <w:szCs w:val="20"/>
                <w:lang w:val="en-US"/>
              </w:rPr>
            </w:pPr>
            <w:r w:rsidRPr="00907C9B">
              <w:rPr>
                <w:sz w:val="20"/>
                <w:szCs w:val="20"/>
                <w:lang w:val="en-US"/>
              </w:rPr>
              <w:lastRenderedPageBreak/>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940284D" w14:textId="77777777" w:rsidR="00F4564C" w:rsidRPr="00907C9B" w:rsidRDefault="00F4564C" w:rsidP="00D068D5">
            <w:pPr>
              <w:spacing w:line="229" w:lineRule="exact"/>
              <w:ind w:left="102"/>
              <w:rPr>
                <w:sz w:val="20"/>
                <w:szCs w:val="20"/>
                <w:highlight w:val="yellow"/>
                <w:lang w:val="en-US"/>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D56D58F" w14:textId="77777777" w:rsidR="00F4564C" w:rsidRPr="003C17D1" w:rsidRDefault="00F4564C" w:rsidP="00D068D5">
            <w:pPr>
              <w:spacing w:line="229" w:lineRule="exact"/>
              <w:ind w:left="102"/>
              <w:rPr>
                <w:sz w:val="20"/>
                <w:szCs w:val="20"/>
              </w:rPr>
            </w:pPr>
            <w:r w:rsidRPr="003C17D1">
              <w:rPr>
                <w:sz w:val="20"/>
                <w:szCs w:val="20"/>
              </w:rPr>
              <w:t>Information om vem som signerat informationen i dokumentet.</w:t>
            </w:r>
          </w:p>
          <w:p w14:paraId="274BA2A5" w14:textId="77777777" w:rsidR="00F4564C" w:rsidRPr="00D90BD2" w:rsidRDefault="00F4564C" w:rsidP="00D068D5">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BAB69A9" w14:textId="77777777" w:rsidR="00F4564C" w:rsidRPr="00907C9B" w:rsidRDefault="00F4564C" w:rsidP="00D068D5">
            <w:pPr>
              <w:spacing w:line="229" w:lineRule="exact"/>
              <w:ind w:left="102"/>
              <w:rPr>
                <w:sz w:val="20"/>
                <w:szCs w:val="20"/>
                <w:lang w:val="en-US"/>
              </w:rPr>
            </w:pPr>
            <w:r w:rsidRPr="00907C9B">
              <w:rPr>
                <w:sz w:val="20"/>
                <w:szCs w:val="20"/>
                <w:lang w:val="en-US"/>
              </w:rPr>
              <w:t>0..1</w:t>
            </w:r>
          </w:p>
        </w:tc>
      </w:tr>
      <w:tr w:rsidR="00F4564C" w:rsidRPr="00907C9B" w14:paraId="5B60C12F" w14:textId="77777777" w:rsidTr="00D068D5">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E91A6EB" w14:textId="77777777" w:rsidR="00F4564C" w:rsidRPr="00907C9B" w:rsidRDefault="00F4564C" w:rsidP="00D068D5">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74BD655A" w14:textId="77777777" w:rsidR="00F4564C" w:rsidRPr="00835228"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E621B0" w14:textId="77777777" w:rsidR="00F4564C" w:rsidRDefault="00F4564C" w:rsidP="00D068D5">
            <w:pPr>
              <w:spacing w:line="229" w:lineRule="exact"/>
              <w:ind w:left="102"/>
              <w:rPr>
                <w:rFonts w:ascii="Arial" w:hAnsi="Arial" w:cs="Arial"/>
                <w:color w:val="FF0000"/>
                <w:sz w:val="20"/>
                <w:szCs w:val="20"/>
              </w:rPr>
            </w:pPr>
            <w:proofErr w:type="spellStart"/>
            <w:r>
              <w:rPr>
                <w:sz w:val="20"/>
                <w:szCs w:val="20"/>
              </w:rPr>
              <w:t>TimeStampType</w:t>
            </w:r>
            <w:proofErr w:type="spellEnd"/>
          </w:p>
          <w:p w14:paraId="37A7174F" w14:textId="77777777" w:rsidR="00F4564C"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035F849" w14:textId="77777777" w:rsidR="00F4564C" w:rsidRPr="00907C9B" w:rsidRDefault="00F4564C" w:rsidP="00D068D5">
            <w:pPr>
              <w:spacing w:line="229" w:lineRule="exact"/>
              <w:ind w:left="102"/>
              <w:rPr>
                <w:sz w:val="20"/>
                <w:szCs w:val="20"/>
              </w:rPr>
            </w:pPr>
            <w:r w:rsidRPr="00907C9B">
              <w:rPr>
                <w:sz w:val="20"/>
                <w:szCs w:val="20"/>
              </w:rPr>
              <w:t>Tidpunkt för signering</w:t>
            </w:r>
            <w:r>
              <w:rPr>
                <w:sz w:val="20"/>
                <w:szCs w:val="20"/>
              </w:rPr>
              <w:t xml:space="preserve"> av svaret</w:t>
            </w:r>
          </w:p>
          <w:p w14:paraId="5182C00A"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00E3054" w14:textId="77777777" w:rsidR="00F4564C" w:rsidRPr="00907C9B" w:rsidRDefault="00F4564C" w:rsidP="00D068D5">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0525A9DD" w14:textId="77777777" w:rsidTr="00D068D5">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E00A88" w14:textId="77777777" w:rsidR="00F4564C" w:rsidRPr="00907C9B" w:rsidRDefault="00F4564C" w:rsidP="00D068D5">
            <w:pPr>
              <w:spacing w:line="229" w:lineRule="exact"/>
              <w:ind w:left="102"/>
              <w:rPr>
                <w:sz w:val="20"/>
                <w:szCs w:val="20"/>
              </w:rPr>
            </w:pPr>
            <w:proofErr w:type="gramStart"/>
            <w:r>
              <w:rPr>
                <w:sz w:val="20"/>
                <w:szCs w:val="20"/>
              </w:rPr>
              <w:t>...</w:t>
            </w:r>
            <w:proofErr w:type="spellStart"/>
            <w:r w:rsidRPr="0035083B">
              <w:rPr>
                <w:sz w:val="20"/>
                <w:szCs w:val="20"/>
              </w:rPr>
              <w:t>legalAuthenticatorHSA</w:t>
            </w:r>
            <w:r>
              <w:rPr>
                <w:sz w:val="20"/>
                <w:szCs w:val="20"/>
              </w:rPr>
              <w:t>I</w:t>
            </w:r>
            <w:r w:rsidRPr="0035083B">
              <w:rPr>
                <w:sz w:val="20"/>
                <w:szCs w:val="20"/>
              </w:rPr>
              <w:t>d</w:t>
            </w:r>
            <w:proofErr w:type="spellEnd"/>
            <w:proofErr w:type="gramEnd"/>
          </w:p>
          <w:p w14:paraId="1300D0CF" w14:textId="77777777" w:rsidR="00F4564C" w:rsidRPr="00835228"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1576107" w14:textId="77777777" w:rsidR="00F4564C" w:rsidRPr="00907C9B" w:rsidRDefault="00F4564C" w:rsidP="00D068D5">
            <w:pPr>
              <w:spacing w:line="229" w:lineRule="exact"/>
              <w:ind w:left="102"/>
              <w:rPr>
                <w:sz w:val="20"/>
                <w:szCs w:val="20"/>
              </w:rPr>
            </w:pPr>
            <w:proofErr w:type="spellStart"/>
            <w:r>
              <w:rPr>
                <w:sz w:val="20"/>
                <w:szCs w:val="20"/>
              </w:rPr>
              <w:t>HSAId</w:t>
            </w:r>
            <w:r w:rsidRPr="0035083B">
              <w:rPr>
                <w:sz w:val="20"/>
                <w:szCs w:val="20"/>
              </w:rPr>
              <w:t>Type</w:t>
            </w:r>
            <w:proofErr w:type="spellEnd"/>
          </w:p>
          <w:p w14:paraId="30321C7D" w14:textId="77777777" w:rsidR="00F4564C"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7BC42D" w14:textId="77777777" w:rsidR="00F4564C" w:rsidRPr="00907C9B" w:rsidRDefault="00F4564C" w:rsidP="00D068D5">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021A0E0" w14:textId="77777777" w:rsidR="00F4564C" w:rsidRPr="00907C9B" w:rsidRDefault="00F4564C" w:rsidP="00D068D5">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F4564C" w:rsidRPr="00907C9B" w14:paraId="53AD9D24" w14:textId="77777777" w:rsidTr="00D068D5">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10F239C3" w14:textId="77777777" w:rsidR="00F4564C" w:rsidRPr="00E74D83" w:rsidRDefault="00F4564C" w:rsidP="00D068D5">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379EA357" w14:textId="77777777" w:rsidR="00F4564C" w:rsidRPr="00835228"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ED0E9B" w14:textId="77777777" w:rsidR="00F4564C" w:rsidRDefault="00F4564C" w:rsidP="00D068D5">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30562D85" w14:textId="77777777" w:rsidR="00F4564C"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51D1FA7" w14:textId="77777777" w:rsidR="00F4564C" w:rsidRPr="0083546F" w:rsidRDefault="00F4564C" w:rsidP="00D068D5">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79544FC9"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85D79E"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5F8C2DD6" w14:textId="77777777" w:rsidTr="00D068D5">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467258A0" w14:textId="77777777" w:rsidR="00F4564C" w:rsidRPr="00907C9B" w:rsidRDefault="00F4564C" w:rsidP="00D068D5">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BBED734" w14:textId="77777777" w:rsidR="00F4564C" w:rsidRPr="00907C9B" w:rsidRDefault="00F4564C" w:rsidP="00D068D5">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352C101" w14:textId="77777777" w:rsidR="00F4564C" w:rsidRPr="00907C9B" w:rsidRDefault="00F4564C" w:rsidP="00D068D5">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8C31869" w14:textId="77777777" w:rsidR="00F4564C" w:rsidRPr="00907C9B" w:rsidRDefault="00F4564C" w:rsidP="00D068D5">
            <w:pPr>
              <w:spacing w:line="226" w:lineRule="exact"/>
              <w:ind w:left="102"/>
              <w:rPr>
                <w:spacing w:val="-1"/>
                <w:sz w:val="20"/>
                <w:szCs w:val="20"/>
              </w:rPr>
            </w:pPr>
            <w:r w:rsidRPr="00907C9B">
              <w:rPr>
                <w:spacing w:val="-1"/>
                <w:sz w:val="20"/>
                <w:szCs w:val="20"/>
                <w:lang w:val="en-US"/>
              </w:rPr>
              <w:t>0..1</w:t>
            </w:r>
          </w:p>
        </w:tc>
      </w:tr>
      <w:tr w:rsidR="00F4564C" w:rsidRPr="00907C9B" w14:paraId="056F1871" w14:textId="77777777" w:rsidTr="00D068D5">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1FC765B4" w14:textId="77777777" w:rsidR="00F4564C" w:rsidRPr="00835228"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F9560A4" w14:textId="77777777" w:rsidR="00F4564C"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0A93A89"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7377422" w14:textId="77777777" w:rsidR="00F4564C" w:rsidRPr="00907C9B" w:rsidRDefault="00F4564C" w:rsidP="00D068D5">
            <w:pPr>
              <w:spacing w:line="226" w:lineRule="exact"/>
              <w:ind w:left="102"/>
              <w:rPr>
                <w:spacing w:val="-1"/>
                <w:sz w:val="20"/>
                <w:szCs w:val="20"/>
              </w:rPr>
            </w:pPr>
          </w:p>
        </w:tc>
      </w:tr>
      <w:tr w:rsidR="00F4564C" w:rsidRPr="00907C9B" w14:paraId="759787A9" w14:textId="77777777" w:rsidTr="00D068D5">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12096399" w14:textId="77777777" w:rsidR="00F4564C" w:rsidRPr="00835228" w:rsidRDefault="00F4564C" w:rsidP="00D068D5">
            <w:pPr>
              <w:spacing w:line="229" w:lineRule="exact"/>
              <w:ind w:left="102"/>
              <w:rPr>
                <w:sz w:val="20"/>
                <w:szCs w:val="20"/>
              </w:rPr>
            </w:pPr>
            <w:r w:rsidRPr="00835228">
              <w:rPr>
                <w:sz w:val="20"/>
                <w:szCs w:val="20"/>
              </w:rPr>
              <w:t>.</w:t>
            </w:r>
            <w:proofErr w:type="spellStart"/>
            <w:r w:rsidRPr="001A25F9">
              <w:rPr>
                <w:sz w:val="20"/>
                <w:szCs w:val="20"/>
              </w:rPr>
              <w:t>laboratoryOutcomeBody</w:t>
            </w:r>
            <w:proofErr w:type="spellEnd"/>
          </w:p>
          <w:p w14:paraId="0D3E8F12"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40358A4" w14:textId="77777777" w:rsidR="00F4564C" w:rsidRPr="00907C9B" w:rsidRDefault="00F4564C" w:rsidP="00D068D5">
            <w:pPr>
              <w:spacing w:line="226" w:lineRule="exact"/>
              <w:ind w:left="102"/>
              <w:rPr>
                <w:sz w:val="20"/>
                <w:szCs w:val="20"/>
              </w:rPr>
            </w:pPr>
            <w:proofErr w:type="spellStart"/>
            <w:r w:rsidRPr="001A25F9">
              <w:rPr>
                <w:sz w:val="20"/>
                <w:szCs w:val="20"/>
              </w:rPr>
              <w:t>LaboratoryOutcomeBodyType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F6C60C5"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BC9538F" w14:textId="77777777" w:rsidR="00F4564C" w:rsidRPr="00907C9B" w:rsidRDefault="00F4564C" w:rsidP="00D068D5">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5F0FDCE8" w14:textId="77777777" w:rsidTr="00D068D5">
        <w:trPr>
          <w:trHeight w:hRule="exact" w:val="1707"/>
          <w:tblHeader/>
        </w:trPr>
        <w:tc>
          <w:tcPr>
            <w:tcW w:w="2922" w:type="dxa"/>
            <w:tcBorders>
              <w:top w:val="single" w:sz="5" w:space="0" w:color="000000"/>
              <w:left w:val="single" w:sz="5" w:space="0" w:color="000000"/>
              <w:bottom w:val="single" w:sz="5" w:space="0" w:color="000000"/>
              <w:right w:val="single" w:sz="5" w:space="0" w:color="000000"/>
            </w:tcBorders>
          </w:tcPr>
          <w:p w14:paraId="513C6231" w14:textId="77777777" w:rsidR="00F4564C" w:rsidRPr="00907C9B" w:rsidRDefault="00F4564C" w:rsidP="00D068D5">
            <w:pPr>
              <w:spacing w:line="229" w:lineRule="exact"/>
              <w:ind w:left="102"/>
              <w:rPr>
                <w:sz w:val="20"/>
                <w:szCs w:val="20"/>
              </w:rPr>
            </w:pPr>
            <w:proofErr w:type="gramStart"/>
            <w:r>
              <w:rPr>
                <w:sz w:val="20"/>
                <w:szCs w:val="20"/>
              </w:rPr>
              <w:t>..</w:t>
            </w:r>
            <w:proofErr w:type="spellStart"/>
            <w:proofErr w:type="gramEnd"/>
            <w:r>
              <w:rPr>
                <w:sz w:val="20"/>
                <w:szCs w:val="20"/>
              </w:rPr>
              <w:t>resultType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48FDF20"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6F829F" w14:textId="77777777" w:rsidR="00F4564C" w:rsidRPr="001A25F9" w:rsidRDefault="00F4564C" w:rsidP="00D068D5">
            <w:pPr>
              <w:spacing w:line="226" w:lineRule="exact"/>
              <w:ind w:left="102"/>
              <w:rPr>
                <w:spacing w:val="-1"/>
                <w:sz w:val="20"/>
                <w:szCs w:val="20"/>
              </w:rPr>
            </w:pPr>
            <w:r w:rsidRPr="001A25F9">
              <w:rPr>
                <w:spacing w:val="-1"/>
                <w:sz w:val="20"/>
                <w:szCs w:val="20"/>
              </w:rPr>
              <w:t xml:space="preserve">Text som anger vilken typ av svar som avses. </w:t>
            </w:r>
          </w:p>
          <w:p w14:paraId="46F31036" w14:textId="77777777" w:rsidR="00F4564C" w:rsidRPr="001A25F9" w:rsidRDefault="00F4564C" w:rsidP="00D068D5">
            <w:pPr>
              <w:spacing w:line="226" w:lineRule="exact"/>
              <w:ind w:left="102"/>
              <w:rPr>
                <w:spacing w:val="-1"/>
                <w:sz w:val="20"/>
                <w:szCs w:val="20"/>
              </w:rPr>
            </w:pPr>
            <w:r w:rsidRPr="001A25F9">
              <w:rPr>
                <w:spacing w:val="-1"/>
                <w:sz w:val="20"/>
                <w:szCs w:val="20"/>
              </w:rPr>
              <w:t xml:space="preserve">DEL = </w:t>
            </w:r>
            <w:proofErr w:type="spellStart"/>
            <w:r w:rsidRPr="001A25F9">
              <w:rPr>
                <w:spacing w:val="-1"/>
                <w:sz w:val="20"/>
                <w:szCs w:val="20"/>
              </w:rPr>
              <w:t>delsvar</w:t>
            </w:r>
            <w:proofErr w:type="spellEnd"/>
          </w:p>
          <w:p w14:paraId="75C1CA98" w14:textId="77777777" w:rsidR="00F4564C" w:rsidRPr="001A25F9" w:rsidRDefault="00F4564C" w:rsidP="00D068D5">
            <w:pPr>
              <w:spacing w:line="226" w:lineRule="exact"/>
              <w:ind w:left="102"/>
              <w:rPr>
                <w:spacing w:val="-1"/>
                <w:sz w:val="20"/>
                <w:szCs w:val="20"/>
              </w:rPr>
            </w:pPr>
            <w:r w:rsidRPr="001A25F9">
              <w:rPr>
                <w:spacing w:val="-1"/>
                <w:sz w:val="20"/>
                <w:szCs w:val="20"/>
              </w:rPr>
              <w:t xml:space="preserve">DEF = </w:t>
            </w:r>
            <w:proofErr w:type="spellStart"/>
            <w:r w:rsidRPr="001A25F9">
              <w:rPr>
                <w:spacing w:val="-1"/>
                <w:sz w:val="20"/>
                <w:szCs w:val="20"/>
              </w:rPr>
              <w:t>definitivtsvar</w:t>
            </w:r>
            <w:proofErr w:type="spellEnd"/>
          </w:p>
          <w:p w14:paraId="26862766" w14:textId="77777777" w:rsidR="00F4564C" w:rsidRPr="001A25F9" w:rsidRDefault="00F4564C" w:rsidP="00D068D5">
            <w:pPr>
              <w:spacing w:line="226" w:lineRule="exact"/>
              <w:ind w:left="102"/>
              <w:rPr>
                <w:spacing w:val="-1"/>
                <w:sz w:val="20"/>
                <w:szCs w:val="20"/>
              </w:rPr>
            </w:pPr>
            <w:r w:rsidRPr="001A25F9">
              <w:rPr>
                <w:spacing w:val="-1"/>
                <w:sz w:val="20"/>
                <w:szCs w:val="20"/>
              </w:rPr>
              <w:t>TILL = tilläggssvar</w:t>
            </w:r>
          </w:p>
          <w:p w14:paraId="03A24967" w14:textId="77777777" w:rsidR="00F4564C" w:rsidRPr="001A25F9" w:rsidRDefault="00F4564C" w:rsidP="00D068D5">
            <w:pPr>
              <w:spacing w:line="226" w:lineRule="exact"/>
              <w:ind w:left="102"/>
              <w:rPr>
                <w:spacing w:val="-1"/>
                <w:sz w:val="20"/>
                <w:szCs w:val="20"/>
              </w:rPr>
            </w:pPr>
            <w:r w:rsidRPr="001A25F9">
              <w:rPr>
                <w:spacing w:val="-1"/>
                <w:sz w:val="20"/>
                <w:szCs w:val="20"/>
              </w:rPr>
              <w:t>PREL = preliminärsvar</w:t>
            </w:r>
          </w:p>
          <w:p w14:paraId="03E6A3A0" w14:textId="77777777" w:rsidR="00F4564C" w:rsidRPr="00907C9B" w:rsidRDefault="00F4564C" w:rsidP="00D068D5">
            <w:pPr>
              <w:spacing w:line="226" w:lineRule="exact"/>
              <w:ind w:left="102"/>
              <w:rPr>
                <w:spacing w:val="-1"/>
                <w:sz w:val="20"/>
                <w:szCs w:val="20"/>
              </w:rPr>
            </w:pPr>
            <w:r w:rsidRPr="001A25F9">
              <w:rPr>
                <w:spacing w:val="-1"/>
                <w:sz w:val="20"/>
                <w:szCs w:val="20"/>
              </w:rPr>
              <w:t xml:space="preserve"> 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421FF53C"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334A14D7" w14:textId="77777777" w:rsidTr="00D068D5">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E9A8F83" w14:textId="77777777" w:rsidR="00F4564C" w:rsidRPr="00907C9B"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A1932">
              <w:rPr>
                <w:sz w:val="20"/>
                <w:szCs w:val="20"/>
              </w:rPr>
              <w:t>registrationTime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A808FA0" w14:textId="77777777" w:rsidR="00F4564C" w:rsidRDefault="00F4564C" w:rsidP="00D068D5">
            <w:pPr>
              <w:spacing w:line="229" w:lineRule="exact"/>
              <w:ind w:left="102"/>
              <w:rPr>
                <w:rFonts w:ascii="Arial" w:hAnsi="Arial" w:cs="Arial"/>
                <w:color w:val="FF0000"/>
                <w:sz w:val="20"/>
                <w:szCs w:val="20"/>
              </w:rPr>
            </w:pPr>
            <w:proofErr w:type="spellStart"/>
            <w:r>
              <w:rPr>
                <w:sz w:val="20"/>
                <w:szCs w:val="20"/>
              </w:rPr>
              <w:t>TimeStampType</w:t>
            </w:r>
            <w:proofErr w:type="spellEnd"/>
          </w:p>
          <w:p w14:paraId="0112AA7F" w14:textId="77777777" w:rsidR="00F4564C" w:rsidRPr="00907C9B" w:rsidRDefault="00F4564C" w:rsidP="00D068D5">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23748C" w14:textId="77777777" w:rsidR="00F4564C" w:rsidRPr="00907C9B" w:rsidRDefault="00F4564C" w:rsidP="00D068D5">
            <w:pPr>
              <w:spacing w:line="226" w:lineRule="exact"/>
              <w:ind w:left="102"/>
              <w:rPr>
                <w:spacing w:val="-1"/>
                <w:sz w:val="20"/>
                <w:szCs w:val="20"/>
              </w:rPr>
            </w:pPr>
            <w:r w:rsidRPr="00FA1932">
              <w:rPr>
                <w:spacing w:val="-1"/>
                <w:sz w:val="20"/>
                <w:szCs w:val="20"/>
              </w:rPr>
              <w:t xml:space="preserve">Tidpunkt då informationen om undersökningsresultatet lagrades i </w:t>
            </w:r>
            <w:proofErr w:type="spellStart"/>
            <w:r w:rsidRPr="00FA1932">
              <w:rPr>
                <w:spacing w:val="-1"/>
                <w:sz w:val="20"/>
                <w:szCs w:val="20"/>
              </w:rPr>
              <w:t>källsystemet</w:t>
            </w:r>
            <w:proofErr w:type="gramStart"/>
            <w:r w:rsidRPr="00FA1932">
              <w:rPr>
                <w:spacing w:val="-1"/>
                <w:sz w:val="20"/>
                <w:szCs w:val="20"/>
              </w:rPr>
              <w:t>.Det</w:t>
            </w:r>
            <w:proofErr w:type="spellEnd"/>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1F3AF15C"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746C81B8" w14:textId="77777777" w:rsidTr="00D068D5">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C0E3B58" w14:textId="77777777" w:rsidR="00F4564C" w:rsidRPr="00907C9B"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A1932">
              <w:rPr>
                <w:sz w:val="20"/>
                <w:szCs w:val="20"/>
              </w:rPr>
              <w:t>discipline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9078480"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72DAB3" w14:textId="77777777" w:rsidR="00F4564C" w:rsidRDefault="00F4564C" w:rsidP="00D068D5">
            <w:pPr>
              <w:spacing w:line="226" w:lineRule="exact"/>
              <w:ind w:left="102"/>
              <w:rPr>
                <w:spacing w:val="-1"/>
                <w:sz w:val="20"/>
                <w:szCs w:val="20"/>
              </w:rPr>
            </w:pPr>
            <w:r w:rsidRPr="00FA1932">
              <w:rPr>
                <w:spacing w:val="-1"/>
                <w:sz w:val="20"/>
                <w:szCs w:val="20"/>
              </w:rPr>
              <w:t xml:space="preserve">Text som anger vilken typ av </w:t>
            </w:r>
            <w:proofErr w:type="spellStart"/>
            <w:r w:rsidRPr="00FA1932">
              <w:rPr>
                <w:spacing w:val="-1"/>
                <w:sz w:val="20"/>
                <w:szCs w:val="20"/>
              </w:rPr>
              <w:t>labenhet</w:t>
            </w:r>
            <w:proofErr w:type="spellEnd"/>
            <w:r w:rsidRPr="00FA1932">
              <w:rPr>
                <w:spacing w:val="-1"/>
                <w:sz w:val="20"/>
                <w:szCs w:val="20"/>
              </w:rPr>
              <w:t xml:space="preserve"> som undersökningsresultatet härrör från. </w:t>
            </w:r>
          </w:p>
          <w:p w14:paraId="513CC158" w14:textId="77777777" w:rsidR="00F4564C" w:rsidRPr="00907C9B" w:rsidRDefault="00F4564C" w:rsidP="00D068D5">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22D22F47" w14:textId="77777777" w:rsidR="00F4564C" w:rsidRPr="00907C9B" w:rsidRDefault="00F4564C" w:rsidP="00D068D5">
            <w:pPr>
              <w:spacing w:line="226" w:lineRule="exact"/>
              <w:ind w:left="102"/>
              <w:rPr>
                <w:spacing w:val="-1"/>
                <w:sz w:val="20"/>
                <w:szCs w:val="20"/>
              </w:rPr>
            </w:pPr>
          </w:p>
        </w:tc>
      </w:tr>
      <w:tr w:rsidR="00F4564C" w:rsidRPr="00907C9B" w14:paraId="0F71991A" w14:textId="77777777" w:rsidTr="00D068D5">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01B96243" w14:textId="77777777" w:rsidR="00F4564C"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D7372">
              <w:rPr>
                <w:sz w:val="20"/>
                <w:szCs w:val="20"/>
              </w:rPr>
              <w:t>resultReport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FFB65E7"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81264A" w14:textId="77777777" w:rsidR="00F4564C" w:rsidRPr="00BF0EC8" w:rsidRDefault="00F4564C" w:rsidP="00D068D5">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37A6A76C"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11F98847" w14:textId="77777777" w:rsidTr="00D068D5">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40B3D22" w14:textId="77777777" w:rsidR="00F4564C"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D7372">
              <w:rPr>
                <w:sz w:val="20"/>
                <w:szCs w:val="20"/>
              </w:rPr>
              <w:t>resultComment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E350E28"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46CCEFA" w14:textId="77777777" w:rsidR="00F4564C" w:rsidRPr="001807E7" w:rsidRDefault="00F4564C" w:rsidP="00D068D5">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7D4D1A5E"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0D88B429" w14:textId="77777777" w:rsidTr="00D068D5">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2CEDD6A6" w14:textId="77777777" w:rsidR="00F4564C" w:rsidRPr="00907C9B" w:rsidRDefault="00F4564C" w:rsidP="00D068D5">
            <w:pPr>
              <w:spacing w:line="229" w:lineRule="exact"/>
              <w:ind w:left="102"/>
              <w:rPr>
                <w:sz w:val="20"/>
                <w:szCs w:val="20"/>
              </w:rPr>
            </w:pPr>
            <w:proofErr w:type="gramStart"/>
            <w:r>
              <w:rPr>
                <w:sz w:val="20"/>
                <w:szCs w:val="20"/>
              </w:rPr>
              <w:t>..</w:t>
            </w:r>
            <w:proofErr w:type="spellStart"/>
            <w:proofErr w:type="gramEnd"/>
            <w:r w:rsidRPr="00FD7372">
              <w:rPr>
                <w:sz w:val="20"/>
                <w:szCs w:val="20"/>
              </w:rPr>
              <w:t>accountableHeathcareProfessional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B506364" w14:textId="77777777" w:rsidR="00F4564C" w:rsidRPr="00907C9B" w:rsidRDefault="00F4564C" w:rsidP="00D068D5">
            <w:pPr>
              <w:spacing w:line="226" w:lineRule="exact"/>
              <w:ind w:left="102"/>
              <w:rPr>
                <w:sz w:val="20"/>
                <w:szCs w:val="20"/>
              </w:rPr>
            </w:pPr>
            <w:proofErr w:type="spellStart"/>
            <w:r w:rsidRPr="0098216E">
              <w:rPr>
                <w:sz w:val="20"/>
                <w:szCs w:val="20"/>
              </w:rPr>
              <w:t>HealthcareProfessionalType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601B8F0" w14:textId="77777777" w:rsidR="00F4564C" w:rsidRPr="00907C9B" w:rsidRDefault="00F4564C" w:rsidP="00D068D5">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5B209F36"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2141B70E" w14:textId="77777777" w:rsidTr="00D068D5">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50743EB1" w14:textId="77777777" w:rsidR="00F4564C" w:rsidRPr="00907C9B" w:rsidRDefault="00F4564C" w:rsidP="00D068D5">
            <w:pPr>
              <w:spacing w:line="229" w:lineRule="exact"/>
              <w:ind w:left="102"/>
              <w:rPr>
                <w:sz w:val="20"/>
                <w:szCs w:val="20"/>
              </w:rPr>
            </w:pPr>
            <w:r>
              <w:rPr>
                <w:sz w:val="20"/>
                <w:szCs w:val="20"/>
              </w:rPr>
              <w:t>…</w:t>
            </w:r>
            <w:r>
              <w:t xml:space="preserve"> </w:t>
            </w:r>
            <w:proofErr w:type="spellStart"/>
            <w:r>
              <w:rPr>
                <w:sz w:val="20"/>
                <w:szCs w:val="20"/>
              </w:rPr>
              <w:t>HSAI</w:t>
            </w:r>
            <w:r w:rsidRPr="0098216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695F62D" w14:textId="765ED495" w:rsidR="00F4564C" w:rsidRPr="00907C9B" w:rsidRDefault="00F4564C" w:rsidP="00D068D5">
            <w:pPr>
              <w:spacing w:line="226" w:lineRule="exact"/>
              <w:ind w:left="102"/>
              <w:rPr>
                <w:sz w:val="20"/>
                <w:szCs w:val="20"/>
              </w:rPr>
            </w:pPr>
            <w:proofErr w:type="spellStart"/>
            <w:r w:rsidRPr="0098216E">
              <w:rPr>
                <w:sz w:val="20"/>
                <w:szCs w:val="20"/>
              </w:rPr>
              <w:t>H</w:t>
            </w:r>
            <w:r w:rsidR="00B10B6F">
              <w:rPr>
                <w:sz w:val="20"/>
                <w:szCs w:val="20"/>
              </w:rPr>
              <w:t>S</w:t>
            </w:r>
            <w:r w:rsidRPr="0098216E">
              <w:rPr>
                <w:sz w:val="20"/>
                <w:szCs w:val="20"/>
              </w:rPr>
              <w:t>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211E914" w14:textId="77777777" w:rsidR="00F4564C" w:rsidRPr="00907C9B" w:rsidRDefault="00F4564C" w:rsidP="00D068D5">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542757BE" w14:textId="77777777" w:rsidR="00F4564C"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45DE5B3" w14:textId="77777777" w:rsidR="00F4564C" w:rsidRPr="00907C9B" w:rsidRDefault="00F4564C" w:rsidP="00D068D5">
            <w:pPr>
              <w:spacing w:line="226" w:lineRule="exact"/>
              <w:ind w:left="102"/>
              <w:rPr>
                <w:spacing w:val="-1"/>
                <w:sz w:val="20"/>
                <w:szCs w:val="20"/>
              </w:rPr>
            </w:pPr>
          </w:p>
        </w:tc>
      </w:tr>
      <w:tr w:rsidR="00F4564C" w:rsidRPr="00907C9B" w14:paraId="132B931F" w14:textId="77777777" w:rsidTr="00D068D5">
        <w:trPr>
          <w:trHeight w:hRule="exact" w:val="2528"/>
          <w:tblHeader/>
        </w:trPr>
        <w:tc>
          <w:tcPr>
            <w:tcW w:w="2922" w:type="dxa"/>
            <w:tcBorders>
              <w:top w:val="single" w:sz="5" w:space="0" w:color="000000"/>
              <w:left w:val="single" w:sz="5" w:space="0" w:color="000000"/>
              <w:bottom w:val="single" w:sz="5" w:space="0" w:color="000000"/>
              <w:right w:val="single" w:sz="5" w:space="0" w:color="000000"/>
            </w:tcBorders>
          </w:tcPr>
          <w:p w14:paraId="7118624F" w14:textId="77777777" w:rsidR="00F4564C" w:rsidRPr="00EF7DF9" w:rsidRDefault="00F4564C" w:rsidP="00D068D5">
            <w:pPr>
              <w:spacing w:line="229" w:lineRule="exact"/>
              <w:ind w:left="102"/>
              <w:rPr>
                <w:sz w:val="20"/>
                <w:szCs w:val="20"/>
              </w:rPr>
            </w:pPr>
            <w:r>
              <w:rPr>
                <w:sz w:val="20"/>
                <w:szCs w:val="20"/>
              </w:rPr>
              <w:lastRenderedPageBreak/>
              <w:t>…</w:t>
            </w:r>
            <w:r>
              <w:t xml:space="preserve"> </w:t>
            </w:r>
            <w:proofErr w:type="spellStart"/>
            <w:r>
              <w:rPr>
                <w:sz w:val="20"/>
                <w:szCs w:val="20"/>
              </w:rPr>
              <w:t>r</w:t>
            </w:r>
            <w:r w:rsidRPr="0081205A">
              <w:rPr>
                <w:sz w:val="20"/>
                <w:szCs w:val="20"/>
              </w:rPr>
              <w:t>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F8062D0" w14:textId="77777777" w:rsidR="00F4564C" w:rsidRPr="00EF7DF9"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B5BB7FB" w14:textId="77777777" w:rsidR="00F4564C" w:rsidRPr="0081205A" w:rsidRDefault="00F4564C" w:rsidP="00D068D5">
            <w:pPr>
              <w:spacing w:line="226" w:lineRule="exact"/>
              <w:ind w:left="102"/>
              <w:rPr>
                <w:spacing w:val="-1"/>
                <w:sz w:val="20"/>
                <w:szCs w:val="20"/>
              </w:rPr>
            </w:pPr>
            <w:r w:rsidRPr="0081205A">
              <w:rPr>
                <w:spacing w:val="-1"/>
                <w:sz w:val="20"/>
                <w:szCs w:val="20"/>
              </w:rPr>
              <w:t xml:space="preserve">"Kod för vård- och omsorgspersonens befattning. Tillåtna värden från kodverk Befattning (OID 1.2.752.129.2.2.1.4), se </w:t>
            </w:r>
            <w:hyperlink r:id="rId19" w:history="1">
              <w:r w:rsidRPr="002A1D51">
                <w:rPr>
                  <w:rStyle w:val="Hyperlnk"/>
                  <w:spacing w:val="-1"/>
                  <w:sz w:val="20"/>
                  <w:szCs w:val="20"/>
                </w:rPr>
                <w:t>http://www.inera.se/Documents/TJANSTER_PROJEKT/Katalogtjanst_HSA/Innehall/hsa_innehall_befattning.pdf</w:t>
              </w:r>
            </w:hyperlink>
          </w:p>
          <w:p w14:paraId="58ADD9AB" w14:textId="77777777" w:rsidR="00F4564C" w:rsidRPr="00907C9B" w:rsidRDefault="00F4564C" w:rsidP="00D068D5">
            <w:pPr>
              <w:spacing w:line="226" w:lineRule="exact"/>
              <w:ind w:left="102"/>
              <w:rPr>
                <w:spacing w:val="-1"/>
                <w:sz w:val="20"/>
                <w:szCs w:val="20"/>
              </w:rPr>
            </w:pPr>
            <w:r w:rsidRPr="00DD4918">
              <w:rPr>
                <w:spacing w:val="-1"/>
                <w:sz w:val="20"/>
                <w:szCs w:val="20"/>
              </w:rPr>
              <w:t xml:space="preserve">I de fall inte KV Befattning kan användas kan </w:t>
            </w:r>
            <w:proofErr w:type="spellStart"/>
            <w:r w:rsidRPr="00DD4918">
              <w:rPr>
                <w:spacing w:val="-1"/>
                <w:sz w:val="20"/>
                <w:szCs w:val="20"/>
              </w:rPr>
              <w:t>otherRole</w:t>
            </w:r>
            <w:proofErr w:type="spellEnd"/>
            <w:r w:rsidRPr="00DD4918">
              <w:rPr>
                <w:spacing w:val="-1"/>
                <w:sz w:val="20"/>
                <w:szCs w:val="20"/>
              </w:rPr>
              <w:t xml:space="preserve"> användas för att ange befattning enligt annat kodverk. Kan inte anges samtidigt med </w:t>
            </w:r>
            <w:proofErr w:type="spellStart"/>
            <w:r w:rsidRPr="00DD4918">
              <w:rPr>
                <w:spacing w:val="-1"/>
                <w:sz w:val="20"/>
                <w:szCs w:val="20"/>
              </w:rPr>
              <w:t>otherRole</w:t>
            </w:r>
            <w:proofErr w:type="spellEnd"/>
            <w:r w:rsidRPr="00DD4918">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846BE2"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5611B7CB" w14:textId="77777777" w:rsidTr="00D068D5">
        <w:trPr>
          <w:trHeight w:hRule="exact" w:val="976"/>
          <w:tblHeader/>
        </w:trPr>
        <w:tc>
          <w:tcPr>
            <w:tcW w:w="2922" w:type="dxa"/>
            <w:tcBorders>
              <w:top w:val="single" w:sz="5" w:space="0" w:color="000000"/>
              <w:left w:val="single" w:sz="5" w:space="0" w:color="000000"/>
              <w:bottom w:val="single" w:sz="5" w:space="0" w:color="000000"/>
              <w:right w:val="single" w:sz="5" w:space="0" w:color="000000"/>
            </w:tcBorders>
          </w:tcPr>
          <w:p w14:paraId="09B7D3D2" w14:textId="77777777" w:rsidR="00F4564C" w:rsidRPr="001A25F9" w:rsidRDefault="00F4564C" w:rsidP="00D068D5">
            <w:pPr>
              <w:spacing w:line="229" w:lineRule="exact"/>
              <w:ind w:left="102"/>
              <w:rPr>
                <w:sz w:val="20"/>
                <w:szCs w:val="20"/>
              </w:rPr>
            </w:pPr>
            <w:r>
              <w:rPr>
                <w:sz w:val="20"/>
                <w:szCs w:val="20"/>
              </w:rPr>
              <w:t>…</w:t>
            </w:r>
            <w:r>
              <w:t xml:space="preserve"> </w:t>
            </w:r>
            <w:proofErr w:type="spellStart"/>
            <w:r w:rsidRPr="0081205A">
              <w:rPr>
                <w:sz w:val="20"/>
                <w:szCs w:val="20"/>
              </w:rPr>
              <w:t>otherRole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C45E4AC" w14:textId="77777777" w:rsidR="00F4564C" w:rsidRPr="00907C9B" w:rsidRDefault="00F4564C" w:rsidP="00D068D5">
            <w:pPr>
              <w:spacing w:line="226" w:lineRule="exact"/>
              <w:ind w:left="102"/>
              <w:rPr>
                <w:sz w:val="20"/>
                <w:szCs w:val="20"/>
              </w:rPr>
            </w:pPr>
            <w:proofErr w:type="spellStart"/>
            <w:r>
              <w:rPr>
                <w:sz w:val="20"/>
                <w:szCs w:val="20"/>
              </w:rPr>
              <w:t>otherRoleType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0627BF7" w14:textId="77777777" w:rsidR="00F4564C" w:rsidRPr="00907C9B" w:rsidRDefault="00F4564C" w:rsidP="00D068D5">
            <w:pPr>
              <w:spacing w:line="226" w:lineRule="exact"/>
              <w:ind w:left="102"/>
              <w:rPr>
                <w:spacing w:val="-1"/>
                <w:sz w:val="20"/>
                <w:szCs w:val="20"/>
              </w:rPr>
            </w:pPr>
            <w:r w:rsidRPr="00DD4918">
              <w:rPr>
                <w:spacing w:val="-1"/>
                <w:sz w:val="20"/>
                <w:szCs w:val="20"/>
              </w:rPr>
              <w:t xml:space="preserve">Information </w:t>
            </w:r>
            <w:proofErr w:type="gramStart"/>
            <w:r w:rsidRPr="00DD4918">
              <w:rPr>
                <w:spacing w:val="-1"/>
                <w:sz w:val="20"/>
                <w:szCs w:val="20"/>
              </w:rPr>
              <w:t>om  vård</w:t>
            </w:r>
            <w:proofErr w:type="gramEnd"/>
            <w:r w:rsidRPr="00DD4918">
              <w:rPr>
                <w:spacing w:val="-1"/>
                <w:sz w:val="20"/>
                <w:szCs w:val="20"/>
              </w:rPr>
              <w:t>- och omsorgspersonens befattning om annat kodverk än KV Befattning används.</w:t>
            </w:r>
            <w:r>
              <w:rPr>
                <w:spacing w:val="-1"/>
                <w:sz w:val="20"/>
                <w:szCs w:val="20"/>
              </w:rPr>
              <w:t xml:space="preserve"> </w:t>
            </w:r>
            <w:r w:rsidRPr="00DD4918">
              <w:rPr>
                <w:spacing w:val="-1"/>
                <w:sz w:val="20"/>
                <w:szCs w:val="20"/>
              </w:rPr>
              <w:t xml:space="preserve">Ska anges om </w:t>
            </w:r>
            <w:proofErr w:type="spellStart"/>
            <w:r w:rsidRPr="00DD4918">
              <w:rPr>
                <w:spacing w:val="-1"/>
                <w:sz w:val="20"/>
                <w:szCs w:val="20"/>
              </w:rPr>
              <w:t>roleCode</w:t>
            </w:r>
            <w:proofErr w:type="spellEnd"/>
            <w:r w:rsidRPr="00DD4918">
              <w:rPr>
                <w:spacing w:val="-1"/>
                <w:sz w:val="20"/>
                <w:szCs w:val="20"/>
              </w:rPr>
              <w:t xml:space="preserve"> saknas. Kan inte anges samtidigt med </w:t>
            </w:r>
            <w:proofErr w:type="spellStart"/>
            <w:r w:rsidRPr="00DD4918">
              <w:rPr>
                <w:spacing w:val="-1"/>
                <w:sz w:val="20"/>
                <w:szCs w:val="20"/>
              </w:rPr>
              <w:t>roleCode</w:t>
            </w:r>
            <w:proofErr w:type="spellEnd"/>
            <w:r w:rsidRPr="00DD4918">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D3A98B5" w14:textId="77777777" w:rsidR="00F4564C"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C0139C2" w14:textId="77777777" w:rsidR="00F4564C" w:rsidRPr="00907C9B" w:rsidRDefault="00F4564C" w:rsidP="00D068D5">
            <w:pPr>
              <w:spacing w:line="226" w:lineRule="exact"/>
              <w:ind w:left="102"/>
              <w:rPr>
                <w:spacing w:val="-1"/>
                <w:sz w:val="20"/>
                <w:szCs w:val="20"/>
              </w:rPr>
            </w:pPr>
          </w:p>
        </w:tc>
      </w:tr>
      <w:tr w:rsidR="00F4564C" w:rsidRPr="00907C9B" w14:paraId="14644468" w14:textId="77777777" w:rsidTr="00D068D5">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0C4CB61" w14:textId="77777777" w:rsidR="00F4564C"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otherRoleCode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BAF98B"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0410E7" w14:textId="77777777" w:rsidR="00F4564C" w:rsidRPr="00907C9B" w:rsidRDefault="00F4564C" w:rsidP="00D068D5">
            <w:pPr>
              <w:spacing w:line="226" w:lineRule="exact"/>
              <w:ind w:left="102"/>
              <w:rPr>
                <w:spacing w:val="-1"/>
                <w:sz w:val="20"/>
                <w:szCs w:val="20"/>
              </w:rPr>
            </w:pPr>
            <w:r w:rsidRPr="00F11A1E">
              <w:rPr>
                <w:spacing w:val="-1"/>
                <w:sz w:val="20"/>
                <w:szCs w:val="20"/>
              </w:rPr>
              <w:t>Kod för vård- och omsorgspersonens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2F09573B"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51DF6881" w14:textId="77777777" w:rsidTr="00D068D5">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65A118AE" w14:textId="77777777" w:rsidR="00F4564C"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otherRoleCodeOID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3CAF50"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1E83AD" w14:textId="77777777" w:rsidR="00F4564C" w:rsidRPr="00907C9B" w:rsidRDefault="00F4564C" w:rsidP="00D068D5">
            <w:pPr>
              <w:spacing w:line="226" w:lineRule="exact"/>
              <w:ind w:left="102"/>
              <w:rPr>
                <w:spacing w:val="-1"/>
                <w:sz w:val="20"/>
                <w:szCs w:val="20"/>
              </w:rPr>
            </w:pPr>
            <w:r w:rsidRPr="00F11A1E">
              <w:rPr>
                <w:spacing w:val="-1"/>
                <w:sz w:val="20"/>
                <w:szCs w:val="20"/>
              </w:rPr>
              <w:t>OID för det kodverk som används för vård- och omsorgspersonens befattning</w:t>
            </w:r>
          </w:p>
        </w:tc>
        <w:tc>
          <w:tcPr>
            <w:tcW w:w="851" w:type="dxa"/>
            <w:tcBorders>
              <w:top w:val="single" w:sz="5" w:space="0" w:color="000000"/>
              <w:left w:val="single" w:sz="5" w:space="0" w:color="000000"/>
              <w:bottom w:val="single" w:sz="5" w:space="0" w:color="000000"/>
              <w:right w:val="single" w:sz="5" w:space="0" w:color="000000"/>
            </w:tcBorders>
          </w:tcPr>
          <w:p w14:paraId="24AE682E"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2C346058" w14:textId="77777777" w:rsidTr="00D068D5">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02B8F4C2" w14:textId="77777777" w:rsidR="00F4564C" w:rsidRPr="001A25F9" w:rsidRDefault="00F4564C" w:rsidP="00D068D5">
            <w:pPr>
              <w:spacing w:line="229" w:lineRule="exact"/>
              <w:ind w:left="102"/>
              <w:rPr>
                <w:sz w:val="20"/>
                <w:szCs w:val="20"/>
              </w:rPr>
            </w:pPr>
            <w:r>
              <w:rPr>
                <w:sz w:val="20"/>
                <w:szCs w:val="20"/>
              </w:rPr>
              <w:t>…</w:t>
            </w:r>
            <w:r>
              <w:t xml:space="preserve"> </w:t>
            </w:r>
            <w:proofErr w:type="spellStart"/>
            <w:r w:rsidRPr="00F11A1E">
              <w:rPr>
                <w:sz w:val="20"/>
                <w:szCs w:val="20"/>
              </w:rPr>
              <w: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926C6E"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856630B" w14:textId="77777777" w:rsidR="00F4564C" w:rsidRPr="00907C9B" w:rsidRDefault="00F4564C" w:rsidP="00D068D5">
            <w:pPr>
              <w:spacing w:line="226" w:lineRule="exact"/>
              <w:ind w:left="102"/>
              <w:rPr>
                <w:spacing w:val="-1"/>
                <w:sz w:val="20"/>
                <w:szCs w:val="20"/>
              </w:rPr>
            </w:pPr>
            <w:r w:rsidRPr="00F11A1E">
              <w:rPr>
                <w:spacing w:val="-1"/>
                <w:sz w:val="20"/>
                <w:szCs w:val="20"/>
              </w:rPr>
              <w:t>Vård- och omsorgspersonens namn</w:t>
            </w:r>
          </w:p>
        </w:tc>
        <w:tc>
          <w:tcPr>
            <w:tcW w:w="851" w:type="dxa"/>
            <w:tcBorders>
              <w:top w:val="single" w:sz="5" w:space="0" w:color="000000"/>
              <w:left w:val="single" w:sz="5" w:space="0" w:color="000000"/>
              <w:bottom w:val="single" w:sz="5" w:space="0" w:color="000000"/>
              <w:right w:val="single" w:sz="5" w:space="0" w:color="000000"/>
            </w:tcBorders>
          </w:tcPr>
          <w:p w14:paraId="55229ED6"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1139384D" w14:textId="77777777" w:rsidTr="00D068D5">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060D952" w14:textId="77777777" w:rsidR="00F4564C" w:rsidRPr="001A25F9" w:rsidRDefault="00F4564C" w:rsidP="00D068D5">
            <w:pPr>
              <w:spacing w:line="229" w:lineRule="exact"/>
              <w:ind w:left="102"/>
              <w:rPr>
                <w:sz w:val="20"/>
                <w:szCs w:val="20"/>
              </w:rPr>
            </w:pPr>
            <w:r>
              <w:rPr>
                <w:sz w:val="20"/>
                <w:szCs w:val="20"/>
              </w:rPr>
              <w:t>…</w:t>
            </w:r>
            <w:r>
              <w:t xml:space="preserve"> </w:t>
            </w:r>
            <w:proofErr w:type="spellStart"/>
            <w:r w:rsidRPr="00F11A1E">
              <w:rPr>
                <w:sz w:val="20"/>
                <w:szCs w:val="20"/>
              </w:rPr>
              <w:t>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7E1852" w14:textId="77777777" w:rsidR="00F4564C" w:rsidRPr="00907C9B" w:rsidRDefault="00F4564C" w:rsidP="00D068D5">
            <w:pPr>
              <w:spacing w:line="226" w:lineRule="exact"/>
              <w:ind w:left="102"/>
              <w:rPr>
                <w:sz w:val="20"/>
                <w:szCs w:val="20"/>
              </w:rPr>
            </w:pPr>
            <w:proofErr w:type="spellStart"/>
            <w:r>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677F39B" w14:textId="77777777" w:rsidR="00F4564C" w:rsidRPr="00907C9B" w:rsidRDefault="00F4564C" w:rsidP="00D068D5">
            <w:pPr>
              <w:spacing w:line="226" w:lineRule="exact"/>
              <w:ind w:left="102"/>
              <w:rPr>
                <w:spacing w:val="-1"/>
                <w:sz w:val="20"/>
                <w:szCs w:val="20"/>
              </w:rPr>
            </w:pPr>
            <w:r w:rsidRPr="00F11A1E">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2C957C6"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5BA40801" w14:textId="77777777" w:rsidTr="00D068D5">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B318EA1" w14:textId="77777777" w:rsidR="00F4564C" w:rsidRPr="001A25F9"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orgUnitHSA</w:t>
            </w:r>
            <w:r>
              <w:rPr>
                <w:sz w:val="20"/>
                <w:szCs w:val="20"/>
              </w:rPr>
              <w:t>I</w:t>
            </w:r>
            <w:r w:rsidRPr="00F11A1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399A38" w14:textId="77777777" w:rsidR="00F4564C" w:rsidRPr="0096469E" w:rsidRDefault="00F4564C" w:rsidP="00D068D5">
            <w:pPr>
              <w:spacing w:line="226" w:lineRule="exact"/>
              <w:ind w:left="102"/>
              <w:rPr>
                <w:sz w:val="20"/>
                <w:szCs w:val="20"/>
              </w:rPr>
            </w:pPr>
            <w:proofErr w:type="spellStart"/>
            <w:r w:rsidRPr="0098216E">
              <w:rPr>
                <w:sz w:val="20"/>
                <w:szCs w:val="20"/>
              </w:rPr>
              <w:t>HDAIdType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7DE271F" w14:textId="77777777" w:rsidR="00F4564C" w:rsidRPr="0096469E" w:rsidRDefault="00F4564C" w:rsidP="00D068D5">
            <w:pPr>
              <w:spacing w:line="226" w:lineRule="exact"/>
              <w:ind w:left="102"/>
              <w:rPr>
                <w:spacing w:val="-1"/>
                <w:sz w:val="20"/>
                <w:szCs w:val="20"/>
              </w:rPr>
            </w:pPr>
            <w:r w:rsidRPr="00F11A1E">
              <w:rPr>
                <w:spacing w:val="-1"/>
                <w:sz w:val="20"/>
                <w:szCs w:val="20"/>
              </w:rPr>
              <w:t>Unik identifierare för enheten</w:t>
            </w:r>
            <w:r>
              <w:rPr>
                <w:spacing w:val="-1"/>
                <w:sz w:val="20"/>
                <w:szCs w:val="20"/>
              </w:rPr>
              <w:t xml:space="preserve"> i form av </w:t>
            </w:r>
            <w:proofErr w:type="spellStart"/>
            <w:r>
              <w:rPr>
                <w:spacing w:val="-1"/>
                <w:sz w:val="20"/>
                <w:szCs w:val="20"/>
              </w:rPr>
              <w:t>HSAId</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08F7C65"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14:paraId="041FE692" w14:textId="77777777" w:rsidTr="00D068D5">
        <w:trPr>
          <w:trHeight w:hRule="exact" w:val="459"/>
          <w:tblHeader/>
        </w:trPr>
        <w:tc>
          <w:tcPr>
            <w:tcW w:w="2922" w:type="dxa"/>
            <w:tcBorders>
              <w:top w:val="single" w:sz="5" w:space="0" w:color="000000"/>
              <w:left w:val="single" w:sz="5" w:space="0" w:color="000000"/>
              <w:bottom w:val="single" w:sz="5" w:space="0" w:color="000000"/>
              <w:right w:val="single" w:sz="5" w:space="0" w:color="000000"/>
            </w:tcBorders>
          </w:tcPr>
          <w:p w14:paraId="3ED3FBFC" w14:textId="77777777" w:rsidR="00F4564C" w:rsidRPr="001A25F9"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w:t>
            </w:r>
            <w:r>
              <w:rPr>
                <w:sz w:val="20"/>
                <w:szCs w:val="20"/>
              </w:rPr>
              <w:t>N</w:t>
            </w:r>
            <w:r w:rsidRPr="00F5568F">
              <w:rPr>
                <w:sz w:val="20"/>
                <w:szCs w:val="20"/>
              </w:rPr>
              <w:t>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76C26B"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0D74D7" w14:textId="77777777" w:rsidR="00F4564C" w:rsidRPr="0096469E" w:rsidRDefault="00F4564C" w:rsidP="00D068D5">
            <w:pPr>
              <w:spacing w:line="226" w:lineRule="exact"/>
              <w:ind w:left="102"/>
              <w:rPr>
                <w:spacing w:val="-1"/>
                <w:sz w:val="20"/>
                <w:szCs w:val="20"/>
              </w:rPr>
            </w:pPr>
            <w:r w:rsidRPr="00F5568F">
              <w:rPr>
                <w:spacing w:val="-1"/>
                <w:sz w:val="20"/>
                <w:szCs w:val="20"/>
              </w:rPr>
              <w:t>Text som anger enhetens officiella namn</w:t>
            </w:r>
          </w:p>
        </w:tc>
        <w:tc>
          <w:tcPr>
            <w:tcW w:w="851" w:type="dxa"/>
            <w:tcBorders>
              <w:top w:val="single" w:sz="5" w:space="0" w:color="000000"/>
              <w:left w:val="single" w:sz="5" w:space="0" w:color="000000"/>
              <w:bottom w:val="single" w:sz="5" w:space="0" w:color="000000"/>
              <w:right w:val="single" w:sz="5" w:space="0" w:color="000000"/>
            </w:tcBorders>
          </w:tcPr>
          <w:p w14:paraId="57481A25" w14:textId="77777777" w:rsidR="00F4564C"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14:paraId="5D5C7393" w14:textId="77777777" w:rsidTr="00D068D5">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6DD1C72" w14:textId="77777777" w:rsidR="00F4564C" w:rsidRPr="001A25F9"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B991E19"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24995F" w14:textId="77777777" w:rsidR="00F4564C" w:rsidRPr="0096469E" w:rsidRDefault="00F4564C" w:rsidP="00D068D5">
            <w:pPr>
              <w:spacing w:line="226" w:lineRule="exact"/>
              <w:ind w:left="102"/>
              <w:rPr>
                <w:spacing w:val="-1"/>
                <w:sz w:val="20"/>
                <w:szCs w:val="20"/>
              </w:rPr>
            </w:pPr>
            <w:r w:rsidRPr="00F5568F">
              <w:rPr>
                <w:spacing w:val="-1"/>
                <w:sz w:val="20"/>
                <w:szCs w:val="20"/>
              </w:rPr>
              <w:t>Text som anger det telefonnummer som används för att nå den aktuella enheten</w:t>
            </w:r>
          </w:p>
        </w:tc>
        <w:tc>
          <w:tcPr>
            <w:tcW w:w="851" w:type="dxa"/>
            <w:tcBorders>
              <w:top w:val="single" w:sz="5" w:space="0" w:color="000000"/>
              <w:left w:val="single" w:sz="5" w:space="0" w:color="000000"/>
              <w:bottom w:val="single" w:sz="5" w:space="0" w:color="000000"/>
              <w:right w:val="single" w:sz="5" w:space="0" w:color="000000"/>
            </w:tcBorders>
          </w:tcPr>
          <w:p w14:paraId="631CA7C1" w14:textId="77777777" w:rsidR="00F4564C"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14:paraId="4EB6E816" w14:textId="77777777" w:rsidTr="00D068D5">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ECAADC9" w14:textId="77777777" w:rsidR="00F4564C" w:rsidRPr="001A25F9"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9DAA1"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C50776" w14:textId="77777777" w:rsidR="00F4564C" w:rsidRPr="0096469E" w:rsidRDefault="00F4564C" w:rsidP="00D068D5">
            <w:pPr>
              <w:spacing w:line="226" w:lineRule="exact"/>
              <w:ind w:left="102"/>
              <w:rPr>
                <w:spacing w:val="-1"/>
                <w:sz w:val="20"/>
                <w:szCs w:val="20"/>
              </w:rPr>
            </w:pPr>
            <w:r w:rsidRPr="00F5568F">
              <w:rPr>
                <w:spacing w:val="-1"/>
                <w:sz w:val="20"/>
                <w:szCs w:val="20"/>
              </w:rPr>
              <w:t>Text som anger den e-postadress som används för att nå den aktuella enheten</w:t>
            </w:r>
          </w:p>
        </w:tc>
        <w:tc>
          <w:tcPr>
            <w:tcW w:w="851" w:type="dxa"/>
            <w:tcBorders>
              <w:top w:val="single" w:sz="5" w:space="0" w:color="000000"/>
              <w:left w:val="single" w:sz="5" w:space="0" w:color="000000"/>
              <w:bottom w:val="single" w:sz="5" w:space="0" w:color="000000"/>
              <w:right w:val="single" w:sz="5" w:space="0" w:color="000000"/>
            </w:tcBorders>
          </w:tcPr>
          <w:p w14:paraId="6ABC23D1" w14:textId="77777777" w:rsidR="00F4564C"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04C862D2" w14:textId="77777777" w:rsidTr="00D068D5">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F261B1" w14:textId="77777777" w:rsidR="00F4564C" w:rsidRPr="00907C9B"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29AAB00"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29F07D3" w14:textId="77777777" w:rsidR="00F4564C" w:rsidRPr="00907C9B" w:rsidRDefault="00F4564C" w:rsidP="00D068D5">
            <w:pPr>
              <w:spacing w:line="226" w:lineRule="exact"/>
              <w:ind w:left="102"/>
              <w:rPr>
                <w:spacing w:val="-1"/>
                <w:sz w:val="20"/>
                <w:szCs w:val="20"/>
              </w:rPr>
            </w:pPr>
            <w:r w:rsidRPr="00F5568F">
              <w:rPr>
                <w:spacing w:val="-1"/>
                <w:sz w:val="20"/>
                <w:szCs w:val="20"/>
              </w:rPr>
              <w:t>Text som anger den plats dit post ska skickas</w:t>
            </w:r>
          </w:p>
        </w:tc>
        <w:tc>
          <w:tcPr>
            <w:tcW w:w="851" w:type="dxa"/>
            <w:tcBorders>
              <w:top w:val="single" w:sz="5" w:space="0" w:color="000000"/>
              <w:left w:val="single" w:sz="5" w:space="0" w:color="000000"/>
              <w:bottom w:val="single" w:sz="5" w:space="0" w:color="000000"/>
              <w:right w:val="single" w:sz="5" w:space="0" w:color="000000"/>
            </w:tcBorders>
          </w:tcPr>
          <w:p w14:paraId="69FC07E9"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5E8408A9" w14:textId="77777777" w:rsidTr="00D068D5">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1683B85B" w14:textId="77777777" w:rsidR="00F4564C" w:rsidRPr="00907C9B" w:rsidRDefault="00F4564C" w:rsidP="00D068D5">
            <w:pPr>
              <w:spacing w:line="229" w:lineRule="exact"/>
              <w:ind w:left="102"/>
              <w:rPr>
                <w:b/>
                <w:sz w:val="20"/>
                <w:szCs w:val="20"/>
              </w:rPr>
            </w:pPr>
            <w:proofErr w:type="gramStart"/>
            <w:r w:rsidRPr="00F5568F">
              <w:rPr>
                <w:sz w:val="20"/>
                <w:szCs w:val="20"/>
              </w:rPr>
              <w:t>….</w:t>
            </w:r>
            <w:proofErr w:type="gramEnd"/>
            <w:r w:rsidRPr="00F5568F">
              <w:rPr>
                <w:sz w:val="20"/>
                <w:szCs w:val="20"/>
              </w:rPr>
              <w:t xml:space="preserve"> </w:t>
            </w:r>
            <w:proofErr w:type="spellStart"/>
            <w:r w:rsidRPr="00F5568F">
              <w:rPr>
                <w:sz w:val="20"/>
                <w:szCs w:val="20"/>
              </w:rPr>
              <w:t>orgUnitLocation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6443906"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4C7D57" w14:textId="77777777" w:rsidR="00F4564C" w:rsidRPr="00907C9B" w:rsidRDefault="00F4564C" w:rsidP="00D068D5">
            <w:pPr>
              <w:spacing w:line="226" w:lineRule="exact"/>
              <w:ind w:left="102"/>
              <w:rPr>
                <w:spacing w:val="-1"/>
                <w:sz w:val="20"/>
                <w:szCs w:val="20"/>
              </w:rPr>
            </w:pPr>
            <w:r w:rsidRPr="00F5568F">
              <w:rPr>
                <w:spacing w:val="-1"/>
                <w:sz w:val="20"/>
                <w:szCs w:val="20"/>
              </w:rPr>
              <w:t>Text som anger namnet på plats eller ort för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1B712423"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4D9E4C48" w14:textId="77777777" w:rsidTr="00D068D5">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0A4D3335" w14:textId="77777777" w:rsidR="00F4564C" w:rsidRPr="00907C9B" w:rsidRDefault="00F4564C" w:rsidP="00D068D5">
            <w:pPr>
              <w:spacing w:line="229" w:lineRule="exact"/>
              <w:ind w:left="102"/>
              <w:rPr>
                <w:rFonts w:ascii="Arial" w:hAnsi="Arial" w:cs="Arial"/>
                <w:sz w:val="20"/>
                <w:szCs w:val="20"/>
              </w:rPr>
            </w:pPr>
            <w:proofErr w:type="gramStart"/>
            <w:r w:rsidRPr="00AB3708">
              <w:rPr>
                <w:sz w:val="20"/>
                <w:szCs w:val="20"/>
              </w:rPr>
              <w:t>..</w:t>
            </w:r>
            <w:proofErr w:type="gramEnd"/>
            <w:r w:rsidRPr="00AB3708">
              <w:rPr>
                <w:sz w:val="20"/>
                <w:szCs w:val="20"/>
              </w:rPr>
              <w:t xml:space="preserve"> </w:t>
            </w:r>
            <w:proofErr w:type="spellStart"/>
            <w:r w:rsidRPr="00AB3708">
              <w:rPr>
                <w:sz w:val="20"/>
                <w:szCs w:val="20"/>
              </w:rPr>
              <w:t>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B23CBD" w14:textId="77777777" w:rsidR="00F4564C" w:rsidRPr="00907C9B" w:rsidRDefault="00F4564C" w:rsidP="00D068D5">
            <w:pPr>
              <w:spacing w:line="226" w:lineRule="exact"/>
              <w:ind w:left="102"/>
              <w:rPr>
                <w:sz w:val="20"/>
                <w:szCs w:val="20"/>
              </w:rPr>
            </w:pPr>
            <w:proofErr w:type="spellStart"/>
            <w:r w:rsidRPr="00D109FD">
              <w:rPr>
                <w:sz w:val="20"/>
                <w:szCs w:val="20"/>
              </w:rPr>
              <w:t>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D0F940" w14:textId="77777777" w:rsidR="00F4564C" w:rsidRPr="00907C9B" w:rsidRDefault="00F4564C" w:rsidP="00D068D5">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39F6D6E1"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F4564C" w:rsidRPr="00907C9B" w14:paraId="3460D136" w14:textId="77777777" w:rsidTr="00D068D5">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4CE13821" w14:textId="77777777" w:rsidR="00F4564C" w:rsidRPr="00AB3708" w:rsidRDefault="00F4564C" w:rsidP="00D068D5">
            <w:pPr>
              <w:spacing w:line="229" w:lineRule="exact"/>
              <w:ind w:left="102"/>
              <w:rPr>
                <w:sz w:val="20"/>
                <w:szCs w:val="20"/>
              </w:rPr>
            </w:pPr>
            <w:r>
              <w:rPr>
                <w:sz w:val="20"/>
                <w:szCs w:val="20"/>
              </w:rPr>
              <w:t xml:space="preserve">… </w:t>
            </w:r>
            <w:proofErr w:type="spellStart"/>
            <w:r>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3318E2" w14:textId="77777777" w:rsidR="00F4564C" w:rsidRPr="00907C9B" w:rsidRDefault="00F4564C" w:rsidP="00D068D5">
            <w:pPr>
              <w:spacing w:line="226" w:lineRule="exact"/>
              <w:ind w:left="102"/>
              <w:rPr>
                <w:sz w:val="20"/>
                <w:szCs w:val="20"/>
              </w:rPr>
            </w:pPr>
            <w:r>
              <w:rPr>
                <w:sz w:val="20"/>
                <w:szCs w:val="20"/>
              </w:rPr>
              <w:t>II</w:t>
            </w:r>
          </w:p>
        </w:tc>
        <w:tc>
          <w:tcPr>
            <w:tcW w:w="3969" w:type="dxa"/>
            <w:tcBorders>
              <w:top w:val="single" w:sz="5" w:space="0" w:color="000000"/>
              <w:left w:val="single" w:sz="5" w:space="0" w:color="000000"/>
              <w:bottom w:val="single" w:sz="5" w:space="0" w:color="000000"/>
              <w:right w:val="single" w:sz="5" w:space="0" w:color="000000"/>
            </w:tcBorders>
          </w:tcPr>
          <w:p w14:paraId="7E4EA091" w14:textId="77777777" w:rsidR="00F4564C" w:rsidRPr="00AB3708" w:rsidRDefault="00F4564C" w:rsidP="00D068D5">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2972CE4B"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036CC43E" w14:textId="77777777" w:rsidTr="00D068D5">
        <w:trPr>
          <w:trHeight w:hRule="exact" w:val="872"/>
          <w:tblHeader/>
        </w:trPr>
        <w:tc>
          <w:tcPr>
            <w:tcW w:w="2922" w:type="dxa"/>
            <w:tcBorders>
              <w:top w:val="single" w:sz="5" w:space="0" w:color="000000"/>
              <w:left w:val="single" w:sz="5" w:space="0" w:color="000000"/>
              <w:bottom w:val="single" w:sz="5" w:space="0" w:color="000000"/>
              <w:right w:val="single" w:sz="5" w:space="0" w:color="000000"/>
            </w:tcBorders>
          </w:tcPr>
          <w:p w14:paraId="0146E6C7" w14:textId="77777777" w:rsidR="00F4564C" w:rsidRPr="00AB3708" w:rsidRDefault="00F4564C" w:rsidP="00D068D5">
            <w:pPr>
              <w:spacing w:line="229" w:lineRule="exact"/>
              <w:ind w:left="102"/>
              <w:rPr>
                <w:sz w:val="20"/>
                <w:szCs w:val="20"/>
              </w:rPr>
            </w:pPr>
            <w:proofErr w:type="gramStart"/>
            <w:r w:rsidRPr="00AB3708">
              <w:rPr>
                <w:sz w:val="20"/>
                <w:szCs w:val="20"/>
              </w:rPr>
              <w:t>….</w:t>
            </w:r>
            <w:proofErr w:type="spellStart"/>
            <w:proofErr w:type="gramEnd"/>
            <w:r w:rsidRPr="00AB3708">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1011D3"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88819A" w14:textId="77777777" w:rsidR="00F4564C" w:rsidRPr="00AB3708" w:rsidRDefault="00F4564C" w:rsidP="00D068D5">
            <w:pPr>
              <w:spacing w:line="226" w:lineRule="exact"/>
              <w:ind w:left="102"/>
              <w:rPr>
                <w:sz w:val="20"/>
                <w:szCs w:val="20"/>
              </w:rPr>
            </w:pPr>
            <w:r w:rsidRPr="00AB3708">
              <w:rPr>
                <w:sz w:val="20"/>
                <w:szCs w:val="20"/>
              </w:rPr>
              <w:t xml:space="preserve">OID som garanterar </w:t>
            </w:r>
            <w:proofErr w:type="gramStart"/>
            <w:r w:rsidRPr="00AB3708">
              <w:rPr>
                <w:sz w:val="20"/>
                <w:szCs w:val="20"/>
              </w:rPr>
              <w:t>unikitet .</w:t>
            </w:r>
            <w:proofErr w:type="gramEnd"/>
            <w:r w:rsidRPr="00AB3708">
              <w:rPr>
                <w:sz w:val="20"/>
                <w:szCs w:val="20"/>
              </w:rPr>
              <w:t xml:space="preserve"> </w:t>
            </w:r>
          </w:p>
          <w:p w14:paraId="7EE0CDE4" w14:textId="77777777" w:rsidR="00F4564C" w:rsidRPr="00AB3708" w:rsidRDefault="00F4564C" w:rsidP="00D068D5">
            <w:pPr>
              <w:spacing w:line="226" w:lineRule="exact"/>
              <w:ind w:left="102"/>
              <w:rPr>
                <w:sz w:val="20"/>
                <w:szCs w:val="20"/>
              </w:rPr>
            </w:pPr>
            <w:r w:rsidRPr="00AB3708">
              <w:rPr>
                <w:sz w:val="20"/>
                <w:szCs w:val="20"/>
              </w:rPr>
              <w:t xml:space="preserve">OID för Icke-nationell identifierare </w:t>
            </w:r>
            <w:proofErr w:type="spellStart"/>
            <w:r w:rsidRPr="00AB3708">
              <w:rPr>
                <w:sz w:val="20"/>
                <w:szCs w:val="20"/>
              </w:rPr>
              <w:t>Org+lokalt</w:t>
            </w:r>
            <w:proofErr w:type="spellEnd"/>
            <w:r w:rsidRPr="00AB3708">
              <w:rPr>
                <w:sz w:val="20"/>
                <w:szCs w:val="20"/>
              </w:rPr>
              <w:t xml:space="preserve"> unikt id (1.2.752.129.2.1.2.1) kan användas</w:t>
            </w:r>
          </w:p>
        </w:tc>
        <w:tc>
          <w:tcPr>
            <w:tcW w:w="851" w:type="dxa"/>
            <w:tcBorders>
              <w:top w:val="single" w:sz="5" w:space="0" w:color="000000"/>
              <w:left w:val="single" w:sz="5" w:space="0" w:color="000000"/>
              <w:bottom w:val="single" w:sz="5" w:space="0" w:color="000000"/>
              <w:right w:val="single" w:sz="5" w:space="0" w:color="000000"/>
            </w:tcBorders>
          </w:tcPr>
          <w:p w14:paraId="11479D5D"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1A25F9" w14:paraId="7BB8364E" w14:textId="77777777" w:rsidTr="00D068D5">
        <w:trPr>
          <w:trHeight w:hRule="exact" w:val="1267"/>
          <w:tblHeader/>
        </w:trPr>
        <w:tc>
          <w:tcPr>
            <w:tcW w:w="2922" w:type="dxa"/>
            <w:tcBorders>
              <w:top w:val="single" w:sz="5" w:space="0" w:color="000000"/>
              <w:left w:val="single" w:sz="5" w:space="0" w:color="000000"/>
              <w:bottom w:val="single" w:sz="5" w:space="0" w:color="000000"/>
              <w:right w:val="single" w:sz="5" w:space="0" w:color="000000"/>
            </w:tcBorders>
          </w:tcPr>
          <w:p w14:paraId="7EB12EA0" w14:textId="77777777" w:rsidR="00F4564C" w:rsidRPr="001A25F9" w:rsidRDefault="00F4564C" w:rsidP="00D068D5">
            <w:pPr>
              <w:spacing w:line="229" w:lineRule="exact"/>
              <w:ind w:left="102"/>
              <w:rPr>
                <w:sz w:val="20"/>
                <w:szCs w:val="20"/>
              </w:rPr>
            </w:pPr>
            <w:proofErr w:type="gramStart"/>
            <w:r>
              <w:rPr>
                <w:sz w:val="20"/>
                <w:szCs w:val="20"/>
              </w:rPr>
              <w:lastRenderedPageBreak/>
              <w:t>….</w:t>
            </w:r>
            <w:proofErr w:type="gramEnd"/>
            <w:r>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6E56A17D" w14:textId="77777777" w:rsidR="00F4564C" w:rsidRDefault="00F4564C" w:rsidP="00D068D5">
            <w:pPr>
              <w:spacing w:line="226" w:lineRule="exact"/>
              <w:ind w:left="102"/>
              <w:rPr>
                <w:sz w:val="20"/>
                <w:szCs w:val="20"/>
              </w:rPr>
            </w:pPr>
            <w:r>
              <w:rPr>
                <w:sz w:val="20"/>
                <w:szCs w:val="20"/>
              </w:rPr>
              <w:t>String</w:t>
            </w:r>
          </w:p>
          <w:p w14:paraId="0C7E31DF" w14:textId="77777777" w:rsidR="00F4564C" w:rsidRPr="001A25F9" w:rsidRDefault="00F4564C" w:rsidP="00D068D5">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04BFC6B" w14:textId="77777777" w:rsidR="00F4564C" w:rsidRPr="00AB3708" w:rsidRDefault="00F4564C" w:rsidP="00D068D5">
            <w:pPr>
              <w:spacing w:line="226" w:lineRule="exact"/>
              <w:ind w:left="102"/>
              <w:rPr>
                <w:sz w:val="20"/>
                <w:szCs w:val="20"/>
              </w:rPr>
            </w:pPr>
            <w:r w:rsidRPr="00AB3708">
              <w:rPr>
                <w:sz w:val="20"/>
                <w:szCs w:val="20"/>
              </w:rPr>
              <w:t xml:space="preserve">Unik identifierare för analystjänst. Om OID för </w:t>
            </w:r>
            <w:proofErr w:type="spellStart"/>
            <w:r w:rsidRPr="00AB3708">
              <w:rPr>
                <w:sz w:val="20"/>
                <w:szCs w:val="20"/>
              </w:rPr>
              <w:t>Ick</w:t>
            </w:r>
            <w:proofErr w:type="spellEnd"/>
            <w:r w:rsidRPr="00AB3708">
              <w:rPr>
                <w:sz w:val="20"/>
                <w:szCs w:val="20"/>
              </w:rPr>
              <w:t xml:space="preserve">-Nationell identifierare </w:t>
            </w:r>
            <w:proofErr w:type="spellStart"/>
            <w:r w:rsidRPr="00AB3708">
              <w:rPr>
                <w:sz w:val="20"/>
                <w:szCs w:val="20"/>
              </w:rPr>
              <w:t>Org+lokalt</w:t>
            </w:r>
            <w:proofErr w:type="spellEnd"/>
            <w:r w:rsidRPr="00AB3708">
              <w:rPr>
                <w:sz w:val="20"/>
                <w:szCs w:val="20"/>
              </w:rPr>
              <w:t xml:space="preserve"> unikt id används, skall extension bestå av en konkatenerad sträng bestående av systemid (i form av </w:t>
            </w:r>
            <w:proofErr w:type="spellStart"/>
            <w:r w:rsidRPr="00AB3708">
              <w:rPr>
                <w:sz w:val="20"/>
                <w:szCs w:val="20"/>
              </w:rPr>
              <w:t>HSAid</w:t>
            </w:r>
            <w:proofErr w:type="spellEnd"/>
            <w:r w:rsidRPr="00AB3708">
              <w:rPr>
                <w:sz w:val="20"/>
                <w:szCs w:val="20"/>
              </w:rPr>
              <w:t>) och lokalt unikt ID.</w:t>
            </w:r>
          </w:p>
        </w:tc>
        <w:tc>
          <w:tcPr>
            <w:tcW w:w="851" w:type="dxa"/>
            <w:tcBorders>
              <w:top w:val="single" w:sz="5" w:space="0" w:color="000000"/>
              <w:left w:val="single" w:sz="5" w:space="0" w:color="000000"/>
              <w:bottom w:val="single" w:sz="5" w:space="0" w:color="000000"/>
              <w:right w:val="single" w:sz="5" w:space="0" w:color="000000"/>
            </w:tcBorders>
          </w:tcPr>
          <w:p w14:paraId="5E1F8EDA" w14:textId="77777777" w:rsidR="00F4564C" w:rsidRPr="001A25F9"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3BC55AC3" w14:textId="77777777" w:rsidTr="00D068D5">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084ADD" w14:textId="77777777" w:rsidR="00F4564C" w:rsidRPr="00AB3708" w:rsidRDefault="00F4564C" w:rsidP="00D068D5">
            <w:pPr>
              <w:spacing w:line="229" w:lineRule="exact"/>
              <w:ind w:left="102"/>
              <w:rPr>
                <w:sz w:val="20"/>
                <w:szCs w:val="20"/>
              </w:rPr>
            </w:pPr>
            <w:r w:rsidRPr="00AB3708">
              <w:rPr>
                <w:sz w:val="20"/>
                <w:szCs w:val="20"/>
              </w:rPr>
              <w:t xml:space="preserve">… </w:t>
            </w:r>
            <w:proofErr w:type="spellStart"/>
            <w:r w:rsidRPr="00AB3708">
              <w:rPr>
                <w:sz w:val="20"/>
                <w:szCs w:val="20"/>
              </w:rPr>
              <w:t>analysisTime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A2CFC4C" w14:textId="77777777" w:rsidR="00F4564C" w:rsidRPr="001A25F9" w:rsidRDefault="00F4564C" w:rsidP="00D068D5">
            <w:pPr>
              <w:spacing w:line="226" w:lineRule="exact"/>
              <w:ind w:left="102"/>
              <w:rPr>
                <w:sz w:val="20"/>
                <w:szCs w:val="20"/>
              </w:rPr>
            </w:pPr>
            <w:proofErr w:type="spellStart"/>
            <w:r w:rsidRPr="00021F1C">
              <w:rPr>
                <w:sz w:val="20"/>
                <w:szCs w:val="20"/>
              </w:rPr>
              <w:t>TimePeriodType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AD79452" w14:textId="77777777" w:rsidR="00F4564C" w:rsidRPr="00AB3708" w:rsidRDefault="00F4564C" w:rsidP="00D068D5">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3B620E24"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0F504903" w14:textId="77777777" w:rsidTr="00D068D5">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1D37C2F5" w14:textId="77777777" w:rsidR="00F4564C" w:rsidRPr="00AB3708" w:rsidRDefault="00F4564C" w:rsidP="00D068D5">
            <w:pPr>
              <w:spacing w:line="229" w:lineRule="exact"/>
              <w:ind w:left="102"/>
              <w:rPr>
                <w:sz w:val="20"/>
                <w:szCs w:val="20"/>
              </w:rPr>
            </w:pPr>
            <w:r w:rsidRPr="00AB3708">
              <w:rPr>
                <w:sz w:val="20"/>
                <w:szCs w:val="20"/>
              </w:rPr>
              <w:t xml:space="preserve">… </w:t>
            </w:r>
            <w:proofErr w:type="spellStart"/>
            <w:r w:rsidRPr="00AB3708">
              <w:rPr>
                <w:sz w:val="20"/>
                <w:szCs w:val="20"/>
              </w:rPr>
              <w:t>analysisCode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F3EFBDB" w14:textId="77777777" w:rsidR="00F4564C" w:rsidRPr="00AB3708" w:rsidRDefault="00F4564C" w:rsidP="00D068D5">
            <w:pPr>
              <w:spacing w:line="226" w:lineRule="exact"/>
              <w:ind w:left="102"/>
              <w:rPr>
                <w:sz w:val="20"/>
                <w:szCs w:val="20"/>
              </w:rPr>
            </w:pPr>
            <w:r w:rsidRPr="00AB3708">
              <w:rPr>
                <w:sz w:val="20"/>
                <w:szCs w:val="20"/>
              </w:rPr>
              <w:t>CV</w:t>
            </w:r>
          </w:p>
        </w:tc>
        <w:tc>
          <w:tcPr>
            <w:tcW w:w="3969" w:type="dxa"/>
            <w:tcBorders>
              <w:top w:val="single" w:sz="5" w:space="0" w:color="000000"/>
              <w:left w:val="single" w:sz="5" w:space="0" w:color="000000"/>
              <w:bottom w:val="single" w:sz="5" w:space="0" w:color="000000"/>
              <w:right w:val="single" w:sz="5" w:space="0" w:color="000000"/>
            </w:tcBorders>
          </w:tcPr>
          <w:p w14:paraId="2E50EC02" w14:textId="77777777" w:rsidR="00F4564C" w:rsidRPr="00AB3708" w:rsidRDefault="00F4564C" w:rsidP="00D068D5">
            <w:pPr>
              <w:spacing w:line="226" w:lineRule="exact"/>
              <w:ind w:left="102"/>
              <w:rPr>
                <w:sz w:val="20"/>
                <w:szCs w:val="20"/>
              </w:rPr>
            </w:pPr>
            <w:r w:rsidRPr="00AB3708">
              <w:rPr>
                <w:sz w:val="20"/>
                <w:szCs w:val="20"/>
              </w:rPr>
              <w:t xml:space="preserve">Kod och klartext som anger vilken åtgärd som avses, enligt kodverket NPU.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717ACE7B"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0DC67DC1" w14:textId="77777777" w:rsidTr="00D068D5">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60DA32D" w14:textId="77777777" w:rsidR="00F4564C" w:rsidRPr="00907C9B"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439B9D6"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9AFAF7" w14:textId="77777777" w:rsidR="00F4564C" w:rsidRPr="00AB3708" w:rsidRDefault="00F4564C" w:rsidP="00D068D5">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359AC6B9"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357ABD3B" w14:textId="77777777" w:rsidTr="00D068D5">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2D300BA" w14:textId="77777777" w:rsidR="00F4564C" w:rsidRPr="00907C9B"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3CF881B"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BA557EB" w14:textId="77777777" w:rsidR="00F4564C" w:rsidRPr="00AB3708" w:rsidRDefault="00F4564C" w:rsidP="00D068D5">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612A7942"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5D9507C" w14:textId="77777777" w:rsidTr="00D068D5">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40BA5B9F" w14:textId="77777777" w:rsidR="00F4564C" w:rsidRPr="00907C9B"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859BEC6"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F88DDE" w14:textId="77777777" w:rsidR="00F4564C" w:rsidRPr="00AB3708" w:rsidRDefault="00F4564C" w:rsidP="00D068D5">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1B67529F"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FAC596A" w14:textId="77777777" w:rsidTr="00D068D5">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5CF1A420"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BB26E7">
              <w:rPr>
                <w:sz w:val="20"/>
                <w:szCs w:val="20"/>
              </w:rPr>
              <w:t>analysisText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D323BDD" w14:textId="77777777" w:rsidR="00F4564C" w:rsidRPr="00AB3708" w:rsidRDefault="00F4564C" w:rsidP="00D068D5">
            <w:pPr>
              <w:spacing w:line="226"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2F57C3" w14:textId="77777777" w:rsidR="00F4564C" w:rsidRPr="00AB3708" w:rsidRDefault="00F4564C" w:rsidP="00D068D5">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7246C2CE"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6D999AFE" w14:textId="77777777" w:rsidTr="00D068D5">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31EF05A9"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BB26E7">
              <w:rPr>
                <w:sz w:val="20"/>
                <w:szCs w:val="20"/>
              </w:rPr>
              <w:t>analysisStatus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9B8E92E"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D659D0" w14:textId="77777777" w:rsidR="00F4564C" w:rsidRPr="00AB3708" w:rsidRDefault="00F4564C" w:rsidP="00D068D5">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0B403AB6" w14:textId="77777777" w:rsidR="00F4564C" w:rsidRPr="00AB3708" w:rsidRDefault="00F4564C" w:rsidP="00D068D5">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3A1909CC"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5102F696"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38DBF1D8"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C55989">
              <w:rPr>
                <w:sz w:val="20"/>
                <w:szCs w:val="20"/>
              </w:rPr>
              <w:t>analysisComment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8D9B0C6"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5F9CCF" w14:textId="77777777" w:rsidR="00F4564C" w:rsidRPr="00AB3708" w:rsidRDefault="00F4564C" w:rsidP="00D068D5">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290F74DC"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2EED4678"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9BAC117"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r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C8E7F14"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1ADCF26" w14:textId="77777777" w:rsidR="00F4564C" w:rsidRPr="00AB3708" w:rsidRDefault="00F4564C" w:rsidP="00D068D5">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13F0B714" w14:textId="77777777" w:rsidR="00F4564C" w:rsidRPr="00AB3708" w:rsidRDefault="00F4564C" w:rsidP="00D068D5">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14AC3EAE"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69D582B5"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FB53857"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method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63F5E23"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0B3A36" w14:textId="77777777" w:rsidR="00F4564C" w:rsidRPr="00AB3708" w:rsidRDefault="00F4564C" w:rsidP="00D068D5">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1C4E6C3"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7E9CF383"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3F04389D"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relationToAnalysis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FFCB73A" w14:textId="77777777" w:rsidR="00F4564C" w:rsidRPr="00AB3708" w:rsidRDefault="00F4564C" w:rsidP="00D068D5">
            <w:pPr>
              <w:spacing w:line="229" w:lineRule="exact"/>
              <w:ind w:left="102"/>
              <w:rPr>
                <w:sz w:val="20"/>
                <w:szCs w:val="20"/>
              </w:rPr>
            </w:pPr>
            <w:proofErr w:type="spellStart"/>
            <w:r w:rsidRPr="00AB3708">
              <w:rPr>
                <w:sz w:val="20"/>
                <w:szCs w:val="20"/>
              </w:rPr>
              <w:t>RelationToAnalysisType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D0DFDE4" w14:textId="77777777" w:rsidR="00F4564C" w:rsidRPr="00AB3708" w:rsidRDefault="00F4564C" w:rsidP="00D068D5">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5CD1FB27"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F4564C" w:rsidRPr="00907C9B" w14:paraId="192899F4"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636DB74"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18DDC83" w14:textId="77777777" w:rsidR="00F4564C" w:rsidRPr="00AB3708" w:rsidRDefault="00F4564C" w:rsidP="00D068D5">
            <w:pPr>
              <w:spacing w:line="229" w:lineRule="exact"/>
              <w:ind w:left="102"/>
              <w:rPr>
                <w:sz w:val="20"/>
                <w:szCs w:val="20"/>
              </w:rPr>
            </w:pPr>
            <w:r w:rsidRPr="00AB3708">
              <w:rPr>
                <w:sz w:val="20"/>
                <w:szCs w:val="20"/>
              </w:rPr>
              <w:t>II</w:t>
            </w:r>
          </w:p>
        </w:tc>
        <w:tc>
          <w:tcPr>
            <w:tcW w:w="3969" w:type="dxa"/>
            <w:tcBorders>
              <w:top w:val="single" w:sz="5" w:space="0" w:color="000000"/>
              <w:left w:val="single" w:sz="5" w:space="0" w:color="000000"/>
              <w:bottom w:val="single" w:sz="5" w:space="0" w:color="000000"/>
              <w:right w:val="single" w:sz="5" w:space="0" w:color="000000"/>
            </w:tcBorders>
          </w:tcPr>
          <w:p w14:paraId="1A517299" w14:textId="77777777" w:rsidR="00F4564C" w:rsidRPr="00AB3708" w:rsidRDefault="00F4564C" w:rsidP="00D068D5">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41A6055D"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26A840F9" w14:textId="77777777" w:rsidTr="00D068D5">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45A6DEF6" w14:textId="77777777" w:rsidR="00F4564C" w:rsidRDefault="00F4564C" w:rsidP="00D068D5">
            <w:pPr>
              <w:spacing w:line="229" w:lineRule="exact"/>
              <w:ind w:left="102"/>
              <w:rPr>
                <w:sz w:val="20"/>
                <w:szCs w:val="20"/>
              </w:rPr>
            </w:pPr>
            <w:proofErr w:type="gramStart"/>
            <w:r>
              <w:rPr>
                <w:sz w:val="20"/>
                <w:szCs w:val="20"/>
              </w:rPr>
              <w:t>…..</w:t>
            </w:r>
            <w:proofErr w:type="gramEnd"/>
            <w:r>
              <w:rPr>
                <w:sz w:val="20"/>
                <w:szCs w:val="20"/>
              </w:rPr>
              <w:t xml:space="preserve"> </w:t>
            </w:r>
            <w:proofErr w:type="spellStart"/>
            <w:r>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DC45B7C"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F66EE6" w14:textId="77777777" w:rsidR="00F4564C" w:rsidRPr="00AB3708" w:rsidRDefault="00F4564C" w:rsidP="00D068D5">
            <w:pPr>
              <w:spacing w:line="229" w:lineRule="exact"/>
              <w:ind w:left="102"/>
              <w:rPr>
                <w:sz w:val="20"/>
                <w:szCs w:val="20"/>
              </w:rPr>
            </w:pPr>
            <w:r w:rsidRPr="00AB3708">
              <w:rPr>
                <w:sz w:val="20"/>
                <w:szCs w:val="20"/>
              </w:rPr>
              <w:t xml:space="preserve">UID för den organisation som tilldelar identiteten. OID för Icke-nationell identifierare </w:t>
            </w:r>
            <w:proofErr w:type="spellStart"/>
            <w:r w:rsidRPr="00AB3708">
              <w:rPr>
                <w:sz w:val="20"/>
                <w:szCs w:val="20"/>
              </w:rPr>
              <w:t>Org+lokalt</w:t>
            </w:r>
            <w:proofErr w:type="spellEnd"/>
            <w:r w:rsidRPr="00AB3708">
              <w:rPr>
                <w:sz w:val="20"/>
                <w:szCs w:val="20"/>
              </w:rPr>
              <w:t xml:space="preserve"> unikt id (1.2.752.129.2.1.2.1) kan användas</w:t>
            </w:r>
          </w:p>
        </w:tc>
        <w:tc>
          <w:tcPr>
            <w:tcW w:w="851" w:type="dxa"/>
            <w:tcBorders>
              <w:top w:val="single" w:sz="5" w:space="0" w:color="000000"/>
              <w:left w:val="single" w:sz="5" w:space="0" w:color="000000"/>
              <w:bottom w:val="single" w:sz="5" w:space="0" w:color="000000"/>
              <w:right w:val="single" w:sz="5" w:space="0" w:color="000000"/>
            </w:tcBorders>
          </w:tcPr>
          <w:p w14:paraId="69095900"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07427569"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FD1607C" w14:textId="77777777" w:rsidR="00F4564C" w:rsidRDefault="00F4564C" w:rsidP="00D068D5">
            <w:pPr>
              <w:spacing w:line="229" w:lineRule="exact"/>
              <w:ind w:left="102"/>
              <w:rPr>
                <w:sz w:val="20"/>
                <w:szCs w:val="20"/>
              </w:rPr>
            </w:pPr>
            <w:proofErr w:type="gramStart"/>
            <w:r>
              <w:rPr>
                <w:sz w:val="20"/>
                <w:szCs w:val="20"/>
              </w:rPr>
              <w:t>.....</w:t>
            </w:r>
            <w:proofErr w:type="gramEnd"/>
            <w:r>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3E6F2839"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66EEDE" w14:textId="77777777" w:rsidR="00F4564C" w:rsidRPr="00AB3708" w:rsidRDefault="00F4564C" w:rsidP="00D068D5">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0CE6A487"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B46B981"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B9EF09F"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analysisOutcome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B81D56F" w14:textId="77777777" w:rsidR="00F4564C" w:rsidRPr="00AB3708" w:rsidRDefault="00F4564C" w:rsidP="00D068D5">
            <w:pPr>
              <w:spacing w:line="229" w:lineRule="exact"/>
              <w:ind w:left="102"/>
              <w:rPr>
                <w:sz w:val="20"/>
                <w:szCs w:val="20"/>
              </w:rPr>
            </w:pPr>
            <w:proofErr w:type="spellStart"/>
            <w:r w:rsidRPr="00AB3708">
              <w:rPr>
                <w:sz w:val="20"/>
                <w:szCs w:val="20"/>
              </w:rPr>
              <w:t>AnalysisOutcomeType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EE5DCB6" w14:textId="77777777" w:rsidR="00F4564C" w:rsidRPr="00AB3708" w:rsidRDefault="00F4564C" w:rsidP="00D068D5">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535126B4"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4545DACB"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477C35" w14:textId="77777777" w:rsidR="00F4564C" w:rsidRDefault="00F4564C" w:rsidP="00D068D5">
            <w:pPr>
              <w:spacing w:line="229" w:lineRule="exact"/>
              <w:ind w:left="102"/>
              <w:rPr>
                <w:sz w:val="20"/>
                <w:szCs w:val="20"/>
              </w:rPr>
            </w:pPr>
            <w:proofErr w:type="gramStart"/>
            <w:r>
              <w:rPr>
                <w:sz w:val="20"/>
                <w:szCs w:val="20"/>
              </w:rPr>
              <w:lastRenderedPageBreak/>
              <w:t>….</w:t>
            </w:r>
            <w:proofErr w:type="gramEnd"/>
            <w:r w:rsidRPr="00AB3708">
              <w:rPr>
                <w:sz w:val="20"/>
                <w:szCs w:val="20"/>
              </w:rPr>
              <w:t xml:space="preserve"> </w:t>
            </w:r>
            <w:proofErr w:type="spellStart"/>
            <w:r w:rsidRPr="005F3A8C">
              <w:rPr>
                <w:sz w:val="20"/>
                <w:szCs w:val="20"/>
              </w:rPr>
              <w:t>outcomeValue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874B7EC"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C0BB30" w14:textId="77777777" w:rsidR="00F4564C" w:rsidRPr="00AB3708" w:rsidRDefault="00F4564C" w:rsidP="00D068D5">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2CDA1434"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5CB3887"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3E777A9"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outcomeUnit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1E6670A"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0B9989" w14:textId="77777777" w:rsidR="00F4564C" w:rsidRPr="00AB3708" w:rsidRDefault="00F4564C" w:rsidP="00D068D5">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7B0E11BB"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11A2C4B2"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0448E27"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observationTime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10E325B" w14:textId="77777777" w:rsidR="00F4564C" w:rsidRPr="00AB3708" w:rsidRDefault="00F4564C" w:rsidP="00D068D5">
            <w:pPr>
              <w:spacing w:line="229" w:lineRule="exact"/>
              <w:ind w:left="102"/>
              <w:rPr>
                <w:sz w:val="20"/>
                <w:szCs w:val="20"/>
              </w:rPr>
            </w:pPr>
            <w:proofErr w:type="spellStart"/>
            <w:r>
              <w:rPr>
                <w:sz w:val="20"/>
                <w:szCs w:val="20"/>
              </w:rPr>
              <w:t>TimeStampType</w:t>
            </w:r>
            <w:proofErr w:type="spellEnd"/>
          </w:p>
          <w:p w14:paraId="38AE8BC6" w14:textId="77777777" w:rsidR="00F4564C" w:rsidRPr="00AB3708"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35060C" w14:textId="77777777" w:rsidR="00F4564C" w:rsidRPr="00AB3708" w:rsidRDefault="00F4564C" w:rsidP="00D068D5">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5C35A90A"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68113EE1"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2C608EE5"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pathologicalFlag</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56C3CE" w14:textId="77777777" w:rsidR="00F4564C" w:rsidRDefault="00F4564C" w:rsidP="00D068D5">
            <w:pPr>
              <w:spacing w:line="229" w:lineRule="exact"/>
              <w:ind w:left="102"/>
              <w:rPr>
                <w:sz w:val="20"/>
                <w:szCs w:val="20"/>
              </w:rPr>
            </w:pPr>
            <w:proofErr w:type="spellStart"/>
            <w:r>
              <w:rPr>
                <w:sz w:val="20"/>
                <w:szCs w:val="20"/>
              </w:rPr>
              <w:t>Bool</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EA27CCC" w14:textId="77777777" w:rsidR="00F4564C" w:rsidRPr="00AB3708" w:rsidRDefault="00F4564C" w:rsidP="00D068D5">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0A9A521D" w14:textId="77777777" w:rsidR="00F4564C" w:rsidRPr="00AB3708" w:rsidRDefault="00F4564C" w:rsidP="00D068D5">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5D4CD842"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2C0B6F5"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78A634F2"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outcomeDescription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B4A27BF"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6E3795F" w14:textId="77777777" w:rsidR="00F4564C" w:rsidRPr="00AB3708" w:rsidRDefault="00F4564C" w:rsidP="00D068D5">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5FB3E0B7"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5A442C39"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6378CC1"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referenceInterval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C1F80FD"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A41836" w14:textId="77777777" w:rsidR="00F4564C" w:rsidRPr="00AB3708" w:rsidRDefault="00F4564C" w:rsidP="00D068D5">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5541D98F"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1124CABE"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461686B" w14:textId="77777777" w:rsidR="00F4564C" w:rsidRDefault="00F4564C" w:rsidP="00D068D5">
            <w:pPr>
              <w:spacing w:line="229" w:lineRule="exact"/>
              <w:ind w:left="102"/>
              <w:rPr>
                <w:sz w:val="20"/>
                <w:szCs w:val="20"/>
              </w:rPr>
            </w:pPr>
            <w:proofErr w:type="gramStart"/>
            <w:r>
              <w:rPr>
                <w:sz w:val="20"/>
                <w:szCs w:val="20"/>
              </w:rPr>
              <w:t>….</w:t>
            </w:r>
            <w:proofErr w:type="gramEnd"/>
            <w:r>
              <w:rPr>
                <w:sz w:val="20"/>
                <w:szCs w:val="20"/>
              </w:rPr>
              <w:t xml:space="preserve"> </w:t>
            </w:r>
            <w:proofErr w:type="spellStart"/>
            <w:r w:rsidRPr="00573F5A">
              <w:rPr>
                <w:sz w:val="20"/>
                <w:szCs w:val="20"/>
              </w:rPr>
              <w:t>referencePopulation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7EF7EF4"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E62551" w14:textId="77777777" w:rsidR="00F4564C" w:rsidRPr="00AB3708" w:rsidRDefault="00F4564C" w:rsidP="00D068D5">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7D32639F"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132B56D4"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B8297CA"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C060622" w14:textId="77777777" w:rsidR="00F4564C" w:rsidRDefault="00F4564C" w:rsidP="00D068D5">
            <w:pPr>
              <w:spacing w:line="229" w:lineRule="exact"/>
              <w:ind w:left="102"/>
              <w:rPr>
                <w:sz w:val="20"/>
                <w:szCs w:val="20"/>
              </w:rPr>
            </w:pPr>
            <w:proofErr w:type="spellStart"/>
            <w:r w:rsidRPr="0064343E">
              <w:rPr>
                <w:sz w:val="20"/>
                <w:szCs w:val="20"/>
              </w:rPr>
              <w:t>ReferralType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E2639D1" w14:textId="77777777" w:rsidR="00F4564C" w:rsidRPr="00AB3708" w:rsidRDefault="00F4564C" w:rsidP="00D068D5">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5B84DD51"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C3D8091"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0AEB3CC"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Pr>
                <w:sz w:val="20"/>
                <w:szCs w:val="20"/>
              </w:rPr>
              <w:t>referralId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934561A" w14:textId="77777777" w:rsidR="00F4564C" w:rsidRPr="0064343E"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D7F7BD" w14:textId="77777777" w:rsidR="00F4564C" w:rsidRPr="00AB3708" w:rsidRDefault="00F4564C" w:rsidP="00D068D5">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3348003A"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5096A520"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E7A302B"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64343E">
              <w:rPr>
                <w:sz w:val="20"/>
                <w:szCs w:val="20"/>
              </w:rPr>
              <w:t>referralReason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968DE8"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EBE2C" w14:textId="77777777" w:rsidR="00F4564C" w:rsidRPr="00AB3708" w:rsidRDefault="00F4564C" w:rsidP="00D068D5">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58625D00"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20"/>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B273587" w14:textId="77777777" w:rsidR="00D068D5" w:rsidRDefault="00D068D5">
      <w:r>
        <w:separator/>
      </w:r>
    </w:p>
  </w:endnote>
  <w:endnote w:type="continuationSeparator" w:id="0">
    <w:p w14:paraId="6F95BF71" w14:textId="77777777" w:rsidR="00D068D5" w:rsidRDefault="00D068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A04D3AA" w14:textId="77777777" w:rsidR="00D068D5" w:rsidRDefault="00D068D5">
      <w:r>
        <w:separator/>
      </w:r>
    </w:p>
  </w:footnote>
  <w:footnote w:type="continuationSeparator" w:id="0">
    <w:p w14:paraId="31E45D69" w14:textId="77777777" w:rsidR="00D068D5" w:rsidRDefault="00D068D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214" w:type="dxa"/>
      <w:tblLayout w:type="fixed"/>
      <w:tblLook w:val="0000" w:firstRow="0" w:lastRow="0" w:firstColumn="0" w:lastColumn="0" w:noHBand="0" w:noVBand="0"/>
    </w:tblPr>
    <w:tblGrid>
      <w:gridCol w:w="3130"/>
      <w:gridCol w:w="3236"/>
      <w:gridCol w:w="2848"/>
    </w:tblGrid>
    <w:tr w:rsidR="00D068D5" w14:paraId="35E76DF9"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5A877BF" w14:textId="77777777" w:rsidR="00D068D5" w:rsidRDefault="00D068D5"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:2</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B06E035"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F31C08">
            <w:rPr>
              <w:noProof/>
              <w:lang w:eastAsia="sv-SE"/>
            </w:rPr>
          </w:r>
          <w:r w:rsidR="00F31C08">
            <w:rPr>
              <w:noProof/>
              <w:lang w:eastAsia="sv-SE"/>
            </w:rPr>
            <w:pict w14:anchorId="7DABC6BA">
              <v:shape id="_x0000_s2050"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" adj="0,,0" path="">
                <v:stroke joinstyle="round"/>
                <v:formulas/>
                <v:path o:connecttype="segments" textboxrect="@1,@1,@1,@1"/>
                <w10:wrap type="none"/>
                <w10:anchorlock/>
              </v:shape>
            </w:pic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1D43AFB" w14:textId="77777777" w:rsidR="00D068D5" w:rsidRDefault="00D068D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068D5" w14:paraId="256CE27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72CB8B" w14:textId="77777777" w:rsidR="00D068D5" w:rsidRDefault="00D068D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0F73E0D"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8147F84" w14:textId="008B033D" w:rsidR="00D068D5" w:rsidRDefault="00D068D5" w:rsidP="004D53C9">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Utgåva </w:t>
          </w:r>
          <w:r w:rsidR="004D53C9">
            <w:t>PA37</w:t>
          </w:r>
        </w:p>
      </w:tc>
    </w:tr>
    <w:tr w:rsidR="00D068D5" w14:paraId="38FBCB8D"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D38BE34" w14:textId="77777777" w:rsidR="00D068D5" w:rsidRDefault="00D068D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4E5BBF6"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C68BBDC" w14:textId="77777777" w:rsidR="00D068D5" w:rsidRDefault="00D068D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F31C08">
            <w:rPr>
              <w:noProof/>
            </w:rPr>
            <w:t>4</w:t>
          </w:r>
          <w:r>
            <w:rPr>
              <w:noProof/>
            </w:rPr>
            <w:fldChar w:fldCharType="end"/>
          </w:r>
          <w:r>
            <w:t xml:space="preserve"> (</w:t>
          </w:r>
          <w:r>
            <w:fldChar w:fldCharType="begin"/>
          </w:r>
          <w:r>
            <w:instrText xml:space="preserve"> NUMPAGES </w:instrText>
          </w:r>
          <w:r>
            <w:fldChar w:fldCharType="separate"/>
          </w:r>
          <w:r w:rsidR="00F31C08">
            <w:rPr>
              <w:noProof/>
            </w:rPr>
            <w:t>39</w:t>
          </w:r>
          <w:r>
            <w:rPr>
              <w:noProof/>
            </w:rPr>
            <w:fldChar w:fldCharType="end"/>
          </w:r>
          <w:r>
            <w:t>)</w:t>
          </w:r>
        </w:p>
      </w:tc>
    </w:tr>
    <w:tr w:rsidR="00D068D5" w:rsidRPr="00647B65" w14:paraId="6CC44808"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BCB7E4" w14:textId="77777777" w:rsidR="00D068D5" w:rsidRPr="00CF3BBF" w:rsidRDefault="00D068D5"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7334BD">
            <w:rPr>
              <w:rFonts w:ascii="Arial" w:hAnsi="Arial" w:cs="Arial"/>
              <w:noProof/>
              <w:sz w:val="22"/>
              <w:szCs w:val="22"/>
            </w:rPr>
            <w:t>2013-09-16</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8E76D3D" w14:textId="77777777" w:rsidR="00D068D5" w:rsidRPr="00647B65" w:rsidRDefault="00D068D5"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156749C" w14:textId="77777777" w:rsidR="00D068D5" w:rsidRPr="00647B65" w:rsidRDefault="00D068D5" w:rsidP="004E562D"/>
      </w:tc>
    </w:tr>
  </w:tbl>
  <w:p w14:paraId="410C4010" w14:textId="77777777" w:rsidR="00D068D5" w:rsidRPr="008745C3" w:rsidRDefault="00D068D5" w:rsidP="008745C3">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D068D5"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D068D5" w:rsidRDefault="00D068D5"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F31C08">
            <w:rPr>
              <w:noProof/>
              <w:lang w:eastAsia="sv-SE"/>
            </w:rPr>
          </w:r>
          <w:r w:rsidR="00F31C08">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D068D5" w:rsidRDefault="00D068D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068D5"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D068D5" w:rsidRDefault="00D068D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77777777" w:rsidR="00D068D5" w:rsidRDefault="00D068D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PA31</w:t>
          </w:r>
        </w:p>
      </w:tc>
    </w:tr>
    <w:tr w:rsidR="00D068D5"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D068D5" w:rsidRDefault="00D068D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D068D5" w:rsidRDefault="00D068D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F31C08">
            <w:rPr>
              <w:noProof/>
            </w:rPr>
            <w:t>33</w:t>
          </w:r>
          <w:r>
            <w:rPr>
              <w:noProof/>
            </w:rPr>
            <w:fldChar w:fldCharType="end"/>
          </w:r>
          <w:r>
            <w:t xml:space="preserve"> (</w:t>
          </w:r>
          <w:r>
            <w:fldChar w:fldCharType="begin"/>
          </w:r>
          <w:r>
            <w:instrText xml:space="preserve"> NUMPAGES </w:instrText>
          </w:r>
          <w:r>
            <w:fldChar w:fldCharType="separate"/>
          </w:r>
          <w:r w:rsidR="00F31C08">
            <w:rPr>
              <w:noProof/>
            </w:rPr>
            <w:t>39</w:t>
          </w:r>
          <w:r>
            <w:rPr>
              <w:noProof/>
            </w:rPr>
            <w:fldChar w:fldCharType="end"/>
          </w:r>
          <w:r>
            <w:t>)</w:t>
          </w:r>
        </w:p>
      </w:tc>
    </w:tr>
    <w:tr w:rsidR="00D068D5"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D068D5" w:rsidRPr="00CF3BBF" w:rsidRDefault="00D068D5"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7334BD">
            <w:rPr>
              <w:rFonts w:ascii="Arial" w:hAnsi="Arial" w:cs="Arial"/>
              <w:noProof/>
              <w:sz w:val="22"/>
              <w:szCs w:val="22"/>
            </w:rPr>
            <w:t>2013-09-16</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D068D5" w:rsidRPr="00647B65" w:rsidRDefault="00D068D5"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D068D5" w:rsidRPr="00647B65" w:rsidRDefault="00D068D5" w:rsidP="004E562D"/>
      </w:tc>
    </w:tr>
  </w:tbl>
  <w:p w14:paraId="338A874B" w14:textId="77777777" w:rsidR="00D068D5" w:rsidRPr="008745C3" w:rsidRDefault="00D068D5"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4">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5">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7">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8">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11"/>
  </w:num>
  <w:num w:numId="2">
    <w:abstractNumId w:val="7"/>
  </w:num>
  <w:num w:numId="3">
    <w:abstractNumId w:val="8"/>
  </w:num>
  <w:num w:numId="4">
    <w:abstractNumId w:val="3"/>
  </w:num>
  <w:num w:numId="5">
    <w:abstractNumId w:val="10"/>
  </w:num>
  <w:num w:numId="6">
    <w:abstractNumId w:val="9"/>
  </w:num>
  <w:num w:numId="7">
    <w:abstractNumId w:val="4"/>
  </w:num>
  <w:num w:numId="8">
    <w:abstractNumId w:val="1"/>
  </w:num>
  <w:num w:numId="9">
    <w:abstractNumId w:val="12"/>
  </w:num>
  <w:num w:numId="10">
    <w:abstractNumId w:val="5"/>
  </w:num>
  <w:num w:numId="11">
    <w:abstractNumId w:val="2"/>
  </w:num>
  <w:num w:numId="12">
    <w:abstractNumId w:val="6"/>
  </w:num>
  <w:num w:numId="13">
    <w:abstractNumId w:val="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2A77"/>
    <w:rsid w:val="00273CD1"/>
    <w:rsid w:val="002746EF"/>
    <w:rsid w:val="00274B67"/>
    <w:rsid w:val="00275476"/>
    <w:rsid w:val="0027716C"/>
    <w:rsid w:val="00280DF3"/>
    <w:rsid w:val="00282580"/>
    <w:rsid w:val="00284303"/>
    <w:rsid w:val="00285AD9"/>
    <w:rsid w:val="0028627C"/>
    <w:rsid w:val="00286390"/>
    <w:rsid w:val="00292555"/>
    <w:rsid w:val="00292C6D"/>
    <w:rsid w:val="0029424C"/>
    <w:rsid w:val="002A2A60"/>
    <w:rsid w:val="002A432F"/>
    <w:rsid w:val="002A50B3"/>
    <w:rsid w:val="002A764C"/>
    <w:rsid w:val="002B31AC"/>
    <w:rsid w:val="002B3A73"/>
    <w:rsid w:val="002B3C3F"/>
    <w:rsid w:val="002B432C"/>
    <w:rsid w:val="002B66A6"/>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D294D"/>
    <w:rsid w:val="006D2F38"/>
    <w:rsid w:val="006D3DE6"/>
    <w:rsid w:val="006D3F42"/>
    <w:rsid w:val="006D41EF"/>
    <w:rsid w:val="006D4501"/>
    <w:rsid w:val="006D495A"/>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6B"/>
    <w:rsid w:val="00A16E9A"/>
    <w:rsid w:val="00A24BE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2098"/>
    <w:rsid w:val="00C32730"/>
    <w:rsid w:val="00C3546C"/>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7618"/>
    <w:rsid w:val="00C707FD"/>
    <w:rsid w:val="00C70C85"/>
    <w:rsid w:val="00C73FAD"/>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B43BB"/>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unitsofmeasure.org/ucum.html" TargetMode="External"/><Relationship Id="rId18" Type="http://schemas.openxmlformats.org/officeDocument/2006/relationships/image" Target="media/image9.png"/><Relationship Id="rId19" Type="http://schemas.openxmlformats.org/officeDocument/2006/relationships/hyperlink" Target="http://www.inera.se/Documents/TJANSTER_PROJEKT/Katalogtjanst_HSA/Innehall/hsa_innehall_befattning.pdf"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3422</TotalTime>
  <Pages>39</Pages>
  <Words>9736</Words>
  <Characters>51603</Characters>
  <Application>Microsoft Macintosh Word</Application>
  <DocSecurity>0</DocSecurity>
  <Lines>430</Lines>
  <Paragraphs>122</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61217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Jacob Tardell</cp:lastModifiedBy>
  <cp:revision>438</cp:revision>
  <cp:lastPrinted>2013-02-07T13:14:00Z</cp:lastPrinted>
  <dcterms:created xsi:type="dcterms:W3CDTF">2013-03-27T14:15:00Z</dcterms:created>
  <dcterms:modified xsi:type="dcterms:W3CDTF">2013-09-16T15:10:00Z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