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B89B8BD" w14:textId="77777777" w:rsidR="00D218F3" w:rsidRPr="00BC5B0B" w:rsidRDefault="00D218F3" w:rsidP="00D218F3">
      <w:pPr>
        <w:spacing w:line="200" w:lineRule="exact"/>
        <w:rPr>
          <w:sz w:val="20"/>
          <w:szCs w:val="20"/>
        </w:rPr>
      </w:pP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BC5B0B" w:rsidRDefault="00D218F3" w:rsidP="00D218F3">
      <w:pPr>
        <w:spacing w:line="200" w:lineRule="exact"/>
        <w:rPr>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77777777" w:rsidR="00D218F3" w:rsidRPr="00BC5B0B" w:rsidRDefault="00E223C7" w:rsidP="00102119">
      <w:pPr>
        <w:pStyle w:val="Friform"/>
        <w:widowControl w:val="0"/>
        <w:rPr>
          <w:rFonts w:ascii="Arial" w:hAnsi="Arial"/>
          <w:b/>
          <w:sz w:val="56"/>
        </w:rPr>
      </w:pPr>
      <w:r w:rsidRPr="00E223C7">
        <w:rPr>
          <w:rFonts w:ascii="Arial" w:hAnsi="Arial"/>
          <w:b/>
          <w:sz w:val="56"/>
        </w:rPr>
        <w:t>Hantera hälsorelaterat tillstånd, utfall av aktivitet</w:t>
      </w:r>
      <w:r w:rsidR="00D218F3" w:rsidRPr="00BC5B0B">
        <w:rPr>
          <w:rFonts w:ascii="Arial" w:hAnsi="Arial"/>
          <w:b/>
          <w:sz w:val="56"/>
        </w:rPr>
        <w:t xml:space="preserve"> </w:t>
      </w:r>
    </w:p>
    <w:p w14:paraId="4D93E702" w14:textId="77777777" w:rsidR="00D218F3" w:rsidRPr="00BC5B0B" w:rsidRDefault="00F31C08" w:rsidP="00D218F3">
      <w:pPr>
        <w:pStyle w:val="Friform"/>
        <w:rPr>
          <w:rFonts w:ascii="Arial" w:hAnsi="Arial"/>
          <w:sz w:val="44"/>
        </w:rPr>
      </w:pPr>
      <w:fldSimple w:instr=" SUBJECT  \* MERGEFORMAT ">
        <w:r w:rsidR="00D218F3" w:rsidRPr="00BC5B0B">
          <w:rPr>
            <w:rFonts w:ascii="Arial" w:hAnsi="Arial"/>
            <w:sz w:val="44"/>
          </w:rPr>
          <w:t>Tjänstekontraktsbeskrivning</w:t>
        </w:r>
      </w:fldSimple>
    </w:p>
    <w:p w14:paraId="3E121889" w14:textId="77777777" w:rsidR="00D218F3" w:rsidRPr="00BC5B0B" w:rsidRDefault="00D218F3" w:rsidP="00D218F3">
      <w:pPr>
        <w:pStyle w:val="Friform"/>
        <w:rPr>
          <w:rFonts w:ascii="Arial" w:hAnsi="Arial"/>
          <w:sz w:val="36"/>
        </w:rPr>
      </w:pPr>
    </w:p>
    <w:p w14:paraId="57440D52" w14:textId="0B42C0F4" w:rsidR="00D218F3" w:rsidRPr="00BC5B0B" w:rsidRDefault="004B2DDF" w:rsidP="00D218F3">
      <w:pPr>
        <w:pStyle w:val="Friform"/>
        <w:rPr>
          <w:rFonts w:ascii="Arial" w:hAnsi="Arial"/>
          <w:sz w:val="36"/>
        </w:rPr>
      </w:pPr>
      <w:r>
        <w:rPr>
          <w:rFonts w:ascii="Arial" w:hAnsi="Arial"/>
          <w:sz w:val="36"/>
        </w:rPr>
        <w:t>Utgåva PA</w:t>
      </w:r>
      <w:r w:rsidR="00025422">
        <w:rPr>
          <w:rFonts w:ascii="Arial" w:hAnsi="Arial"/>
          <w:sz w:val="36"/>
        </w:rPr>
        <w:t>38</w:t>
      </w:r>
    </w:p>
    <w:p w14:paraId="68BFDC8D" w14:textId="7E1878E2" w:rsidR="00D218F3" w:rsidRPr="00BC5B0B"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025422">
        <w:rPr>
          <w:rFonts w:ascii="Arial" w:hAnsi="Arial"/>
          <w:sz w:val="36"/>
        </w:rPr>
        <w:t>09-16</w:t>
      </w:r>
    </w:p>
    <w:p w14:paraId="237CFE4B" w14:textId="77777777" w:rsidR="00D218F3" w:rsidRPr="00BC5B0B" w:rsidRDefault="00D218F3" w:rsidP="00D218F3">
      <w:pPr>
        <w:spacing w:line="200" w:lineRule="exact"/>
        <w:rPr>
          <w:sz w:val="20"/>
          <w:szCs w:val="20"/>
        </w:rPr>
      </w:pP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297A1DA9" w14:textId="77777777" w:rsidR="00D218F3" w:rsidRPr="00BC5B0B" w:rsidRDefault="00D218F3" w:rsidP="00D218F3">
      <w:pPr>
        <w:spacing w:line="200" w:lineRule="exact"/>
        <w:rPr>
          <w:sz w:val="20"/>
          <w:szCs w:val="20"/>
        </w:rPr>
      </w:pPr>
    </w:p>
    <w:p w14:paraId="4CD09590" w14:textId="77777777" w:rsidR="00D218F3" w:rsidRPr="00BC5B0B" w:rsidRDefault="00D218F3" w:rsidP="00D218F3">
      <w:pPr>
        <w:spacing w:line="200" w:lineRule="exact"/>
        <w:rPr>
          <w:sz w:val="20"/>
          <w:szCs w:val="20"/>
        </w:rPr>
      </w:pPr>
    </w:p>
    <w:p w14:paraId="7906A5DA" w14:textId="77777777" w:rsidR="00D218F3" w:rsidRPr="00BC5B0B" w:rsidRDefault="00D218F3" w:rsidP="00D218F3">
      <w:pPr>
        <w:spacing w:line="200" w:lineRule="exact"/>
        <w:rPr>
          <w:sz w:val="20"/>
          <w:szCs w:val="20"/>
        </w:rPr>
      </w:pPr>
    </w:p>
    <w:p w14:paraId="0F1595A8"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794D313B" w14:textId="77777777" w:rsidR="00D218F3" w:rsidRPr="00BC5B0B" w:rsidRDefault="00D218F3" w:rsidP="00D218F3">
      <w:pPr>
        <w:spacing w:line="200" w:lineRule="exact"/>
        <w:rPr>
          <w:sz w:val="20"/>
          <w:szCs w:val="20"/>
        </w:rPr>
      </w:pPr>
    </w:p>
    <w:p w14:paraId="2166A0F7" w14:textId="77777777" w:rsidR="00D218F3" w:rsidRPr="00BC5B0B" w:rsidRDefault="00D218F3" w:rsidP="00D218F3">
      <w:pPr>
        <w:spacing w:line="200" w:lineRule="exact"/>
        <w:rPr>
          <w:sz w:val="20"/>
          <w:szCs w:val="20"/>
        </w:rPr>
      </w:pPr>
    </w:p>
    <w:p w14:paraId="7939F95F" w14:textId="77777777" w:rsidR="00D218F3" w:rsidRPr="00BC5B0B" w:rsidRDefault="00D218F3" w:rsidP="00D218F3">
      <w:pPr>
        <w:spacing w:line="200" w:lineRule="exact"/>
        <w:rPr>
          <w:sz w:val="20"/>
          <w:szCs w:val="20"/>
        </w:rPr>
      </w:pPr>
    </w:p>
    <w:p w14:paraId="4020A2F4" w14:textId="77777777" w:rsidR="00D218F3" w:rsidRPr="00BC5B0B" w:rsidRDefault="00D218F3" w:rsidP="00D218F3">
      <w:pPr>
        <w:spacing w:line="200" w:lineRule="exact"/>
        <w:rPr>
          <w:sz w:val="20"/>
          <w:szCs w:val="20"/>
        </w:rPr>
      </w:pPr>
    </w:p>
    <w:p w14:paraId="3F1844C8" w14:textId="77777777" w:rsidR="00D218F3" w:rsidRPr="00BC5B0B" w:rsidRDefault="00D218F3" w:rsidP="00D218F3">
      <w:pPr>
        <w:spacing w:line="200" w:lineRule="exact"/>
        <w:rPr>
          <w:sz w:val="20"/>
          <w:szCs w:val="20"/>
        </w:rPr>
      </w:pPr>
    </w:p>
    <w:p w14:paraId="211373D7" w14:textId="77777777" w:rsidR="00D218F3" w:rsidRPr="00BC5B0B" w:rsidRDefault="00D218F3" w:rsidP="00D218F3">
      <w:pPr>
        <w:spacing w:line="200" w:lineRule="exact"/>
        <w:rPr>
          <w:sz w:val="20"/>
          <w:szCs w:val="20"/>
        </w:rPr>
      </w:pPr>
    </w:p>
    <w:p w14:paraId="024FC804" w14:textId="77777777" w:rsidR="00D218F3" w:rsidRPr="00BC5B0B" w:rsidRDefault="00D218F3" w:rsidP="00D218F3">
      <w:pPr>
        <w:spacing w:line="200" w:lineRule="exact"/>
        <w:rPr>
          <w:sz w:val="20"/>
          <w:szCs w:val="20"/>
        </w:rPr>
      </w:pPr>
    </w:p>
    <w:p w14:paraId="49B8EAD0" w14:textId="77777777" w:rsidR="00D218F3" w:rsidRPr="00BC5B0B" w:rsidRDefault="00D218F3" w:rsidP="00946B47">
      <w:pPr>
        <w:rPr>
          <w:sz w:val="20"/>
          <w:szCs w:val="20"/>
        </w:rPr>
      </w:pPr>
    </w:p>
    <w:p w14:paraId="56151198" w14:textId="77777777" w:rsidR="00D218F3" w:rsidRPr="00BC5B0B" w:rsidRDefault="00D218F3" w:rsidP="00D218F3">
      <w:pPr>
        <w:spacing w:line="200" w:lineRule="exact"/>
        <w:rPr>
          <w:sz w:val="20"/>
          <w:szCs w:val="20"/>
        </w:rPr>
      </w:pPr>
    </w:p>
    <w:p w14:paraId="0150D182" w14:textId="77777777" w:rsidR="00D218F3" w:rsidRPr="00BC5B0B" w:rsidRDefault="00D218F3" w:rsidP="00D218F3">
      <w:pPr>
        <w:spacing w:before="6" w:line="260" w:lineRule="exact"/>
        <w:rPr>
          <w:sz w:val="26"/>
          <w:szCs w:val="26"/>
        </w:rPr>
      </w:pPr>
    </w:p>
    <w:p w14:paraId="72B85AC1" w14:textId="77777777" w:rsidR="00984724" w:rsidRDefault="00984724">
      <w:pPr>
        <w:widowControl w:val="0"/>
        <w:rPr>
          <w:sz w:val="26"/>
          <w:szCs w:val="26"/>
        </w:rPr>
      </w:pPr>
      <w:r>
        <w:rPr>
          <w:sz w:val="26"/>
          <w:szCs w:val="26"/>
        </w:rPr>
        <w:br w:type="page"/>
      </w:r>
    </w:p>
    <w:p w14:paraId="3D423520" w14:textId="7D604EB4" w:rsidR="00481BF0" w:rsidRDefault="00481BF0" w:rsidP="00D218F3">
      <w:pPr>
        <w:spacing w:before="18" w:line="260" w:lineRule="exact"/>
        <w:rPr>
          <w:sz w:val="26"/>
          <w:szCs w:val="26"/>
        </w:rPr>
      </w:pPr>
      <w:r>
        <w:rPr>
          <w:sz w:val="26"/>
          <w:szCs w:val="26"/>
        </w:rPr>
        <w:lastRenderedPageBreak/>
        <w:t>Revisionshistorik</w:t>
      </w:r>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D068D5">
        <w:tc>
          <w:tcPr>
            <w:tcW w:w="964" w:type="dxa"/>
          </w:tcPr>
          <w:p w14:paraId="5BD24C2E" w14:textId="77777777" w:rsidR="00481BF0" w:rsidRPr="00BC5B0B" w:rsidRDefault="00481BF0" w:rsidP="00D068D5">
            <w:pPr>
              <w:pStyle w:val="TableText"/>
            </w:pPr>
            <w:r w:rsidRPr="00BC5B0B">
              <w:t>Version</w:t>
            </w:r>
          </w:p>
        </w:tc>
        <w:tc>
          <w:tcPr>
            <w:tcW w:w="1224" w:type="dxa"/>
          </w:tcPr>
          <w:p w14:paraId="2DC17287" w14:textId="77777777" w:rsidR="00481BF0" w:rsidRPr="00BC5B0B" w:rsidRDefault="00481BF0" w:rsidP="00D068D5">
            <w:pPr>
              <w:pStyle w:val="TableText"/>
            </w:pPr>
            <w:r w:rsidRPr="00BC5B0B">
              <w:t>Revision Datum</w:t>
            </w:r>
          </w:p>
        </w:tc>
        <w:tc>
          <w:tcPr>
            <w:tcW w:w="3652" w:type="dxa"/>
          </w:tcPr>
          <w:p w14:paraId="71537B82" w14:textId="77777777" w:rsidR="00481BF0" w:rsidRPr="00BC5B0B" w:rsidRDefault="00481BF0" w:rsidP="00D068D5">
            <w:pPr>
              <w:pStyle w:val="TableText"/>
            </w:pPr>
            <w:r w:rsidRPr="00BC5B0B">
              <w:t>Komplett beskrivning av ändringar</w:t>
            </w:r>
          </w:p>
        </w:tc>
        <w:tc>
          <w:tcPr>
            <w:tcW w:w="2126" w:type="dxa"/>
          </w:tcPr>
          <w:p w14:paraId="2AB61B98" w14:textId="77777777" w:rsidR="00481BF0" w:rsidRPr="00BC5B0B" w:rsidRDefault="00481BF0" w:rsidP="00D068D5">
            <w:pPr>
              <w:pStyle w:val="TableText"/>
            </w:pPr>
            <w:r w:rsidRPr="00BC5B0B">
              <w:t>Ändringarna gjorda av</w:t>
            </w:r>
          </w:p>
        </w:tc>
        <w:tc>
          <w:tcPr>
            <w:tcW w:w="1276" w:type="dxa"/>
          </w:tcPr>
          <w:p w14:paraId="274D6951" w14:textId="77777777" w:rsidR="00481BF0" w:rsidRPr="00BC5B0B" w:rsidRDefault="00481BF0" w:rsidP="00D068D5">
            <w:pPr>
              <w:pStyle w:val="TableText"/>
            </w:pPr>
            <w:r w:rsidRPr="00BC5B0B">
              <w:t>Definitiv revision fastställd av</w:t>
            </w:r>
          </w:p>
        </w:tc>
      </w:tr>
      <w:tr w:rsidR="00481BF0" w:rsidRPr="00BC5B0B" w14:paraId="0DEA2D22" w14:textId="77777777" w:rsidTr="00D068D5">
        <w:tc>
          <w:tcPr>
            <w:tcW w:w="964" w:type="dxa"/>
          </w:tcPr>
          <w:p w14:paraId="7ECC617D" w14:textId="77777777" w:rsidR="00481BF0" w:rsidRPr="00BC5B0B" w:rsidRDefault="00481BF0" w:rsidP="00D068D5">
            <w:pPr>
              <w:pStyle w:val="TableText"/>
            </w:pPr>
            <w:r w:rsidRPr="00BC5B0B">
              <w:t>PA1</w:t>
            </w:r>
          </w:p>
        </w:tc>
        <w:tc>
          <w:tcPr>
            <w:tcW w:w="1224" w:type="dxa"/>
          </w:tcPr>
          <w:p w14:paraId="01C4F1A6" w14:textId="77777777" w:rsidR="00481BF0" w:rsidRPr="00BC5B0B" w:rsidRDefault="00481BF0" w:rsidP="00D068D5">
            <w:pPr>
              <w:pStyle w:val="TableText"/>
            </w:pPr>
            <w:r w:rsidRPr="00BC5B0B">
              <w:t>2012-12-03</w:t>
            </w:r>
          </w:p>
        </w:tc>
        <w:tc>
          <w:tcPr>
            <w:tcW w:w="3652" w:type="dxa"/>
          </w:tcPr>
          <w:p w14:paraId="7B771CE1" w14:textId="77777777" w:rsidR="00481BF0" w:rsidRPr="00BC5B0B" w:rsidRDefault="00481BF0" w:rsidP="00D068D5">
            <w:pPr>
              <w:pStyle w:val="TableText"/>
            </w:pPr>
            <w:r w:rsidRPr="00BC5B0B">
              <w:t>Arbetsdokument: Vårddokumentation tillagd</w:t>
            </w:r>
          </w:p>
        </w:tc>
        <w:tc>
          <w:tcPr>
            <w:tcW w:w="2126" w:type="dxa"/>
          </w:tcPr>
          <w:p w14:paraId="239BF10F" w14:textId="77777777" w:rsidR="00481BF0" w:rsidRPr="00BC5B0B" w:rsidRDefault="00481BF0" w:rsidP="00D068D5">
            <w:pPr>
              <w:pStyle w:val="TableText"/>
            </w:pPr>
            <w:r w:rsidRPr="00BC5B0B">
              <w:t>FS, MA</w:t>
            </w:r>
          </w:p>
        </w:tc>
        <w:tc>
          <w:tcPr>
            <w:tcW w:w="1276" w:type="dxa"/>
          </w:tcPr>
          <w:p w14:paraId="307B86AB" w14:textId="77777777" w:rsidR="00481BF0" w:rsidRPr="00BC5B0B" w:rsidRDefault="00481BF0" w:rsidP="00D068D5">
            <w:pPr>
              <w:pStyle w:val="TableText"/>
            </w:pPr>
          </w:p>
        </w:tc>
      </w:tr>
      <w:tr w:rsidR="00481BF0" w:rsidRPr="00BC5B0B" w14:paraId="346DA439" w14:textId="77777777" w:rsidTr="00D068D5">
        <w:tc>
          <w:tcPr>
            <w:tcW w:w="964" w:type="dxa"/>
          </w:tcPr>
          <w:p w14:paraId="6BD2311D" w14:textId="77777777" w:rsidR="00481BF0" w:rsidRPr="00BC5B0B" w:rsidRDefault="00481BF0" w:rsidP="00D068D5">
            <w:pPr>
              <w:pStyle w:val="TableText"/>
            </w:pPr>
            <w:r w:rsidRPr="00BC5B0B">
              <w:t>PA2</w:t>
            </w:r>
          </w:p>
        </w:tc>
        <w:tc>
          <w:tcPr>
            <w:tcW w:w="1224" w:type="dxa"/>
          </w:tcPr>
          <w:p w14:paraId="79B3157A" w14:textId="77777777" w:rsidR="00481BF0" w:rsidRPr="00BC5B0B" w:rsidRDefault="00481BF0" w:rsidP="00D068D5">
            <w:pPr>
              <w:pStyle w:val="TableText"/>
            </w:pPr>
            <w:r w:rsidRPr="00BC5B0B">
              <w:t>2012-12-11</w:t>
            </w:r>
          </w:p>
        </w:tc>
        <w:tc>
          <w:tcPr>
            <w:tcW w:w="3652" w:type="dxa"/>
          </w:tcPr>
          <w:p w14:paraId="664BD18B" w14:textId="77777777" w:rsidR="00481BF0" w:rsidRPr="00BC5B0B" w:rsidRDefault="00481BF0" w:rsidP="00D068D5">
            <w:pPr>
              <w:pStyle w:val="TableText"/>
            </w:pPr>
            <w:r w:rsidRPr="00BC5B0B">
              <w:t xml:space="preserve">Uppdaterade tabeller efter diskussioner med Johan </w:t>
            </w:r>
            <w:proofErr w:type="spellStart"/>
            <w:r w:rsidRPr="00BC5B0B">
              <w:t>Eltes</w:t>
            </w:r>
            <w:proofErr w:type="spellEnd"/>
          </w:p>
        </w:tc>
        <w:tc>
          <w:tcPr>
            <w:tcW w:w="2126" w:type="dxa"/>
          </w:tcPr>
          <w:p w14:paraId="05B2B4D1" w14:textId="77777777" w:rsidR="00481BF0" w:rsidRPr="00BC5B0B" w:rsidRDefault="00481BF0" w:rsidP="00D068D5">
            <w:pPr>
              <w:pStyle w:val="TableText"/>
            </w:pPr>
            <w:r>
              <w:t>Maria Andersson</w:t>
            </w:r>
          </w:p>
        </w:tc>
        <w:tc>
          <w:tcPr>
            <w:tcW w:w="1276" w:type="dxa"/>
          </w:tcPr>
          <w:p w14:paraId="33CF57F2" w14:textId="77777777" w:rsidR="00481BF0" w:rsidRPr="00BC5B0B" w:rsidRDefault="00481BF0" w:rsidP="00D068D5">
            <w:pPr>
              <w:pStyle w:val="TableText"/>
            </w:pPr>
          </w:p>
        </w:tc>
      </w:tr>
      <w:tr w:rsidR="00481BF0" w:rsidRPr="00BC5B0B" w14:paraId="000288FB" w14:textId="77777777" w:rsidTr="00D068D5">
        <w:tc>
          <w:tcPr>
            <w:tcW w:w="964" w:type="dxa"/>
          </w:tcPr>
          <w:p w14:paraId="6D41F938" w14:textId="77777777" w:rsidR="00481BF0" w:rsidRPr="00BC5B0B" w:rsidRDefault="00481BF0" w:rsidP="00D068D5">
            <w:pPr>
              <w:pStyle w:val="TableText"/>
            </w:pPr>
            <w:r w:rsidRPr="00BC5B0B">
              <w:t>PA3</w:t>
            </w:r>
          </w:p>
        </w:tc>
        <w:tc>
          <w:tcPr>
            <w:tcW w:w="1224" w:type="dxa"/>
          </w:tcPr>
          <w:p w14:paraId="1702C35F" w14:textId="77777777" w:rsidR="00481BF0" w:rsidRPr="00BC5B0B" w:rsidRDefault="00481BF0" w:rsidP="00D068D5">
            <w:pPr>
              <w:pStyle w:val="TableText"/>
            </w:pPr>
            <w:r w:rsidRPr="00BC5B0B">
              <w:t>2012-12-18</w:t>
            </w:r>
          </w:p>
        </w:tc>
        <w:tc>
          <w:tcPr>
            <w:tcW w:w="3652" w:type="dxa"/>
          </w:tcPr>
          <w:p w14:paraId="600DC7E3" w14:textId="77777777" w:rsidR="00481BF0" w:rsidRPr="00BC5B0B" w:rsidRDefault="00481BF0" w:rsidP="00D068D5">
            <w:pPr>
              <w:pStyle w:val="TableText"/>
            </w:pPr>
            <w:r w:rsidRPr="00BC5B0B">
              <w:t xml:space="preserve">Lagt till kap 5. </w:t>
            </w:r>
            <w:proofErr w:type="spellStart"/>
            <w:r w:rsidRPr="00BC5B0B">
              <w:t>GetReferralAnswer</w:t>
            </w:r>
            <w:proofErr w:type="spellEnd"/>
          </w:p>
        </w:tc>
        <w:tc>
          <w:tcPr>
            <w:tcW w:w="2126" w:type="dxa"/>
          </w:tcPr>
          <w:p w14:paraId="0BBA2809" w14:textId="77777777" w:rsidR="00481BF0" w:rsidRPr="00BC5B0B" w:rsidRDefault="00481BF0" w:rsidP="00D068D5">
            <w:pPr>
              <w:pStyle w:val="TableText"/>
            </w:pPr>
            <w:r>
              <w:t>Maria Andersson</w:t>
            </w:r>
          </w:p>
        </w:tc>
        <w:tc>
          <w:tcPr>
            <w:tcW w:w="1276" w:type="dxa"/>
          </w:tcPr>
          <w:p w14:paraId="7F9E8934" w14:textId="77777777" w:rsidR="00481BF0" w:rsidRPr="00BC5B0B" w:rsidRDefault="00481BF0" w:rsidP="00D068D5">
            <w:pPr>
              <w:pStyle w:val="TableText"/>
            </w:pPr>
          </w:p>
        </w:tc>
      </w:tr>
      <w:tr w:rsidR="00481BF0" w:rsidRPr="00BC5B0B" w14:paraId="765D9D20" w14:textId="77777777" w:rsidTr="00D068D5">
        <w:tc>
          <w:tcPr>
            <w:tcW w:w="964" w:type="dxa"/>
          </w:tcPr>
          <w:p w14:paraId="7C4DA6AC" w14:textId="77777777" w:rsidR="00481BF0" w:rsidRPr="00BC5B0B" w:rsidRDefault="00481BF0" w:rsidP="00D068D5">
            <w:pPr>
              <w:pStyle w:val="TableText"/>
            </w:pPr>
            <w:r w:rsidRPr="00BC5B0B">
              <w:t>PA4</w:t>
            </w:r>
          </w:p>
        </w:tc>
        <w:tc>
          <w:tcPr>
            <w:tcW w:w="1224" w:type="dxa"/>
          </w:tcPr>
          <w:p w14:paraId="4A001C1B" w14:textId="77777777" w:rsidR="00481BF0" w:rsidRPr="00BC5B0B" w:rsidRDefault="00481BF0" w:rsidP="00D068D5">
            <w:pPr>
              <w:pStyle w:val="TableText"/>
            </w:pPr>
            <w:r w:rsidRPr="00BC5B0B">
              <w:t>2012-12-20</w:t>
            </w:r>
          </w:p>
        </w:tc>
        <w:tc>
          <w:tcPr>
            <w:tcW w:w="3652" w:type="dxa"/>
          </w:tcPr>
          <w:p w14:paraId="014316BF" w14:textId="77777777" w:rsidR="00481BF0" w:rsidRPr="00BC5B0B" w:rsidRDefault="00481BF0" w:rsidP="00D068D5">
            <w:pPr>
              <w:pStyle w:val="TableText"/>
            </w:pPr>
            <w:r w:rsidRPr="00BC5B0B">
              <w:t>Uppdaterat tabeller</w:t>
            </w:r>
          </w:p>
        </w:tc>
        <w:tc>
          <w:tcPr>
            <w:tcW w:w="2126" w:type="dxa"/>
          </w:tcPr>
          <w:p w14:paraId="05CC5630" w14:textId="77777777" w:rsidR="00481BF0" w:rsidRPr="00BC5B0B" w:rsidRDefault="00481BF0" w:rsidP="00D068D5">
            <w:pPr>
              <w:pStyle w:val="TableText"/>
            </w:pPr>
            <w:r>
              <w:t>Maria Andersson</w:t>
            </w:r>
          </w:p>
        </w:tc>
        <w:tc>
          <w:tcPr>
            <w:tcW w:w="1276" w:type="dxa"/>
          </w:tcPr>
          <w:p w14:paraId="0B1316C8" w14:textId="77777777" w:rsidR="00481BF0" w:rsidRPr="00BC5B0B" w:rsidRDefault="00481BF0" w:rsidP="00D068D5">
            <w:pPr>
              <w:pStyle w:val="TableText"/>
            </w:pPr>
          </w:p>
        </w:tc>
      </w:tr>
      <w:tr w:rsidR="00481BF0" w:rsidRPr="00BC5B0B" w14:paraId="099AC3CB" w14:textId="77777777" w:rsidTr="00D068D5">
        <w:tc>
          <w:tcPr>
            <w:tcW w:w="964" w:type="dxa"/>
          </w:tcPr>
          <w:p w14:paraId="0061C47A" w14:textId="77777777" w:rsidR="00481BF0" w:rsidRPr="00BC5B0B" w:rsidRDefault="00481BF0" w:rsidP="00D068D5">
            <w:pPr>
              <w:pStyle w:val="TableText"/>
            </w:pPr>
            <w:r w:rsidRPr="00BC5B0B">
              <w:t>PA5</w:t>
            </w:r>
          </w:p>
        </w:tc>
        <w:tc>
          <w:tcPr>
            <w:tcW w:w="1224" w:type="dxa"/>
          </w:tcPr>
          <w:p w14:paraId="41BB3EEF" w14:textId="77777777" w:rsidR="00481BF0" w:rsidRPr="00BC5B0B" w:rsidRDefault="00481BF0" w:rsidP="00D068D5">
            <w:pPr>
              <w:pStyle w:val="TableText"/>
            </w:pPr>
            <w:r w:rsidRPr="00BC5B0B">
              <w:t>2012-12-21</w:t>
            </w:r>
          </w:p>
        </w:tc>
        <w:tc>
          <w:tcPr>
            <w:tcW w:w="3652" w:type="dxa"/>
          </w:tcPr>
          <w:p w14:paraId="476A1CA9" w14:textId="77777777" w:rsidR="00481BF0" w:rsidRPr="00BC5B0B" w:rsidRDefault="00481BF0" w:rsidP="00D068D5">
            <w:pPr>
              <w:pStyle w:val="TableText"/>
            </w:pPr>
            <w:r w:rsidRPr="00BC5B0B">
              <w:t>Uppdaterat tabeller efter ny struktur</w:t>
            </w:r>
          </w:p>
        </w:tc>
        <w:tc>
          <w:tcPr>
            <w:tcW w:w="2126" w:type="dxa"/>
          </w:tcPr>
          <w:p w14:paraId="4CDA4C58" w14:textId="77777777" w:rsidR="00481BF0" w:rsidRPr="00BC5B0B" w:rsidRDefault="00481BF0" w:rsidP="00D068D5">
            <w:pPr>
              <w:pStyle w:val="TableText"/>
            </w:pPr>
            <w:r>
              <w:t>Maria Andersson</w:t>
            </w:r>
          </w:p>
        </w:tc>
        <w:tc>
          <w:tcPr>
            <w:tcW w:w="1276" w:type="dxa"/>
          </w:tcPr>
          <w:p w14:paraId="6DAFBAB6" w14:textId="77777777" w:rsidR="00481BF0" w:rsidRPr="00BC5B0B" w:rsidRDefault="00481BF0" w:rsidP="00D068D5">
            <w:pPr>
              <w:pStyle w:val="TableText"/>
            </w:pPr>
          </w:p>
        </w:tc>
      </w:tr>
      <w:tr w:rsidR="00481BF0" w:rsidRPr="00BC5B0B" w14:paraId="327F60D7" w14:textId="77777777" w:rsidTr="00D068D5">
        <w:tc>
          <w:tcPr>
            <w:tcW w:w="964" w:type="dxa"/>
          </w:tcPr>
          <w:p w14:paraId="1155F6F9" w14:textId="77777777" w:rsidR="00481BF0" w:rsidRPr="00BC5B0B" w:rsidRDefault="00481BF0" w:rsidP="00D068D5">
            <w:pPr>
              <w:pStyle w:val="TableText"/>
            </w:pPr>
            <w:r w:rsidRPr="00BC5B0B">
              <w:t>PA6</w:t>
            </w:r>
          </w:p>
        </w:tc>
        <w:tc>
          <w:tcPr>
            <w:tcW w:w="1224" w:type="dxa"/>
          </w:tcPr>
          <w:p w14:paraId="29F07916" w14:textId="77777777" w:rsidR="00481BF0" w:rsidRPr="00BC5B0B" w:rsidRDefault="00481BF0" w:rsidP="00D068D5">
            <w:pPr>
              <w:pStyle w:val="TableText"/>
            </w:pPr>
            <w:r w:rsidRPr="00BC5B0B">
              <w:t>2012-12-21</w:t>
            </w:r>
          </w:p>
        </w:tc>
        <w:tc>
          <w:tcPr>
            <w:tcW w:w="3652" w:type="dxa"/>
          </w:tcPr>
          <w:p w14:paraId="0962178A" w14:textId="77777777" w:rsidR="00481BF0" w:rsidRPr="00BC5B0B" w:rsidRDefault="00481BF0" w:rsidP="00D068D5">
            <w:pPr>
              <w:pStyle w:val="TableText"/>
            </w:pPr>
            <w:r w:rsidRPr="00BC5B0B">
              <w:t>Uppdaterat namnen i tabellen</w:t>
            </w:r>
          </w:p>
        </w:tc>
        <w:tc>
          <w:tcPr>
            <w:tcW w:w="2126" w:type="dxa"/>
          </w:tcPr>
          <w:p w14:paraId="132DB4BF" w14:textId="77777777" w:rsidR="00481BF0" w:rsidRPr="00BC5B0B" w:rsidRDefault="00481BF0" w:rsidP="00D068D5">
            <w:pPr>
              <w:pStyle w:val="TableText"/>
            </w:pPr>
            <w:r>
              <w:t>Maria Andersson</w:t>
            </w:r>
          </w:p>
        </w:tc>
        <w:tc>
          <w:tcPr>
            <w:tcW w:w="1276" w:type="dxa"/>
          </w:tcPr>
          <w:p w14:paraId="5B7BABEC" w14:textId="77777777" w:rsidR="00481BF0" w:rsidRPr="00BC5B0B" w:rsidRDefault="00481BF0" w:rsidP="00D068D5">
            <w:pPr>
              <w:pStyle w:val="TableText"/>
            </w:pPr>
          </w:p>
        </w:tc>
      </w:tr>
      <w:tr w:rsidR="00481BF0" w:rsidRPr="00BC5B0B" w14:paraId="7B5A2BA6" w14:textId="77777777" w:rsidTr="00D068D5">
        <w:tc>
          <w:tcPr>
            <w:tcW w:w="964" w:type="dxa"/>
          </w:tcPr>
          <w:p w14:paraId="5BB2E55B" w14:textId="77777777" w:rsidR="00481BF0" w:rsidRPr="00BC5B0B" w:rsidRDefault="00481BF0" w:rsidP="00D068D5">
            <w:pPr>
              <w:pStyle w:val="TableText"/>
            </w:pPr>
            <w:r w:rsidRPr="00BC5B0B">
              <w:t>PA7</w:t>
            </w:r>
          </w:p>
        </w:tc>
        <w:tc>
          <w:tcPr>
            <w:tcW w:w="1224" w:type="dxa"/>
          </w:tcPr>
          <w:p w14:paraId="7915B84F" w14:textId="77777777" w:rsidR="00481BF0" w:rsidRPr="00BC5B0B" w:rsidRDefault="00481BF0" w:rsidP="00D068D5">
            <w:pPr>
              <w:pStyle w:val="TableText"/>
            </w:pPr>
            <w:r w:rsidRPr="00BC5B0B">
              <w:t>2012-12-21</w:t>
            </w:r>
          </w:p>
        </w:tc>
        <w:tc>
          <w:tcPr>
            <w:tcW w:w="3652" w:type="dxa"/>
          </w:tcPr>
          <w:p w14:paraId="514CB040" w14:textId="77777777" w:rsidR="00481BF0" w:rsidRPr="00BC5B0B" w:rsidRDefault="00481BF0" w:rsidP="00D068D5">
            <w:pPr>
              <w:pStyle w:val="TableText"/>
            </w:pPr>
            <w:r w:rsidRPr="00BC5B0B">
              <w:t>Lagt till avsnittet Tjänstedomänens arkitektur samt redigerat avsnittet Generella regler</w:t>
            </w:r>
          </w:p>
        </w:tc>
        <w:tc>
          <w:tcPr>
            <w:tcW w:w="2126" w:type="dxa"/>
          </w:tcPr>
          <w:p w14:paraId="06126357" w14:textId="77777777" w:rsidR="00481BF0" w:rsidRPr="00BC5B0B" w:rsidRDefault="00481BF0" w:rsidP="00D068D5">
            <w:pPr>
              <w:pStyle w:val="TableText"/>
            </w:pPr>
            <w:r w:rsidRPr="00BC5B0B">
              <w:t xml:space="preserve">Johan </w:t>
            </w:r>
            <w:proofErr w:type="spellStart"/>
            <w:r w:rsidRPr="00BC5B0B">
              <w:t>Eltes</w:t>
            </w:r>
            <w:proofErr w:type="spellEnd"/>
          </w:p>
        </w:tc>
        <w:tc>
          <w:tcPr>
            <w:tcW w:w="1276" w:type="dxa"/>
          </w:tcPr>
          <w:p w14:paraId="0A79BD27" w14:textId="77777777" w:rsidR="00481BF0" w:rsidRPr="00BC5B0B" w:rsidRDefault="00481BF0" w:rsidP="00D068D5">
            <w:pPr>
              <w:pStyle w:val="TableText"/>
            </w:pPr>
          </w:p>
        </w:tc>
      </w:tr>
      <w:tr w:rsidR="00481BF0" w:rsidRPr="00BC5B0B" w14:paraId="33A8D890" w14:textId="77777777" w:rsidTr="00D068D5">
        <w:tc>
          <w:tcPr>
            <w:tcW w:w="964" w:type="dxa"/>
          </w:tcPr>
          <w:p w14:paraId="4D497F22" w14:textId="77777777" w:rsidR="00481BF0" w:rsidRPr="00BC5B0B" w:rsidRDefault="00481BF0" w:rsidP="00D068D5">
            <w:pPr>
              <w:pStyle w:val="TableText"/>
            </w:pPr>
            <w:r>
              <w:t>PA8</w:t>
            </w:r>
          </w:p>
        </w:tc>
        <w:tc>
          <w:tcPr>
            <w:tcW w:w="1224" w:type="dxa"/>
          </w:tcPr>
          <w:p w14:paraId="179F10B3" w14:textId="77777777" w:rsidR="00481BF0" w:rsidRPr="00BC5B0B" w:rsidRDefault="00481BF0" w:rsidP="00D068D5">
            <w:pPr>
              <w:pStyle w:val="TableText"/>
            </w:pPr>
            <w:r>
              <w:t>2013-01-07</w:t>
            </w:r>
          </w:p>
        </w:tc>
        <w:tc>
          <w:tcPr>
            <w:tcW w:w="3652" w:type="dxa"/>
          </w:tcPr>
          <w:p w14:paraId="4C50523B" w14:textId="77777777" w:rsidR="00481BF0" w:rsidRPr="00BC5B0B" w:rsidRDefault="00481BF0" w:rsidP="00D068D5">
            <w:pPr>
              <w:pStyle w:val="TableText"/>
            </w:pPr>
            <w:r>
              <w:t>Förbättrad kvalitén på texterna från PA7</w:t>
            </w:r>
          </w:p>
        </w:tc>
        <w:tc>
          <w:tcPr>
            <w:tcW w:w="2126" w:type="dxa"/>
          </w:tcPr>
          <w:p w14:paraId="406F8BE8" w14:textId="77777777" w:rsidR="00481BF0" w:rsidRPr="00BC5B0B" w:rsidRDefault="00481BF0" w:rsidP="00D068D5">
            <w:pPr>
              <w:pStyle w:val="TableText"/>
            </w:pPr>
            <w:r w:rsidRPr="00BC5B0B">
              <w:t xml:space="preserve">Johan </w:t>
            </w:r>
            <w:proofErr w:type="spellStart"/>
            <w:r w:rsidRPr="00BC5B0B">
              <w:t>Eltes</w:t>
            </w:r>
            <w:proofErr w:type="spellEnd"/>
          </w:p>
        </w:tc>
        <w:tc>
          <w:tcPr>
            <w:tcW w:w="1276" w:type="dxa"/>
          </w:tcPr>
          <w:p w14:paraId="12572165" w14:textId="77777777" w:rsidR="00481BF0" w:rsidRPr="00BC5B0B" w:rsidRDefault="00481BF0" w:rsidP="00D068D5">
            <w:pPr>
              <w:pStyle w:val="TableText"/>
            </w:pPr>
          </w:p>
        </w:tc>
      </w:tr>
      <w:tr w:rsidR="00481BF0" w:rsidRPr="00BC5B0B" w14:paraId="6BA25CA8" w14:textId="77777777" w:rsidTr="00D068D5">
        <w:tc>
          <w:tcPr>
            <w:tcW w:w="964" w:type="dxa"/>
          </w:tcPr>
          <w:p w14:paraId="6F88E0FB" w14:textId="77777777" w:rsidR="00481BF0" w:rsidRDefault="00481BF0" w:rsidP="00D068D5">
            <w:pPr>
              <w:pStyle w:val="TableText"/>
            </w:pPr>
            <w:r>
              <w:t>PA9</w:t>
            </w:r>
          </w:p>
        </w:tc>
        <w:tc>
          <w:tcPr>
            <w:tcW w:w="1224" w:type="dxa"/>
          </w:tcPr>
          <w:p w14:paraId="712BE0C3" w14:textId="77777777" w:rsidR="00481BF0" w:rsidRDefault="00481BF0" w:rsidP="00D068D5">
            <w:pPr>
              <w:pStyle w:val="TableText"/>
            </w:pPr>
            <w:r>
              <w:t>2013-01-08</w:t>
            </w:r>
          </w:p>
        </w:tc>
        <w:tc>
          <w:tcPr>
            <w:tcW w:w="3652" w:type="dxa"/>
          </w:tcPr>
          <w:p w14:paraId="3B5A821D" w14:textId="77777777" w:rsidR="00481BF0" w:rsidRDefault="00481BF0" w:rsidP="00D068D5">
            <w:pPr>
              <w:pStyle w:val="TableText"/>
            </w:pPr>
            <w:r>
              <w:t>Uppdaterat tabellerna under kap 4, 5 och 6</w:t>
            </w:r>
          </w:p>
        </w:tc>
        <w:tc>
          <w:tcPr>
            <w:tcW w:w="2126" w:type="dxa"/>
          </w:tcPr>
          <w:p w14:paraId="1A3E7452" w14:textId="77777777" w:rsidR="00481BF0" w:rsidRPr="00BC5B0B" w:rsidRDefault="00481BF0" w:rsidP="00D068D5">
            <w:pPr>
              <w:pStyle w:val="TableText"/>
            </w:pPr>
            <w:r>
              <w:t>Maria Andersson</w:t>
            </w:r>
          </w:p>
        </w:tc>
        <w:tc>
          <w:tcPr>
            <w:tcW w:w="1276" w:type="dxa"/>
          </w:tcPr>
          <w:p w14:paraId="690122D6" w14:textId="77777777" w:rsidR="00481BF0" w:rsidRPr="00BC5B0B" w:rsidRDefault="00481BF0" w:rsidP="00D068D5">
            <w:pPr>
              <w:pStyle w:val="TableText"/>
            </w:pPr>
          </w:p>
        </w:tc>
      </w:tr>
      <w:tr w:rsidR="00481BF0" w:rsidRPr="00BC5B0B" w14:paraId="0BD6C21C" w14:textId="77777777" w:rsidTr="00D068D5">
        <w:tc>
          <w:tcPr>
            <w:tcW w:w="964" w:type="dxa"/>
          </w:tcPr>
          <w:p w14:paraId="4EC98EF8" w14:textId="77777777" w:rsidR="00481BF0" w:rsidRDefault="00481BF0" w:rsidP="00D068D5">
            <w:pPr>
              <w:pStyle w:val="TableText"/>
            </w:pPr>
            <w:r>
              <w:t>PA10</w:t>
            </w:r>
          </w:p>
        </w:tc>
        <w:tc>
          <w:tcPr>
            <w:tcW w:w="1224" w:type="dxa"/>
          </w:tcPr>
          <w:p w14:paraId="257E9657" w14:textId="77777777" w:rsidR="00481BF0" w:rsidRDefault="00481BF0" w:rsidP="00D068D5">
            <w:pPr>
              <w:pStyle w:val="TableText"/>
            </w:pPr>
            <w:r>
              <w:t>2013-01-09</w:t>
            </w:r>
          </w:p>
        </w:tc>
        <w:tc>
          <w:tcPr>
            <w:tcW w:w="3652" w:type="dxa"/>
          </w:tcPr>
          <w:p w14:paraId="045A3DB5" w14:textId="77777777" w:rsidR="00481BF0" w:rsidRDefault="00481BF0" w:rsidP="00D068D5">
            <w:pPr>
              <w:pStyle w:val="TableText"/>
            </w:pPr>
            <w:r>
              <w:t>Lagt till avsnitt om engagemangsindex. Kompletterat/förtydligat avsnitten nationell användning, nationell användning och adresseringsmodell.</w:t>
            </w:r>
          </w:p>
        </w:tc>
        <w:tc>
          <w:tcPr>
            <w:tcW w:w="2126" w:type="dxa"/>
          </w:tcPr>
          <w:p w14:paraId="14FE01C7" w14:textId="77777777" w:rsidR="00481BF0" w:rsidRDefault="00481BF0" w:rsidP="00D068D5">
            <w:pPr>
              <w:pStyle w:val="TableText"/>
            </w:pPr>
            <w:r w:rsidRPr="00BC5B0B">
              <w:t xml:space="preserve">Johan </w:t>
            </w:r>
            <w:proofErr w:type="spellStart"/>
            <w:r w:rsidRPr="00BC5B0B">
              <w:t>Eltes</w:t>
            </w:r>
            <w:proofErr w:type="spellEnd"/>
          </w:p>
        </w:tc>
        <w:tc>
          <w:tcPr>
            <w:tcW w:w="1276" w:type="dxa"/>
          </w:tcPr>
          <w:p w14:paraId="6F96EB88" w14:textId="77777777" w:rsidR="00481BF0" w:rsidRPr="00BC5B0B" w:rsidRDefault="00481BF0" w:rsidP="00D068D5">
            <w:pPr>
              <w:pStyle w:val="TableText"/>
            </w:pPr>
          </w:p>
        </w:tc>
      </w:tr>
      <w:tr w:rsidR="00481BF0" w:rsidRPr="00BC5B0B" w14:paraId="175BDD7A" w14:textId="77777777" w:rsidTr="00D068D5">
        <w:tc>
          <w:tcPr>
            <w:tcW w:w="964" w:type="dxa"/>
          </w:tcPr>
          <w:p w14:paraId="48E16FD5" w14:textId="77777777" w:rsidR="00481BF0" w:rsidRDefault="00481BF0" w:rsidP="00D068D5">
            <w:pPr>
              <w:pStyle w:val="TableText"/>
            </w:pPr>
            <w:r>
              <w:t>PA11</w:t>
            </w:r>
          </w:p>
        </w:tc>
        <w:tc>
          <w:tcPr>
            <w:tcW w:w="1224" w:type="dxa"/>
          </w:tcPr>
          <w:p w14:paraId="0B8C190C" w14:textId="77777777" w:rsidR="00481BF0" w:rsidRDefault="00481BF0" w:rsidP="00D068D5">
            <w:pPr>
              <w:pStyle w:val="TableText"/>
            </w:pPr>
            <w:r>
              <w:t>2013-01-14</w:t>
            </w:r>
          </w:p>
        </w:tc>
        <w:tc>
          <w:tcPr>
            <w:tcW w:w="3652" w:type="dxa"/>
          </w:tcPr>
          <w:p w14:paraId="18A98C99" w14:textId="77777777" w:rsidR="00481BF0" w:rsidRDefault="00481BF0" w:rsidP="00D068D5">
            <w:pPr>
              <w:pStyle w:val="TableText"/>
            </w:pPr>
            <w:r>
              <w:t>Uppdaterat kap 5 och 6 med ny struktur.</w:t>
            </w:r>
          </w:p>
        </w:tc>
        <w:tc>
          <w:tcPr>
            <w:tcW w:w="2126" w:type="dxa"/>
          </w:tcPr>
          <w:p w14:paraId="3B8375A4" w14:textId="77777777" w:rsidR="00481BF0" w:rsidRPr="00BC5B0B" w:rsidRDefault="00481BF0" w:rsidP="00D068D5">
            <w:pPr>
              <w:pStyle w:val="TableText"/>
            </w:pPr>
            <w:r>
              <w:t>Maria Andersson</w:t>
            </w:r>
          </w:p>
        </w:tc>
        <w:tc>
          <w:tcPr>
            <w:tcW w:w="1276" w:type="dxa"/>
          </w:tcPr>
          <w:p w14:paraId="3D44E6ED" w14:textId="77777777" w:rsidR="00481BF0" w:rsidRPr="00BC5B0B" w:rsidRDefault="00481BF0" w:rsidP="00D068D5">
            <w:pPr>
              <w:pStyle w:val="TableText"/>
            </w:pPr>
          </w:p>
        </w:tc>
      </w:tr>
      <w:tr w:rsidR="00481BF0" w:rsidRPr="00BC5B0B" w14:paraId="2C8B34E0" w14:textId="77777777" w:rsidTr="00D068D5">
        <w:tc>
          <w:tcPr>
            <w:tcW w:w="964" w:type="dxa"/>
          </w:tcPr>
          <w:p w14:paraId="3A4C60D2" w14:textId="77777777" w:rsidR="00481BF0" w:rsidRDefault="00481BF0" w:rsidP="00D068D5">
            <w:pPr>
              <w:pStyle w:val="TableText"/>
            </w:pPr>
            <w:r>
              <w:t>PA12</w:t>
            </w:r>
          </w:p>
        </w:tc>
        <w:tc>
          <w:tcPr>
            <w:tcW w:w="1224" w:type="dxa"/>
          </w:tcPr>
          <w:p w14:paraId="1F2B276A" w14:textId="77777777" w:rsidR="00481BF0" w:rsidRDefault="00481BF0" w:rsidP="00D068D5">
            <w:pPr>
              <w:pStyle w:val="TableText"/>
            </w:pPr>
            <w:r>
              <w:t>2013-01-14</w:t>
            </w:r>
          </w:p>
        </w:tc>
        <w:tc>
          <w:tcPr>
            <w:tcW w:w="3652" w:type="dxa"/>
          </w:tcPr>
          <w:p w14:paraId="5593E027" w14:textId="77777777" w:rsidR="00481BF0" w:rsidRDefault="00481BF0" w:rsidP="00D068D5">
            <w:pPr>
              <w:pStyle w:val="TableText"/>
            </w:pPr>
            <w:r>
              <w:t>Lagt till kap 7.</w:t>
            </w:r>
          </w:p>
        </w:tc>
        <w:tc>
          <w:tcPr>
            <w:tcW w:w="2126" w:type="dxa"/>
          </w:tcPr>
          <w:p w14:paraId="250B1F6C" w14:textId="77777777" w:rsidR="00481BF0" w:rsidRDefault="00481BF0" w:rsidP="00D068D5">
            <w:pPr>
              <w:pStyle w:val="TableText"/>
            </w:pPr>
            <w:r>
              <w:t>Maria Andersson</w:t>
            </w:r>
          </w:p>
        </w:tc>
        <w:tc>
          <w:tcPr>
            <w:tcW w:w="1276" w:type="dxa"/>
          </w:tcPr>
          <w:p w14:paraId="36C13140" w14:textId="77777777" w:rsidR="00481BF0" w:rsidRPr="00BC5B0B" w:rsidRDefault="00481BF0" w:rsidP="00D068D5">
            <w:pPr>
              <w:pStyle w:val="TableText"/>
            </w:pPr>
          </w:p>
        </w:tc>
      </w:tr>
      <w:tr w:rsidR="00481BF0" w:rsidRPr="00BC5B0B" w14:paraId="217215E7" w14:textId="77777777" w:rsidTr="00D068D5">
        <w:tc>
          <w:tcPr>
            <w:tcW w:w="964" w:type="dxa"/>
          </w:tcPr>
          <w:p w14:paraId="737839EE" w14:textId="77777777" w:rsidR="00481BF0" w:rsidRDefault="00481BF0" w:rsidP="00D068D5">
            <w:pPr>
              <w:pStyle w:val="TableText"/>
            </w:pPr>
            <w:r>
              <w:t>PA13</w:t>
            </w:r>
          </w:p>
        </w:tc>
        <w:tc>
          <w:tcPr>
            <w:tcW w:w="1224" w:type="dxa"/>
          </w:tcPr>
          <w:p w14:paraId="66536761" w14:textId="77777777" w:rsidR="00481BF0" w:rsidRDefault="00481BF0" w:rsidP="00D068D5">
            <w:pPr>
              <w:pStyle w:val="TableText"/>
            </w:pPr>
            <w:r>
              <w:t>2013-01-20</w:t>
            </w:r>
          </w:p>
        </w:tc>
        <w:tc>
          <w:tcPr>
            <w:tcW w:w="3652" w:type="dxa"/>
          </w:tcPr>
          <w:p w14:paraId="28B1E143" w14:textId="77777777" w:rsidR="00481BF0" w:rsidRDefault="00481BF0" w:rsidP="00D068D5">
            <w:pPr>
              <w:pStyle w:val="TableText"/>
            </w:pPr>
            <w:r>
              <w:t xml:space="preserve">Uppdaterat efter beslut att håll </w:t>
            </w:r>
            <w:proofErr w:type="spellStart"/>
            <w:r>
              <w:t>aindexpostern</w:t>
            </w:r>
            <w:proofErr w:type="spellEnd"/>
            <w:r>
              <w:t xml:space="preserve"> på </w:t>
            </w:r>
            <w:proofErr w:type="spellStart"/>
            <w:r>
              <w:t>PDLenhetsnivå</w:t>
            </w:r>
            <w:proofErr w:type="spellEnd"/>
            <w:r>
              <w:t xml:space="preserve"> och använda </w:t>
            </w:r>
            <w:proofErr w:type="spellStart"/>
            <w:r>
              <w:t>SourceSystem</w:t>
            </w:r>
            <w:proofErr w:type="spellEnd"/>
            <w:r>
              <w:t xml:space="preserve"> för adressering.</w:t>
            </w:r>
          </w:p>
        </w:tc>
        <w:tc>
          <w:tcPr>
            <w:tcW w:w="2126" w:type="dxa"/>
          </w:tcPr>
          <w:p w14:paraId="4B1B85D4" w14:textId="77777777" w:rsidR="00481BF0" w:rsidRDefault="00481BF0" w:rsidP="00D068D5">
            <w:pPr>
              <w:pStyle w:val="TableText"/>
            </w:pPr>
            <w:r w:rsidRPr="00BC5B0B">
              <w:t xml:space="preserve">Johan </w:t>
            </w:r>
            <w:proofErr w:type="spellStart"/>
            <w:r w:rsidRPr="00BC5B0B">
              <w:t>Eltes</w:t>
            </w:r>
            <w:proofErr w:type="spellEnd"/>
          </w:p>
        </w:tc>
        <w:tc>
          <w:tcPr>
            <w:tcW w:w="1276" w:type="dxa"/>
          </w:tcPr>
          <w:p w14:paraId="79EA0295" w14:textId="77777777" w:rsidR="00481BF0" w:rsidRPr="00BC5B0B" w:rsidRDefault="00481BF0" w:rsidP="00D068D5">
            <w:pPr>
              <w:pStyle w:val="TableText"/>
            </w:pPr>
          </w:p>
        </w:tc>
      </w:tr>
      <w:tr w:rsidR="00481BF0" w:rsidRPr="00BC5B0B" w14:paraId="58F44E25" w14:textId="77777777" w:rsidTr="00D068D5">
        <w:tc>
          <w:tcPr>
            <w:tcW w:w="964" w:type="dxa"/>
          </w:tcPr>
          <w:p w14:paraId="30BEF77D" w14:textId="77777777" w:rsidR="00481BF0" w:rsidRDefault="00481BF0" w:rsidP="00D068D5">
            <w:pPr>
              <w:pStyle w:val="TableText"/>
            </w:pPr>
            <w:r>
              <w:t>PA14</w:t>
            </w:r>
          </w:p>
        </w:tc>
        <w:tc>
          <w:tcPr>
            <w:tcW w:w="1224" w:type="dxa"/>
          </w:tcPr>
          <w:p w14:paraId="29295592" w14:textId="77777777" w:rsidR="00481BF0" w:rsidRDefault="00481BF0" w:rsidP="00D068D5">
            <w:pPr>
              <w:pStyle w:val="TableText"/>
            </w:pPr>
            <w:r>
              <w:t>2013-01-21</w:t>
            </w:r>
          </w:p>
        </w:tc>
        <w:tc>
          <w:tcPr>
            <w:tcW w:w="3652" w:type="dxa"/>
          </w:tcPr>
          <w:p w14:paraId="31C48FBE" w14:textId="77777777" w:rsidR="00481BF0" w:rsidRDefault="00481BF0" w:rsidP="00D068D5">
            <w:pPr>
              <w:pStyle w:val="TableText"/>
            </w:pPr>
            <w:r>
              <w:t>Uppdaterat gemensamma informationskomponenter och tjänstebeskrivning</w:t>
            </w:r>
          </w:p>
        </w:tc>
        <w:tc>
          <w:tcPr>
            <w:tcW w:w="2126" w:type="dxa"/>
          </w:tcPr>
          <w:p w14:paraId="5CCB2D5C" w14:textId="77777777" w:rsidR="00481BF0" w:rsidRPr="00BC5B0B" w:rsidRDefault="00481BF0" w:rsidP="00D068D5">
            <w:pPr>
              <w:pStyle w:val="TableText"/>
            </w:pPr>
            <w:r>
              <w:t>Fredrik Ström</w:t>
            </w:r>
          </w:p>
        </w:tc>
        <w:tc>
          <w:tcPr>
            <w:tcW w:w="1276" w:type="dxa"/>
          </w:tcPr>
          <w:p w14:paraId="79980B3E" w14:textId="77777777" w:rsidR="00481BF0" w:rsidRPr="00BC5B0B" w:rsidRDefault="00481BF0" w:rsidP="00D068D5">
            <w:pPr>
              <w:pStyle w:val="TableText"/>
            </w:pPr>
          </w:p>
        </w:tc>
      </w:tr>
      <w:tr w:rsidR="00481BF0" w:rsidRPr="00BC5B0B" w14:paraId="4BCC2A56" w14:textId="77777777" w:rsidTr="00D068D5">
        <w:tc>
          <w:tcPr>
            <w:tcW w:w="964" w:type="dxa"/>
          </w:tcPr>
          <w:p w14:paraId="2F66CEC3" w14:textId="77777777" w:rsidR="00481BF0" w:rsidRDefault="00481BF0" w:rsidP="00D068D5">
            <w:pPr>
              <w:pStyle w:val="TableText"/>
            </w:pPr>
            <w:r>
              <w:t>PA15</w:t>
            </w:r>
          </w:p>
        </w:tc>
        <w:tc>
          <w:tcPr>
            <w:tcW w:w="1224" w:type="dxa"/>
          </w:tcPr>
          <w:p w14:paraId="1616E935" w14:textId="77777777" w:rsidR="00481BF0" w:rsidRDefault="00481BF0" w:rsidP="00D068D5">
            <w:pPr>
              <w:pStyle w:val="TableText"/>
            </w:pPr>
            <w:r>
              <w:t>2013-01-21</w:t>
            </w:r>
          </w:p>
        </w:tc>
        <w:tc>
          <w:tcPr>
            <w:tcW w:w="3652" w:type="dxa"/>
          </w:tcPr>
          <w:p w14:paraId="07FD4BFB" w14:textId="77777777" w:rsidR="00481BF0" w:rsidRDefault="00481BF0" w:rsidP="00D068D5">
            <w:pPr>
              <w:pStyle w:val="TableText"/>
            </w:pPr>
            <w:r>
              <w:t xml:space="preserve">Uppdaterat typerna med inledande versal. Ändrat från </w:t>
            </w:r>
            <w:proofErr w:type="spellStart"/>
            <w:r>
              <w:t>careRequest</w:t>
            </w:r>
            <w:proofErr w:type="spellEnd"/>
            <w:r>
              <w:t xml:space="preserve"> till </w:t>
            </w:r>
            <w:proofErr w:type="spellStart"/>
            <w:r>
              <w:t>Referral</w:t>
            </w:r>
            <w:proofErr w:type="spellEnd"/>
            <w:r>
              <w:t xml:space="preserve"> och från </w:t>
            </w:r>
            <w:proofErr w:type="spellStart"/>
            <w:r>
              <w:t>Answer</w:t>
            </w:r>
            <w:proofErr w:type="spellEnd"/>
            <w:r>
              <w:t xml:space="preserve"> till </w:t>
            </w:r>
            <w:proofErr w:type="spellStart"/>
            <w:r>
              <w:t>Outcome</w:t>
            </w:r>
            <w:proofErr w:type="spellEnd"/>
            <w:r>
              <w:t xml:space="preserve"> i kap 6.</w:t>
            </w:r>
          </w:p>
        </w:tc>
        <w:tc>
          <w:tcPr>
            <w:tcW w:w="2126" w:type="dxa"/>
          </w:tcPr>
          <w:p w14:paraId="1B5898BA" w14:textId="77777777" w:rsidR="00481BF0" w:rsidRDefault="00481BF0" w:rsidP="00D068D5">
            <w:pPr>
              <w:pStyle w:val="TableText"/>
            </w:pPr>
            <w:r>
              <w:t>Maria Andersson</w:t>
            </w:r>
          </w:p>
        </w:tc>
        <w:tc>
          <w:tcPr>
            <w:tcW w:w="1276" w:type="dxa"/>
          </w:tcPr>
          <w:p w14:paraId="30E7E86B" w14:textId="77777777" w:rsidR="00481BF0" w:rsidRPr="00BC5B0B" w:rsidRDefault="00481BF0" w:rsidP="00D068D5">
            <w:pPr>
              <w:pStyle w:val="TableText"/>
            </w:pPr>
          </w:p>
        </w:tc>
      </w:tr>
      <w:tr w:rsidR="00481BF0" w:rsidRPr="00BC5B0B" w14:paraId="791C4B80" w14:textId="77777777" w:rsidTr="00D068D5">
        <w:tc>
          <w:tcPr>
            <w:tcW w:w="964" w:type="dxa"/>
          </w:tcPr>
          <w:p w14:paraId="7280FA6F" w14:textId="77777777" w:rsidR="00481BF0" w:rsidRDefault="00481BF0" w:rsidP="00D068D5">
            <w:pPr>
              <w:pStyle w:val="TableText"/>
            </w:pPr>
            <w:r>
              <w:t>PA16</w:t>
            </w:r>
          </w:p>
        </w:tc>
        <w:tc>
          <w:tcPr>
            <w:tcW w:w="1224" w:type="dxa"/>
          </w:tcPr>
          <w:p w14:paraId="59146251" w14:textId="77777777" w:rsidR="00481BF0" w:rsidRDefault="00481BF0" w:rsidP="00D068D5">
            <w:pPr>
              <w:pStyle w:val="TableText"/>
            </w:pPr>
            <w:r>
              <w:t>2013-01-21</w:t>
            </w:r>
          </w:p>
        </w:tc>
        <w:tc>
          <w:tcPr>
            <w:tcW w:w="3652" w:type="dxa"/>
          </w:tcPr>
          <w:p w14:paraId="7E0CB023" w14:textId="77777777" w:rsidR="00481BF0" w:rsidRDefault="00481BF0" w:rsidP="00D068D5">
            <w:pPr>
              <w:pStyle w:val="TableText"/>
            </w:pPr>
            <w:r>
              <w:t xml:space="preserve">Ändrat kardinaliteten på </w:t>
            </w:r>
            <w:proofErr w:type="spellStart"/>
            <w:r w:rsidRPr="003A1BC5">
              <w:t>referral</w:t>
            </w:r>
            <w:proofErr w:type="spellEnd"/>
            <w:r>
              <w:t xml:space="preserve"> i kap 6.</w:t>
            </w:r>
          </w:p>
        </w:tc>
        <w:tc>
          <w:tcPr>
            <w:tcW w:w="2126" w:type="dxa"/>
          </w:tcPr>
          <w:p w14:paraId="47CE3270" w14:textId="77777777" w:rsidR="00481BF0" w:rsidRDefault="00481BF0" w:rsidP="00D068D5">
            <w:pPr>
              <w:pStyle w:val="TableText"/>
            </w:pPr>
            <w:r>
              <w:t>Maria Andersson</w:t>
            </w:r>
          </w:p>
        </w:tc>
        <w:tc>
          <w:tcPr>
            <w:tcW w:w="1276" w:type="dxa"/>
          </w:tcPr>
          <w:p w14:paraId="4C71D91D" w14:textId="77777777" w:rsidR="00481BF0" w:rsidRDefault="00481BF0" w:rsidP="00D068D5">
            <w:pPr>
              <w:pStyle w:val="TableText"/>
            </w:pPr>
          </w:p>
          <w:p w14:paraId="46A312FD" w14:textId="77777777" w:rsidR="00481BF0" w:rsidRPr="00BC5B0B" w:rsidRDefault="00481BF0" w:rsidP="00D068D5">
            <w:pPr>
              <w:pStyle w:val="TableText"/>
            </w:pPr>
          </w:p>
        </w:tc>
      </w:tr>
      <w:tr w:rsidR="00481BF0" w:rsidRPr="00BC5B0B" w14:paraId="7714325D" w14:textId="77777777" w:rsidTr="00D068D5">
        <w:tc>
          <w:tcPr>
            <w:tcW w:w="964" w:type="dxa"/>
          </w:tcPr>
          <w:p w14:paraId="4D89544D" w14:textId="77777777" w:rsidR="00481BF0" w:rsidRDefault="00481BF0" w:rsidP="00D068D5">
            <w:pPr>
              <w:pStyle w:val="TableText"/>
            </w:pPr>
            <w:r>
              <w:t>PA17</w:t>
            </w:r>
          </w:p>
        </w:tc>
        <w:tc>
          <w:tcPr>
            <w:tcW w:w="1224" w:type="dxa"/>
          </w:tcPr>
          <w:p w14:paraId="2873EFE8" w14:textId="77777777" w:rsidR="00481BF0" w:rsidRDefault="00481BF0" w:rsidP="00D068D5">
            <w:pPr>
              <w:pStyle w:val="TableText"/>
            </w:pPr>
            <w:r>
              <w:t>2013-01-24</w:t>
            </w:r>
          </w:p>
        </w:tc>
        <w:tc>
          <w:tcPr>
            <w:tcW w:w="3652" w:type="dxa"/>
          </w:tcPr>
          <w:p w14:paraId="02C75A45" w14:textId="77777777" w:rsidR="00481BF0" w:rsidRDefault="00481BF0" w:rsidP="00D068D5">
            <w:pPr>
              <w:pStyle w:val="TableText"/>
            </w:pPr>
            <w:r>
              <w:t>Ändrat i tabellerna i kap 4, 5 och 6.</w:t>
            </w:r>
          </w:p>
        </w:tc>
        <w:tc>
          <w:tcPr>
            <w:tcW w:w="2126" w:type="dxa"/>
          </w:tcPr>
          <w:p w14:paraId="34DECB61" w14:textId="77777777" w:rsidR="00481BF0" w:rsidRDefault="00481BF0" w:rsidP="00D068D5">
            <w:pPr>
              <w:pStyle w:val="TableText"/>
            </w:pPr>
            <w:r>
              <w:t>Maria Andersson</w:t>
            </w:r>
          </w:p>
        </w:tc>
        <w:tc>
          <w:tcPr>
            <w:tcW w:w="1276" w:type="dxa"/>
          </w:tcPr>
          <w:p w14:paraId="622D1890" w14:textId="77777777" w:rsidR="00481BF0" w:rsidRDefault="00481BF0" w:rsidP="00D068D5">
            <w:pPr>
              <w:pStyle w:val="TableText"/>
            </w:pPr>
          </w:p>
        </w:tc>
      </w:tr>
      <w:tr w:rsidR="00481BF0" w:rsidRPr="00BC5B0B" w14:paraId="76E4A299" w14:textId="77777777" w:rsidTr="00D068D5">
        <w:tc>
          <w:tcPr>
            <w:tcW w:w="964" w:type="dxa"/>
          </w:tcPr>
          <w:p w14:paraId="5CDD02C2" w14:textId="77777777" w:rsidR="00481BF0" w:rsidRDefault="00481BF0" w:rsidP="00D068D5">
            <w:pPr>
              <w:pStyle w:val="TableText"/>
            </w:pPr>
            <w:r>
              <w:t>PA18</w:t>
            </w:r>
          </w:p>
        </w:tc>
        <w:tc>
          <w:tcPr>
            <w:tcW w:w="1224" w:type="dxa"/>
          </w:tcPr>
          <w:p w14:paraId="25BFB8C0" w14:textId="77777777" w:rsidR="00481BF0" w:rsidRDefault="00481BF0" w:rsidP="00D068D5">
            <w:pPr>
              <w:pStyle w:val="TableText"/>
            </w:pPr>
            <w:r>
              <w:t>2013-01-25</w:t>
            </w:r>
          </w:p>
        </w:tc>
        <w:tc>
          <w:tcPr>
            <w:tcW w:w="3652" w:type="dxa"/>
          </w:tcPr>
          <w:p w14:paraId="471F6349" w14:textId="77777777" w:rsidR="00481BF0" w:rsidRDefault="00481BF0" w:rsidP="00D068D5">
            <w:pPr>
              <w:pStyle w:val="TableText"/>
            </w:pPr>
            <w:r>
              <w:t>Ändrat i tabellerna i kap 4, 5 och 6.</w:t>
            </w:r>
          </w:p>
        </w:tc>
        <w:tc>
          <w:tcPr>
            <w:tcW w:w="2126" w:type="dxa"/>
          </w:tcPr>
          <w:p w14:paraId="1A30B094" w14:textId="77777777" w:rsidR="00481BF0" w:rsidRDefault="00481BF0" w:rsidP="00D068D5">
            <w:pPr>
              <w:pStyle w:val="TableText"/>
            </w:pPr>
            <w:r>
              <w:t>Maria Andersson</w:t>
            </w:r>
          </w:p>
        </w:tc>
        <w:tc>
          <w:tcPr>
            <w:tcW w:w="1276" w:type="dxa"/>
          </w:tcPr>
          <w:p w14:paraId="58F2D510" w14:textId="77777777" w:rsidR="00481BF0" w:rsidRDefault="00481BF0" w:rsidP="00D068D5">
            <w:pPr>
              <w:pStyle w:val="TableText"/>
            </w:pPr>
          </w:p>
        </w:tc>
      </w:tr>
      <w:tr w:rsidR="00481BF0" w:rsidRPr="00BC5B0B" w14:paraId="158CEC93" w14:textId="77777777" w:rsidTr="00D068D5">
        <w:tc>
          <w:tcPr>
            <w:tcW w:w="964" w:type="dxa"/>
          </w:tcPr>
          <w:p w14:paraId="3C3EB4FA" w14:textId="77777777" w:rsidR="00481BF0" w:rsidRDefault="00481BF0" w:rsidP="00D068D5">
            <w:pPr>
              <w:pStyle w:val="TableText"/>
            </w:pPr>
            <w:r>
              <w:t>PA19</w:t>
            </w:r>
          </w:p>
        </w:tc>
        <w:tc>
          <w:tcPr>
            <w:tcW w:w="1224" w:type="dxa"/>
          </w:tcPr>
          <w:p w14:paraId="4CB1BC27" w14:textId="77777777" w:rsidR="00481BF0" w:rsidRDefault="00481BF0" w:rsidP="00D068D5">
            <w:pPr>
              <w:pStyle w:val="TableText"/>
            </w:pPr>
            <w:r>
              <w:t>2013-01-29</w:t>
            </w:r>
          </w:p>
        </w:tc>
        <w:tc>
          <w:tcPr>
            <w:tcW w:w="3652" w:type="dxa"/>
          </w:tcPr>
          <w:p w14:paraId="598BFC22" w14:textId="77777777" w:rsidR="00481BF0" w:rsidRDefault="00481BF0" w:rsidP="00D068D5">
            <w:pPr>
              <w:pStyle w:val="TableText"/>
            </w:pPr>
            <w:r>
              <w:t>Ändrat beskrivningar i kap 4, 5 och 6 samt ny struktur i kap 4.</w:t>
            </w:r>
          </w:p>
        </w:tc>
        <w:tc>
          <w:tcPr>
            <w:tcW w:w="2126" w:type="dxa"/>
          </w:tcPr>
          <w:p w14:paraId="6A5487A1" w14:textId="77777777" w:rsidR="00481BF0" w:rsidRDefault="00481BF0" w:rsidP="00D068D5">
            <w:pPr>
              <w:pStyle w:val="TableText"/>
            </w:pPr>
            <w:r>
              <w:t>Maria Andersson</w:t>
            </w:r>
          </w:p>
        </w:tc>
        <w:tc>
          <w:tcPr>
            <w:tcW w:w="1276" w:type="dxa"/>
          </w:tcPr>
          <w:p w14:paraId="47E41F2D" w14:textId="77777777" w:rsidR="00481BF0" w:rsidRDefault="00481BF0" w:rsidP="00D068D5">
            <w:pPr>
              <w:pStyle w:val="TableText"/>
            </w:pPr>
          </w:p>
        </w:tc>
      </w:tr>
      <w:tr w:rsidR="00481BF0" w:rsidRPr="00BC5B0B" w14:paraId="6C715EB5" w14:textId="77777777" w:rsidTr="00D068D5">
        <w:tc>
          <w:tcPr>
            <w:tcW w:w="964" w:type="dxa"/>
          </w:tcPr>
          <w:p w14:paraId="5A5C741B" w14:textId="77777777" w:rsidR="00481BF0" w:rsidRDefault="00481BF0" w:rsidP="00D068D5">
            <w:pPr>
              <w:pStyle w:val="TableText"/>
            </w:pPr>
            <w:r>
              <w:t>PA20</w:t>
            </w:r>
          </w:p>
        </w:tc>
        <w:tc>
          <w:tcPr>
            <w:tcW w:w="1224" w:type="dxa"/>
          </w:tcPr>
          <w:p w14:paraId="27DF0C32" w14:textId="77777777" w:rsidR="00481BF0" w:rsidRDefault="00481BF0" w:rsidP="00D068D5">
            <w:pPr>
              <w:pStyle w:val="TableText"/>
            </w:pPr>
            <w:r>
              <w:t>2013-01-30</w:t>
            </w:r>
          </w:p>
        </w:tc>
        <w:tc>
          <w:tcPr>
            <w:tcW w:w="3652" w:type="dxa"/>
          </w:tcPr>
          <w:p w14:paraId="32E3B295" w14:textId="77777777" w:rsidR="00481BF0" w:rsidRDefault="00481BF0" w:rsidP="00D068D5">
            <w:pPr>
              <w:pStyle w:val="TableText"/>
            </w:pPr>
            <w:r>
              <w:t>Ändrat beskrivningar kap 4, 5.4 och 6.4.</w:t>
            </w:r>
          </w:p>
          <w:p w14:paraId="6446BE7E" w14:textId="77777777" w:rsidR="00481BF0" w:rsidRDefault="00481BF0" w:rsidP="00D068D5">
            <w:pPr>
              <w:pStyle w:val="TableText"/>
            </w:pPr>
            <w:r>
              <w:t>Nya och uppdaterade typer kap 4, 5.4 och 6.4.</w:t>
            </w:r>
          </w:p>
        </w:tc>
        <w:tc>
          <w:tcPr>
            <w:tcW w:w="2126" w:type="dxa"/>
          </w:tcPr>
          <w:p w14:paraId="0906C2BD" w14:textId="77777777" w:rsidR="00481BF0" w:rsidRDefault="00481BF0" w:rsidP="00D068D5">
            <w:pPr>
              <w:pStyle w:val="TableText"/>
            </w:pPr>
            <w:r>
              <w:t>Fredrik Ström</w:t>
            </w:r>
          </w:p>
          <w:p w14:paraId="636993C4" w14:textId="77777777" w:rsidR="00481BF0" w:rsidRDefault="00481BF0" w:rsidP="00D068D5">
            <w:pPr>
              <w:pStyle w:val="TableText"/>
            </w:pPr>
            <w:r>
              <w:t>Magnus Ekstrand</w:t>
            </w:r>
          </w:p>
        </w:tc>
        <w:tc>
          <w:tcPr>
            <w:tcW w:w="1276" w:type="dxa"/>
          </w:tcPr>
          <w:p w14:paraId="6456AE80" w14:textId="77777777" w:rsidR="00481BF0" w:rsidRDefault="00481BF0" w:rsidP="00D068D5">
            <w:pPr>
              <w:pStyle w:val="TableText"/>
            </w:pPr>
          </w:p>
        </w:tc>
      </w:tr>
      <w:tr w:rsidR="00481BF0" w:rsidRPr="00BC5B0B" w14:paraId="3D04A014" w14:textId="77777777" w:rsidTr="00D068D5">
        <w:tc>
          <w:tcPr>
            <w:tcW w:w="964" w:type="dxa"/>
          </w:tcPr>
          <w:p w14:paraId="544B2968" w14:textId="77777777" w:rsidR="00481BF0" w:rsidRDefault="00481BF0" w:rsidP="00D068D5">
            <w:pPr>
              <w:pStyle w:val="TableText"/>
            </w:pPr>
            <w:r>
              <w:t>PA21</w:t>
            </w:r>
          </w:p>
        </w:tc>
        <w:tc>
          <w:tcPr>
            <w:tcW w:w="1224" w:type="dxa"/>
          </w:tcPr>
          <w:p w14:paraId="62806B19" w14:textId="77777777" w:rsidR="00481BF0" w:rsidRDefault="00481BF0" w:rsidP="00D068D5">
            <w:pPr>
              <w:pStyle w:val="TableText"/>
            </w:pPr>
            <w:r>
              <w:t>2013-01-31</w:t>
            </w:r>
          </w:p>
        </w:tc>
        <w:tc>
          <w:tcPr>
            <w:tcW w:w="3652" w:type="dxa"/>
          </w:tcPr>
          <w:p w14:paraId="739982A2" w14:textId="77777777" w:rsidR="00481BF0" w:rsidRDefault="00481BF0" w:rsidP="00D068D5">
            <w:pPr>
              <w:pStyle w:val="TableText"/>
            </w:pPr>
            <w:r>
              <w:t>Ändringar i beskrivningar kap 4, 5, 6 och 7.</w:t>
            </w:r>
          </w:p>
        </w:tc>
        <w:tc>
          <w:tcPr>
            <w:tcW w:w="2126" w:type="dxa"/>
          </w:tcPr>
          <w:p w14:paraId="633577E9" w14:textId="77777777" w:rsidR="00481BF0" w:rsidRDefault="00481BF0" w:rsidP="00D068D5">
            <w:pPr>
              <w:pStyle w:val="TableText"/>
            </w:pPr>
            <w:r>
              <w:t>Maria Andersson</w:t>
            </w:r>
          </w:p>
        </w:tc>
        <w:tc>
          <w:tcPr>
            <w:tcW w:w="1276" w:type="dxa"/>
          </w:tcPr>
          <w:p w14:paraId="1546179D" w14:textId="77777777" w:rsidR="00481BF0" w:rsidRDefault="00481BF0" w:rsidP="00D068D5">
            <w:pPr>
              <w:pStyle w:val="TableText"/>
            </w:pPr>
          </w:p>
        </w:tc>
      </w:tr>
      <w:tr w:rsidR="00481BF0" w:rsidRPr="00BC5B0B" w14:paraId="2B1BF21D" w14:textId="77777777" w:rsidTr="00D068D5">
        <w:tc>
          <w:tcPr>
            <w:tcW w:w="964" w:type="dxa"/>
          </w:tcPr>
          <w:p w14:paraId="757DE206" w14:textId="77777777" w:rsidR="00481BF0" w:rsidRDefault="00481BF0" w:rsidP="00D068D5">
            <w:pPr>
              <w:pStyle w:val="TableText"/>
            </w:pPr>
            <w:r>
              <w:t>PA22</w:t>
            </w:r>
          </w:p>
        </w:tc>
        <w:tc>
          <w:tcPr>
            <w:tcW w:w="1224" w:type="dxa"/>
          </w:tcPr>
          <w:p w14:paraId="7954FA4F" w14:textId="77777777" w:rsidR="00481BF0" w:rsidRDefault="00481BF0" w:rsidP="00D068D5">
            <w:pPr>
              <w:pStyle w:val="TableText"/>
            </w:pPr>
            <w:r>
              <w:t>2013-01-31</w:t>
            </w:r>
          </w:p>
        </w:tc>
        <w:tc>
          <w:tcPr>
            <w:tcW w:w="3652" w:type="dxa"/>
          </w:tcPr>
          <w:p w14:paraId="4C13ABE6" w14:textId="77777777" w:rsidR="00481BF0" w:rsidRDefault="00481BF0" w:rsidP="00D068D5">
            <w:pPr>
              <w:pStyle w:val="TableText"/>
            </w:pPr>
            <w:r>
              <w:t xml:space="preserve">Ändringar i kap 7, </w:t>
            </w:r>
            <w:proofErr w:type="spellStart"/>
            <w:r>
              <w:t>GetCareContact</w:t>
            </w:r>
            <w:proofErr w:type="spellEnd"/>
          </w:p>
        </w:tc>
        <w:tc>
          <w:tcPr>
            <w:tcW w:w="2126" w:type="dxa"/>
          </w:tcPr>
          <w:p w14:paraId="29B6727E" w14:textId="77777777" w:rsidR="00481BF0" w:rsidRDefault="00481BF0" w:rsidP="00D068D5">
            <w:pPr>
              <w:pStyle w:val="TableText"/>
            </w:pPr>
            <w:r>
              <w:t>Maria Andersson</w:t>
            </w:r>
          </w:p>
        </w:tc>
        <w:tc>
          <w:tcPr>
            <w:tcW w:w="1276" w:type="dxa"/>
          </w:tcPr>
          <w:p w14:paraId="575320BE" w14:textId="77777777" w:rsidR="00481BF0" w:rsidRDefault="00481BF0" w:rsidP="00D068D5">
            <w:pPr>
              <w:pStyle w:val="TableText"/>
            </w:pPr>
          </w:p>
        </w:tc>
      </w:tr>
      <w:tr w:rsidR="00481BF0" w:rsidRPr="00BC5B0B" w14:paraId="68108B4D" w14:textId="77777777" w:rsidTr="00D068D5">
        <w:tc>
          <w:tcPr>
            <w:tcW w:w="964" w:type="dxa"/>
          </w:tcPr>
          <w:p w14:paraId="6A241B3F" w14:textId="77777777" w:rsidR="00481BF0" w:rsidRDefault="00481BF0" w:rsidP="00D068D5">
            <w:pPr>
              <w:pStyle w:val="TableText"/>
            </w:pPr>
            <w:r>
              <w:t>PA23</w:t>
            </w:r>
          </w:p>
        </w:tc>
        <w:tc>
          <w:tcPr>
            <w:tcW w:w="1224" w:type="dxa"/>
          </w:tcPr>
          <w:p w14:paraId="0636427E" w14:textId="77777777" w:rsidR="00481BF0" w:rsidRDefault="00481BF0" w:rsidP="00D068D5">
            <w:pPr>
              <w:pStyle w:val="TableText"/>
            </w:pPr>
            <w:r>
              <w:t>2013-02-07</w:t>
            </w:r>
          </w:p>
        </w:tc>
        <w:tc>
          <w:tcPr>
            <w:tcW w:w="3652" w:type="dxa"/>
          </w:tcPr>
          <w:p w14:paraId="6AA17FE3" w14:textId="77777777" w:rsidR="00481BF0" w:rsidRDefault="00481BF0" w:rsidP="00D068D5">
            <w:pPr>
              <w:pStyle w:val="TableText"/>
            </w:pPr>
            <w:r>
              <w:t>Justeringar av elementnamn och kardinalitet i kap 5, 6 och 7.</w:t>
            </w:r>
          </w:p>
          <w:p w14:paraId="50B4166F" w14:textId="77777777" w:rsidR="00481BF0" w:rsidRDefault="00481BF0" w:rsidP="00D068D5">
            <w:pPr>
              <w:pStyle w:val="TableText"/>
            </w:pPr>
            <w:r>
              <w:t xml:space="preserve">Tog bort </w:t>
            </w:r>
            <w:proofErr w:type="gramStart"/>
            <w:r>
              <w:t>ej</w:t>
            </w:r>
            <w:proofErr w:type="gramEnd"/>
            <w:r>
              <w:t xml:space="preserve"> använd gemensam komponent.</w:t>
            </w:r>
          </w:p>
        </w:tc>
        <w:tc>
          <w:tcPr>
            <w:tcW w:w="2126" w:type="dxa"/>
          </w:tcPr>
          <w:p w14:paraId="27CD7A8A" w14:textId="77777777" w:rsidR="00481BF0" w:rsidRDefault="00481BF0" w:rsidP="00D068D5">
            <w:pPr>
              <w:pStyle w:val="TableText"/>
            </w:pPr>
            <w:r>
              <w:t>Magnus Ekstrand</w:t>
            </w:r>
          </w:p>
        </w:tc>
        <w:tc>
          <w:tcPr>
            <w:tcW w:w="1276" w:type="dxa"/>
          </w:tcPr>
          <w:p w14:paraId="10E2CE49" w14:textId="77777777" w:rsidR="00481BF0" w:rsidRDefault="00481BF0" w:rsidP="00D068D5">
            <w:pPr>
              <w:pStyle w:val="TableText"/>
            </w:pPr>
          </w:p>
        </w:tc>
      </w:tr>
      <w:tr w:rsidR="00481BF0" w:rsidRPr="00BC5B0B" w14:paraId="5DC285D3" w14:textId="77777777" w:rsidTr="00D068D5">
        <w:tc>
          <w:tcPr>
            <w:tcW w:w="964" w:type="dxa"/>
          </w:tcPr>
          <w:p w14:paraId="5DBCFF6F" w14:textId="77777777" w:rsidR="00481BF0" w:rsidRDefault="00481BF0" w:rsidP="00D068D5">
            <w:pPr>
              <w:pStyle w:val="TableText"/>
            </w:pPr>
            <w:r>
              <w:t>PA24</w:t>
            </w:r>
          </w:p>
        </w:tc>
        <w:tc>
          <w:tcPr>
            <w:tcW w:w="1224" w:type="dxa"/>
          </w:tcPr>
          <w:p w14:paraId="36A025D5" w14:textId="77777777" w:rsidR="00481BF0" w:rsidRDefault="00481BF0" w:rsidP="00D068D5">
            <w:pPr>
              <w:pStyle w:val="TableText"/>
            </w:pPr>
            <w:r>
              <w:t>2013-02-11</w:t>
            </w:r>
          </w:p>
        </w:tc>
        <w:tc>
          <w:tcPr>
            <w:tcW w:w="3652" w:type="dxa"/>
          </w:tcPr>
          <w:p w14:paraId="38D8346C" w14:textId="77777777" w:rsidR="00481BF0" w:rsidRDefault="00481BF0" w:rsidP="00D068D5">
            <w:pPr>
              <w:pStyle w:val="TableText"/>
            </w:pPr>
            <w:r>
              <w:t xml:space="preserve">Lagt till kap 8, </w:t>
            </w:r>
            <w:proofErr w:type="spellStart"/>
            <w:r>
              <w:t>GetDiagnosis</w:t>
            </w:r>
            <w:proofErr w:type="spellEnd"/>
          </w:p>
        </w:tc>
        <w:tc>
          <w:tcPr>
            <w:tcW w:w="2126" w:type="dxa"/>
          </w:tcPr>
          <w:p w14:paraId="595FD71E" w14:textId="77777777" w:rsidR="00481BF0" w:rsidRDefault="00481BF0" w:rsidP="00D068D5">
            <w:pPr>
              <w:pStyle w:val="TableText"/>
            </w:pPr>
            <w:r>
              <w:t>Maria Andersson</w:t>
            </w:r>
          </w:p>
        </w:tc>
        <w:tc>
          <w:tcPr>
            <w:tcW w:w="1276" w:type="dxa"/>
          </w:tcPr>
          <w:p w14:paraId="4CCC8977" w14:textId="77777777" w:rsidR="00481BF0" w:rsidRDefault="00481BF0" w:rsidP="00D068D5">
            <w:pPr>
              <w:pStyle w:val="TableText"/>
            </w:pPr>
          </w:p>
        </w:tc>
      </w:tr>
      <w:tr w:rsidR="00481BF0" w:rsidRPr="00BC5B0B" w14:paraId="69AEE29C" w14:textId="77777777" w:rsidTr="00D068D5">
        <w:tc>
          <w:tcPr>
            <w:tcW w:w="964" w:type="dxa"/>
          </w:tcPr>
          <w:p w14:paraId="0A94E990" w14:textId="77777777" w:rsidR="00481BF0" w:rsidRDefault="00481BF0" w:rsidP="00D068D5">
            <w:pPr>
              <w:pStyle w:val="TableText"/>
            </w:pPr>
            <w:r>
              <w:t>PA25</w:t>
            </w:r>
          </w:p>
        </w:tc>
        <w:tc>
          <w:tcPr>
            <w:tcW w:w="1224" w:type="dxa"/>
          </w:tcPr>
          <w:p w14:paraId="0DD10119" w14:textId="77777777" w:rsidR="00481BF0" w:rsidRDefault="00481BF0" w:rsidP="00D068D5">
            <w:pPr>
              <w:pStyle w:val="TableText"/>
            </w:pPr>
            <w:r>
              <w:t>2013-02-19</w:t>
            </w:r>
          </w:p>
        </w:tc>
        <w:tc>
          <w:tcPr>
            <w:tcW w:w="3652" w:type="dxa"/>
          </w:tcPr>
          <w:p w14:paraId="2623D002" w14:textId="77777777" w:rsidR="00481BF0" w:rsidRDefault="00481BF0" w:rsidP="00D068D5">
            <w:pPr>
              <w:pStyle w:val="TableText"/>
            </w:pPr>
            <w:r>
              <w:t xml:space="preserve">Definierat krav på uppdatering av fältet </w:t>
            </w:r>
            <w:proofErr w:type="spellStart"/>
            <w:r>
              <w:t>mostRecentContent</w:t>
            </w:r>
            <w:proofErr w:type="spellEnd"/>
            <w:r>
              <w:t xml:space="preserve"> i EI-posten. </w:t>
            </w:r>
          </w:p>
        </w:tc>
        <w:tc>
          <w:tcPr>
            <w:tcW w:w="2126" w:type="dxa"/>
          </w:tcPr>
          <w:p w14:paraId="46EFB1D8" w14:textId="77777777" w:rsidR="00481BF0" w:rsidRDefault="00481BF0" w:rsidP="00D068D5">
            <w:pPr>
              <w:pStyle w:val="TableText"/>
            </w:pPr>
            <w:r>
              <w:t xml:space="preserve">Johan </w:t>
            </w:r>
            <w:proofErr w:type="spellStart"/>
            <w:r>
              <w:t>Eltes</w:t>
            </w:r>
            <w:proofErr w:type="spellEnd"/>
          </w:p>
        </w:tc>
        <w:tc>
          <w:tcPr>
            <w:tcW w:w="1276" w:type="dxa"/>
          </w:tcPr>
          <w:p w14:paraId="7486927E" w14:textId="77777777" w:rsidR="00481BF0" w:rsidRDefault="00481BF0" w:rsidP="00D068D5">
            <w:pPr>
              <w:pStyle w:val="TableText"/>
            </w:pPr>
          </w:p>
        </w:tc>
      </w:tr>
      <w:tr w:rsidR="00481BF0" w:rsidRPr="00BC5B0B" w14:paraId="6CC886A5" w14:textId="77777777" w:rsidTr="00D068D5">
        <w:tc>
          <w:tcPr>
            <w:tcW w:w="964" w:type="dxa"/>
          </w:tcPr>
          <w:p w14:paraId="753857CE" w14:textId="77777777" w:rsidR="00481BF0" w:rsidRDefault="00481BF0" w:rsidP="00D068D5">
            <w:pPr>
              <w:pStyle w:val="TableText"/>
            </w:pPr>
            <w:r>
              <w:lastRenderedPageBreak/>
              <w:t>PA26</w:t>
            </w:r>
          </w:p>
        </w:tc>
        <w:tc>
          <w:tcPr>
            <w:tcW w:w="1224" w:type="dxa"/>
          </w:tcPr>
          <w:p w14:paraId="0D8D7193" w14:textId="77777777" w:rsidR="00481BF0" w:rsidRDefault="00481BF0" w:rsidP="00D068D5">
            <w:pPr>
              <w:pStyle w:val="TableText"/>
            </w:pPr>
            <w:r>
              <w:t>2013-03-04</w:t>
            </w:r>
          </w:p>
        </w:tc>
        <w:tc>
          <w:tcPr>
            <w:tcW w:w="3652" w:type="dxa"/>
          </w:tcPr>
          <w:p w14:paraId="064AD212" w14:textId="77777777" w:rsidR="00481BF0" w:rsidRDefault="00481BF0" w:rsidP="00D068D5">
            <w:pPr>
              <w:pStyle w:val="TableText"/>
            </w:pPr>
            <w:r>
              <w:t xml:space="preserve">Flyttat från domän </w:t>
            </w:r>
            <w:proofErr w:type="spellStart"/>
            <w:proofErr w:type="gramStart"/>
            <w:r>
              <w:t>ehr:patientsummary</w:t>
            </w:r>
            <w:proofErr w:type="spellEnd"/>
            <w:proofErr w:type="gramEnd"/>
            <w:r>
              <w:t xml:space="preserve"> till </w:t>
            </w:r>
            <w:proofErr w:type="spellStart"/>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roofErr w:type="spellEnd"/>
          </w:p>
        </w:tc>
        <w:tc>
          <w:tcPr>
            <w:tcW w:w="2126" w:type="dxa"/>
          </w:tcPr>
          <w:p w14:paraId="7F69C2D1" w14:textId="77777777" w:rsidR="00481BF0" w:rsidRDefault="00481BF0" w:rsidP="00D068D5">
            <w:pPr>
              <w:pStyle w:val="TableText"/>
            </w:pPr>
            <w:r>
              <w:t xml:space="preserve">Johan </w:t>
            </w:r>
            <w:proofErr w:type="spellStart"/>
            <w:r>
              <w:t>Eltes</w:t>
            </w:r>
            <w:proofErr w:type="spellEnd"/>
          </w:p>
        </w:tc>
        <w:tc>
          <w:tcPr>
            <w:tcW w:w="1276" w:type="dxa"/>
          </w:tcPr>
          <w:p w14:paraId="1763DAAB" w14:textId="77777777" w:rsidR="00481BF0" w:rsidRDefault="00481BF0" w:rsidP="00D068D5">
            <w:pPr>
              <w:pStyle w:val="TableText"/>
            </w:pPr>
          </w:p>
        </w:tc>
      </w:tr>
      <w:tr w:rsidR="00481BF0" w:rsidRPr="00BC5B0B" w14:paraId="2420BA22" w14:textId="77777777" w:rsidTr="00D068D5">
        <w:tc>
          <w:tcPr>
            <w:tcW w:w="964" w:type="dxa"/>
          </w:tcPr>
          <w:p w14:paraId="63E24E71" w14:textId="77777777" w:rsidR="00481BF0" w:rsidRDefault="00481BF0" w:rsidP="00D068D5">
            <w:pPr>
              <w:pStyle w:val="TableText"/>
            </w:pPr>
            <w:r>
              <w:t>PA27</w:t>
            </w:r>
          </w:p>
        </w:tc>
        <w:tc>
          <w:tcPr>
            <w:tcW w:w="1224" w:type="dxa"/>
          </w:tcPr>
          <w:p w14:paraId="7BE83178" w14:textId="77777777" w:rsidR="00481BF0" w:rsidRDefault="00481BF0" w:rsidP="00D068D5">
            <w:pPr>
              <w:pStyle w:val="TableText"/>
            </w:pPr>
            <w:r>
              <w:t>2013-03-19</w:t>
            </w:r>
          </w:p>
        </w:tc>
        <w:tc>
          <w:tcPr>
            <w:tcW w:w="3652" w:type="dxa"/>
          </w:tcPr>
          <w:p w14:paraId="15BEC26E" w14:textId="77777777" w:rsidR="00481BF0" w:rsidRDefault="00481BF0" w:rsidP="00D068D5">
            <w:pPr>
              <w:pStyle w:val="TableText"/>
            </w:pPr>
            <w:r>
              <w:t xml:space="preserve">Applicerat uppdateringar för att komma i fas med </w:t>
            </w:r>
            <w:proofErr w:type="spellStart"/>
            <w:r>
              <w:t>GetCareDocumentation</w:t>
            </w:r>
            <w:proofErr w:type="spellEnd"/>
            <w:r>
              <w:t xml:space="preserve">. </w:t>
            </w:r>
          </w:p>
        </w:tc>
        <w:tc>
          <w:tcPr>
            <w:tcW w:w="2126" w:type="dxa"/>
          </w:tcPr>
          <w:p w14:paraId="5235B6EC" w14:textId="77777777" w:rsidR="00481BF0" w:rsidRDefault="00481BF0" w:rsidP="00D068D5">
            <w:pPr>
              <w:pStyle w:val="TableText"/>
            </w:pPr>
            <w:r>
              <w:t xml:space="preserve">Johan </w:t>
            </w:r>
            <w:proofErr w:type="spellStart"/>
            <w:r>
              <w:t>Eltes</w:t>
            </w:r>
            <w:proofErr w:type="spellEnd"/>
          </w:p>
        </w:tc>
        <w:tc>
          <w:tcPr>
            <w:tcW w:w="1276" w:type="dxa"/>
          </w:tcPr>
          <w:p w14:paraId="71B76814" w14:textId="77777777" w:rsidR="00481BF0" w:rsidRDefault="00481BF0" w:rsidP="00D068D5">
            <w:pPr>
              <w:pStyle w:val="TableText"/>
            </w:pPr>
          </w:p>
        </w:tc>
      </w:tr>
      <w:tr w:rsidR="00481BF0" w:rsidRPr="00BC5B0B" w14:paraId="4A68AA61" w14:textId="77777777" w:rsidTr="00D068D5">
        <w:tc>
          <w:tcPr>
            <w:tcW w:w="964" w:type="dxa"/>
          </w:tcPr>
          <w:p w14:paraId="16916F5D" w14:textId="77777777" w:rsidR="00481BF0" w:rsidRDefault="00481BF0" w:rsidP="00D068D5">
            <w:pPr>
              <w:pStyle w:val="TableText"/>
            </w:pPr>
            <w:r>
              <w:t>PA28</w:t>
            </w:r>
          </w:p>
        </w:tc>
        <w:tc>
          <w:tcPr>
            <w:tcW w:w="1224" w:type="dxa"/>
          </w:tcPr>
          <w:p w14:paraId="646A016C" w14:textId="77777777" w:rsidR="00481BF0" w:rsidRDefault="00481BF0" w:rsidP="00D068D5">
            <w:pPr>
              <w:pStyle w:val="TableText"/>
            </w:pPr>
            <w:r>
              <w:t>2013-03-19</w:t>
            </w:r>
          </w:p>
        </w:tc>
        <w:tc>
          <w:tcPr>
            <w:tcW w:w="3652" w:type="dxa"/>
          </w:tcPr>
          <w:p w14:paraId="51C586BE" w14:textId="77777777" w:rsidR="00481BF0" w:rsidRDefault="00481BF0" w:rsidP="00D068D5">
            <w:pPr>
              <w:pStyle w:val="TableText"/>
            </w:pPr>
            <w:r>
              <w:t xml:space="preserve">Rättat </w:t>
            </w:r>
            <w:proofErr w:type="spellStart"/>
            <w:r>
              <w:t>spec</w:t>
            </w:r>
            <w:proofErr w:type="spellEnd"/>
            <w:r>
              <w:t xml:space="preserve"> för </w:t>
            </w:r>
            <w:proofErr w:type="spellStart"/>
            <w:r>
              <w:t>serviceDomän</w:t>
            </w:r>
            <w:proofErr w:type="spellEnd"/>
            <w:r>
              <w:t xml:space="preserve"> i </w:t>
            </w:r>
            <w:proofErr w:type="spellStart"/>
            <w:r>
              <w:t>spec</w:t>
            </w:r>
            <w:proofErr w:type="spellEnd"/>
            <w:r>
              <w:t xml:space="preserve"> för EI-posten </w:t>
            </w:r>
          </w:p>
        </w:tc>
        <w:tc>
          <w:tcPr>
            <w:tcW w:w="2126" w:type="dxa"/>
          </w:tcPr>
          <w:p w14:paraId="21CF0031" w14:textId="77777777" w:rsidR="00481BF0" w:rsidRDefault="00481BF0" w:rsidP="00D068D5">
            <w:pPr>
              <w:pStyle w:val="TableText"/>
            </w:pPr>
            <w:r>
              <w:t xml:space="preserve">Johan </w:t>
            </w:r>
            <w:proofErr w:type="spellStart"/>
            <w:r>
              <w:t>Eltes</w:t>
            </w:r>
            <w:proofErr w:type="spellEnd"/>
          </w:p>
        </w:tc>
        <w:tc>
          <w:tcPr>
            <w:tcW w:w="1276" w:type="dxa"/>
          </w:tcPr>
          <w:p w14:paraId="1D471120" w14:textId="77777777" w:rsidR="00481BF0" w:rsidRDefault="00481BF0" w:rsidP="00D068D5">
            <w:pPr>
              <w:pStyle w:val="TableText"/>
            </w:pPr>
          </w:p>
        </w:tc>
      </w:tr>
      <w:tr w:rsidR="00481BF0" w:rsidRPr="00BC5B0B" w14:paraId="0E85B33C" w14:textId="77777777" w:rsidTr="00D068D5">
        <w:tc>
          <w:tcPr>
            <w:tcW w:w="964" w:type="dxa"/>
          </w:tcPr>
          <w:p w14:paraId="2C5D1618" w14:textId="77777777" w:rsidR="00481BF0" w:rsidRDefault="00481BF0" w:rsidP="00D068D5">
            <w:pPr>
              <w:pStyle w:val="TableText"/>
            </w:pPr>
            <w:r>
              <w:t>PA29</w:t>
            </w:r>
          </w:p>
        </w:tc>
        <w:tc>
          <w:tcPr>
            <w:tcW w:w="1224" w:type="dxa"/>
          </w:tcPr>
          <w:p w14:paraId="0A255BCE" w14:textId="77777777" w:rsidR="00481BF0" w:rsidRDefault="00481BF0" w:rsidP="00D068D5">
            <w:pPr>
              <w:pStyle w:val="TableText"/>
            </w:pPr>
            <w:r>
              <w:t>2013-03-20</w:t>
            </w:r>
          </w:p>
        </w:tc>
        <w:tc>
          <w:tcPr>
            <w:tcW w:w="3652" w:type="dxa"/>
          </w:tcPr>
          <w:p w14:paraId="563FB371" w14:textId="77777777" w:rsidR="00481BF0" w:rsidRDefault="00481BF0" w:rsidP="00D068D5">
            <w:pPr>
              <w:pStyle w:val="TableText"/>
            </w:pPr>
            <w:r>
              <w:t xml:space="preserve">Nytt tjänstekontrakt: </w:t>
            </w:r>
            <w:proofErr w:type="spellStart"/>
            <w:r>
              <w:t>GetPrenatalMedicalHistory</w:t>
            </w:r>
            <w:proofErr w:type="spellEnd"/>
          </w:p>
        </w:tc>
        <w:tc>
          <w:tcPr>
            <w:tcW w:w="2126" w:type="dxa"/>
          </w:tcPr>
          <w:p w14:paraId="64D3EC70" w14:textId="77777777" w:rsidR="00481BF0" w:rsidRDefault="00481BF0" w:rsidP="00D068D5">
            <w:pPr>
              <w:pStyle w:val="TableText"/>
            </w:pPr>
            <w:r>
              <w:t>Jacob Tardell</w:t>
            </w:r>
          </w:p>
        </w:tc>
        <w:tc>
          <w:tcPr>
            <w:tcW w:w="1276" w:type="dxa"/>
          </w:tcPr>
          <w:p w14:paraId="31225E3A" w14:textId="77777777" w:rsidR="00481BF0" w:rsidRDefault="00481BF0" w:rsidP="00D068D5">
            <w:pPr>
              <w:pStyle w:val="TableText"/>
            </w:pPr>
          </w:p>
        </w:tc>
      </w:tr>
      <w:tr w:rsidR="00481BF0" w:rsidRPr="00BC5B0B" w14:paraId="332EE3DD" w14:textId="77777777" w:rsidTr="00D068D5">
        <w:tc>
          <w:tcPr>
            <w:tcW w:w="964" w:type="dxa"/>
          </w:tcPr>
          <w:p w14:paraId="3A39C84F" w14:textId="77777777" w:rsidR="00481BF0" w:rsidRDefault="00481BF0" w:rsidP="00D068D5">
            <w:pPr>
              <w:pStyle w:val="TableText"/>
            </w:pPr>
            <w:r>
              <w:t>PA30</w:t>
            </w:r>
          </w:p>
        </w:tc>
        <w:tc>
          <w:tcPr>
            <w:tcW w:w="1224" w:type="dxa"/>
          </w:tcPr>
          <w:p w14:paraId="55C64B6D" w14:textId="77777777" w:rsidR="00481BF0" w:rsidRDefault="00481BF0" w:rsidP="00D068D5">
            <w:pPr>
              <w:pStyle w:val="TableText"/>
            </w:pPr>
            <w:r>
              <w:t>2013-03-27</w:t>
            </w:r>
          </w:p>
        </w:tc>
        <w:tc>
          <w:tcPr>
            <w:tcW w:w="3652" w:type="dxa"/>
          </w:tcPr>
          <w:p w14:paraId="33486E70" w14:textId="77777777" w:rsidR="00481BF0" w:rsidRDefault="00481BF0" w:rsidP="00D068D5">
            <w:pPr>
              <w:pStyle w:val="TableText"/>
            </w:pPr>
            <w:r>
              <w:t xml:space="preserve">Nytt tjänstekontrakt: </w:t>
            </w:r>
            <w:proofErr w:type="spellStart"/>
            <w:r>
              <w:t>GetDeliveryMedicalHistory</w:t>
            </w:r>
            <w:proofErr w:type="spellEnd"/>
          </w:p>
        </w:tc>
        <w:tc>
          <w:tcPr>
            <w:tcW w:w="2126" w:type="dxa"/>
          </w:tcPr>
          <w:p w14:paraId="7CC1905B" w14:textId="77777777" w:rsidR="00481BF0" w:rsidRDefault="00481BF0" w:rsidP="00D068D5">
            <w:pPr>
              <w:pStyle w:val="TableText"/>
            </w:pPr>
            <w:r>
              <w:t>Jacob Tardell</w:t>
            </w:r>
          </w:p>
        </w:tc>
        <w:tc>
          <w:tcPr>
            <w:tcW w:w="1276" w:type="dxa"/>
          </w:tcPr>
          <w:p w14:paraId="28CBF2D0" w14:textId="77777777" w:rsidR="00481BF0" w:rsidRDefault="00481BF0" w:rsidP="00D068D5">
            <w:pPr>
              <w:pStyle w:val="TableText"/>
            </w:pPr>
          </w:p>
        </w:tc>
      </w:tr>
      <w:tr w:rsidR="00481BF0" w:rsidRPr="00BC5B0B" w14:paraId="0F903673" w14:textId="77777777" w:rsidTr="00D068D5">
        <w:tc>
          <w:tcPr>
            <w:tcW w:w="964" w:type="dxa"/>
          </w:tcPr>
          <w:p w14:paraId="28E86802" w14:textId="77777777" w:rsidR="00481BF0" w:rsidRDefault="00481BF0" w:rsidP="00D068D5">
            <w:pPr>
              <w:pStyle w:val="TableText"/>
            </w:pPr>
            <w:r>
              <w:t>PA31</w:t>
            </w:r>
          </w:p>
        </w:tc>
        <w:tc>
          <w:tcPr>
            <w:tcW w:w="1224" w:type="dxa"/>
          </w:tcPr>
          <w:p w14:paraId="76EADC94" w14:textId="77777777" w:rsidR="00481BF0" w:rsidRDefault="00481BF0" w:rsidP="00D068D5">
            <w:pPr>
              <w:pStyle w:val="TableText"/>
            </w:pPr>
            <w:r>
              <w:t>2013-04-08</w:t>
            </w:r>
          </w:p>
        </w:tc>
        <w:tc>
          <w:tcPr>
            <w:tcW w:w="3652" w:type="dxa"/>
          </w:tcPr>
          <w:p w14:paraId="2B1D2163" w14:textId="77777777" w:rsidR="00481BF0" w:rsidRDefault="00481BF0" w:rsidP="00D068D5">
            <w:pPr>
              <w:pStyle w:val="TableText"/>
            </w:pPr>
            <w:proofErr w:type="gramStart"/>
            <w:r>
              <w:t>-</w:t>
            </w:r>
            <w:proofErr w:type="gramEnd"/>
            <w:r>
              <w:t xml:space="preserve"> Kardinalitet på </w:t>
            </w:r>
            <w:proofErr w:type="spellStart"/>
            <w:r w:rsidRPr="002C529C">
              <w:t>haemorrhageBeforePlacentaDelivery</w:t>
            </w:r>
            <w:proofErr w:type="spellEnd"/>
            <w:r>
              <w:t xml:space="preserve">, </w:t>
            </w:r>
            <w:proofErr w:type="spellStart"/>
            <w:r w:rsidRPr="002C529C">
              <w:t>haemorrhageAfterPlacentaDelivery</w:t>
            </w:r>
            <w:proofErr w:type="spellEnd"/>
            <w:r>
              <w:t>.</w:t>
            </w:r>
          </w:p>
          <w:p w14:paraId="1796A41D" w14:textId="77777777" w:rsidR="00481BF0" w:rsidRDefault="00481BF0" w:rsidP="00D068D5">
            <w:pPr>
              <w:pStyle w:val="TableText"/>
            </w:pPr>
            <w:proofErr w:type="gramStart"/>
            <w:r>
              <w:t>-</w:t>
            </w:r>
            <w:proofErr w:type="gramEnd"/>
            <w:r>
              <w:t xml:space="preserve"> Lagt till </w:t>
            </w:r>
            <w:proofErr w:type="spellStart"/>
            <w:r>
              <w:t>oid</w:t>
            </w:r>
            <w:proofErr w:type="spellEnd"/>
            <w:r>
              <w:t>(</w:t>
            </w:r>
            <w:proofErr w:type="spellStart"/>
            <w:r>
              <w:t>CeHis</w:t>
            </w:r>
            <w:proofErr w:type="spellEnd"/>
            <w:r>
              <w:t>) för kön.</w:t>
            </w:r>
          </w:p>
          <w:p w14:paraId="0922BB83" w14:textId="77777777" w:rsidR="00481BF0" w:rsidRDefault="00481BF0" w:rsidP="00D068D5">
            <w:pPr>
              <w:pStyle w:val="TableText"/>
            </w:pPr>
            <w:proofErr w:type="gramStart"/>
            <w:r>
              <w:t>-</w:t>
            </w:r>
            <w:proofErr w:type="gramEnd"/>
            <w:r>
              <w:t xml:space="preserve"> Ändrat semantik i EI-fältet ”Most Recent </w:t>
            </w:r>
            <w:proofErr w:type="spellStart"/>
            <w:r>
              <w:t>Content</w:t>
            </w:r>
            <w:proofErr w:type="spellEnd"/>
            <w:r>
              <w:t>”</w:t>
            </w:r>
          </w:p>
          <w:p w14:paraId="1480554D" w14:textId="77777777" w:rsidR="00481BF0" w:rsidRDefault="00481BF0" w:rsidP="00D068D5">
            <w:pPr>
              <w:pStyle w:val="TableText"/>
            </w:pPr>
            <w:proofErr w:type="gramStart"/>
            <w:r>
              <w:t>-</w:t>
            </w:r>
            <w:proofErr w:type="gramEnd"/>
            <w:r>
              <w:t xml:space="preserve"> Uppdaterat arkitektur- och adresseringsbeskrivningar för att täcka direktadressering av källsystem</w:t>
            </w:r>
          </w:p>
        </w:tc>
        <w:tc>
          <w:tcPr>
            <w:tcW w:w="2126" w:type="dxa"/>
          </w:tcPr>
          <w:p w14:paraId="1A55341B" w14:textId="77777777" w:rsidR="00481BF0" w:rsidRDefault="00481BF0" w:rsidP="00D068D5">
            <w:pPr>
              <w:pStyle w:val="TableText"/>
            </w:pPr>
            <w:r>
              <w:t>Khaled Daham</w:t>
            </w:r>
          </w:p>
          <w:p w14:paraId="51BCAE13" w14:textId="77777777" w:rsidR="00481BF0" w:rsidRDefault="00481BF0" w:rsidP="00D068D5">
            <w:pPr>
              <w:pStyle w:val="TableText"/>
            </w:pPr>
            <w:r>
              <w:t xml:space="preserve">Johan </w:t>
            </w:r>
            <w:proofErr w:type="spellStart"/>
            <w:r>
              <w:t>Eltes</w:t>
            </w:r>
            <w:proofErr w:type="spellEnd"/>
          </w:p>
        </w:tc>
        <w:tc>
          <w:tcPr>
            <w:tcW w:w="1276" w:type="dxa"/>
          </w:tcPr>
          <w:p w14:paraId="4E6EE691" w14:textId="77777777" w:rsidR="00481BF0" w:rsidRDefault="00481BF0" w:rsidP="00D068D5">
            <w:pPr>
              <w:pStyle w:val="TableText"/>
            </w:pPr>
          </w:p>
        </w:tc>
      </w:tr>
      <w:tr w:rsidR="00481BF0" w:rsidRPr="00BC5B0B" w14:paraId="0FCD66C4" w14:textId="77777777" w:rsidTr="00D068D5">
        <w:tc>
          <w:tcPr>
            <w:tcW w:w="964" w:type="dxa"/>
          </w:tcPr>
          <w:p w14:paraId="2A85913A" w14:textId="77777777" w:rsidR="00481BF0" w:rsidRDefault="00481BF0" w:rsidP="00D068D5">
            <w:pPr>
              <w:pStyle w:val="TableText"/>
            </w:pPr>
            <w:r>
              <w:t>PA32</w:t>
            </w:r>
          </w:p>
        </w:tc>
        <w:tc>
          <w:tcPr>
            <w:tcW w:w="1224" w:type="dxa"/>
          </w:tcPr>
          <w:p w14:paraId="6121216E" w14:textId="77777777" w:rsidR="00481BF0" w:rsidRDefault="00481BF0" w:rsidP="00D068D5">
            <w:pPr>
              <w:pStyle w:val="TableText"/>
            </w:pPr>
            <w:r>
              <w:t>2013-05-02</w:t>
            </w:r>
          </w:p>
        </w:tc>
        <w:tc>
          <w:tcPr>
            <w:tcW w:w="3652" w:type="dxa"/>
          </w:tcPr>
          <w:p w14:paraId="4F0C5E1D" w14:textId="77777777" w:rsidR="00481BF0" w:rsidRDefault="00481BF0" w:rsidP="00D068D5">
            <w:pPr>
              <w:pStyle w:val="TableText"/>
              <w:numPr>
                <w:ilvl w:val="0"/>
                <w:numId w:val="12"/>
              </w:numPr>
            </w:pPr>
            <w:r>
              <w:t>Uppdaterat skrivningar kring adressering och engagemangspostens innehåll</w:t>
            </w:r>
          </w:p>
          <w:p w14:paraId="2883609E" w14:textId="77777777" w:rsidR="00481BF0" w:rsidRDefault="00481BF0" w:rsidP="00D068D5">
            <w:pPr>
              <w:pStyle w:val="TableText"/>
              <w:numPr>
                <w:ilvl w:val="0"/>
                <w:numId w:val="12"/>
              </w:numPr>
            </w:pPr>
            <w:r>
              <w:t xml:space="preserve">Tagit bort </w:t>
            </w:r>
            <w:proofErr w:type="spellStart"/>
            <w:r>
              <w:t>GetDeliveryMedicalHistory</w:t>
            </w:r>
            <w:proofErr w:type="spellEnd"/>
          </w:p>
          <w:p w14:paraId="531E5E52" w14:textId="77777777" w:rsidR="00481BF0" w:rsidRDefault="00481BF0" w:rsidP="00D068D5">
            <w:pPr>
              <w:pStyle w:val="TableText"/>
              <w:numPr>
                <w:ilvl w:val="0"/>
                <w:numId w:val="12"/>
              </w:numPr>
            </w:pPr>
            <w:r>
              <w:t xml:space="preserve">Bytt namn på </w:t>
            </w:r>
            <w:proofErr w:type="spellStart"/>
            <w:r>
              <w:t>GetPrenatalMedicalHistory</w:t>
            </w:r>
            <w:proofErr w:type="spellEnd"/>
            <w:r>
              <w:t xml:space="preserve"> till </w:t>
            </w:r>
            <w:proofErr w:type="spellStart"/>
            <w:r>
              <w:t>GetMaternityMedicalHistory</w:t>
            </w:r>
            <w:proofErr w:type="spellEnd"/>
          </w:p>
          <w:p w14:paraId="4F155039" w14:textId="77777777" w:rsidR="00481BF0" w:rsidRDefault="00481BF0" w:rsidP="00D068D5">
            <w:pPr>
              <w:pStyle w:val="TableText"/>
              <w:numPr>
                <w:ilvl w:val="0"/>
                <w:numId w:val="12"/>
              </w:numPr>
            </w:pPr>
            <w:r>
              <w:t xml:space="preserve">Uppdaterat och kompletterat </w:t>
            </w:r>
            <w:proofErr w:type="spellStart"/>
            <w:r>
              <w:t>GetMaternityMedicalHistory</w:t>
            </w:r>
            <w:proofErr w:type="spellEnd"/>
          </w:p>
          <w:p w14:paraId="7FB36BC7" w14:textId="77777777" w:rsidR="00481BF0" w:rsidRDefault="00481BF0" w:rsidP="00D068D5">
            <w:pPr>
              <w:pStyle w:val="TableText"/>
            </w:pPr>
          </w:p>
          <w:p w14:paraId="213A9FAA" w14:textId="77777777" w:rsidR="00481BF0" w:rsidRDefault="00481BF0" w:rsidP="00D068D5">
            <w:pPr>
              <w:pStyle w:val="TableText"/>
            </w:pPr>
            <w:r>
              <w:t>Viktiga ändringar är gulmarkerade</w:t>
            </w:r>
          </w:p>
        </w:tc>
        <w:tc>
          <w:tcPr>
            <w:tcW w:w="2126" w:type="dxa"/>
          </w:tcPr>
          <w:p w14:paraId="610C05A9" w14:textId="77777777" w:rsidR="00481BF0" w:rsidRDefault="00481BF0" w:rsidP="00D068D5">
            <w:pPr>
              <w:pStyle w:val="TableText"/>
            </w:pPr>
            <w:r>
              <w:t>Jacob Tardell</w:t>
            </w:r>
          </w:p>
          <w:p w14:paraId="25421A7C" w14:textId="77777777" w:rsidR="00481BF0" w:rsidRDefault="00481BF0" w:rsidP="00D068D5">
            <w:pPr>
              <w:pStyle w:val="TableText"/>
            </w:pPr>
            <w:r>
              <w:t xml:space="preserve">Johan </w:t>
            </w:r>
            <w:proofErr w:type="spellStart"/>
            <w:r>
              <w:t>Eltes</w:t>
            </w:r>
            <w:proofErr w:type="spellEnd"/>
          </w:p>
        </w:tc>
        <w:tc>
          <w:tcPr>
            <w:tcW w:w="1276" w:type="dxa"/>
          </w:tcPr>
          <w:p w14:paraId="73FEC4B6" w14:textId="77777777" w:rsidR="00481BF0" w:rsidRDefault="00481BF0" w:rsidP="00D068D5">
            <w:pPr>
              <w:pStyle w:val="TableText"/>
            </w:pPr>
          </w:p>
        </w:tc>
      </w:tr>
      <w:tr w:rsidR="000C7ACA" w:rsidRPr="00BC5B0B" w14:paraId="636F0C49" w14:textId="77777777" w:rsidTr="00D068D5">
        <w:tc>
          <w:tcPr>
            <w:tcW w:w="964" w:type="dxa"/>
          </w:tcPr>
          <w:p w14:paraId="460C757F" w14:textId="3637314D" w:rsidR="000C7ACA" w:rsidRDefault="000C7ACA" w:rsidP="00D068D5">
            <w:pPr>
              <w:pStyle w:val="TableText"/>
            </w:pPr>
            <w:r>
              <w:t>PA33</w:t>
            </w:r>
          </w:p>
        </w:tc>
        <w:tc>
          <w:tcPr>
            <w:tcW w:w="1224" w:type="dxa"/>
          </w:tcPr>
          <w:p w14:paraId="670464B2" w14:textId="33DCC444" w:rsidR="000C7ACA" w:rsidRDefault="000C7ACA" w:rsidP="00D068D5">
            <w:pPr>
              <w:pStyle w:val="TableText"/>
            </w:pPr>
            <w:r>
              <w:t>2</w:t>
            </w:r>
            <w:r w:rsidR="00B70DAB">
              <w:t>0</w:t>
            </w:r>
            <w:r>
              <w:t>13-05-0</w:t>
            </w:r>
            <w:r w:rsidR="00F93973">
              <w:t>5</w:t>
            </w:r>
          </w:p>
        </w:tc>
        <w:tc>
          <w:tcPr>
            <w:tcW w:w="3652" w:type="dxa"/>
          </w:tcPr>
          <w:p w14:paraId="2E97FF85" w14:textId="150ADCDE" w:rsidR="000C7ACA" w:rsidRDefault="000C7ACA" w:rsidP="00D068D5">
            <w:pPr>
              <w:pStyle w:val="TableText"/>
              <w:numPr>
                <w:ilvl w:val="0"/>
                <w:numId w:val="12"/>
              </w:numPr>
            </w:pPr>
            <w:r>
              <w:t>Korrigering av engelsk</w:t>
            </w:r>
            <w:r w:rsidR="00B62053">
              <w:t xml:space="preserve"> termi</w:t>
            </w:r>
            <w:r w:rsidR="003A561F">
              <w:t>nologi</w:t>
            </w:r>
          </w:p>
        </w:tc>
        <w:tc>
          <w:tcPr>
            <w:tcW w:w="2126" w:type="dxa"/>
          </w:tcPr>
          <w:p w14:paraId="2794D807" w14:textId="77777777" w:rsidR="000C7ACA" w:rsidRDefault="000C7ACA" w:rsidP="000C7ACA">
            <w:pPr>
              <w:pStyle w:val="TableText"/>
            </w:pPr>
            <w:r>
              <w:t>Jacob Tardell</w:t>
            </w:r>
          </w:p>
          <w:p w14:paraId="183258A7" w14:textId="14303D0B" w:rsidR="000C7ACA" w:rsidRDefault="000C7ACA" w:rsidP="000C7ACA">
            <w:pPr>
              <w:pStyle w:val="TableText"/>
            </w:pPr>
            <w:r>
              <w:t xml:space="preserve">Johan </w:t>
            </w:r>
            <w:proofErr w:type="spellStart"/>
            <w:r>
              <w:t>Eltes</w:t>
            </w:r>
            <w:proofErr w:type="spellEnd"/>
          </w:p>
        </w:tc>
        <w:tc>
          <w:tcPr>
            <w:tcW w:w="1276" w:type="dxa"/>
          </w:tcPr>
          <w:p w14:paraId="5E7FAF25" w14:textId="77777777" w:rsidR="000C7ACA" w:rsidRDefault="000C7ACA" w:rsidP="00D068D5">
            <w:pPr>
              <w:pStyle w:val="TableText"/>
            </w:pPr>
          </w:p>
        </w:tc>
      </w:tr>
      <w:tr w:rsidR="00B70DAB" w:rsidRPr="00BC5B0B" w14:paraId="3217C466" w14:textId="77777777" w:rsidTr="00D068D5">
        <w:tc>
          <w:tcPr>
            <w:tcW w:w="964" w:type="dxa"/>
          </w:tcPr>
          <w:p w14:paraId="270B5ECE" w14:textId="2561CC06" w:rsidR="00B70DAB" w:rsidRDefault="00B70DAB" w:rsidP="00D068D5">
            <w:pPr>
              <w:pStyle w:val="TableText"/>
            </w:pPr>
            <w:r>
              <w:t>PA34</w:t>
            </w:r>
          </w:p>
        </w:tc>
        <w:tc>
          <w:tcPr>
            <w:tcW w:w="1224" w:type="dxa"/>
          </w:tcPr>
          <w:p w14:paraId="7A40CF89" w14:textId="3762467C" w:rsidR="00B70DAB" w:rsidRDefault="00B70DAB" w:rsidP="00D068D5">
            <w:pPr>
              <w:pStyle w:val="TableText"/>
            </w:pPr>
            <w:r>
              <w:t>2013-05-07</w:t>
            </w:r>
          </w:p>
        </w:tc>
        <w:tc>
          <w:tcPr>
            <w:tcW w:w="3652" w:type="dxa"/>
          </w:tcPr>
          <w:p w14:paraId="780A714D" w14:textId="77777777" w:rsidR="00B70DAB" w:rsidRDefault="00B70DAB" w:rsidP="00D068D5">
            <w:pPr>
              <w:pStyle w:val="TableText"/>
              <w:numPr>
                <w:ilvl w:val="0"/>
                <w:numId w:val="12"/>
              </w:numPr>
            </w:pPr>
            <w:r>
              <w:t>Arkitekturskisser uppdaterade för att spegla korrekt användning av EI</w:t>
            </w:r>
          </w:p>
          <w:p w14:paraId="4E02F6E9" w14:textId="77777777" w:rsidR="00AC7234" w:rsidRDefault="00AC7234" w:rsidP="00D068D5">
            <w:pPr>
              <w:pStyle w:val="TableText"/>
              <w:numPr>
                <w:ilvl w:val="0"/>
                <w:numId w:val="12"/>
              </w:numPr>
            </w:pPr>
            <w:r>
              <w:t xml:space="preserve">Uppdaterad typ på viktfält från </w:t>
            </w:r>
            <w:proofErr w:type="spellStart"/>
            <w:proofErr w:type="gramStart"/>
            <w:r>
              <w:t>int</w:t>
            </w:r>
            <w:proofErr w:type="spellEnd"/>
            <w:proofErr w:type="gramEnd"/>
            <w:r>
              <w:t xml:space="preserve"> till </w:t>
            </w:r>
            <w:proofErr w:type="spellStart"/>
            <w:r>
              <w:t>PQType</w:t>
            </w:r>
            <w:proofErr w:type="spellEnd"/>
          </w:p>
          <w:p w14:paraId="3E8D71B2" w14:textId="77777777" w:rsidR="00C4060D" w:rsidRDefault="00C4060D" w:rsidP="00D068D5">
            <w:pPr>
              <w:pStyle w:val="TableText"/>
              <w:numPr>
                <w:ilvl w:val="0"/>
                <w:numId w:val="12"/>
              </w:numPr>
            </w:pPr>
            <w:r>
              <w:t>Återställt typ för ”</w:t>
            </w:r>
            <w:proofErr w:type="spellStart"/>
            <w:r>
              <w:t>dosage</w:t>
            </w:r>
            <w:proofErr w:type="spellEnd"/>
            <w:r>
              <w:t>” till text och förtydligat att värdet är beskrivande text</w:t>
            </w:r>
          </w:p>
          <w:p w14:paraId="2366BEA5" w14:textId="534F87BD" w:rsidR="00E25DC6" w:rsidRDefault="00E25DC6" w:rsidP="00D068D5">
            <w:pPr>
              <w:pStyle w:val="TableText"/>
              <w:numPr>
                <w:ilvl w:val="0"/>
                <w:numId w:val="12"/>
              </w:numPr>
            </w:pPr>
            <w:r>
              <w:t>Formatteringsproblem åtgärdade</w:t>
            </w:r>
          </w:p>
        </w:tc>
        <w:tc>
          <w:tcPr>
            <w:tcW w:w="2126" w:type="dxa"/>
          </w:tcPr>
          <w:p w14:paraId="37AC8DCB" w14:textId="64011F6B" w:rsidR="00B70DAB" w:rsidRDefault="00B70DAB" w:rsidP="000C7ACA">
            <w:pPr>
              <w:pStyle w:val="TableText"/>
            </w:pPr>
            <w:r>
              <w:t xml:space="preserve">Johan </w:t>
            </w:r>
            <w:proofErr w:type="spellStart"/>
            <w:r>
              <w:t>Eltes</w:t>
            </w:r>
            <w:proofErr w:type="spellEnd"/>
          </w:p>
        </w:tc>
        <w:tc>
          <w:tcPr>
            <w:tcW w:w="1276" w:type="dxa"/>
          </w:tcPr>
          <w:p w14:paraId="71C87404" w14:textId="77777777" w:rsidR="00B70DAB" w:rsidRDefault="00B70DAB" w:rsidP="00D068D5">
            <w:pPr>
              <w:pStyle w:val="TableText"/>
            </w:pPr>
          </w:p>
        </w:tc>
      </w:tr>
      <w:tr w:rsidR="00F4564C" w:rsidRPr="00BC5B0B" w14:paraId="6516B656" w14:textId="77777777" w:rsidTr="00D068D5">
        <w:tc>
          <w:tcPr>
            <w:tcW w:w="964" w:type="dxa"/>
          </w:tcPr>
          <w:p w14:paraId="068784DF" w14:textId="335DDCE1" w:rsidR="00F4564C" w:rsidRDefault="00F4564C" w:rsidP="00D068D5">
            <w:pPr>
              <w:pStyle w:val="TableText"/>
            </w:pPr>
            <w:r>
              <w:t>PA35</w:t>
            </w:r>
          </w:p>
        </w:tc>
        <w:tc>
          <w:tcPr>
            <w:tcW w:w="1224" w:type="dxa"/>
          </w:tcPr>
          <w:p w14:paraId="180113D7" w14:textId="32EF8333" w:rsidR="00F4564C" w:rsidRDefault="00F4564C" w:rsidP="00D068D5">
            <w:pPr>
              <w:pStyle w:val="TableText"/>
            </w:pPr>
            <w:r>
              <w:t>2013-09-02</w:t>
            </w:r>
          </w:p>
        </w:tc>
        <w:tc>
          <w:tcPr>
            <w:tcW w:w="3652" w:type="dxa"/>
          </w:tcPr>
          <w:p w14:paraId="7C62D4C0" w14:textId="0C907C67" w:rsidR="00F4564C" w:rsidRDefault="00F4564C" w:rsidP="00F4564C">
            <w:pPr>
              <w:pStyle w:val="TableText"/>
              <w:numPr>
                <w:ilvl w:val="0"/>
                <w:numId w:val="12"/>
              </w:numPr>
            </w:pPr>
            <w:proofErr w:type="spellStart"/>
            <w:r w:rsidRPr="00F4564C">
              <w:t>GetLaboratoryOutcome</w:t>
            </w:r>
            <w:proofErr w:type="spellEnd"/>
            <w:r w:rsidRPr="00F4564C">
              <w:t xml:space="preserve"> </w:t>
            </w:r>
            <w:proofErr w:type="spellStart"/>
            <w:r w:rsidRPr="00F4564C">
              <w:t>tillags</w:t>
            </w:r>
            <w:proofErr w:type="spellEnd"/>
            <w:r w:rsidRPr="00F4564C">
              <w:t>, samt gemensamma komponenter uppdaterade</w:t>
            </w:r>
          </w:p>
        </w:tc>
        <w:tc>
          <w:tcPr>
            <w:tcW w:w="2126" w:type="dxa"/>
          </w:tcPr>
          <w:p w14:paraId="7688CC0C" w14:textId="1E014214" w:rsidR="00F4564C" w:rsidRDefault="00F4564C" w:rsidP="000C7ACA">
            <w:pPr>
              <w:pStyle w:val="TableText"/>
            </w:pPr>
            <w:r>
              <w:t>Fredrik Ström</w:t>
            </w:r>
          </w:p>
        </w:tc>
        <w:tc>
          <w:tcPr>
            <w:tcW w:w="1276" w:type="dxa"/>
          </w:tcPr>
          <w:p w14:paraId="7908E3C3" w14:textId="77777777" w:rsidR="00F4564C" w:rsidRDefault="00F4564C" w:rsidP="00D068D5">
            <w:pPr>
              <w:pStyle w:val="TableText"/>
            </w:pPr>
          </w:p>
        </w:tc>
      </w:tr>
      <w:tr w:rsidR="00D068D5" w:rsidRPr="00BC5B0B" w14:paraId="44E38225" w14:textId="77777777" w:rsidTr="00D068D5">
        <w:tc>
          <w:tcPr>
            <w:tcW w:w="964" w:type="dxa"/>
          </w:tcPr>
          <w:p w14:paraId="192AA41C" w14:textId="7AD59968" w:rsidR="00D068D5" w:rsidRDefault="00D068D5" w:rsidP="00D068D5">
            <w:pPr>
              <w:pStyle w:val="TableText"/>
            </w:pPr>
            <w:r>
              <w:t>PA36</w:t>
            </w:r>
          </w:p>
        </w:tc>
        <w:tc>
          <w:tcPr>
            <w:tcW w:w="1224" w:type="dxa"/>
          </w:tcPr>
          <w:p w14:paraId="13E683FE" w14:textId="6F6B35EC" w:rsidR="00D068D5" w:rsidRDefault="00D068D5" w:rsidP="00D068D5">
            <w:pPr>
              <w:pStyle w:val="TableText"/>
            </w:pPr>
            <w:r>
              <w:t>2013-09-03</w:t>
            </w:r>
          </w:p>
        </w:tc>
        <w:tc>
          <w:tcPr>
            <w:tcW w:w="3652" w:type="dxa"/>
          </w:tcPr>
          <w:p w14:paraId="0D625522" w14:textId="4927C8B1" w:rsidR="00D068D5" w:rsidRPr="00F4564C" w:rsidRDefault="00320CEC" w:rsidP="00F4564C">
            <w:pPr>
              <w:pStyle w:val="TableText"/>
              <w:numPr>
                <w:ilvl w:val="0"/>
                <w:numId w:val="12"/>
              </w:numPr>
            </w:pPr>
            <w:r>
              <w:t>Uppdaterat beskrivning av author.</w:t>
            </w:r>
          </w:p>
        </w:tc>
        <w:tc>
          <w:tcPr>
            <w:tcW w:w="2126" w:type="dxa"/>
          </w:tcPr>
          <w:p w14:paraId="1068B320" w14:textId="7F008469" w:rsidR="00D068D5" w:rsidRDefault="00D068D5" w:rsidP="000C7ACA">
            <w:pPr>
              <w:pStyle w:val="TableText"/>
            </w:pPr>
            <w:r>
              <w:t>Björn Genfors</w:t>
            </w:r>
          </w:p>
        </w:tc>
        <w:tc>
          <w:tcPr>
            <w:tcW w:w="1276" w:type="dxa"/>
          </w:tcPr>
          <w:p w14:paraId="1BAC87D4" w14:textId="77777777" w:rsidR="00D068D5" w:rsidRDefault="00D068D5" w:rsidP="00D068D5">
            <w:pPr>
              <w:pStyle w:val="TableText"/>
            </w:pPr>
          </w:p>
        </w:tc>
      </w:tr>
      <w:tr w:rsidR="007334BD" w:rsidRPr="00BC5B0B" w14:paraId="32F35DFC" w14:textId="77777777" w:rsidTr="00D068D5">
        <w:tc>
          <w:tcPr>
            <w:tcW w:w="964" w:type="dxa"/>
          </w:tcPr>
          <w:p w14:paraId="76580438" w14:textId="3D6950A8" w:rsidR="007334BD" w:rsidRDefault="007334BD" w:rsidP="00D068D5">
            <w:pPr>
              <w:pStyle w:val="TableText"/>
            </w:pPr>
            <w:r>
              <w:t>PA37</w:t>
            </w:r>
          </w:p>
        </w:tc>
        <w:tc>
          <w:tcPr>
            <w:tcW w:w="1224" w:type="dxa"/>
          </w:tcPr>
          <w:p w14:paraId="29A6BCE6" w14:textId="6F3EC183" w:rsidR="007334BD" w:rsidRDefault="007334BD" w:rsidP="00D068D5">
            <w:pPr>
              <w:pStyle w:val="TableText"/>
            </w:pPr>
            <w:r>
              <w:t>2013-09-16</w:t>
            </w:r>
          </w:p>
        </w:tc>
        <w:tc>
          <w:tcPr>
            <w:tcW w:w="3652" w:type="dxa"/>
          </w:tcPr>
          <w:p w14:paraId="7CA99466" w14:textId="1D14DDA5" w:rsidR="007334BD" w:rsidRDefault="007334BD" w:rsidP="00F4564C">
            <w:pPr>
              <w:pStyle w:val="TableText"/>
              <w:numPr>
                <w:ilvl w:val="0"/>
                <w:numId w:val="12"/>
              </w:numPr>
            </w:pPr>
            <w:r>
              <w:t xml:space="preserve">Uppdaterat länkar (4 st.) till </w:t>
            </w:r>
            <w:proofErr w:type="spellStart"/>
            <w:r>
              <w:t>HSA</w:t>
            </w:r>
            <w:proofErr w:type="spellEnd"/>
            <w:r>
              <w:t xml:space="preserve">-dokumentation under </w:t>
            </w:r>
            <w:proofErr w:type="spellStart"/>
            <w:r>
              <w:t>AuthorRoleCode</w:t>
            </w:r>
            <w:proofErr w:type="spellEnd"/>
          </w:p>
        </w:tc>
        <w:tc>
          <w:tcPr>
            <w:tcW w:w="2126" w:type="dxa"/>
          </w:tcPr>
          <w:p w14:paraId="10AF0CE3" w14:textId="6EEC3CD3" w:rsidR="007334BD" w:rsidRDefault="007334BD" w:rsidP="000C7ACA">
            <w:pPr>
              <w:pStyle w:val="TableText"/>
            </w:pPr>
            <w:r>
              <w:t>Jacob Tardell</w:t>
            </w:r>
          </w:p>
        </w:tc>
        <w:tc>
          <w:tcPr>
            <w:tcW w:w="1276" w:type="dxa"/>
          </w:tcPr>
          <w:p w14:paraId="268E0F72" w14:textId="77777777" w:rsidR="007334BD" w:rsidRDefault="007334BD" w:rsidP="00D068D5">
            <w:pPr>
              <w:pStyle w:val="TableText"/>
            </w:pPr>
          </w:p>
        </w:tc>
      </w:tr>
      <w:tr w:rsidR="00025422" w:rsidRPr="00BC5B0B" w14:paraId="7092871B" w14:textId="77777777" w:rsidTr="00D068D5">
        <w:tc>
          <w:tcPr>
            <w:tcW w:w="964" w:type="dxa"/>
          </w:tcPr>
          <w:p w14:paraId="5DC13D94" w14:textId="4056057A" w:rsidR="00025422" w:rsidRDefault="00025422" w:rsidP="00D068D5">
            <w:pPr>
              <w:pStyle w:val="TableText"/>
            </w:pPr>
            <w:r>
              <w:t>PA38</w:t>
            </w:r>
          </w:p>
        </w:tc>
        <w:tc>
          <w:tcPr>
            <w:tcW w:w="1224" w:type="dxa"/>
          </w:tcPr>
          <w:p w14:paraId="596433D3" w14:textId="3F1CFE19" w:rsidR="00025422" w:rsidRDefault="00025422" w:rsidP="00D068D5">
            <w:pPr>
              <w:pStyle w:val="TableText"/>
            </w:pPr>
            <w:r>
              <w:t>2013-09-16</w:t>
            </w:r>
          </w:p>
        </w:tc>
        <w:tc>
          <w:tcPr>
            <w:tcW w:w="3652" w:type="dxa"/>
          </w:tcPr>
          <w:p w14:paraId="5CAA80CD" w14:textId="1470134E" w:rsidR="00025422" w:rsidRDefault="00025422" w:rsidP="00F4564C">
            <w:pPr>
              <w:pStyle w:val="TableText"/>
              <w:numPr>
                <w:ilvl w:val="0"/>
                <w:numId w:val="12"/>
              </w:numPr>
            </w:pPr>
            <w:r>
              <w:t xml:space="preserve">Det ska vara tre </w:t>
            </w:r>
            <w:proofErr w:type="spellStart"/>
            <w:r>
              <w:t>apgar</w:t>
            </w:r>
            <w:proofErr w:type="spellEnd"/>
            <w:r>
              <w:t>-värden (1,5,10 min)</w:t>
            </w:r>
          </w:p>
          <w:p w14:paraId="7425166B" w14:textId="141C1576" w:rsidR="00025422" w:rsidRDefault="00025422" w:rsidP="00F4564C">
            <w:pPr>
              <w:pStyle w:val="TableText"/>
              <w:numPr>
                <w:ilvl w:val="0"/>
                <w:numId w:val="12"/>
              </w:numPr>
            </w:pPr>
            <w:r>
              <w:t xml:space="preserve">Stavfel </w:t>
            </w:r>
            <w:proofErr w:type="spellStart"/>
            <w:r>
              <w:t>transverse</w:t>
            </w:r>
            <w:proofErr w:type="spellEnd"/>
            <w:r>
              <w:t xml:space="preserve"> (</w:t>
            </w:r>
            <w:proofErr w:type="spellStart"/>
            <w:r>
              <w:t>fetalPosition</w:t>
            </w:r>
            <w:proofErr w:type="spellEnd"/>
            <w:r>
              <w:t>)</w:t>
            </w:r>
          </w:p>
        </w:tc>
        <w:tc>
          <w:tcPr>
            <w:tcW w:w="2126" w:type="dxa"/>
          </w:tcPr>
          <w:p w14:paraId="4DD9EEDF" w14:textId="6806C101" w:rsidR="00025422" w:rsidRDefault="00025422" w:rsidP="000C7ACA">
            <w:pPr>
              <w:pStyle w:val="TableText"/>
            </w:pPr>
            <w:r>
              <w:t>Jacob Tardell</w:t>
            </w:r>
          </w:p>
        </w:tc>
        <w:tc>
          <w:tcPr>
            <w:tcW w:w="1276" w:type="dxa"/>
          </w:tcPr>
          <w:p w14:paraId="3CADBF59" w14:textId="77777777" w:rsidR="00025422" w:rsidRDefault="00025422" w:rsidP="00D068D5">
            <w:pPr>
              <w:pStyle w:val="TableText"/>
            </w:pPr>
          </w:p>
        </w:tc>
      </w:tr>
    </w:tbl>
    <w:p w14:paraId="116B48BE" w14:textId="77777777" w:rsidR="00481BF0" w:rsidRPr="00BC5B0B" w:rsidRDefault="00481BF0" w:rsidP="00D218F3">
      <w:pPr>
        <w:spacing w:before="18" w:line="260" w:lineRule="exact"/>
        <w:rPr>
          <w:sz w:val="26"/>
          <w:szCs w:val="26"/>
        </w:rPr>
      </w:pPr>
    </w:p>
    <w:p w14:paraId="1FC2B98A" w14:textId="77777777" w:rsidR="00D218F3" w:rsidRPr="00BC5B0B" w:rsidRDefault="00D218F3" w:rsidP="00D218F3">
      <w:pPr>
        <w:sectPr w:rsidR="00D218F3" w:rsidRPr="00BC5B0B" w:rsidSect="00E823A4">
          <w:headerReference w:type="default" r:id="rId8"/>
          <w:pgSz w:w="11909" w:h="16840"/>
          <w:pgMar w:top="1480" w:right="1500" w:bottom="280" w:left="1060" w:header="907" w:footer="0" w:gutter="0"/>
          <w:cols w:space="720"/>
        </w:sectPr>
      </w:pPr>
    </w:p>
    <w:p w14:paraId="0C54AF0A" w14:textId="77777777" w:rsidR="00D218F3" w:rsidRPr="00BC5B0B" w:rsidRDefault="00D218F3" w:rsidP="00D218F3">
      <w:pPr>
        <w:spacing w:line="200" w:lineRule="exact"/>
        <w:rPr>
          <w:sz w:val="20"/>
          <w:szCs w:val="20"/>
        </w:rPr>
      </w:pPr>
    </w:p>
    <w:p w14:paraId="27CBC62F" w14:textId="77777777" w:rsidR="00D218F3" w:rsidRPr="00BC5B0B" w:rsidRDefault="00D218F3" w:rsidP="00D218F3">
      <w:pPr>
        <w:spacing w:line="200" w:lineRule="exact"/>
        <w:rPr>
          <w:sz w:val="20"/>
          <w:szCs w:val="20"/>
        </w:rPr>
      </w:pPr>
    </w:p>
    <w:p w14:paraId="4F7ED1B7" w14:textId="77777777" w:rsidR="00D218F3" w:rsidRPr="00BC5B0B" w:rsidRDefault="00D218F3" w:rsidP="00D218F3">
      <w:pPr>
        <w:spacing w:before="6" w:line="260" w:lineRule="exact"/>
        <w:rPr>
          <w:sz w:val="26"/>
          <w:szCs w:val="26"/>
        </w:rPr>
      </w:pPr>
    </w:p>
    <w:p w14:paraId="4F402EC0" w14:textId="77777777" w:rsidR="00D218F3" w:rsidRPr="00BC5B0B" w:rsidRDefault="00D218F3" w:rsidP="00B04440">
      <w:pPr>
        <w:pStyle w:val="Sidhuvud"/>
        <w:rPr>
          <w:rStyle w:val="Hyperlnk"/>
          <w:rFonts w:eastAsia="ヒラギノ角ゴ Pro W3" w:cs="Times New Roman"/>
          <w:b/>
          <w:bCs/>
          <w:caps/>
          <w:noProof/>
          <w:color w:val="auto"/>
          <w:sz w:val="20"/>
          <w:szCs w:val="20"/>
        </w:rPr>
      </w:pPr>
      <w:r w:rsidRPr="00BC5B0B">
        <w:t>Innehållsförteckning</w:t>
      </w:r>
      <w:r w:rsidRPr="00BC5B0B">
        <w:rPr>
          <w:rStyle w:val="Hyperlnk"/>
          <w:rFonts w:eastAsia="ヒラギノ角ゴ Pro W3" w:cs="Times New Roman"/>
          <w:caps/>
          <w:noProof/>
          <w:color w:val="auto"/>
          <w:sz w:val="20"/>
          <w:szCs w:val="20"/>
        </w:rPr>
        <w:t xml:space="preserve"> </w:t>
      </w:r>
    </w:p>
    <w:p w14:paraId="6D29BD9F" w14:textId="77777777" w:rsidR="00313F77" w:rsidRDefault="006D495A">
      <w:pPr>
        <w:pStyle w:val="Innehll2"/>
        <w:tabs>
          <w:tab w:val="left" w:pos="600"/>
          <w:tab w:val="right" w:leader="dot" w:pos="9159"/>
        </w:tabs>
        <w:rPr>
          <w:rFonts w:asciiTheme="minorHAnsi" w:eastAsiaTheme="minorEastAsia" w:hAnsiTheme="minorHAnsi" w:cstheme="minorBidi"/>
          <w:noProof/>
          <w:lang w:eastAsia="ja-JP"/>
        </w:rPr>
      </w:pPr>
      <w:r>
        <w:rPr>
          <w:rStyle w:val="Hyperlnk"/>
          <w:rFonts w:ascii="Arial" w:eastAsia="ヒラギノ角ゴ Pro W3" w:hAnsi="Arial"/>
          <w:b/>
          <w:bCs/>
          <w:caps/>
          <w:noProof/>
          <w:color w:val="auto"/>
          <w:sz w:val="20"/>
          <w:szCs w:val="20"/>
        </w:rPr>
        <w:fldChar w:fldCharType="begin"/>
      </w:r>
      <w:r>
        <w:rPr>
          <w:rStyle w:val="Hyperlnk"/>
          <w:rFonts w:ascii="Arial" w:eastAsia="ヒラギノ角ゴ Pro W3" w:hAnsi="Arial"/>
          <w:b/>
          <w:bCs/>
          <w:caps/>
          <w:noProof/>
          <w:color w:val="auto"/>
          <w:sz w:val="20"/>
          <w:szCs w:val="20"/>
        </w:rPr>
        <w:instrText xml:space="preserve"> TOC \t "Rubrik 1;2;TOC 1 Para;1;Rubrik 2b;1" </w:instrText>
      </w:r>
      <w:r>
        <w:rPr>
          <w:rStyle w:val="Hyperlnk"/>
          <w:rFonts w:ascii="Arial" w:eastAsia="ヒラギノ角ゴ Pro W3" w:hAnsi="Arial"/>
          <w:b/>
          <w:bCs/>
          <w:caps/>
          <w:noProof/>
          <w:color w:val="auto"/>
          <w:sz w:val="20"/>
          <w:szCs w:val="20"/>
        </w:rPr>
        <w:fldChar w:fldCharType="separate"/>
      </w:r>
      <w:bookmarkStart w:id="0" w:name="_GoBack"/>
      <w:bookmarkEnd w:id="0"/>
      <w:r w:rsidR="00313F77">
        <w:rPr>
          <w:noProof/>
        </w:rPr>
        <w:t>1</w:t>
      </w:r>
      <w:r w:rsidR="00313F77">
        <w:rPr>
          <w:rFonts w:asciiTheme="minorHAnsi" w:eastAsiaTheme="minorEastAsia" w:hAnsiTheme="minorHAnsi" w:cstheme="minorBidi"/>
          <w:noProof/>
          <w:lang w:eastAsia="ja-JP"/>
        </w:rPr>
        <w:tab/>
      </w:r>
      <w:r w:rsidR="00313F77">
        <w:rPr>
          <w:noProof/>
        </w:rPr>
        <w:t>Inledning</w:t>
      </w:r>
      <w:r w:rsidR="00313F77">
        <w:rPr>
          <w:noProof/>
        </w:rPr>
        <w:tab/>
      </w:r>
      <w:r w:rsidR="00313F77">
        <w:rPr>
          <w:noProof/>
        </w:rPr>
        <w:fldChar w:fldCharType="begin"/>
      </w:r>
      <w:r w:rsidR="00313F77">
        <w:rPr>
          <w:noProof/>
        </w:rPr>
        <w:instrText xml:space="preserve"> PAGEREF _Toc240974293 \h </w:instrText>
      </w:r>
      <w:r w:rsidR="00313F77">
        <w:rPr>
          <w:noProof/>
        </w:rPr>
      </w:r>
      <w:r w:rsidR="00313F77">
        <w:rPr>
          <w:noProof/>
        </w:rPr>
        <w:fldChar w:fldCharType="separate"/>
      </w:r>
      <w:r w:rsidR="00313F77">
        <w:rPr>
          <w:noProof/>
        </w:rPr>
        <w:t>5</w:t>
      </w:r>
      <w:r w:rsidR="00313F77">
        <w:rPr>
          <w:noProof/>
        </w:rPr>
        <w:fldChar w:fldCharType="end"/>
      </w:r>
    </w:p>
    <w:p w14:paraId="755C795D" w14:textId="77777777" w:rsidR="00313F77" w:rsidRDefault="00313F77">
      <w:pPr>
        <w:pStyle w:val="Innehll2"/>
        <w:tabs>
          <w:tab w:val="left" w:pos="600"/>
          <w:tab w:val="right" w:leader="dot" w:pos="9159"/>
        </w:tabs>
        <w:rPr>
          <w:rFonts w:asciiTheme="minorHAnsi" w:eastAsiaTheme="minorEastAsia" w:hAnsiTheme="minorHAnsi" w:cstheme="minorBidi"/>
          <w:noProof/>
          <w:lang w:eastAsia="ja-JP"/>
        </w:rPr>
      </w:pPr>
      <w:r>
        <w:rPr>
          <w:noProof/>
        </w:rPr>
        <w:t>2</w:t>
      </w:r>
      <w:r>
        <w:rPr>
          <w:rFonts w:asciiTheme="minorHAnsi" w:eastAsiaTheme="minorEastAsia" w:hAnsiTheme="minorHAnsi" w:cstheme="minorBidi"/>
          <w:noProof/>
          <w:lang w:eastAsia="ja-JP"/>
        </w:rPr>
        <w:tab/>
      </w:r>
      <w:r>
        <w:rPr>
          <w:noProof/>
        </w:rPr>
        <w:t>Tjänstedomänens arkitektur</w:t>
      </w:r>
      <w:r>
        <w:rPr>
          <w:noProof/>
        </w:rPr>
        <w:tab/>
      </w:r>
      <w:r>
        <w:rPr>
          <w:noProof/>
        </w:rPr>
        <w:fldChar w:fldCharType="begin"/>
      </w:r>
      <w:r>
        <w:rPr>
          <w:noProof/>
        </w:rPr>
        <w:instrText xml:space="preserve"> PAGEREF _Toc240974294 \h </w:instrText>
      </w:r>
      <w:r>
        <w:rPr>
          <w:noProof/>
        </w:rPr>
      </w:r>
      <w:r>
        <w:rPr>
          <w:noProof/>
        </w:rPr>
        <w:fldChar w:fldCharType="separate"/>
      </w:r>
      <w:r>
        <w:rPr>
          <w:noProof/>
        </w:rPr>
        <w:t>6</w:t>
      </w:r>
      <w:r>
        <w:rPr>
          <w:noProof/>
        </w:rPr>
        <w:fldChar w:fldCharType="end"/>
      </w:r>
    </w:p>
    <w:p w14:paraId="77A8E7AF"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2.1</w:t>
      </w:r>
      <w:r>
        <w:rPr>
          <w:rFonts w:asciiTheme="minorHAnsi" w:eastAsiaTheme="minorEastAsia" w:hAnsiTheme="minorHAnsi"/>
          <w:noProof/>
          <w:lang w:eastAsia="ja-JP"/>
        </w:rPr>
        <w:tab/>
      </w:r>
      <w:r>
        <w:rPr>
          <w:noProof/>
        </w:rPr>
        <w:t>Övergripande</w:t>
      </w:r>
      <w:r>
        <w:rPr>
          <w:noProof/>
        </w:rPr>
        <w:tab/>
      </w:r>
      <w:r>
        <w:rPr>
          <w:noProof/>
        </w:rPr>
        <w:fldChar w:fldCharType="begin"/>
      </w:r>
      <w:r>
        <w:rPr>
          <w:noProof/>
        </w:rPr>
        <w:instrText xml:space="preserve"> PAGEREF _Toc240974295 \h </w:instrText>
      </w:r>
      <w:r>
        <w:rPr>
          <w:noProof/>
        </w:rPr>
      </w:r>
      <w:r>
        <w:rPr>
          <w:noProof/>
        </w:rPr>
        <w:fldChar w:fldCharType="separate"/>
      </w:r>
      <w:r>
        <w:rPr>
          <w:noProof/>
        </w:rPr>
        <w:t>6</w:t>
      </w:r>
      <w:r>
        <w:rPr>
          <w:noProof/>
        </w:rPr>
        <w:fldChar w:fldCharType="end"/>
      </w:r>
    </w:p>
    <w:p w14:paraId="25CD0B01"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2.2</w:t>
      </w:r>
      <w:r>
        <w:rPr>
          <w:rFonts w:asciiTheme="minorHAnsi" w:eastAsiaTheme="minorEastAsia" w:hAnsiTheme="minorHAnsi"/>
          <w:noProof/>
          <w:lang w:eastAsia="ja-JP"/>
        </w:rPr>
        <w:tab/>
      </w:r>
      <w:r>
        <w:rPr>
          <w:noProof/>
        </w:rPr>
        <w:t>Nationell användning</w:t>
      </w:r>
      <w:r>
        <w:rPr>
          <w:noProof/>
        </w:rPr>
        <w:tab/>
      </w:r>
      <w:r>
        <w:rPr>
          <w:noProof/>
        </w:rPr>
        <w:fldChar w:fldCharType="begin"/>
      </w:r>
      <w:r>
        <w:rPr>
          <w:noProof/>
        </w:rPr>
        <w:instrText xml:space="preserve"> PAGEREF _Toc240974296 \h </w:instrText>
      </w:r>
      <w:r>
        <w:rPr>
          <w:noProof/>
        </w:rPr>
      </w:r>
      <w:r>
        <w:rPr>
          <w:noProof/>
        </w:rPr>
        <w:fldChar w:fldCharType="separate"/>
      </w:r>
      <w:r>
        <w:rPr>
          <w:noProof/>
        </w:rPr>
        <w:t>8</w:t>
      </w:r>
      <w:r>
        <w:rPr>
          <w:noProof/>
        </w:rPr>
        <w:fldChar w:fldCharType="end"/>
      </w:r>
    </w:p>
    <w:p w14:paraId="462BE487"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2.3</w:t>
      </w:r>
      <w:r>
        <w:rPr>
          <w:rFonts w:asciiTheme="minorHAnsi" w:eastAsiaTheme="minorEastAsia" w:hAnsiTheme="minorHAnsi"/>
          <w:noProof/>
          <w:lang w:eastAsia="ja-JP"/>
        </w:rPr>
        <w:tab/>
      </w:r>
      <w:r>
        <w:rPr>
          <w:noProof/>
        </w:rPr>
        <w:t>Regional användning</w:t>
      </w:r>
      <w:r>
        <w:rPr>
          <w:noProof/>
        </w:rPr>
        <w:tab/>
      </w:r>
      <w:r>
        <w:rPr>
          <w:noProof/>
        </w:rPr>
        <w:fldChar w:fldCharType="begin"/>
      </w:r>
      <w:r>
        <w:rPr>
          <w:noProof/>
        </w:rPr>
        <w:instrText xml:space="preserve"> PAGEREF _Toc240974297 \h </w:instrText>
      </w:r>
      <w:r>
        <w:rPr>
          <w:noProof/>
        </w:rPr>
      </w:r>
      <w:r>
        <w:rPr>
          <w:noProof/>
        </w:rPr>
        <w:fldChar w:fldCharType="separate"/>
      </w:r>
      <w:r>
        <w:rPr>
          <w:noProof/>
        </w:rPr>
        <w:t>9</w:t>
      </w:r>
      <w:r>
        <w:rPr>
          <w:noProof/>
        </w:rPr>
        <w:fldChar w:fldCharType="end"/>
      </w:r>
    </w:p>
    <w:p w14:paraId="1CEAED9B"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2.4</w:t>
      </w:r>
      <w:r>
        <w:rPr>
          <w:rFonts w:asciiTheme="minorHAnsi" w:eastAsiaTheme="minorEastAsia" w:hAnsiTheme="minorHAnsi"/>
          <w:noProof/>
          <w:lang w:eastAsia="ja-JP"/>
        </w:rPr>
        <w:tab/>
      </w:r>
      <w:r>
        <w:rPr>
          <w:noProof/>
        </w:rPr>
        <w:t>Adresseringsmodell</w:t>
      </w:r>
      <w:r>
        <w:rPr>
          <w:noProof/>
        </w:rPr>
        <w:tab/>
      </w:r>
      <w:r>
        <w:rPr>
          <w:noProof/>
        </w:rPr>
        <w:fldChar w:fldCharType="begin"/>
      </w:r>
      <w:r>
        <w:rPr>
          <w:noProof/>
        </w:rPr>
        <w:instrText xml:space="preserve"> PAGEREF _Toc240974298 \h </w:instrText>
      </w:r>
      <w:r>
        <w:rPr>
          <w:noProof/>
        </w:rPr>
      </w:r>
      <w:r>
        <w:rPr>
          <w:noProof/>
        </w:rPr>
        <w:fldChar w:fldCharType="separate"/>
      </w:r>
      <w:r>
        <w:rPr>
          <w:noProof/>
        </w:rPr>
        <w:t>9</w:t>
      </w:r>
      <w:r>
        <w:rPr>
          <w:noProof/>
        </w:rPr>
        <w:fldChar w:fldCharType="end"/>
      </w:r>
    </w:p>
    <w:p w14:paraId="7BAA0F9F"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2.5</w:t>
      </w:r>
      <w:r>
        <w:rPr>
          <w:rFonts w:asciiTheme="minorHAnsi" w:eastAsiaTheme="minorEastAsia" w:hAnsiTheme="minorHAnsi"/>
          <w:noProof/>
          <w:lang w:eastAsia="ja-JP"/>
        </w:rPr>
        <w:tab/>
      </w:r>
      <w:r>
        <w:rPr>
          <w:noProof/>
        </w:rPr>
        <w:t>Aggregerande tjänster</w:t>
      </w:r>
      <w:r>
        <w:rPr>
          <w:noProof/>
        </w:rPr>
        <w:tab/>
      </w:r>
      <w:r>
        <w:rPr>
          <w:noProof/>
        </w:rPr>
        <w:fldChar w:fldCharType="begin"/>
      </w:r>
      <w:r>
        <w:rPr>
          <w:noProof/>
        </w:rPr>
        <w:instrText xml:space="preserve"> PAGEREF _Toc240974299 \h </w:instrText>
      </w:r>
      <w:r>
        <w:rPr>
          <w:noProof/>
        </w:rPr>
      </w:r>
      <w:r>
        <w:rPr>
          <w:noProof/>
        </w:rPr>
        <w:fldChar w:fldCharType="separate"/>
      </w:r>
      <w:r>
        <w:rPr>
          <w:noProof/>
        </w:rPr>
        <w:t>12</w:t>
      </w:r>
      <w:r>
        <w:rPr>
          <w:noProof/>
        </w:rPr>
        <w:fldChar w:fldCharType="end"/>
      </w:r>
    </w:p>
    <w:p w14:paraId="46264F6E"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2.6</w:t>
      </w:r>
      <w:r>
        <w:rPr>
          <w:rFonts w:asciiTheme="minorHAnsi" w:eastAsiaTheme="minorEastAsia" w:hAnsiTheme="minorHAnsi"/>
          <w:noProof/>
          <w:lang w:eastAsia="ja-JP"/>
        </w:rPr>
        <w:tab/>
      </w:r>
      <w:r>
        <w:rPr>
          <w:noProof/>
        </w:rPr>
        <w:t>Informationssäkerhet</w:t>
      </w:r>
      <w:r>
        <w:rPr>
          <w:noProof/>
        </w:rPr>
        <w:tab/>
      </w:r>
      <w:r>
        <w:rPr>
          <w:noProof/>
        </w:rPr>
        <w:fldChar w:fldCharType="begin"/>
      </w:r>
      <w:r>
        <w:rPr>
          <w:noProof/>
        </w:rPr>
        <w:instrText xml:space="preserve"> PAGEREF _Toc240974300 \h </w:instrText>
      </w:r>
      <w:r>
        <w:rPr>
          <w:noProof/>
        </w:rPr>
      </w:r>
      <w:r>
        <w:rPr>
          <w:noProof/>
        </w:rPr>
        <w:fldChar w:fldCharType="separate"/>
      </w:r>
      <w:r>
        <w:rPr>
          <w:noProof/>
        </w:rPr>
        <w:t>12</w:t>
      </w:r>
      <w:r>
        <w:rPr>
          <w:noProof/>
        </w:rPr>
        <w:fldChar w:fldCharType="end"/>
      </w:r>
    </w:p>
    <w:p w14:paraId="46C214CA"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2.7</w:t>
      </w:r>
      <w:r>
        <w:rPr>
          <w:rFonts w:asciiTheme="minorHAnsi" w:eastAsiaTheme="minorEastAsia" w:hAnsiTheme="minorHAnsi"/>
          <w:noProof/>
          <w:lang w:eastAsia="ja-JP"/>
        </w:rPr>
        <w:tab/>
      </w:r>
      <w:r>
        <w:rPr>
          <w:noProof/>
        </w:rPr>
        <w:t>Patientens direktåtkomst</w:t>
      </w:r>
      <w:r>
        <w:rPr>
          <w:noProof/>
        </w:rPr>
        <w:tab/>
      </w:r>
      <w:r>
        <w:rPr>
          <w:noProof/>
        </w:rPr>
        <w:fldChar w:fldCharType="begin"/>
      </w:r>
      <w:r>
        <w:rPr>
          <w:noProof/>
        </w:rPr>
        <w:instrText xml:space="preserve"> PAGEREF _Toc240974301 \h </w:instrText>
      </w:r>
      <w:r>
        <w:rPr>
          <w:noProof/>
        </w:rPr>
      </w:r>
      <w:r>
        <w:rPr>
          <w:noProof/>
        </w:rPr>
        <w:fldChar w:fldCharType="separate"/>
      </w:r>
      <w:r>
        <w:rPr>
          <w:noProof/>
        </w:rPr>
        <w:t>13</w:t>
      </w:r>
      <w:r>
        <w:rPr>
          <w:noProof/>
        </w:rPr>
        <w:fldChar w:fldCharType="end"/>
      </w:r>
    </w:p>
    <w:p w14:paraId="1EA45D74"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2.8</w:t>
      </w:r>
      <w:r>
        <w:rPr>
          <w:rFonts w:asciiTheme="minorHAnsi" w:eastAsiaTheme="minorEastAsia" w:hAnsiTheme="minorHAnsi"/>
          <w:noProof/>
          <w:lang w:eastAsia="ja-JP"/>
        </w:rPr>
        <w:tab/>
      </w:r>
      <w:r>
        <w:rPr>
          <w:noProof/>
        </w:rPr>
        <w:t>Tjänstekontraktens design</w:t>
      </w:r>
      <w:r>
        <w:rPr>
          <w:noProof/>
        </w:rPr>
        <w:tab/>
      </w:r>
      <w:r>
        <w:rPr>
          <w:noProof/>
        </w:rPr>
        <w:fldChar w:fldCharType="begin"/>
      </w:r>
      <w:r>
        <w:rPr>
          <w:noProof/>
        </w:rPr>
        <w:instrText xml:space="preserve"> PAGEREF _Toc240974302 \h </w:instrText>
      </w:r>
      <w:r>
        <w:rPr>
          <w:noProof/>
        </w:rPr>
      </w:r>
      <w:r>
        <w:rPr>
          <w:noProof/>
        </w:rPr>
        <w:fldChar w:fldCharType="separate"/>
      </w:r>
      <w:r>
        <w:rPr>
          <w:noProof/>
        </w:rPr>
        <w:t>13</w:t>
      </w:r>
      <w:r>
        <w:rPr>
          <w:noProof/>
        </w:rPr>
        <w:fldChar w:fldCharType="end"/>
      </w:r>
    </w:p>
    <w:p w14:paraId="22A1FD57" w14:textId="77777777" w:rsidR="00313F77" w:rsidRDefault="00313F77">
      <w:pPr>
        <w:pStyle w:val="Innehll2"/>
        <w:tabs>
          <w:tab w:val="left" w:pos="600"/>
          <w:tab w:val="right" w:leader="dot" w:pos="9159"/>
        </w:tabs>
        <w:rPr>
          <w:rFonts w:asciiTheme="minorHAnsi" w:eastAsiaTheme="minorEastAsia" w:hAnsiTheme="minorHAnsi" w:cstheme="minorBidi"/>
          <w:noProof/>
          <w:lang w:eastAsia="ja-JP"/>
        </w:rPr>
      </w:pPr>
      <w:r>
        <w:rPr>
          <w:noProof/>
        </w:rPr>
        <w:t>3</w:t>
      </w:r>
      <w:r>
        <w:rPr>
          <w:rFonts w:asciiTheme="minorHAnsi" w:eastAsiaTheme="minorEastAsia" w:hAnsiTheme="minorHAnsi" w:cstheme="minorBidi"/>
          <w:noProof/>
          <w:lang w:eastAsia="ja-JP"/>
        </w:rPr>
        <w:tab/>
      </w:r>
      <w:r>
        <w:rPr>
          <w:noProof/>
        </w:rPr>
        <w:t>Generella regler</w:t>
      </w:r>
      <w:r>
        <w:rPr>
          <w:noProof/>
        </w:rPr>
        <w:tab/>
      </w:r>
      <w:r>
        <w:rPr>
          <w:noProof/>
        </w:rPr>
        <w:fldChar w:fldCharType="begin"/>
      </w:r>
      <w:r>
        <w:rPr>
          <w:noProof/>
        </w:rPr>
        <w:instrText xml:space="preserve"> PAGEREF _Toc240974303 \h </w:instrText>
      </w:r>
      <w:r>
        <w:rPr>
          <w:noProof/>
        </w:rPr>
      </w:r>
      <w:r>
        <w:rPr>
          <w:noProof/>
        </w:rPr>
        <w:fldChar w:fldCharType="separate"/>
      </w:r>
      <w:r>
        <w:rPr>
          <w:noProof/>
        </w:rPr>
        <w:t>14</w:t>
      </w:r>
      <w:r>
        <w:rPr>
          <w:noProof/>
        </w:rPr>
        <w:fldChar w:fldCharType="end"/>
      </w:r>
    </w:p>
    <w:p w14:paraId="3B80B00C"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3.1</w:t>
      </w:r>
      <w:r>
        <w:rPr>
          <w:rFonts w:asciiTheme="minorHAnsi" w:eastAsiaTheme="minorEastAsia" w:hAnsiTheme="minorHAnsi"/>
          <w:noProof/>
          <w:lang w:eastAsia="ja-JP"/>
        </w:rPr>
        <w:tab/>
      </w:r>
      <w:r>
        <w:rPr>
          <w:noProof/>
        </w:rPr>
        <w:t>Uppdatering av engagemangsindex</w:t>
      </w:r>
      <w:r>
        <w:rPr>
          <w:noProof/>
        </w:rPr>
        <w:tab/>
      </w:r>
      <w:r>
        <w:rPr>
          <w:noProof/>
        </w:rPr>
        <w:fldChar w:fldCharType="begin"/>
      </w:r>
      <w:r>
        <w:rPr>
          <w:noProof/>
        </w:rPr>
        <w:instrText xml:space="preserve"> PAGEREF _Toc240974304 \h </w:instrText>
      </w:r>
      <w:r>
        <w:rPr>
          <w:noProof/>
        </w:rPr>
      </w:r>
      <w:r>
        <w:rPr>
          <w:noProof/>
        </w:rPr>
        <w:fldChar w:fldCharType="separate"/>
      </w:r>
      <w:r>
        <w:rPr>
          <w:noProof/>
        </w:rPr>
        <w:t>14</w:t>
      </w:r>
      <w:r>
        <w:rPr>
          <w:noProof/>
        </w:rPr>
        <w:fldChar w:fldCharType="end"/>
      </w:r>
    </w:p>
    <w:p w14:paraId="52EE9419"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3.2</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_Toc240974305 \h </w:instrText>
      </w:r>
      <w:r>
        <w:rPr>
          <w:noProof/>
        </w:rPr>
      </w:r>
      <w:r>
        <w:rPr>
          <w:noProof/>
        </w:rPr>
        <w:fldChar w:fldCharType="separate"/>
      </w:r>
      <w:r>
        <w:rPr>
          <w:noProof/>
        </w:rPr>
        <w:t>16</w:t>
      </w:r>
      <w:r>
        <w:rPr>
          <w:noProof/>
        </w:rPr>
        <w:fldChar w:fldCharType="end"/>
      </w:r>
    </w:p>
    <w:p w14:paraId="25B477D2"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3.1</w:t>
      </w:r>
      <w:r>
        <w:rPr>
          <w:rFonts w:asciiTheme="minorHAnsi" w:eastAsiaTheme="minorEastAsia" w:hAnsiTheme="minorHAnsi"/>
          <w:noProof/>
          <w:lang w:eastAsia="ja-JP"/>
        </w:rPr>
        <w:tab/>
      </w:r>
      <w:r>
        <w:rPr>
          <w:noProof/>
        </w:rPr>
        <w:t>Gemensamma konsumentregler</w:t>
      </w:r>
      <w:r>
        <w:rPr>
          <w:noProof/>
        </w:rPr>
        <w:tab/>
      </w:r>
      <w:r>
        <w:rPr>
          <w:noProof/>
        </w:rPr>
        <w:fldChar w:fldCharType="begin"/>
      </w:r>
      <w:r>
        <w:rPr>
          <w:noProof/>
        </w:rPr>
        <w:instrText xml:space="preserve"> PAGEREF _Toc240974306 \h </w:instrText>
      </w:r>
      <w:r>
        <w:rPr>
          <w:noProof/>
        </w:rPr>
      </w:r>
      <w:r>
        <w:rPr>
          <w:noProof/>
        </w:rPr>
        <w:fldChar w:fldCharType="separate"/>
      </w:r>
      <w:r>
        <w:rPr>
          <w:noProof/>
        </w:rPr>
        <w:t>16</w:t>
      </w:r>
      <w:r>
        <w:rPr>
          <w:noProof/>
        </w:rPr>
        <w:fldChar w:fldCharType="end"/>
      </w:r>
    </w:p>
    <w:p w14:paraId="17658CFB"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3.2</w:t>
      </w:r>
      <w:r>
        <w:rPr>
          <w:rFonts w:asciiTheme="minorHAnsi" w:eastAsiaTheme="minorEastAsia" w:hAnsiTheme="minorHAnsi"/>
          <w:noProof/>
          <w:lang w:eastAsia="ja-JP"/>
        </w:rPr>
        <w:tab/>
      </w:r>
      <w:r>
        <w:rPr>
          <w:noProof/>
        </w:rPr>
        <w:t>Format för Datum</w:t>
      </w:r>
      <w:r>
        <w:rPr>
          <w:noProof/>
        </w:rPr>
        <w:tab/>
      </w:r>
      <w:r>
        <w:rPr>
          <w:noProof/>
        </w:rPr>
        <w:fldChar w:fldCharType="begin"/>
      </w:r>
      <w:r>
        <w:rPr>
          <w:noProof/>
        </w:rPr>
        <w:instrText xml:space="preserve"> PAGEREF _Toc240974307 \h </w:instrText>
      </w:r>
      <w:r>
        <w:rPr>
          <w:noProof/>
        </w:rPr>
      </w:r>
      <w:r>
        <w:rPr>
          <w:noProof/>
        </w:rPr>
        <w:fldChar w:fldCharType="separate"/>
      </w:r>
      <w:r>
        <w:rPr>
          <w:noProof/>
        </w:rPr>
        <w:t>16</w:t>
      </w:r>
      <w:r>
        <w:rPr>
          <w:noProof/>
        </w:rPr>
        <w:fldChar w:fldCharType="end"/>
      </w:r>
    </w:p>
    <w:p w14:paraId="2DDE3CEC" w14:textId="77777777" w:rsidR="00313F77" w:rsidRDefault="00313F77">
      <w:pPr>
        <w:pStyle w:val="Innehll2"/>
        <w:tabs>
          <w:tab w:val="left" w:pos="780"/>
          <w:tab w:val="right" w:leader="dot" w:pos="9159"/>
        </w:tabs>
        <w:rPr>
          <w:rFonts w:asciiTheme="minorHAnsi" w:eastAsiaTheme="minorEastAsia" w:hAnsiTheme="minorHAnsi" w:cstheme="minorBidi"/>
          <w:noProof/>
          <w:lang w:eastAsia="ja-JP"/>
        </w:rPr>
      </w:pPr>
      <w:r>
        <w:rPr>
          <w:noProof/>
        </w:rPr>
        <w:t>3.3</w:t>
      </w:r>
      <w:r>
        <w:rPr>
          <w:rFonts w:asciiTheme="minorHAnsi" w:eastAsiaTheme="minorEastAsia" w:hAnsiTheme="minorHAnsi" w:cstheme="minorBidi"/>
          <w:noProof/>
          <w:lang w:eastAsia="ja-JP"/>
        </w:rPr>
        <w:tab/>
      </w:r>
      <w:r>
        <w:rPr>
          <w:noProof/>
        </w:rPr>
        <w:t>Format för tidpunkter</w:t>
      </w:r>
      <w:r>
        <w:rPr>
          <w:noProof/>
        </w:rPr>
        <w:tab/>
      </w:r>
      <w:r>
        <w:rPr>
          <w:noProof/>
        </w:rPr>
        <w:fldChar w:fldCharType="begin"/>
      </w:r>
      <w:r>
        <w:rPr>
          <w:noProof/>
        </w:rPr>
        <w:instrText xml:space="preserve"> PAGEREF _Toc240974308 \h </w:instrText>
      </w:r>
      <w:r>
        <w:rPr>
          <w:noProof/>
        </w:rPr>
      </w:r>
      <w:r>
        <w:rPr>
          <w:noProof/>
        </w:rPr>
        <w:fldChar w:fldCharType="separate"/>
      </w:r>
      <w:r>
        <w:rPr>
          <w:noProof/>
        </w:rPr>
        <w:t>16</w:t>
      </w:r>
      <w:r>
        <w:rPr>
          <w:noProof/>
        </w:rPr>
        <w:fldChar w:fldCharType="end"/>
      </w:r>
    </w:p>
    <w:p w14:paraId="41D3E501" w14:textId="77777777" w:rsidR="00313F77" w:rsidRDefault="00313F77">
      <w:pPr>
        <w:pStyle w:val="Innehll2"/>
        <w:tabs>
          <w:tab w:val="left" w:pos="780"/>
          <w:tab w:val="right" w:leader="dot" w:pos="9159"/>
        </w:tabs>
        <w:rPr>
          <w:rFonts w:asciiTheme="minorHAnsi" w:eastAsiaTheme="minorEastAsia" w:hAnsiTheme="minorHAnsi" w:cstheme="minorBidi"/>
          <w:noProof/>
          <w:lang w:eastAsia="ja-JP"/>
        </w:rPr>
      </w:pPr>
      <w:r>
        <w:rPr>
          <w:noProof/>
        </w:rPr>
        <w:t>3.4</w:t>
      </w:r>
      <w:r>
        <w:rPr>
          <w:rFonts w:asciiTheme="minorHAnsi" w:eastAsiaTheme="minorEastAsia" w:hAnsiTheme="minorHAnsi" w:cstheme="minorBidi"/>
          <w:noProof/>
          <w:lang w:eastAsia="ja-JP"/>
        </w:rPr>
        <w:tab/>
      </w:r>
      <w:r>
        <w:rPr>
          <w:noProof/>
        </w:rPr>
        <w:t>Tidszon för tidpunkter</w:t>
      </w:r>
      <w:r>
        <w:rPr>
          <w:noProof/>
        </w:rPr>
        <w:tab/>
      </w:r>
      <w:r>
        <w:rPr>
          <w:noProof/>
        </w:rPr>
        <w:fldChar w:fldCharType="begin"/>
      </w:r>
      <w:r>
        <w:rPr>
          <w:noProof/>
        </w:rPr>
        <w:instrText xml:space="preserve"> PAGEREF _Toc240974309 \h </w:instrText>
      </w:r>
      <w:r>
        <w:rPr>
          <w:noProof/>
        </w:rPr>
      </w:r>
      <w:r>
        <w:rPr>
          <w:noProof/>
        </w:rPr>
        <w:fldChar w:fldCharType="separate"/>
      </w:r>
      <w:r>
        <w:rPr>
          <w:noProof/>
        </w:rPr>
        <w:t>17</w:t>
      </w:r>
      <w:r>
        <w:rPr>
          <w:noProof/>
        </w:rPr>
        <w:fldChar w:fldCharType="end"/>
      </w:r>
    </w:p>
    <w:p w14:paraId="790524D6"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3.5</w:t>
      </w:r>
      <w:r>
        <w:rPr>
          <w:rFonts w:asciiTheme="minorHAnsi" w:eastAsiaTheme="minorEastAsia" w:hAnsiTheme="minorHAnsi"/>
          <w:noProof/>
          <w:lang w:eastAsia="ja-JP"/>
        </w:rPr>
        <w:tab/>
      </w:r>
      <w:r>
        <w:rPr>
          <w:noProof/>
        </w:rPr>
        <w:t>Felhantering</w:t>
      </w:r>
      <w:r>
        <w:rPr>
          <w:noProof/>
        </w:rPr>
        <w:tab/>
      </w:r>
      <w:r>
        <w:rPr>
          <w:noProof/>
        </w:rPr>
        <w:fldChar w:fldCharType="begin"/>
      </w:r>
      <w:r>
        <w:rPr>
          <w:noProof/>
        </w:rPr>
        <w:instrText xml:space="preserve"> PAGEREF _Toc240974310 \h </w:instrText>
      </w:r>
      <w:r>
        <w:rPr>
          <w:noProof/>
        </w:rPr>
      </w:r>
      <w:r>
        <w:rPr>
          <w:noProof/>
        </w:rPr>
        <w:fldChar w:fldCharType="separate"/>
      </w:r>
      <w:r>
        <w:rPr>
          <w:noProof/>
        </w:rPr>
        <w:t>17</w:t>
      </w:r>
      <w:r>
        <w:rPr>
          <w:noProof/>
        </w:rPr>
        <w:fldChar w:fldCharType="end"/>
      </w:r>
    </w:p>
    <w:p w14:paraId="55631EE6" w14:textId="77777777" w:rsidR="00313F77" w:rsidRDefault="00313F77">
      <w:pPr>
        <w:pStyle w:val="Innehll2"/>
        <w:tabs>
          <w:tab w:val="left" w:pos="600"/>
          <w:tab w:val="right" w:leader="dot" w:pos="9159"/>
        </w:tabs>
        <w:rPr>
          <w:rFonts w:asciiTheme="minorHAnsi" w:eastAsiaTheme="minorEastAsia" w:hAnsiTheme="minorHAnsi" w:cstheme="minorBidi"/>
          <w:noProof/>
          <w:lang w:eastAsia="ja-JP"/>
        </w:rPr>
      </w:pPr>
      <w:r>
        <w:rPr>
          <w:noProof/>
        </w:rPr>
        <w:t>4</w:t>
      </w:r>
      <w:r>
        <w:rPr>
          <w:rFonts w:asciiTheme="minorHAnsi" w:eastAsiaTheme="minorEastAsia" w:hAnsiTheme="minorHAnsi" w:cstheme="minorBidi"/>
          <w:noProof/>
          <w:lang w:eastAsia="ja-JP"/>
        </w:rPr>
        <w:tab/>
      </w:r>
      <w:r>
        <w:rPr>
          <w:noProof/>
        </w:rPr>
        <w:t>Gemensamma informationskomponenter</w:t>
      </w:r>
      <w:r>
        <w:rPr>
          <w:noProof/>
        </w:rPr>
        <w:tab/>
      </w:r>
      <w:r>
        <w:rPr>
          <w:noProof/>
        </w:rPr>
        <w:fldChar w:fldCharType="begin"/>
      </w:r>
      <w:r>
        <w:rPr>
          <w:noProof/>
        </w:rPr>
        <w:instrText xml:space="preserve"> PAGEREF _Toc240974311 \h </w:instrText>
      </w:r>
      <w:r>
        <w:rPr>
          <w:noProof/>
        </w:rPr>
      </w:r>
      <w:r>
        <w:rPr>
          <w:noProof/>
        </w:rPr>
        <w:fldChar w:fldCharType="separate"/>
      </w:r>
      <w:r>
        <w:rPr>
          <w:noProof/>
        </w:rPr>
        <w:t>17</w:t>
      </w:r>
      <w:r>
        <w:rPr>
          <w:noProof/>
        </w:rPr>
        <w:fldChar w:fldCharType="end"/>
      </w:r>
    </w:p>
    <w:p w14:paraId="56A552D1" w14:textId="77777777" w:rsidR="00313F77" w:rsidRDefault="00313F77">
      <w:pPr>
        <w:pStyle w:val="Innehll2"/>
        <w:tabs>
          <w:tab w:val="left" w:pos="600"/>
          <w:tab w:val="right" w:leader="dot" w:pos="9159"/>
        </w:tabs>
        <w:rPr>
          <w:rFonts w:asciiTheme="minorHAnsi" w:eastAsiaTheme="minorEastAsia" w:hAnsiTheme="minorHAnsi" w:cstheme="minorBidi"/>
          <w:noProof/>
          <w:lang w:eastAsia="ja-JP"/>
        </w:rPr>
      </w:pPr>
      <w:r>
        <w:rPr>
          <w:noProof/>
        </w:rPr>
        <w:t>5</w:t>
      </w:r>
      <w:r>
        <w:rPr>
          <w:rFonts w:asciiTheme="minorHAnsi" w:eastAsiaTheme="minorEastAsia" w:hAnsiTheme="minorHAnsi" w:cstheme="minorBidi"/>
          <w:noProof/>
          <w:lang w:eastAsia="ja-JP"/>
        </w:rPr>
        <w:tab/>
      </w:r>
      <w:r>
        <w:rPr>
          <w:noProof/>
        </w:rPr>
        <w:t>GetReferralOutcome</w:t>
      </w:r>
      <w:r>
        <w:rPr>
          <w:noProof/>
        </w:rPr>
        <w:tab/>
      </w:r>
      <w:r>
        <w:rPr>
          <w:noProof/>
        </w:rPr>
        <w:fldChar w:fldCharType="begin"/>
      </w:r>
      <w:r>
        <w:rPr>
          <w:noProof/>
        </w:rPr>
        <w:instrText xml:space="preserve"> PAGEREF _Toc240974312 \h </w:instrText>
      </w:r>
      <w:r>
        <w:rPr>
          <w:noProof/>
        </w:rPr>
      </w:r>
      <w:r>
        <w:rPr>
          <w:noProof/>
        </w:rPr>
        <w:fldChar w:fldCharType="separate"/>
      </w:r>
      <w:r>
        <w:rPr>
          <w:noProof/>
        </w:rPr>
        <w:t>21</w:t>
      </w:r>
      <w:r>
        <w:rPr>
          <w:noProof/>
        </w:rPr>
        <w:fldChar w:fldCharType="end"/>
      </w:r>
    </w:p>
    <w:p w14:paraId="1F670008"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5.1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_Toc240974313 \h </w:instrText>
      </w:r>
      <w:r>
        <w:rPr>
          <w:noProof/>
        </w:rPr>
      </w:r>
      <w:r>
        <w:rPr>
          <w:noProof/>
        </w:rPr>
        <w:fldChar w:fldCharType="separate"/>
      </w:r>
      <w:r>
        <w:rPr>
          <w:noProof/>
        </w:rPr>
        <w:t>21</w:t>
      </w:r>
      <w:r>
        <w:rPr>
          <w:noProof/>
        </w:rPr>
        <w:fldChar w:fldCharType="end"/>
      </w:r>
    </w:p>
    <w:p w14:paraId="4D790028"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5.2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_Toc240974314 \h </w:instrText>
      </w:r>
      <w:r>
        <w:rPr>
          <w:noProof/>
        </w:rPr>
      </w:r>
      <w:r>
        <w:rPr>
          <w:noProof/>
        </w:rPr>
        <w:fldChar w:fldCharType="separate"/>
      </w:r>
      <w:r>
        <w:rPr>
          <w:noProof/>
        </w:rPr>
        <w:t>21</w:t>
      </w:r>
      <w:r>
        <w:rPr>
          <w:noProof/>
        </w:rPr>
        <w:fldChar w:fldCharType="end"/>
      </w:r>
    </w:p>
    <w:p w14:paraId="3607E2C9"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5.3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_Toc240974315 \h </w:instrText>
      </w:r>
      <w:r>
        <w:rPr>
          <w:noProof/>
        </w:rPr>
      </w:r>
      <w:r>
        <w:rPr>
          <w:noProof/>
        </w:rPr>
        <w:fldChar w:fldCharType="separate"/>
      </w:r>
      <w:r>
        <w:rPr>
          <w:noProof/>
        </w:rPr>
        <w:t>21</w:t>
      </w:r>
      <w:r>
        <w:rPr>
          <w:noProof/>
        </w:rPr>
        <w:fldChar w:fldCharType="end"/>
      </w:r>
    </w:p>
    <w:p w14:paraId="67941435"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5.4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_Toc240974316 \h </w:instrText>
      </w:r>
      <w:r>
        <w:rPr>
          <w:noProof/>
        </w:rPr>
      </w:r>
      <w:r>
        <w:rPr>
          <w:noProof/>
        </w:rPr>
        <w:fldChar w:fldCharType="separate"/>
      </w:r>
      <w:r>
        <w:rPr>
          <w:noProof/>
        </w:rPr>
        <w:t>21</w:t>
      </w:r>
      <w:r>
        <w:rPr>
          <w:noProof/>
        </w:rPr>
        <w:fldChar w:fldCharType="end"/>
      </w:r>
    </w:p>
    <w:p w14:paraId="36D81144" w14:textId="77777777" w:rsidR="00313F77" w:rsidRDefault="00313F77">
      <w:pPr>
        <w:pStyle w:val="Innehll2"/>
        <w:tabs>
          <w:tab w:val="left" w:pos="600"/>
          <w:tab w:val="right" w:leader="dot" w:pos="9159"/>
        </w:tabs>
        <w:rPr>
          <w:rFonts w:asciiTheme="minorHAnsi" w:eastAsiaTheme="minorEastAsia" w:hAnsiTheme="minorHAnsi" w:cstheme="minorBidi"/>
          <w:noProof/>
          <w:lang w:eastAsia="ja-JP"/>
        </w:rPr>
      </w:pPr>
      <w:r>
        <w:rPr>
          <w:noProof/>
        </w:rPr>
        <w:t>6</w:t>
      </w:r>
      <w:r>
        <w:rPr>
          <w:rFonts w:asciiTheme="minorHAnsi" w:eastAsiaTheme="minorEastAsia" w:hAnsiTheme="minorHAnsi" w:cstheme="minorBidi"/>
          <w:noProof/>
          <w:lang w:eastAsia="ja-JP"/>
        </w:rPr>
        <w:tab/>
      </w:r>
      <w:r w:rsidRPr="00D91553">
        <w:rPr>
          <w:noProof/>
          <w:highlight w:val="yellow"/>
        </w:rPr>
        <w:t>GetMaternityMedicalHistory</w:t>
      </w:r>
      <w:r>
        <w:rPr>
          <w:noProof/>
        </w:rPr>
        <w:tab/>
      </w:r>
      <w:r>
        <w:rPr>
          <w:noProof/>
        </w:rPr>
        <w:fldChar w:fldCharType="begin"/>
      </w:r>
      <w:r>
        <w:rPr>
          <w:noProof/>
        </w:rPr>
        <w:instrText xml:space="preserve"> PAGEREF _Toc240974317 \h </w:instrText>
      </w:r>
      <w:r>
        <w:rPr>
          <w:noProof/>
        </w:rPr>
      </w:r>
      <w:r>
        <w:rPr>
          <w:noProof/>
        </w:rPr>
        <w:fldChar w:fldCharType="separate"/>
      </w:r>
      <w:r>
        <w:rPr>
          <w:noProof/>
        </w:rPr>
        <w:t>25</w:t>
      </w:r>
      <w:r>
        <w:rPr>
          <w:noProof/>
        </w:rPr>
        <w:fldChar w:fldCharType="end"/>
      </w:r>
    </w:p>
    <w:p w14:paraId="1A1B39A5"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6.1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_Toc240974318 \h </w:instrText>
      </w:r>
      <w:r>
        <w:rPr>
          <w:noProof/>
        </w:rPr>
      </w:r>
      <w:r>
        <w:rPr>
          <w:noProof/>
        </w:rPr>
        <w:fldChar w:fldCharType="separate"/>
      </w:r>
      <w:r>
        <w:rPr>
          <w:noProof/>
        </w:rPr>
        <w:t>25</w:t>
      </w:r>
      <w:r>
        <w:rPr>
          <w:noProof/>
        </w:rPr>
        <w:fldChar w:fldCharType="end"/>
      </w:r>
    </w:p>
    <w:p w14:paraId="217F1D8D"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6.2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_Toc240974319 \h </w:instrText>
      </w:r>
      <w:r>
        <w:rPr>
          <w:noProof/>
        </w:rPr>
      </w:r>
      <w:r>
        <w:rPr>
          <w:noProof/>
        </w:rPr>
        <w:fldChar w:fldCharType="separate"/>
      </w:r>
      <w:r>
        <w:rPr>
          <w:noProof/>
        </w:rPr>
        <w:t>25</w:t>
      </w:r>
      <w:r>
        <w:rPr>
          <w:noProof/>
        </w:rPr>
        <w:fldChar w:fldCharType="end"/>
      </w:r>
    </w:p>
    <w:p w14:paraId="249D5CF3"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6.3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_Toc240974320 \h </w:instrText>
      </w:r>
      <w:r>
        <w:rPr>
          <w:noProof/>
        </w:rPr>
      </w:r>
      <w:r>
        <w:rPr>
          <w:noProof/>
        </w:rPr>
        <w:fldChar w:fldCharType="separate"/>
      </w:r>
      <w:r>
        <w:rPr>
          <w:noProof/>
        </w:rPr>
        <w:t>25</w:t>
      </w:r>
      <w:r>
        <w:rPr>
          <w:noProof/>
        </w:rPr>
        <w:fldChar w:fldCharType="end"/>
      </w:r>
    </w:p>
    <w:p w14:paraId="4403AEFE"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6.4</w:t>
      </w:r>
      <w:r>
        <w:rPr>
          <w:rFonts w:asciiTheme="minorHAnsi" w:eastAsiaTheme="minorEastAsia" w:hAnsiTheme="minorHAnsi"/>
          <w:noProof/>
          <w:lang w:eastAsia="ja-JP"/>
        </w:rPr>
        <w:tab/>
      </w:r>
      <w:r>
        <w:rPr>
          <w:noProof/>
        </w:rPr>
        <w:t>V-MIM</w:t>
      </w:r>
      <w:r>
        <w:rPr>
          <w:noProof/>
        </w:rPr>
        <w:tab/>
      </w:r>
      <w:r>
        <w:rPr>
          <w:noProof/>
        </w:rPr>
        <w:fldChar w:fldCharType="begin"/>
      </w:r>
      <w:r>
        <w:rPr>
          <w:noProof/>
        </w:rPr>
        <w:instrText xml:space="preserve"> PAGEREF _Toc240974321 \h </w:instrText>
      </w:r>
      <w:r>
        <w:rPr>
          <w:noProof/>
        </w:rPr>
      </w:r>
      <w:r>
        <w:rPr>
          <w:noProof/>
        </w:rPr>
        <w:fldChar w:fldCharType="separate"/>
      </w:r>
      <w:r>
        <w:rPr>
          <w:noProof/>
        </w:rPr>
        <w:t>25</w:t>
      </w:r>
      <w:r>
        <w:rPr>
          <w:noProof/>
        </w:rPr>
        <w:fldChar w:fldCharType="end"/>
      </w:r>
    </w:p>
    <w:p w14:paraId="5C5D2282"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6.5</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_Toc240974322 \h </w:instrText>
      </w:r>
      <w:r>
        <w:rPr>
          <w:noProof/>
        </w:rPr>
      </w:r>
      <w:r>
        <w:rPr>
          <w:noProof/>
        </w:rPr>
        <w:fldChar w:fldCharType="separate"/>
      </w:r>
      <w:r>
        <w:rPr>
          <w:noProof/>
        </w:rPr>
        <w:t>26</w:t>
      </w:r>
      <w:r>
        <w:rPr>
          <w:noProof/>
        </w:rPr>
        <w:fldChar w:fldCharType="end"/>
      </w:r>
    </w:p>
    <w:p w14:paraId="7C01C611" w14:textId="77777777" w:rsidR="00313F77" w:rsidRDefault="00313F77">
      <w:pPr>
        <w:pStyle w:val="Innehll2"/>
        <w:tabs>
          <w:tab w:val="left" w:pos="600"/>
          <w:tab w:val="right" w:leader="dot" w:pos="9159"/>
        </w:tabs>
        <w:rPr>
          <w:rFonts w:asciiTheme="minorHAnsi" w:eastAsiaTheme="minorEastAsia" w:hAnsiTheme="minorHAnsi" w:cstheme="minorBidi"/>
          <w:noProof/>
          <w:lang w:eastAsia="ja-JP"/>
        </w:rPr>
      </w:pPr>
      <w:r>
        <w:rPr>
          <w:noProof/>
        </w:rPr>
        <w:t>7</w:t>
      </w:r>
      <w:r>
        <w:rPr>
          <w:rFonts w:asciiTheme="minorHAnsi" w:eastAsiaTheme="minorEastAsia" w:hAnsiTheme="minorHAnsi" w:cstheme="minorBidi"/>
          <w:noProof/>
          <w:lang w:eastAsia="ja-JP"/>
        </w:rPr>
        <w:tab/>
      </w:r>
      <w:r>
        <w:rPr>
          <w:noProof/>
        </w:rPr>
        <w:t>GetLaboratoryOutcome</w:t>
      </w:r>
      <w:r>
        <w:rPr>
          <w:noProof/>
        </w:rPr>
        <w:tab/>
      </w:r>
      <w:r>
        <w:rPr>
          <w:noProof/>
        </w:rPr>
        <w:fldChar w:fldCharType="begin"/>
      </w:r>
      <w:r>
        <w:rPr>
          <w:noProof/>
        </w:rPr>
        <w:instrText xml:space="preserve"> PAGEREF _Toc240974323 \h </w:instrText>
      </w:r>
      <w:r>
        <w:rPr>
          <w:noProof/>
        </w:rPr>
      </w:r>
      <w:r>
        <w:rPr>
          <w:noProof/>
        </w:rPr>
        <w:fldChar w:fldCharType="separate"/>
      </w:r>
      <w:r>
        <w:rPr>
          <w:noProof/>
        </w:rPr>
        <w:t>33</w:t>
      </w:r>
      <w:r>
        <w:rPr>
          <w:noProof/>
        </w:rPr>
        <w:fldChar w:fldCharType="end"/>
      </w:r>
    </w:p>
    <w:p w14:paraId="6B186924"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7.1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_Toc240974324 \h </w:instrText>
      </w:r>
      <w:r>
        <w:rPr>
          <w:noProof/>
        </w:rPr>
      </w:r>
      <w:r>
        <w:rPr>
          <w:noProof/>
        </w:rPr>
        <w:fldChar w:fldCharType="separate"/>
      </w:r>
      <w:r>
        <w:rPr>
          <w:noProof/>
        </w:rPr>
        <w:t>33</w:t>
      </w:r>
      <w:r>
        <w:rPr>
          <w:noProof/>
        </w:rPr>
        <w:fldChar w:fldCharType="end"/>
      </w:r>
    </w:p>
    <w:p w14:paraId="22868ABB"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7.2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_Toc240974325 \h </w:instrText>
      </w:r>
      <w:r>
        <w:rPr>
          <w:noProof/>
        </w:rPr>
      </w:r>
      <w:r>
        <w:rPr>
          <w:noProof/>
        </w:rPr>
        <w:fldChar w:fldCharType="separate"/>
      </w:r>
      <w:r>
        <w:rPr>
          <w:noProof/>
        </w:rPr>
        <w:t>33</w:t>
      </w:r>
      <w:r>
        <w:rPr>
          <w:noProof/>
        </w:rPr>
        <w:fldChar w:fldCharType="end"/>
      </w:r>
    </w:p>
    <w:p w14:paraId="1E84FD21"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7.3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_Toc240974326 \h </w:instrText>
      </w:r>
      <w:r>
        <w:rPr>
          <w:noProof/>
        </w:rPr>
      </w:r>
      <w:r>
        <w:rPr>
          <w:noProof/>
        </w:rPr>
        <w:fldChar w:fldCharType="separate"/>
      </w:r>
      <w:r>
        <w:rPr>
          <w:noProof/>
        </w:rPr>
        <w:t>33</w:t>
      </w:r>
      <w:r>
        <w:rPr>
          <w:noProof/>
        </w:rPr>
        <w:fldChar w:fldCharType="end"/>
      </w:r>
    </w:p>
    <w:p w14:paraId="6EEFA29E" w14:textId="77777777" w:rsidR="00313F77" w:rsidRDefault="00313F77">
      <w:pPr>
        <w:pStyle w:val="Innehll1"/>
        <w:tabs>
          <w:tab w:val="left" w:pos="1407"/>
          <w:tab w:val="right" w:leader="dot" w:pos="9159"/>
        </w:tabs>
        <w:rPr>
          <w:rFonts w:asciiTheme="minorHAnsi" w:eastAsiaTheme="minorEastAsia" w:hAnsiTheme="minorHAnsi"/>
          <w:noProof/>
          <w:lang w:eastAsia="ja-JP"/>
        </w:rPr>
      </w:pPr>
      <w:r>
        <w:rPr>
          <w:noProof/>
        </w:rPr>
        <w:t>7.4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_Toc240974327 \h </w:instrText>
      </w:r>
      <w:r>
        <w:rPr>
          <w:noProof/>
        </w:rPr>
      </w:r>
      <w:r>
        <w:rPr>
          <w:noProof/>
        </w:rPr>
        <w:fldChar w:fldCharType="separate"/>
      </w:r>
      <w:r>
        <w:rPr>
          <w:noProof/>
        </w:rPr>
        <w:t>33</w:t>
      </w:r>
      <w:r>
        <w:rPr>
          <w:noProof/>
        </w:rPr>
        <w:fldChar w:fldCharType="end"/>
      </w:r>
    </w:p>
    <w:p w14:paraId="223BC5BD" w14:textId="6BB155F4" w:rsidR="00D218F3" w:rsidRPr="00BC5B0B" w:rsidRDefault="006D495A" w:rsidP="00D218F3">
      <w:pPr>
        <w:pStyle w:val="Innehll1"/>
        <w:widowControl/>
        <w:tabs>
          <w:tab w:val="left" w:pos="400"/>
          <w:tab w:val="right" w:leader="dot" w:pos="10060"/>
        </w:tabs>
        <w:spacing w:before="120" w:after="120"/>
        <w:ind w:left="0" w:firstLine="0"/>
      </w:pPr>
      <w:r>
        <w:rPr>
          <w:rStyle w:val="Hyperlnk"/>
          <w:rFonts w:ascii="Arial" w:eastAsia="ヒラギノ角ゴ Pro W3" w:hAnsi="Arial" w:cs="Times New Roman"/>
          <w:b/>
          <w:bCs/>
          <w:caps/>
          <w:noProof/>
          <w:color w:val="auto"/>
          <w:sz w:val="20"/>
          <w:szCs w:val="20"/>
        </w:rPr>
        <w:fldChar w:fldCharType="end"/>
      </w:r>
    </w:p>
    <w:p w14:paraId="6A1DA585" w14:textId="77777777" w:rsidR="00D218F3" w:rsidRPr="00BC5B0B" w:rsidRDefault="00D218F3" w:rsidP="00D218F3">
      <w:pPr>
        <w:sectPr w:rsidR="00D218F3" w:rsidRPr="00BC5B0B" w:rsidSect="00E823A4">
          <w:pgSz w:w="11909" w:h="16840"/>
          <w:pgMar w:top="1480" w:right="1680" w:bottom="280" w:left="1060" w:header="907" w:footer="0" w:gutter="0"/>
          <w:cols w:space="720"/>
        </w:sectPr>
      </w:pPr>
    </w:p>
    <w:p w14:paraId="0E63D28F" w14:textId="77777777" w:rsidR="00D218F3" w:rsidRPr="00BC5B0B" w:rsidRDefault="00D218F3" w:rsidP="00D218F3">
      <w:pPr>
        <w:spacing w:line="200" w:lineRule="exact"/>
        <w:rPr>
          <w:sz w:val="20"/>
          <w:szCs w:val="20"/>
        </w:rPr>
      </w:pPr>
    </w:p>
    <w:p w14:paraId="2691795D" w14:textId="77777777" w:rsidR="00D218F3" w:rsidRPr="00BC5B0B" w:rsidRDefault="00D218F3" w:rsidP="00D218F3">
      <w:pPr>
        <w:spacing w:line="200" w:lineRule="exact"/>
        <w:rPr>
          <w:sz w:val="20"/>
          <w:szCs w:val="20"/>
        </w:rPr>
      </w:pPr>
    </w:p>
    <w:p w14:paraId="35E9AE37" w14:textId="77777777" w:rsidR="00D218F3" w:rsidRPr="00BC5B0B" w:rsidRDefault="00D218F3" w:rsidP="00D218F3">
      <w:pPr>
        <w:pStyle w:val="Brdtext"/>
        <w:ind w:right="150"/>
        <w:rPr>
          <w:spacing w:val="-3"/>
        </w:rPr>
      </w:pPr>
    </w:p>
    <w:p w14:paraId="60CD4E1E" w14:textId="77777777" w:rsidR="00D218F3" w:rsidRPr="00BC5B0B" w:rsidRDefault="00D218F3" w:rsidP="00212F5B">
      <w:pPr>
        <w:pStyle w:val="Rubrik1"/>
        <w:ind w:hanging="432"/>
      </w:pPr>
      <w:bookmarkStart w:id="1" w:name="_Toc341787023"/>
      <w:bookmarkStart w:id="2" w:name="_Toc240974293"/>
      <w:r w:rsidRPr="00BC5B0B">
        <w:t>Inledning</w:t>
      </w:r>
      <w:bookmarkEnd w:id="1"/>
      <w:bookmarkEnd w:id="2"/>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8431184" w14:textId="77777777" w:rsidR="00D218F3" w:rsidRPr="00BC5B0B" w:rsidRDefault="00D218F3" w:rsidP="00212F5B">
      <w:pPr>
        <w:pStyle w:val="Brdtext"/>
        <w:ind w:right="119"/>
      </w:pPr>
      <w:r w:rsidRPr="00BC5B0B">
        <w:t xml:space="preserve">Detta är beskrivningen av tjänstekontrakten i tjänstedomänen </w:t>
      </w:r>
      <w:proofErr w:type="gramStart"/>
      <w:r w:rsidR="00007C38">
        <w:t>clinicalprocess:healthcond</w:t>
      </w:r>
      <w:proofErr w:type="gramEnd"/>
      <w:r w:rsidR="00007C38">
        <w:t xml:space="preserve">:actoutcome. </w:t>
      </w:r>
      <w:r w:rsidRPr="00BC5B0B">
        <w:t xml:space="preserve">Den svenska benämningen är </w:t>
      </w:r>
      <w:r w:rsidR="00111CED" w:rsidRPr="00BC5B0B">
        <w:t>”</w:t>
      </w:r>
      <w:r w:rsidR="00007C38" w:rsidRPr="00007C38">
        <w:t xml:space="preserve"> Hantera hälsorelaterade tillstånd, tillståndsbeskrivning</w:t>
      </w:r>
      <w:r w:rsidR="006369B4" w:rsidRPr="00BC5B0B">
        <w:t>”</w:t>
      </w:r>
      <w:r w:rsidRPr="00BC5B0B">
        <w:t>.</w:t>
      </w:r>
    </w:p>
    <w:p w14:paraId="3003B29F" w14:textId="77777777" w:rsidR="00D218F3" w:rsidRPr="00BC5B0B" w:rsidRDefault="00D218F3" w:rsidP="00212F5B">
      <w:pPr>
        <w:pStyle w:val="Brdtext"/>
        <w:ind w:right="119"/>
      </w:pPr>
    </w:p>
    <w:p w14:paraId="18E8440C" w14:textId="77777777" w:rsidR="005E58B4" w:rsidRPr="00BC5B0B" w:rsidRDefault="008F7B1E" w:rsidP="00212F5B">
      <w:pPr>
        <w:pStyle w:val="Brd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ationell patientöversikt och tjänster för elektroniskt utlämnande till patientens egna tjänster</w:t>
      </w:r>
      <w:r w:rsidR="00655567">
        <w:t xml:space="preserve"> (API </w:t>
      </w:r>
      <w:proofErr w:type="spellStart"/>
      <w:r w:rsidR="00655567">
        <w:t>Gateway</w:t>
      </w:r>
      <w:proofErr w:type="spellEnd"/>
      <w:r w:rsidR="00655567">
        <w:t>)</w:t>
      </w:r>
      <w:r w:rsidR="007A512A" w:rsidRPr="00BC5B0B">
        <w:t xml:space="preserve">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21874260" w14:textId="77777777" w:rsidR="00D218F3" w:rsidRPr="00BC5B0B" w:rsidRDefault="00D218F3" w:rsidP="00212F5B">
      <w:pPr>
        <w:pStyle w:val="Brdtext"/>
        <w:ind w:right="119"/>
      </w:pPr>
    </w:p>
    <w:p w14:paraId="5D0A1153" w14:textId="77777777" w:rsidR="00B22A3B" w:rsidRPr="00BC5B0B" w:rsidRDefault="00B22A3B" w:rsidP="00212F5B">
      <w:pPr>
        <w:pStyle w:val="Brd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AD7FD6">
        <w:t xml:space="preserve"> och </w:t>
      </w:r>
      <w:proofErr w:type="spellStart"/>
      <w:r w:rsidR="00AD7FD6">
        <w:t>behörighetsstyra</w:t>
      </w:r>
      <w:proofErr w:type="spellEnd"/>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rdtext"/>
        <w:ind w:right="119"/>
      </w:pPr>
    </w:p>
    <w:p w14:paraId="5F87361D" w14:textId="77777777" w:rsidR="00D218F3" w:rsidRPr="00BC5B0B" w:rsidRDefault="003D2A0F" w:rsidP="00212F5B">
      <w:pPr>
        <w:pStyle w:val="Brd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rdtext"/>
        <w:ind w:right="119"/>
      </w:pPr>
    </w:p>
    <w:p w14:paraId="208ACDF9" w14:textId="77777777" w:rsidR="00D218F3" w:rsidRPr="00BC5B0B" w:rsidRDefault="00D218F3" w:rsidP="00212F5B">
      <w:pPr>
        <w:pStyle w:val="Brd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rdtext"/>
        <w:ind w:right="119"/>
      </w:pPr>
    </w:p>
    <w:p w14:paraId="65E7830A" w14:textId="77777777" w:rsidR="00A94660" w:rsidRPr="0086416C" w:rsidRDefault="00A65B04" w:rsidP="0086416C">
      <w:pPr>
        <w:pStyle w:val="Brd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rdtext"/>
        <w:spacing w:line="230" w:lineRule="exact"/>
        <w:ind w:left="0" w:right="323"/>
        <w:rPr>
          <w:color w:val="FF0000"/>
        </w:rPr>
      </w:pPr>
    </w:p>
    <w:p w14:paraId="412CA866" w14:textId="77777777" w:rsidR="00D218F3" w:rsidRPr="00BC5B0B" w:rsidRDefault="00313F77" w:rsidP="00D218F3">
      <w:pPr>
        <w:rPr>
          <w:sz w:val="20"/>
          <w:szCs w:val="20"/>
        </w:rPr>
      </w:pPr>
      <w:r>
        <w:rPr>
          <w:noProof/>
          <w:color w:val="FF0000"/>
        </w:rPr>
      </w:r>
      <w:r>
        <w:rPr>
          <w:noProof/>
          <w:color w:val="FF0000"/>
        </w:rPr>
        <w:pict w14:anchorId="6BE657C6">
          <v:shapetype id="_x0000_t202" coordsize="21600,21600" o:spt="202" path="m0,0l0,21600,21600,21600,2160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style="mso-next-textbox:#Text Box 2">
              <w:txbxContent>
                <w:p w14:paraId="545AD901" w14:textId="77777777" w:rsidR="00D068D5" w:rsidRDefault="00D068D5" w:rsidP="00D218F3">
                  <w:pPr>
                    <w:pStyle w:val="Sidfot"/>
                    <w:rPr>
                      <w:b/>
                      <w:i/>
                    </w:rPr>
                  </w:pPr>
                  <w:r w:rsidRPr="00FE3AAD">
                    <w:rPr>
                      <w:b/>
                      <w:i/>
                    </w:rPr>
                    <w:t>I arbetet har följande personer deltagit:</w:t>
                  </w:r>
                </w:p>
                <w:p w14:paraId="3C43D20E" w14:textId="77777777" w:rsidR="00D068D5" w:rsidRDefault="00D068D5" w:rsidP="00D218F3">
                  <w:pPr>
                    <w:pStyle w:val="Sidfot"/>
                    <w:rPr>
                      <w:b/>
                      <w:i/>
                    </w:rPr>
                  </w:pPr>
                </w:p>
                <w:p w14:paraId="10DE42FF" w14:textId="77777777" w:rsidR="00D068D5" w:rsidRDefault="00D068D5" w:rsidP="00D218F3">
                  <w:pPr>
                    <w:pStyle w:val="Sidfot"/>
                    <w:rPr>
                      <w:b/>
                      <w:i/>
                    </w:rPr>
                  </w:pPr>
                  <w:r>
                    <w:rPr>
                      <w:b/>
                      <w:i/>
                    </w:rPr>
                    <w:t>Projektgrupp:</w:t>
                  </w:r>
                </w:p>
                <w:p w14:paraId="39BCF74B" w14:textId="77777777" w:rsidR="00D068D5" w:rsidRDefault="00D068D5" w:rsidP="00D218F3">
                  <w:pPr>
                    <w:pStyle w:val="Sidfot"/>
                    <w:rPr>
                      <w:b/>
                      <w:i/>
                    </w:rPr>
                  </w:pPr>
                </w:p>
                <w:p w14:paraId="2167DD1A" w14:textId="77777777" w:rsidR="00D068D5" w:rsidRDefault="00D068D5" w:rsidP="00D218F3">
                  <w:pPr>
                    <w:pStyle w:val="Sidfot"/>
                    <w:rPr>
                      <w:b/>
                      <w:i/>
                    </w:rPr>
                  </w:pPr>
                  <w:r>
                    <w:rPr>
                      <w:b/>
                      <w:i/>
                    </w:rPr>
                    <w:t>Maria Andersson, Mawell</w:t>
                  </w:r>
                </w:p>
                <w:p w14:paraId="2899F4A8" w14:textId="77777777" w:rsidR="00D068D5" w:rsidRDefault="00D068D5" w:rsidP="00D218F3">
                  <w:pPr>
                    <w:pStyle w:val="Sidfot"/>
                    <w:rPr>
                      <w:b/>
                      <w:i/>
                    </w:rPr>
                  </w:pPr>
                  <w:r>
                    <w:rPr>
                      <w:b/>
                      <w:i/>
                    </w:rPr>
                    <w:t>Marco De Luca, Callista</w:t>
                  </w:r>
                </w:p>
                <w:p w14:paraId="354B8C13" w14:textId="77777777" w:rsidR="00D068D5" w:rsidRDefault="00D068D5" w:rsidP="00D218F3">
                  <w:pPr>
                    <w:pStyle w:val="Sidfot"/>
                    <w:rPr>
                      <w:b/>
                      <w:i/>
                    </w:rPr>
                  </w:pPr>
                  <w:r>
                    <w:rPr>
                      <w:b/>
                      <w:i/>
                    </w:rPr>
                    <w:t>Magnus Ekstrand, Callista</w:t>
                  </w:r>
                </w:p>
                <w:p w14:paraId="2E4993D7" w14:textId="77777777" w:rsidR="00D068D5" w:rsidRDefault="00D068D5" w:rsidP="00D218F3">
                  <w:pPr>
                    <w:pStyle w:val="Sidfot"/>
                    <w:rPr>
                      <w:b/>
                      <w:i/>
                    </w:rPr>
                  </w:pPr>
                  <w:r>
                    <w:rPr>
                      <w:b/>
                      <w:i/>
                    </w:rPr>
                    <w:t xml:space="preserve">Johan </w:t>
                  </w:r>
                  <w:proofErr w:type="spellStart"/>
                  <w:r>
                    <w:rPr>
                      <w:b/>
                      <w:i/>
                    </w:rPr>
                    <w:t>Eltes</w:t>
                  </w:r>
                  <w:proofErr w:type="spellEnd"/>
                  <w:r>
                    <w:rPr>
                      <w:b/>
                      <w:i/>
                    </w:rPr>
                    <w:t>, Callista</w:t>
                  </w:r>
                </w:p>
                <w:p w14:paraId="57B957E6" w14:textId="77777777" w:rsidR="00D068D5" w:rsidRDefault="00D068D5" w:rsidP="00D218F3">
                  <w:pPr>
                    <w:pStyle w:val="Sidfot"/>
                    <w:rPr>
                      <w:b/>
                      <w:i/>
                    </w:rPr>
                  </w:pPr>
                  <w:r>
                    <w:rPr>
                      <w:b/>
                      <w:i/>
                    </w:rPr>
                    <w:t xml:space="preserve">Lennart Eriksson, </w:t>
                  </w:r>
                  <w:proofErr w:type="spellStart"/>
                  <w:r>
                    <w:rPr>
                      <w:b/>
                      <w:i/>
                    </w:rPr>
                    <w:t>CeHis</w:t>
                  </w:r>
                  <w:proofErr w:type="spellEnd"/>
                </w:p>
                <w:p w14:paraId="7C6E069E" w14:textId="77777777" w:rsidR="00D068D5" w:rsidRDefault="00D068D5" w:rsidP="00D218F3">
                  <w:pPr>
                    <w:pStyle w:val="Sidfot"/>
                    <w:rPr>
                      <w:b/>
                      <w:i/>
                    </w:rPr>
                  </w:pPr>
                  <w:r>
                    <w:rPr>
                      <w:b/>
                      <w:i/>
                    </w:rPr>
                    <w:t xml:space="preserve">Björn </w:t>
                  </w:r>
                  <w:proofErr w:type="spellStart"/>
                  <w:r>
                    <w:rPr>
                      <w:b/>
                      <w:i/>
                    </w:rPr>
                    <w:t>Skeppner</w:t>
                  </w:r>
                  <w:proofErr w:type="spellEnd"/>
                  <w:r>
                    <w:rPr>
                      <w:b/>
                      <w:i/>
                    </w:rPr>
                    <w:t xml:space="preserve">, </w:t>
                  </w:r>
                  <w:proofErr w:type="spellStart"/>
                  <w:r>
                    <w:rPr>
                      <w:b/>
                      <w:i/>
                    </w:rPr>
                    <w:t>Inera</w:t>
                  </w:r>
                  <w:proofErr w:type="spellEnd"/>
                </w:p>
                <w:p w14:paraId="2400C31A" w14:textId="77777777" w:rsidR="00D068D5" w:rsidRDefault="00D068D5" w:rsidP="00D218F3">
                  <w:pPr>
                    <w:pStyle w:val="Sidfot"/>
                    <w:rPr>
                      <w:b/>
                      <w:i/>
                    </w:rPr>
                  </w:pPr>
                  <w:r>
                    <w:rPr>
                      <w:b/>
                      <w:i/>
                    </w:rPr>
                    <w:t>Thomas Slitberg, Mawell</w:t>
                  </w:r>
                </w:p>
                <w:p w14:paraId="4C497EE8" w14:textId="77777777" w:rsidR="00D068D5" w:rsidRPr="00FE3AAD" w:rsidRDefault="00D068D5" w:rsidP="00D218F3">
                  <w:pPr>
                    <w:pStyle w:val="Sidfot"/>
                    <w:rPr>
                      <w:b/>
                      <w:i/>
                    </w:rPr>
                  </w:pPr>
                  <w:r>
                    <w:rPr>
                      <w:b/>
                      <w:i/>
                    </w:rPr>
                    <w:t xml:space="preserve">Björn </w:t>
                  </w:r>
                  <w:proofErr w:type="spellStart"/>
                  <w:r>
                    <w:rPr>
                      <w:b/>
                      <w:i/>
                    </w:rPr>
                    <w:t>Strihagen</w:t>
                  </w:r>
                  <w:proofErr w:type="spellEnd"/>
                  <w:r>
                    <w:rPr>
                      <w:b/>
                      <w:i/>
                    </w:rPr>
                    <w:t xml:space="preserve">, </w:t>
                  </w:r>
                  <w:proofErr w:type="spellStart"/>
                  <w:r>
                    <w:rPr>
                      <w:b/>
                      <w:i/>
                    </w:rPr>
                    <w:t>Inera</w:t>
                  </w:r>
                  <w:proofErr w:type="spellEnd"/>
                </w:p>
                <w:p w14:paraId="3A96688B" w14:textId="77777777" w:rsidR="00D068D5" w:rsidRDefault="00D068D5" w:rsidP="00E16FC2">
                  <w:pPr>
                    <w:pStyle w:val="Sidfot"/>
                    <w:rPr>
                      <w:b/>
                      <w:i/>
                    </w:rPr>
                  </w:pPr>
                  <w:r>
                    <w:rPr>
                      <w:b/>
                      <w:i/>
                    </w:rPr>
                    <w:t>Fredrik Ström, Mawell</w:t>
                  </w:r>
                  <w:r w:rsidRPr="00E16FC2">
                    <w:rPr>
                      <w:b/>
                      <w:i/>
                    </w:rPr>
                    <w:t xml:space="preserve"> </w:t>
                  </w:r>
                </w:p>
                <w:p w14:paraId="3735634E" w14:textId="77777777" w:rsidR="00D068D5" w:rsidRDefault="00D068D5" w:rsidP="00E16FC2">
                  <w:pPr>
                    <w:pStyle w:val="Sidfot"/>
                    <w:rPr>
                      <w:b/>
                      <w:i/>
                    </w:rPr>
                  </w:pPr>
                  <w:r>
                    <w:rPr>
                      <w:b/>
                      <w:i/>
                    </w:rPr>
                    <w:t>Jacob Tardell, Callista</w:t>
                  </w:r>
                </w:p>
                <w:p w14:paraId="3A4F8606" w14:textId="17D56A34" w:rsidR="00D068D5" w:rsidRDefault="00D068D5" w:rsidP="00E16FC2">
                  <w:pPr>
                    <w:pStyle w:val="Sidfot"/>
                    <w:rPr>
                      <w:b/>
                      <w:i/>
                    </w:rPr>
                  </w:pPr>
                  <w:r>
                    <w:rPr>
                      <w:b/>
                      <w:i/>
                    </w:rPr>
                    <w:t>Björn Genfors, Mawell</w:t>
                  </w:r>
                </w:p>
                <w:p w14:paraId="162F73C4" w14:textId="77777777" w:rsidR="00D068D5" w:rsidRDefault="00D068D5" w:rsidP="0008258C">
                  <w:pPr>
                    <w:pStyle w:val="Sidfot"/>
                    <w:rPr>
                      <w:b/>
                      <w:i/>
                    </w:rPr>
                  </w:pPr>
                </w:p>
                <w:p w14:paraId="3578E42B" w14:textId="77777777" w:rsidR="00D068D5" w:rsidRDefault="00D068D5" w:rsidP="0008258C">
                  <w:pPr>
                    <w:pStyle w:val="Sidfot"/>
                    <w:rPr>
                      <w:b/>
                      <w:i/>
                    </w:rPr>
                  </w:pPr>
                  <w:r>
                    <w:rPr>
                      <w:b/>
                      <w:i/>
                    </w:rPr>
                    <w:t>Projektledning:</w:t>
                  </w:r>
                </w:p>
                <w:p w14:paraId="79D627C6" w14:textId="77777777" w:rsidR="00D068D5" w:rsidRDefault="00D068D5" w:rsidP="0008258C">
                  <w:pPr>
                    <w:pStyle w:val="Sidfot"/>
                    <w:rPr>
                      <w:b/>
                      <w:i/>
                    </w:rPr>
                  </w:pPr>
                </w:p>
                <w:p w14:paraId="27C0D530" w14:textId="77777777" w:rsidR="00D068D5" w:rsidRDefault="00D068D5" w:rsidP="0008258C">
                  <w:pPr>
                    <w:pStyle w:val="Sidfot"/>
                    <w:rPr>
                      <w:b/>
                      <w:i/>
                    </w:rPr>
                  </w:pPr>
                  <w:r>
                    <w:rPr>
                      <w:b/>
                      <w:i/>
                    </w:rPr>
                    <w:t xml:space="preserve">Johan </w:t>
                  </w:r>
                  <w:proofErr w:type="spellStart"/>
                  <w:r>
                    <w:rPr>
                      <w:b/>
                      <w:i/>
                    </w:rPr>
                    <w:t>Eltes</w:t>
                  </w:r>
                  <w:proofErr w:type="spellEnd"/>
                  <w:r>
                    <w:rPr>
                      <w:b/>
                      <w:i/>
                    </w:rPr>
                    <w:t>, Callista</w:t>
                  </w:r>
                </w:p>
                <w:p w14:paraId="2BBF4876" w14:textId="77777777" w:rsidR="00D068D5" w:rsidRDefault="00D068D5" w:rsidP="0008258C">
                  <w:pPr>
                    <w:pStyle w:val="Sidfot"/>
                    <w:rPr>
                      <w:b/>
                      <w:i/>
                    </w:rPr>
                  </w:pPr>
                </w:p>
                <w:p w14:paraId="644BAF48" w14:textId="77777777" w:rsidR="00D068D5" w:rsidRDefault="00D068D5" w:rsidP="0008258C">
                  <w:pPr>
                    <w:pStyle w:val="Sidfot"/>
                    <w:rPr>
                      <w:b/>
                      <w:i/>
                    </w:rPr>
                  </w:pPr>
                  <w:r>
                    <w:rPr>
                      <w:b/>
                      <w:i/>
                    </w:rPr>
                    <w:t>Beställare:</w:t>
                  </w:r>
                </w:p>
                <w:p w14:paraId="469043E2" w14:textId="77777777" w:rsidR="00D068D5" w:rsidRDefault="00D068D5" w:rsidP="0008258C">
                  <w:pPr>
                    <w:pStyle w:val="Sidfot"/>
                    <w:rPr>
                      <w:b/>
                      <w:i/>
                    </w:rPr>
                  </w:pPr>
                </w:p>
                <w:p w14:paraId="27891011" w14:textId="77777777" w:rsidR="00D068D5" w:rsidRDefault="00D068D5" w:rsidP="0008258C">
                  <w:pPr>
                    <w:pStyle w:val="Sidfot"/>
                    <w:rPr>
                      <w:b/>
                      <w:i/>
                    </w:rPr>
                  </w:pPr>
                  <w:r>
                    <w:rPr>
                      <w:b/>
                      <w:i/>
                    </w:rPr>
                    <w:t xml:space="preserve">Nina Lundberg, SLL HSF </w:t>
                  </w:r>
                </w:p>
                <w:p w14:paraId="503A2348" w14:textId="77777777" w:rsidR="00D068D5" w:rsidRPr="00B43EE0" w:rsidRDefault="00D068D5" w:rsidP="00D218F3"/>
                <w:p w14:paraId="61686974" w14:textId="77777777" w:rsidR="00D068D5" w:rsidRPr="00B43EE0" w:rsidRDefault="00D068D5" w:rsidP="00D218F3"/>
                <w:p w14:paraId="7DA28158" w14:textId="77777777" w:rsidR="00D068D5" w:rsidRPr="00B43EE0" w:rsidRDefault="00D068D5" w:rsidP="00D218F3"/>
              </w:txbxContent>
            </v:textbox>
            <w10:wrap type="none"/>
            <w10:anchorlock/>
          </v:shape>
        </w:pict>
      </w:r>
    </w:p>
    <w:p w14:paraId="694522CD" w14:textId="77777777" w:rsidR="00C40FF2" w:rsidRPr="00BC5B0B" w:rsidRDefault="00C40FF2" w:rsidP="00D218F3">
      <w:pPr>
        <w:rPr>
          <w:sz w:val="20"/>
          <w:szCs w:val="20"/>
        </w:rPr>
      </w:pPr>
    </w:p>
    <w:p w14:paraId="01F49F7D" w14:textId="0A833EE5" w:rsidR="00A54106" w:rsidRPr="008C0EE0" w:rsidRDefault="00A54106" w:rsidP="008C0EE0">
      <w:pPr>
        <w:rPr>
          <w:rFonts w:ascii="Arial" w:eastAsia="Arial" w:hAnsi="Arial"/>
          <w:b/>
          <w:bCs/>
          <w:spacing w:val="1"/>
        </w:rPr>
      </w:pPr>
      <w:bookmarkStart w:id="3" w:name="_Toc341787025"/>
    </w:p>
    <w:p w14:paraId="2097242D" w14:textId="77777777" w:rsidR="00852BED" w:rsidRPr="00BC5B0B" w:rsidRDefault="00852BED" w:rsidP="00852BED">
      <w:pPr>
        <w:pStyle w:val="Rubrik1"/>
        <w:rPr>
          <w:b w:val="0"/>
          <w:bCs w:val="0"/>
        </w:rPr>
      </w:pPr>
      <w:bookmarkStart w:id="4" w:name="_Toc219337763"/>
      <w:bookmarkStart w:id="5" w:name="_Toc240974294"/>
      <w:bookmarkEnd w:id="3"/>
      <w:r w:rsidRPr="00BC5B0B">
        <w:t>Tjänstedomänens arkitektur</w:t>
      </w:r>
      <w:bookmarkEnd w:id="4"/>
      <w:bookmarkEnd w:id="5"/>
    </w:p>
    <w:p w14:paraId="61539ACE" w14:textId="77777777" w:rsidR="00852BED" w:rsidRPr="00BC5B0B" w:rsidRDefault="00852BED" w:rsidP="00852BED">
      <w:pPr>
        <w:pStyle w:val="Brd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5F66B41D" w14:textId="77777777" w:rsidR="00852BED" w:rsidRPr="00BC5B0B" w:rsidRDefault="00852BED" w:rsidP="00F12A12">
      <w:pPr>
        <w:pStyle w:val="Rubrik2b"/>
      </w:pPr>
      <w:bookmarkStart w:id="6" w:name="_Toc219337764"/>
      <w:bookmarkStart w:id="7" w:name="_Toc240974295"/>
      <w:r w:rsidRPr="00BC5B0B">
        <w:t>Övergripande</w:t>
      </w:r>
      <w:bookmarkEnd w:id="6"/>
      <w:bookmarkEnd w:id="7"/>
    </w:p>
    <w:p w14:paraId="0218B03B" w14:textId="77777777" w:rsidR="003D797D" w:rsidRPr="00BC5B0B" w:rsidRDefault="003D797D" w:rsidP="003D797D">
      <w:pPr>
        <w:pStyle w:val="Brdtext"/>
        <w:ind w:right="119"/>
      </w:pPr>
      <w:r w:rsidRPr="00BC5B0B">
        <w:t xml:space="preserve">Tjänsterna för </w:t>
      </w:r>
      <w:r w:rsidR="00CF0C08" w:rsidRPr="00007C38">
        <w:t>tillståndsbeskrivning</w:t>
      </w:r>
      <w:r w:rsidR="00CF0C08" w:rsidRPr="00BC5B0B">
        <w:t xml:space="preserve"> </w:t>
      </w:r>
      <w:r w:rsidRPr="00BC5B0B">
        <w:t>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r w:rsidR="00E94DD2">
        <w:t>källsystem</w:t>
      </w:r>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w:t>
      </w:r>
      <w:proofErr w:type="gramStart"/>
      <w:r w:rsidR="003D4EC6">
        <w:t>notifieringar</w:t>
      </w:r>
      <w:proofErr w:type="gramEnd"/>
      <w:r w:rsidR="003D4EC6">
        <w:t xml:space="preserve"> från engagemangsindex och på det sättet (via ProcessNotification) får information om en händelse i ett specifikt system. Det är då ändamålsenligt att adressera det systemet, istället för den aggregerande tjänsten.</w:t>
      </w:r>
    </w:p>
    <w:p w14:paraId="082D65EF" w14:textId="77777777" w:rsidR="003D797D" w:rsidRPr="00BC5B0B" w:rsidRDefault="003D797D" w:rsidP="003D797D">
      <w:pPr>
        <w:pStyle w:val="Brdtext"/>
        <w:ind w:right="119"/>
      </w:pPr>
    </w:p>
    <w:p w14:paraId="50AC3287" w14:textId="77777777" w:rsidR="003D797D" w:rsidRDefault="006E2A3C" w:rsidP="003D797D">
      <w:pPr>
        <w:pStyle w:val="Brdtext"/>
        <w:ind w:right="119"/>
      </w:pPr>
      <w:r>
        <w:t>Tjänstedomänen</w:t>
      </w:r>
      <w:r w:rsidR="003D797D" w:rsidRPr="00BC5B0B">
        <w:t xml:space="preserve"> förutsätter en aggregeringsplattform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791B586C" w14:textId="77777777" w:rsidR="003D797D" w:rsidRDefault="003D797D" w:rsidP="003D797D">
      <w:pPr>
        <w:pStyle w:val="Brdtext"/>
        <w:ind w:right="119"/>
      </w:pPr>
    </w:p>
    <w:p w14:paraId="291C0DAA" w14:textId="77777777" w:rsidR="003D797D" w:rsidRDefault="003D797D" w:rsidP="003D797D">
      <w:pPr>
        <w:pStyle w:val="Brdtext"/>
        <w:ind w:right="119"/>
      </w:pPr>
      <w:r>
        <w:t xml:space="preserve">Följande flödesmodeller beskriver översiktligt hur tjänstekontrakten är tänkta att användas. Tjänstekonsument (K) och tjänsteproducenter (P) är markerade i figurerna. Den första </w:t>
      </w:r>
      <w:r>
        <w:lastRenderedPageBreak/>
        <w:t>figuren visar direktåtkomst inom sammanhållen journalföring och den andra figuren visar användning inom patientens direktåtkomst.</w:t>
      </w:r>
    </w:p>
    <w:p w14:paraId="3444F1EC" w14:textId="77777777" w:rsidR="003D797D" w:rsidRDefault="003D797D" w:rsidP="003D797D">
      <w:pPr>
        <w:pStyle w:val="Brdtext"/>
        <w:ind w:right="119"/>
      </w:pPr>
    </w:p>
    <w:p w14:paraId="5401C94B" w14:textId="77777777" w:rsidR="003D797D" w:rsidRDefault="003D797D" w:rsidP="003D797D">
      <w:pPr>
        <w:pStyle w:val="Brdtext"/>
        <w:ind w:right="119"/>
      </w:pPr>
      <w:r>
        <w:rPr>
          <w:noProof/>
          <w:lang w:eastAsia="sv-SE"/>
        </w:rPr>
        <w:drawing>
          <wp:inline distT="0" distB="0" distL="0" distR="0" wp14:anchorId="7EC22B8E" wp14:editId="7A0DE4B0">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639424ED" w14:textId="77777777" w:rsidR="003D797D" w:rsidRDefault="003D797D" w:rsidP="003D797D">
      <w:pPr>
        <w:pStyle w:val="Brdtext"/>
        <w:ind w:right="119"/>
      </w:pPr>
    </w:p>
    <w:p w14:paraId="45597A67" w14:textId="77777777" w:rsidR="003D797D" w:rsidRPr="00E546AE" w:rsidRDefault="003D797D" w:rsidP="003D797D">
      <w:pPr>
        <w:pStyle w:val="Brdtext"/>
        <w:ind w:right="119"/>
        <w:rPr>
          <w:i/>
        </w:rPr>
      </w:pPr>
      <w:r w:rsidRPr="00E546AE">
        <w:rPr>
          <w:i/>
        </w:rPr>
        <w:t>Figur: Direktåtkomst inom sammanhållen journalföring</w:t>
      </w:r>
    </w:p>
    <w:p w14:paraId="14B9A740" w14:textId="77777777" w:rsidR="003D797D" w:rsidRDefault="003D797D" w:rsidP="003D797D">
      <w:pPr>
        <w:pStyle w:val="Brdtext"/>
        <w:ind w:right="119"/>
      </w:pPr>
    </w:p>
    <w:p w14:paraId="3151EFF5" w14:textId="77777777" w:rsidR="003D797D" w:rsidRDefault="003D797D" w:rsidP="003D797D">
      <w:pPr>
        <w:pStyle w:val="Brdtext"/>
        <w:ind w:right="119"/>
      </w:pPr>
      <w:r>
        <w:rPr>
          <w:noProof/>
          <w:lang w:eastAsia="sv-SE"/>
        </w:rPr>
        <w:drawing>
          <wp:inline distT="0" distB="0" distL="0" distR="0" wp14:anchorId="020B28C1" wp14:editId="01272E7D">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F6F5C34" w14:textId="77777777" w:rsidR="003D797D" w:rsidRPr="00E546AE" w:rsidRDefault="003D797D" w:rsidP="003D797D">
      <w:pPr>
        <w:pStyle w:val="Brdtext"/>
        <w:ind w:right="119"/>
        <w:rPr>
          <w:i/>
        </w:rPr>
      </w:pPr>
      <w:r w:rsidRPr="00E546AE">
        <w:rPr>
          <w:i/>
        </w:rPr>
        <w:t xml:space="preserve">Figur: </w:t>
      </w:r>
      <w:r>
        <w:rPr>
          <w:i/>
        </w:rPr>
        <w:t>P</w:t>
      </w:r>
      <w:r w:rsidRPr="00F729F5">
        <w:rPr>
          <w:i/>
        </w:rPr>
        <w:t>atientens direktåtkomst</w:t>
      </w:r>
    </w:p>
    <w:p w14:paraId="5E30F455" w14:textId="77777777" w:rsidR="003D797D" w:rsidRDefault="003D797D" w:rsidP="003D797D">
      <w:pPr>
        <w:pStyle w:val="Brdtext"/>
        <w:ind w:right="119"/>
      </w:pPr>
    </w:p>
    <w:p w14:paraId="171A389F" w14:textId="77777777" w:rsidR="003D797D" w:rsidRDefault="003D797D" w:rsidP="003D797D">
      <w:pPr>
        <w:pStyle w:val="Brdtext"/>
        <w:ind w:right="119"/>
      </w:pPr>
    </w:p>
    <w:p w14:paraId="63FAFA23" w14:textId="77777777" w:rsidR="003D797D" w:rsidRDefault="003D797D" w:rsidP="006663D0">
      <w:pPr>
        <w:pStyle w:val="Rubrik2b"/>
      </w:pPr>
      <w:bookmarkStart w:id="8" w:name="_Toc219337765"/>
      <w:bookmarkStart w:id="9" w:name="_Toc227077986"/>
      <w:bookmarkStart w:id="10" w:name="_Toc240974296"/>
      <w:r w:rsidRPr="006663D0">
        <w:t>Nationell</w:t>
      </w:r>
      <w:r>
        <w:t xml:space="preserve"> användning</w:t>
      </w:r>
      <w:bookmarkEnd w:id="8"/>
      <w:bookmarkEnd w:id="9"/>
      <w:bookmarkEnd w:id="10"/>
    </w:p>
    <w:p w14:paraId="2E5AEA68" w14:textId="77777777" w:rsidR="003D797D" w:rsidRDefault="003D797D" w:rsidP="003D797D">
      <w:pPr>
        <w:pStyle w:val="Brdtext"/>
        <w:ind w:right="119"/>
      </w:pPr>
      <w:r w:rsidRPr="00FD2A8E">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70DF5B84" w14:textId="77777777" w:rsidR="003D797D" w:rsidRDefault="003D797D" w:rsidP="003D797D">
      <w:pPr>
        <w:pStyle w:val="Brdtext"/>
        <w:ind w:right="119"/>
      </w:pPr>
    </w:p>
    <w:p w14:paraId="43C6B896" w14:textId="77777777" w:rsidR="003D797D" w:rsidRDefault="003D797D" w:rsidP="003D797D">
      <w:pPr>
        <w:pStyle w:val="Brdtext"/>
        <w:ind w:right="119"/>
      </w:pPr>
      <w:r>
        <w:t>A: Direktanslutning av källsystem: Källsystemet är anslutningspunkten till gemensamma tjänsteplattformen</w:t>
      </w:r>
    </w:p>
    <w:p w14:paraId="39A4200B" w14:textId="77777777" w:rsidR="003D797D" w:rsidRDefault="003D797D" w:rsidP="003D797D">
      <w:pPr>
        <w:pStyle w:val="Brdtext"/>
        <w:ind w:right="119"/>
      </w:pPr>
      <w:r>
        <w:t>B: Källsystem ansluts via regional tjänsteplattform: Regionens tjänstplattform är anslutningspunkt</w:t>
      </w:r>
      <w:r w:rsidRPr="00350628">
        <w:t xml:space="preserve"> </w:t>
      </w:r>
      <w:r>
        <w:t>till gemensamma tjänsteplattformen</w:t>
      </w:r>
    </w:p>
    <w:p w14:paraId="686E1FC2" w14:textId="77777777" w:rsidR="003D797D" w:rsidRDefault="003D797D" w:rsidP="003D797D">
      <w:pPr>
        <w:pStyle w:val="Brdtext"/>
        <w:ind w:right="119"/>
      </w:pPr>
      <w:r>
        <w:t>C: Mellanlager ansluts direkt eller via regional tjänsteplattform: Ett mellanlager avskärmar källsystemen från den last som uppstår vid från nationella medarbetar- och invånartjänster</w:t>
      </w:r>
    </w:p>
    <w:p w14:paraId="63C5468B" w14:textId="77777777" w:rsidR="003D797D" w:rsidRDefault="003D797D" w:rsidP="003D797D">
      <w:pPr>
        <w:pStyle w:val="Brdtext"/>
        <w:ind w:right="119"/>
      </w:pPr>
      <w:r>
        <w:t xml:space="preserve"> </w:t>
      </w:r>
    </w:p>
    <w:p w14:paraId="22302002" w14:textId="77777777" w:rsidR="003D797D" w:rsidRDefault="003D797D" w:rsidP="003D797D">
      <w:pPr>
        <w:pStyle w:val="Brdtext"/>
        <w:ind w:right="119"/>
      </w:pPr>
      <w:r>
        <w:t>Modellerna illustreras nedan (från höger till vänster):</w:t>
      </w:r>
    </w:p>
    <w:p w14:paraId="2B48BA94" w14:textId="77777777" w:rsidR="003D797D" w:rsidRDefault="003D797D" w:rsidP="003D797D">
      <w:pPr>
        <w:pStyle w:val="Brdtext"/>
        <w:ind w:right="119"/>
      </w:pPr>
      <w:r>
        <w:rPr>
          <w:noProof/>
          <w:lang w:eastAsia="sv-SE"/>
        </w:rPr>
        <w:drawing>
          <wp:inline distT="0" distB="0" distL="0" distR="0" wp14:anchorId="572F11A1" wp14:editId="43C4425F">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02A8F0B" w14:textId="77777777" w:rsidR="003D797D" w:rsidRPr="00451399" w:rsidRDefault="003D797D" w:rsidP="003D797D">
      <w:pPr>
        <w:pStyle w:val="Brdtext"/>
        <w:ind w:right="119"/>
        <w:rPr>
          <w:i/>
        </w:rPr>
      </w:pPr>
      <w:r w:rsidRPr="009410DD">
        <w:rPr>
          <w:i/>
        </w:rPr>
        <w:t xml:space="preserve">Figur: Olika modeller för anslutning av källsystem. </w:t>
      </w:r>
    </w:p>
    <w:p w14:paraId="1BBE5338" w14:textId="77777777" w:rsidR="003D797D" w:rsidRDefault="003D797D" w:rsidP="003D797D">
      <w:pPr>
        <w:pStyle w:val="Brdtext"/>
        <w:ind w:right="119"/>
      </w:pPr>
    </w:p>
    <w:p w14:paraId="6F8B43FD" w14:textId="77777777" w:rsidR="003D797D" w:rsidRDefault="003D797D" w:rsidP="003D797D">
      <w:pPr>
        <w:pStyle w:val="Brdtext"/>
        <w:ind w:right="119"/>
      </w:pPr>
      <w:r>
        <w:t>Anslutningsmodellerna förutsätter att…</w:t>
      </w:r>
    </w:p>
    <w:p w14:paraId="4CBC2709" w14:textId="168D154D" w:rsidR="003D797D" w:rsidRDefault="003D797D" w:rsidP="003D797D">
      <w:pPr>
        <w:pStyle w:val="Brdtext"/>
        <w:numPr>
          <w:ilvl w:val="0"/>
          <w:numId w:val="11"/>
        </w:numPr>
        <w:ind w:right="119"/>
      </w:pPr>
      <w:r>
        <w:t xml:space="preserve">vårdsystemen uppdaterar nationellt engagemangsindex – direkt eller indirekt via regionalt index. </w:t>
      </w:r>
      <w:r w:rsidR="00982899">
        <w:t>K</w:t>
      </w:r>
      <w:r>
        <w:t>ällsystemets HSA-id anges i engagemangsposten jämte övrig info enligt beskrivning i särskilt avsnitt under regelverk</w:t>
      </w:r>
    </w:p>
    <w:p w14:paraId="69327449" w14:textId="77777777" w:rsidR="003D797D" w:rsidRDefault="003D797D" w:rsidP="003D797D">
      <w:pPr>
        <w:pStyle w:val="Brdtext"/>
        <w:numPr>
          <w:ilvl w:val="0"/>
          <w:numId w:val="11"/>
        </w:numPr>
        <w:ind w:right="119"/>
      </w:pPr>
      <w:proofErr w:type="gramStart"/>
      <w:r>
        <w:t>en ev. regional tjänsteplattform kan dirigera anrop till rätt tjänsteproducent baserat på källsystemets HSA-id (på samma sätt som nationellt)</w:t>
      </w:r>
      <w:proofErr w:type="gramEnd"/>
    </w:p>
    <w:p w14:paraId="4FA40390" w14:textId="77777777" w:rsidR="003D797D" w:rsidRPr="00FD2A8E" w:rsidRDefault="003D797D" w:rsidP="003D797D">
      <w:pPr>
        <w:pStyle w:val="Brdtext"/>
        <w:numPr>
          <w:ilvl w:val="0"/>
          <w:numId w:val="11"/>
        </w:numPr>
        <w:ind w:right="119"/>
      </w:pPr>
      <w:r>
        <w:t>tjänsteproducenten validerar att aktuell tjänstekonsument (HSA-id i http-</w:t>
      </w:r>
      <w:proofErr w:type="spellStart"/>
      <w:r>
        <w:t>header</w:t>
      </w:r>
      <w:proofErr w:type="spellEnd"/>
      <w:r>
        <w:t>) är godkänd av verksamheten (informationsägande vårdenhet)</w:t>
      </w:r>
    </w:p>
    <w:p w14:paraId="62298C7E" w14:textId="77777777" w:rsidR="003D797D" w:rsidRDefault="003D797D" w:rsidP="003D797D">
      <w:pPr>
        <w:pStyle w:val="Brdtext"/>
        <w:ind w:right="119"/>
      </w:pPr>
    </w:p>
    <w:p w14:paraId="6EFFAE2A" w14:textId="77777777" w:rsidR="003D797D" w:rsidRDefault="003D797D" w:rsidP="000A3C71">
      <w:pPr>
        <w:pStyle w:val="Rubrik2b"/>
      </w:pPr>
      <w:bookmarkStart w:id="11" w:name="_Toc219337766"/>
      <w:bookmarkStart w:id="12" w:name="_Toc227077987"/>
      <w:bookmarkStart w:id="13" w:name="_Toc240974297"/>
      <w:r w:rsidRPr="003359E1">
        <w:lastRenderedPageBreak/>
        <w:t>Regional</w:t>
      </w:r>
      <w:r>
        <w:t xml:space="preserve"> </w:t>
      </w:r>
      <w:r w:rsidRPr="000A3C71">
        <w:t>användning</w:t>
      </w:r>
      <w:bookmarkEnd w:id="11"/>
      <w:bookmarkEnd w:id="12"/>
      <w:bookmarkEnd w:id="13"/>
    </w:p>
    <w:p w14:paraId="61C96CC7" w14:textId="5DCCB315" w:rsidR="003D797D" w:rsidRDefault="003D797D" w:rsidP="003D797D">
      <w:pPr>
        <w:pStyle w:val="Brdtext"/>
        <w:ind w:right="119"/>
      </w:pPr>
      <w:r>
        <w:t xml:space="preserve">Regional användning innebär att tjänstekonsumenten är regional (R-K) och begär information från alla producenter i regionen, avseende ett visst tjänstekontrakt inom tjänstedomänen. Det innebär att regionen behöver utföra </w:t>
      </w:r>
      <w:r w:rsidR="003B6BA9">
        <w:t>regional aggregering</w:t>
      </w:r>
      <w:r>
        <w:t xml:space="preserve"> i den regionala tjänsteplattformen. Anslutningen av regional tjänsteplattform till nationell påverkas </w:t>
      </w:r>
      <w:r w:rsidR="007F07EA">
        <w:t xml:space="preserve">inte </w:t>
      </w:r>
      <w:r>
        <w:t>av att regionen inför en regional aggregerande tjänst:</w:t>
      </w:r>
    </w:p>
    <w:p w14:paraId="075F0150" w14:textId="6AFD0635" w:rsidR="003D797D" w:rsidRPr="00BC5B0B" w:rsidRDefault="000F200A" w:rsidP="003D797D">
      <w:pPr>
        <w:pStyle w:val="Brdtext"/>
        <w:ind w:right="119"/>
      </w:pPr>
      <w:r>
        <w:rPr>
          <w:noProof/>
          <w:lang w:eastAsia="sv-SE"/>
        </w:rPr>
        <w:drawing>
          <wp:inline distT="0" distB="0" distL="0" distR="0" wp14:anchorId="7FB027ED" wp14:editId="0CB38FF9">
            <wp:extent cx="5639822" cy="3336069"/>
            <wp:effectExtent l="0" t="0" r="0" b="0"/>
            <wp:docPr id="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62C20691" w14:textId="77777777" w:rsidR="003D797D" w:rsidRPr="00BC5B0B" w:rsidRDefault="003D797D" w:rsidP="003D797D">
      <w:pPr>
        <w:pStyle w:val="Brdtext"/>
        <w:ind w:left="0" w:right="119"/>
      </w:pPr>
    </w:p>
    <w:p w14:paraId="4882E4D5" w14:textId="77777777" w:rsidR="003D797D" w:rsidRDefault="003D797D" w:rsidP="004D7C28">
      <w:pPr>
        <w:pStyle w:val="Rubrik2b"/>
      </w:pPr>
      <w:bookmarkStart w:id="14" w:name="_Toc219337767"/>
      <w:bookmarkStart w:id="15" w:name="_Toc227077988"/>
      <w:bookmarkStart w:id="16" w:name="_Toc240974298"/>
      <w:r w:rsidRPr="004D7C28">
        <w:t>Adresseringsmodell</w:t>
      </w:r>
      <w:bookmarkEnd w:id="14"/>
      <w:bookmarkEnd w:id="15"/>
      <w:bookmarkEnd w:id="16"/>
    </w:p>
    <w:p w14:paraId="60919864" w14:textId="77777777" w:rsidR="003D797D" w:rsidRDefault="003D797D" w:rsidP="003D797D">
      <w:pPr>
        <w:pStyle w:val="Brdtext"/>
        <w:ind w:right="119"/>
      </w:pPr>
      <w:r>
        <w:t>Tjänstedomänen tillämpar system-adressering. Observera att tjänstekonsumenter främst anropar aggregerande tjänster. Källsystemet adresserar därför den aggregerande tjänsten med antingen nationellt HSA-id (</w:t>
      </w:r>
      <w:proofErr w:type="spellStart"/>
      <w:r>
        <w:t>Ineras</w:t>
      </w:r>
      <w:proofErr w:type="spellEnd"/>
      <w:r>
        <w:t xml:space="preserve"> HSA-id) eller HSA-id för aktuell huvudman om det är en regional/huvudmanna-specifik </w:t>
      </w:r>
      <w:r w:rsidR="004C1027">
        <w:t>(t.ex. ”regional”) aggregerande tjänst</w:t>
      </w:r>
      <w:r>
        <w:t xml:space="preserve"> som </w:t>
      </w:r>
      <w:r w:rsidR="00611BFD">
        <w:t>ska adresseras</w:t>
      </w:r>
      <w:r>
        <w:t xml:space="preserve">. </w:t>
      </w:r>
    </w:p>
    <w:p w14:paraId="4C902C70" w14:textId="77777777" w:rsidR="003D797D" w:rsidRDefault="003D797D" w:rsidP="003D797D">
      <w:pPr>
        <w:pStyle w:val="Brdtext"/>
        <w:ind w:right="119"/>
      </w:pPr>
    </w:p>
    <w:p w14:paraId="2F4E7DF2" w14:textId="77777777" w:rsidR="007B7DED" w:rsidRDefault="003D797D" w:rsidP="0085566A">
      <w:pPr>
        <w:pStyle w:val="Brdtext"/>
        <w:ind w:right="119"/>
      </w:pPr>
      <w:r>
        <w:t xml:space="preserve">Det finns också fall då en tjänstekonsument adresserar ett källsystem. Det förutsätter att tjänstekonsumenten känner till källsystemets HSA. Det sker vanligen genom att ett sådant anrop föregås av antingen ett anrop till en aggregerande tjänst (källsystemets </w:t>
      </w:r>
      <w:proofErr w:type="spellStart"/>
      <w:r>
        <w:t>HSAid</w:t>
      </w:r>
      <w:proofErr w:type="spellEnd"/>
      <w:r>
        <w:t xml:space="preserve"> finns då i svarsmeddelandet) eller genom att tjänstekonsumenten direkt interagerar med ett engagemangsindex (indexposterna innehåller källsystemets </w:t>
      </w:r>
      <w:proofErr w:type="spellStart"/>
      <w:r>
        <w:t>HSAid</w:t>
      </w:r>
      <w:proofErr w:type="spellEnd"/>
      <w:r>
        <w:t>). Detta scenario beskrivs i avsnitt 2.4.3.</w:t>
      </w:r>
      <w:r w:rsidR="00EC4DC8">
        <w:t xml:space="preserve"> </w:t>
      </w:r>
    </w:p>
    <w:p w14:paraId="1C9AD56E" w14:textId="77777777" w:rsidR="007B7DED" w:rsidRDefault="007B7DED" w:rsidP="0085566A">
      <w:pPr>
        <w:pStyle w:val="Brdtext"/>
        <w:ind w:right="119"/>
      </w:pPr>
    </w:p>
    <w:p w14:paraId="5205A50B" w14:textId="021F6E0B" w:rsidR="0085566A" w:rsidRDefault="00EC4DC8" w:rsidP="0085566A">
      <w:pPr>
        <w:pStyle w:val="Brdtext"/>
        <w:ind w:right="119"/>
      </w:pPr>
      <w:r>
        <w:t xml:space="preserve">Det kan också ske genom att tjänstekonsumenten är producent för Engagemangsindex </w:t>
      </w:r>
      <w:proofErr w:type="gramStart"/>
      <w:r>
        <w:t>notifieringskontrakt</w:t>
      </w:r>
      <w:proofErr w:type="gramEnd"/>
      <w:r>
        <w:t xml:space="preserve"> (ProcessNotification). </w:t>
      </w:r>
      <w:proofErr w:type="gramStart"/>
      <w:r>
        <w:t>Notifieringen</w:t>
      </w:r>
      <w:proofErr w:type="gramEnd"/>
      <w:r>
        <w:t xml:space="preserve"> innehåller information om en händelse rörande en patients information i ett specifikt källsystem. Genom att använda informationen om källsystemet</w:t>
      </w:r>
      <w:r w:rsidR="002C1A7B">
        <w:t>s HSA-id</w:t>
      </w:r>
      <w:r>
        <w:t xml:space="preserve"> kan tjänstekonsumenten direkt adressera källsystemet i syfte att hämta information om den händelse som just </w:t>
      </w:r>
      <w:proofErr w:type="gramStart"/>
      <w:r>
        <w:t>notifierats</w:t>
      </w:r>
      <w:proofErr w:type="gramEnd"/>
      <w:r>
        <w:t xml:space="preserve"> för patienten.</w:t>
      </w:r>
    </w:p>
    <w:p w14:paraId="3D998777" w14:textId="77777777" w:rsidR="003D797D" w:rsidRDefault="003D797D" w:rsidP="003D797D">
      <w:pPr>
        <w:pStyle w:val="Brdtext"/>
        <w:ind w:right="119"/>
      </w:pPr>
    </w:p>
    <w:p w14:paraId="45EEAC5C" w14:textId="75964DCA" w:rsidR="003D797D" w:rsidRDefault="003D797D" w:rsidP="003D797D">
      <w:pPr>
        <w:pStyle w:val="Brdtext"/>
        <w:ind w:right="119"/>
      </w:pPr>
      <w:r>
        <w:t xml:space="preserve">Följande figur illustrerar adressering av aggregerande tjänst genom ett exempel. Det är alltid källsystemets HSA-id som är logisk adress när en aggregerande tjänst anropar en </w:t>
      </w:r>
      <w:r>
        <w:lastRenderedPageBreak/>
        <w:t>anslutningspunkt (</w:t>
      </w:r>
      <w:proofErr w:type="spellStart"/>
      <w:r>
        <w:t>ap</w:t>
      </w:r>
      <w:proofErr w:type="spellEnd"/>
      <w:r>
        <w:t xml:space="preserve">), även om det inte är just källsystemet som är anslutningspunkt eller ens tjänsteproducent (i fallet </w:t>
      </w:r>
      <w:r w:rsidR="005938E7">
        <w:t>av ett</w:t>
      </w:r>
      <w:r>
        <w:t xml:space="preserve"> mellanlager).</w:t>
      </w:r>
    </w:p>
    <w:p w14:paraId="70570DE0" w14:textId="77777777" w:rsidR="003D797D" w:rsidRPr="00D971B2" w:rsidRDefault="003D797D" w:rsidP="003D797D">
      <w:pPr>
        <w:pStyle w:val="Brdtext"/>
        <w:ind w:right="119"/>
      </w:pPr>
    </w:p>
    <w:p w14:paraId="56BC3D04" w14:textId="77777777" w:rsidR="003D797D" w:rsidRPr="00194355" w:rsidRDefault="003D797D" w:rsidP="00B859FF">
      <w:pPr>
        <w:pStyle w:val="Rubrik3b"/>
      </w:pPr>
      <w:bookmarkStart w:id="17" w:name="_Toc219337768"/>
      <w:bookmarkStart w:id="18" w:name="_Toc227077989"/>
      <w:r w:rsidRPr="00B859FF">
        <w:t>Adressering</w:t>
      </w:r>
      <w:r w:rsidRPr="00194355">
        <w:t xml:space="preserve"> vid nationell användning</w:t>
      </w:r>
      <w:bookmarkEnd w:id="17"/>
      <w:bookmarkEnd w:id="18"/>
    </w:p>
    <w:p w14:paraId="0E7D9900" w14:textId="77777777" w:rsidR="003D797D" w:rsidRPr="00194355" w:rsidRDefault="003D797D" w:rsidP="003D797D">
      <w:pPr>
        <w:pStyle w:val="Brdtext"/>
      </w:pPr>
    </w:p>
    <w:p w14:paraId="0363409D" w14:textId="7DCD7834" w:rsidR="003D797D" w:rsidRDefault="00DD306F" w:rsidP="003D797D">
      <w:pPr>
        <w:pStyle w:val="Brdtext"/>
        <w:ind w:right="119"/>
      </w:pPr>
      <w:r>
        <w:rPr>
          <w:noProof/>
          <w:lang w:eastAsia="sv-SE"/>
        </w:rPr>
        <w:drawing>
          <wp:inline distT="0" distB="0" distL="0" distR="0" wp14:anchorId="5A64BF28" wp14:editId="027662B0">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11B26F93" w14:textId="77777777" w:rsidR="003D797D" w:rsidRPr="00A745DC" w:rsidRDefault="003D797D" w:rsidP="003D797D">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056F1826" w14:textId="77777777" w:rsidR="003D797D" w:rsidRDefault="003D797D" w:rsidP="003D797D">
      <w:pPr>
        <w:pStyle w:val="Brdtext"/>
        <w:ind w:right="119"/>
      </w:pPr>
    </w:p>
    <w:p w14:paraId="11FE10B2" w14:textId="77777777" w:rsidR="003D797D" w:rsidRDefault="003D797D" w:rsidP="00B859FF">
      <w:pPr>
        <w:pStyle w:val="Rubrik3b"/>
      </w:pPr>
      <w:bookmarkStart w:id="19" w:name="_Toc219337769"/>
      <w:bookmarkStart w:id="20" w:name="_Toc227077990"/>
      <w:r w:rsidRPr="00B859FF">
        <w:t>Adressering</w:t>
      </w:r>
      <w:r w:rsidRPr="00194355">
        <w:t xml:space="preserve"> vid </w:t>
      </w:r>
      <w:r>
        <w:t>regional</w:t>
      </w:r>
      <w:r w:rsidRPr="00194355">
        <w:t xml:space="preserve"> användning</w:t>
      </w:r>
      <w:bookmarkEnd w:id="19"/>
      <w:bookmarkEnd w:id="20"/>
    </w:p>
    <w:p w14:paraId="5AD33A8E" w14:textId="4A4156B7" w:rsidR="003D797D" w:rsidRDefault="006E3C5A" w:rsidP="003D797D">
      <w:pPr>
        <w:pStyle w:val="Brdtext"/>
      </w:pPr>
      <w:r>
        <w:rPr>
          <w:noProof/>
          <w:lang w:eastAsia="sv-SE"/>
        </w:rPr>
        <w:drawing>
          <wp:inline distT="0" distB="0" distL="0" distR="0" wp14:anchorId="00F10659" wp14:editId="5AD3D0DC">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747A34C5" w14:textId="77777777" w:rsidR="003D797D" w:rsidRDefault="003D797D" w:rsidP="003D797D">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0F476BF2" w14:textId="77777777" w:rsidR="003D797D" w:rsidRDefault="003D797D" w:rsidP="003D797D">
      <w:pPr>
        <w:pStyle w:val="Brdtext"/>
        <w:ind w:right="119"/>
        <w:rPr>
          <w:i/>
        </w:rPr>
      </w:pPr>
    </w:p>
    <w:p w14:paraId="4204D87D" w14:textId="77777777" w:rsidR="003D797D" w:rsidRDefault="003D797D" w:rsidP="00B859FF">
      <w:pPr>
        <w:pStyle w:val="Rubrik3b"/>
      </w:pPr>
      <w:bookmarkStart w:id="21" w:name="_Toc227077991"/>
      <w:r w:rsidRPr="00194355">
        <w:t xml:space="preserve">Adressering </w:t>
      </w:r>
      <w:r w:rsidRPr="00B859FF">
        <w:t>direkt</w:t>
      </w:r>
      <w:r>
        <w:t xml:space="preserve"> till ett källsystem</w:t>
      </w:r>
      <w:bookmarkEnd w:id="21"/>
    </w:p>
    <w:p w14:paraId="415E640B" w14:textId="77777777" w:rsidR="00272A77" w:rsidRDefault="003D797D" w:rsidP="003D797D">
      <w:pPr>
        <w:pStyle w:val="Brdtext"/>
      </w:pPr>
      <w:r>
        <w:t>T</w:t>
      </w:r>
      <w:r w:rsidR="00F80F3C">
        <w:t>jänstekontrakten i denna domän</w:t>
      </w:r>
      <w:r>
        <w:t xml:space="preserve"> möjliggör sökning av information </w:t>
      </w:r>
      <w:r w:rsidR="00800117">
        <w:t>relaterad till</w:t>
      </w:r>
      <w:r w:rsidR="00DF4B15">
        <w:t xml:space="preserve"> en eller flera vårdkontakter. Det syftar till </w:t>
      </w:r>
      <w:r w:rsidR="0029424C">
        <w:t xml:space="preserve">att stödja </w:t>
      </w:r>
      <w:r>
        <w:t>tillämpningsflöde</w:t>
      </w:r>
      <w:r w:rsidR="0029424C">
        <w:t>n</w:t>
      </w:r>
      <w:r>
        <w:t xml:space="preserve"> som startar med en översikt av vårdkontakter som hämtas med </w:t>
      </w:r>
      <w:proofErr w:type="spellStart"/>
      <w:r>
        <w:t>GetCareContacts</w:t>
      </w:r>
      <w:proofErr w:type="spellEnd"/>
      <w:r>
        <w:t xml:space="preserve"> (i domänen </w:t>
      </w:r>
      <w:proofErr w:type="spellStart"/>
      <w:proofErr w:type="gramStart"/>
      <w:r>
        <w:t>clinicalprocess:logistics</w:t>
      </w:r>
      <w:proofErr w:type="gramEnd"/>
      <w:r>
        <w:t>:logistics</w:t>
      </w:r>
      <w:proofErr w:type="spellEnd"/>
      <w:r>
        <w:t xml:space="preserve">) eller annan aktivitet som resulterar i att användaren presenteras en lista med vårdkontakter. </w:t>
      </w:r>
    </w:p>
    <w:p w14:paraId="33026406" w14:textId="77777777" w:rsidR="00272A77" w:rsidRDefault="00272A77" w:rsidP="003D797D">
      <w:pPr>
        <w:pStyle w:val="Brdtext"/>
      </w:pPr>
    </w:p>
    <w:p w14:paraId="4EF20861" w14:textId="7C572FFF" w:rsidR="003D797D" w:rsidRDefault="003D797D" w:rsidP="003D797D">
      <w:pPr>
        <w:pStyle w:val="Brdtext"/>
      </w:pPr>
      <w:r>
        <w:t xml:space="preserve">Utgående från en </w:t>
      </w:r>
      <w:r w:rsidR="00C55182">
        <w:t>lista av vård- och omsorgskontakter</w:t>
      </w:r>
      <w:r>
        <w:t xml:space="preserve">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w:t>
      </w:r>
      <w:proofErr w:type="spellStart"/>
      <w:proofErr w:type="gramStart"/>
      <w:r>
        <w:t>clinicalprocess:logistics</w:t>
      </w:r>
      <w:proofErr w:type="gramEnd"/>
      <w:r>
        <w:t>:logistics:GetCareContacts</w:t>
      </w:r>
      <w:proofErr w:type="spellEnd"/>
      <w:r w:rsidR="009147EC">
        <w:t xml:space="preserve"> för att få en lista över vårdkontakter från de källsystem där sådana finns. Genom välja en vårdkontakt ur listan</w:t>
      </w:r>
      <w:r>
        <w:t xml:space="preserve"> </w:t>
      </w:r>
      <w:r w:rsidR="009147EC">
        <w:t>kan man sedan hämta relaterad journalhistorik</w:t>
      </w:r>
      <w:r>
        <w:t xml:space="preserve">, t.ex. </w:t>
      </w:r>
      <w:r w:rsidR="009147EC">
        <w:t xml:space="preserve">genom att anropa </w:t>
      </w:r>
      <w:proofErr w:type="spellStart"/>
      <w:r>
        <w:t>Get</w:t>
      </w:r>
      <w:r w:rsidR="009147EC">
        <w:t>MaternityMedicalHistory</w:t>
      </w:r>
      <w:proofErr w:type="spellEnd"/>
      <w:r>
        <w:t xml:space="preserve"> för en eller flera </w:t>
      </w:r>
      <w:proofErr w:type="spellStart"/>
      <w:r>
        <w:t>vårdkontakt-id:n</w:t>
      </w:r>
      <w:proofErr w:type="spellEnd"/>
      <w:r>
        <w:t xml:space="preserve"> i ett specifikt </w:t>
      </w:r>
      <w:proofErr w:type="spellStart"/>
      <w:r>
        <w:t>källlsystem</w:t>
      </w:r>
      <w:proofErr w:type="spellEnd"/>
      <w:r>
        <w:t>. Figuren visar ett exempel som skulle kunna vara fortsättningen på något av flödena i avsnitt 2.1:</w:t>
      </w:r>
    </w:p>
    <w:p w14:paraId="36384A54" w14:textId="77777777" w:rsidR="003D797D" w:rsidRDefault="003D797D" w:rsidP="003D797D">
      <w:pPr>
        <w:pStyle w:val="Brdtext"/>
      </w:pPr>
    </w:p>
    <w:p w14:paraId="2888513C" w14:textId="77777777" w:rsidR="003D797D" w:rsidRPr="004A03CE" w:rsidRDefault="003D797D" w:rsidP="003D797D">
      <w:pPr>
        <w:pStyle w:val="Brdtext"/>
      </w:pPr>
      <w:r>
        <w:rPr>
          <w:noProof/>
          <w:lang w:eastAsia="sv-SE"/>
        </w:rPr>
        <w:drawing>
          <wp:inline distT="0" distB="0" distL="0" distR="0" wp14:anchorId="25197625" wp14:editId="5CD6351E">
            <wp:extent cx="5324168" cy="3202421"/>
            <wp:effectExtent l="0" t="0" r="1016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5013" cy="3202929"/>
                    </a:xfrm>
                    <a:prstGeom prst="rect">
                      <a:avLst/>
                    </a:prstGeom>
                    <a:noFill/>
                    <a:ln>
                      <a:noFill/>
                    </a:ln>
                  </pic:spPr>
                </pic:pic>
              </a:graphicData>
            </a:graphic>
          </wp:inline>
        </w:drawing>
      </w:r>
    </w:p>
    <w:p w14:paraId="10A120AC" w14:textId="77777777" w:rsidR="003D797D" w:rsidRDefault="003D797D" w:rsidP="003D797D">
      <w:pPr>
        <w:pStyle w:val="Brdtext"/>
        <w:ind w:right="119"/>
        <w:rPr>
          <w:i/>
        </w:rPr>
      </w:pPr>
      <w:r w:rsidRPr="00A745DC">
        <w:rPr>
          <w:i/>
        </w:rPr>
        <w:t xml:space="preserve">Figur: </w:t>
      </w:r>
      <w:r>
        <w:rPr>
          <w:i/>
        </w:rPr>
        <w:t xml:space="preserve">Flöde som förutsätter adressering med källsystemets </w:t>
      </w:r>
      <w:proofErr w:type="spellStart"/>
      <w:r>
        <w:rPr>
          <w:i/>
        </w:rPr>
        <w:t>HSAid</w:t>
      </w:r>
      <w:proofErr w:type="spellEnd"/>
    </w:p>
    <w:p w14:paraId="106F30F7" w14:textId="77777777" w:rsidR="003D797D" w:rsidRDefault="003D797D" w:rsidP="003D797D">
      <w:pPr>
        <w:pStyle w:val="Brdtext"/>
        <w:ind w:right="119"/>
        <w:rPr>
          <w:i/>
        </w:rPr>
      </w:pPr>
    </w:p>
    <w:p w14:paraId="14B63C57" w14:textId="613A57E0" w:rsidR="003D797D" w:rsidRDefault="003D797D" w:rsidP="003D797D">
      <w:pPr>
        <w:pStyle w:val="Brdtext"/>
        <w:rPr>
          <w:i/>
        </w:rPr>
      </w:pPr>
      <w:r w:rsidRPr="00A01E1F">
        <w:t>Eftersom anropet i detta fall sker direkt mot virtuell tjänst, sker adressering med källsystemets HSA-id direkt från tjänsteko</w:t>
      </w:r>
      <w:r>
        <w:t xml:space="preserve">nsumenten. Detta beskrivs i figuren nedan. Anropet skulle kunna gälla tjänstekontraktet </w:t>
      </w:r>
      <w:proofErr w:type="spellStart"/>
      <w:r>
        <w:t>Get</w:t>
      </w:r>
      <w:r w:rsidR="000179DC">
        <w:t>MaternityMedicalHistory</w:t>
      </w:r>
      <w:proofErr w:type="spellEnd"/>
      <w:r>
        <w:t xml:space="preserve"> med </w:t>
      </w:r>
      <w:proofErr w:type="spellStart"/>
      <w:r>
        <w:t>careContactId</w:t>
      </w:r>
      <w:proofErr w:type="spellEnd"/>
      <w:r>
        <w:t xml:space="preserve"> och </w:t>
      </w:r>
      <w:proofErr w:type="spellStart"/>
      <w:r>
        <w:t>sourceSystemHSAid</w:t>
      </w:r>
      <w:proofErr w:type="spellEnd"/>
      <w:r>
        <w:t xml:space="preserve"> som sökparametrar</w:t>
      </w:r>
      <w:r w:rsidRPr="00A01E1F">
        <w:t>:</w:t>
      </w:r>
    </w:p>
    <w:p w14:paraId="2E358975" w14:textId="77777777" w:rsidR="003D797D" w:rsidRDefault="003D797D" w:rsidP="003D797D">
      <w:pPr>
        <w:pStyle w:val="Brdtext"/>
        <w:ind w:right="119"/>
        <w:rPr>
          <w:i/>
        </w:rPr>
      </w:pPr>
      <w:r>
        <w:rPr>
          <w:i/>
          <w:noProof/>
          <w:lang w:eastAsia="sv-SE"/>
        </w:rPr>
        <w:lastRenderedPageBreak/>
        <w:drawing>
          <wp:inline distT="0" distB="0" distL="0" distR="0" wp14:anchorId="20C0AB46" wp14:editId="1A775B13">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6E71BA7" w14:textId="77777777" w:rsidR="003D797D" w:rsidRDefault="003D797D" w:rsidP="003D797D">
      <w:pPr>
        <w:pStyle w:val="Brdtext"/>
        <w:ind w:right="119"/>
        <w:rPr>
          <w:i/>
        </w:rPr>
      </w:pPr>
      <w:r w:rsidRPr="00A745DC">
        <w:rPr>
          <w:i/>
        </w:rPr>
        <w:t xml:space="preserve">Figur: </w:t>
      </w:r>
      <w:r>
        <w:rPr>
          <w:i/>
        </w:rPr>
        <w:t>Adressering vid sökning efter information ur ett specifikt källsystem</w:t>
      </w:r>
    </w:p>
    <w:p w14:paraId="7B1CC0D0" w14:textId="77777777" w:rsidR="003D797D" w:rsidRDefault="003D797D" w:rsidP="003D797D">
      <w:pPr>
        <w:pStyle w:val="Brdtext"/>
        <w:ind w:right="119"/>
        <w:rPr>
          <w:i/>
        </w:rPr>
      </w:pPr>
    </w:p>
    <w:p w14:paraId="191DE207" w14:textId="77777777" w:rsidR="003D797D" w:rsidRDefault="003D797D" w:rsidP="00B859FF">
      <w:pPr>
        <w:pStyle w:val="Rubrik3b"/>
      </w:pPr>
      <w:bookmarkStart w:id="22" w:name="_Toc227077992"/>
      <w:r w:rsidRPr="00F439DB">
        <w:t xml:space="preserve">Sammanfattning </w:t>
      </w:r>
      <w:r w:rsidRPr="00B859FF">
        <w:t>av</w:t>
      </w:r>
      <w:r w:rsidRPr="00F439DB">
        <w:t xml:space="preserve"> adresseringsmodell</w:t>
      </w:r>
      <w:bookmarkEnd w:id="22"/>
    </w:p>
    <w:p w14:paraId="2A74E0C4" w14:textId="77777777" w:rsidR="003D797D" w:rsidRDefault="003D797D" w:rsidP="003D797D">
      <w:pPr>
        <w:pStyle w:val="Brdtext"/>
      </w:pPr>
    </w:p>
    <w:tbl>
      <w:tblPr>
        <w:tblStyle w:val="Tabellrutnt"/>
        <w:tblW w:w="0" w:type="auto"/>
        <w:tblInd w:w="867" w:type="dxa"/>
        <w:tblLook w:val="04A0" w:firstRow="1" w:lastRow="0" w:firstColumn="1" w:lastColumn="0" w:noHBand="0" w:noVBand="1"/>
      </w:tblPr>
      <w:tblGrid>
        <w:gridCol w:w="3210"/>
        <w:gridCol w:w="3544"/>
      </w:tblGrid>
      <w:tr w:rsidR="003D797D" w14:paraId="0BBC97F3" w14:textId="77777777" w:rsidTr="0020070F">
        <w:tc>
          <w:tcPr>
            <w:tcW w:w="3210" w:type="dxa"/>
          </w:tcPr>
          <w:p w14:paraId="60DF77D9" w14:textId="7AC406F5" w:rsidR="003D797D" w:rsidRPr="00713CA7" w:rsidRDefault="003D797D" w:rsidP="00E61D96">
            <w:pPr>
              <w:pStyle w:val="Brdtext"/>
              <w:ind w:left="0"/>
              <w:rPr>
                <w:b/>
                <w:i/>
              </w:rPr>
            </w:pPr>
            <w:r w:rsidRPr="00713CA7">
              <w:rPr>
                <w:b/>
                <w:i/>
              </w:rPr>
              <w:t>Åtkomstbehov</w:t>
            </w:r>
            <w:r w:rsidR="00E61D96">
              <w:rPr>
                <w:b/>
                <w:i/>
              </w:rPr>
              <w:t xml:space="preserve"> för patientens journalhistorik</w:t>
            </w:r>
          </w:p>
        </w:tc>
        <w:tc>
          <w:tcPr>
            <w:tcW w:w="3544" w:type="dxa"/>
          </w:tcPr>
          <w:p w14:paraId="7805A5F5" w14:textId="77777777" w:rsidR="003D797D" w:rsidRPr="00713CA7" w:rsidRDefault="003D797D" w:rsidP="0020070F">
            <w:pPr>
              <w:pStyle w:val="Brdtext"/>
              <w:ind w:left="0"/>
              <w:rPr>
                <w:b/>
                <w:i/>
              </w:rPr>
            </w:pPr>
            <w:r>
              <w:rPr>
                <w:b/>
                <w:i/>
              </w:rPr>
              <w:t>L</w:t>
            </w:r>
            <w:r w:rsidRPr="00713CA7">
              <w:rPr>
                <w:b/>
                <w:i/>
              </w:rPr>
              <w:t>ogisk adress</w:t>
            </w:r>
          </w:p>
        </w:tc>
      </w:tr>
      <w:tr w:rsidR="003D797D" w14:paraId="24D1C46B" w14:textId="77777777" w:rsidTr="0020070F">
        <w:tc>
          <w:tcPr>
            <w:tcW w:w="3210" w:type="dxa"/>
          </w:tcPr>
          <w:p w14:paraId="5D1E0723" w14:textId="0B3BED32" w:rsidR="003D797D" w:rsidRDefault="002E68FC" w:rsidP="0020070F">
            <w:pPr>
              <w:pStyle w:val="Brdtext"/>
              <w:ind w:left="0"/>
            </w:pPr>
            <w:r>
              <w:t>För a</w:t>
            </w:r>
            <w:r w:rsidR="003D797D">
              <w:t>lla huvudmän</w:t>
            </w:r>
          </w:p>
        </w:tc>
        <w:tc>
          <w:tcPr>
            <w:tcW w:w="3544" w:type="dxa"/>
          </w:tcPr>
          <w:p w14:paraId="6404BCF4" w14:textId="77777777" w:rsidR="003D797D" w:rsidRDefault="003D797D" w:rsidP="0020070F">
            <w:pPr>
              <w:pStyle w:val="Brdtext"/>
              <w:ind w:left="0"/>
            </w:pPr>
            <w:proofErr w:type="spellStart"/>
            <w:r>
              <w:t>Ineras</w:t>
            </w:r>
            <w:proofErr w:type="spellEnd"/>
            <w:r>
              <w:t xml:space="preserve"> HSA-id</w:t>
            </w:r>
          </w:p>
        </w:tc>
      </w:tr>
      <w:tr w:rsidR="003D797D" w14:paraId="75A929B7" w14:textId="77777777" w:rsidTr="0020070F">
        <w:tc>
          <w:tcPr>
            <w:tcW w:w="3210" w:type="dxa"/>
          </w:tcPr>
          <w:p w14:paraId="1E69064E" w14:textId="506435D7" w:rsidR="003D797D" w:rsidRDefault="002E68FC" w:rsidP="0020070F">
            <w:pPr>
              <w:pStyle w:val="Brdtext"/>
              <w:ind w:left="0"/>
            </w:pPr>
            <w:r>
              <w:t>För e</w:t>
            </w:r>
            <w:r w:rsidR="003D797D">
              <w:t>n huvudman</w:t>
            </w:r>
            <w:r>
              <w:t>/region</w:t>
            </w:r>
          </w:p>
        </w:tc>
        <w:tc>
          <w:tcPr>
            <w:tcW w:w="3544" w:type="dxa"/>
          </w:tcPr>
          <w:p w14:paraId="3E23921D" w14:textId="44EC5DF3" w:rsidR="003D797D" w:rsidRDefault="003D797D" w:rsidP="0020070F">
            <w:pPr>
              <w:pStyle w:val="Brdtext"/>
              <w:ind w:left="0"/>
            </w:pPr>
            <w:r>
              <w:t>Huvudmannens</w:t>
            </w:r>
            <w:r w:rsidR="00894AEA">
              <w:t>/regionens</w:t>
            </w:r>
            <w:r>
              <w:t xml:space="preserve"> HSA-id</w:t>
            </w:r>
          </w:p>
        </w:tc>
      </w:tr>
      <w:tr w:rsidR="003D797D" w14:paraId="678F46EE" w14:textId="77777777" w:rsidTr="0020070F">
        <w:tc>
          <w:tcPr>
            <w:tcW w:w="3210" w:type="dxa"/>
          </w:tcPr>
          <w:p w14:paraId="75B240BF" w14:textId="7A67C2B9" w:rsidR="003D797D" w:rsidRDefault="006E0E4E" w:rsidP="0020070F">
            <w:pPr>
              <w:pStyle w:val="Brdtext"/>
              <w:ind w:left="0"/>
            </w:pPr>
            <w:r>
              <w:t>För ett</w:t>
            </w:r>
            <w:r w:rsidR="003D797D">
              <w:t xml:space="preserve"> källsystem</w:t>
            </w:r>
          </w:p>
        </w:tc>
        <w:tc>
          <w:tcPr>
            <w:tcW w:w="3544" w:type="dxa"/>
          </w:tcPr>
          <w:p w14:paraId="526AD58C" w14:textId="77777777" w:rsidR="003D797D" w:rsidRDefault="003D797D" w:rsidP="0020070F">
            <w:pPr>
              <w:pStyle w:val="Brdtext"/>
              <w:ind w:left="0"/>
            </w:pPr>
            <w:r>
              <w:t>Källsystemets HSA-id</w:t>
            </w:r>
          </w:p>
        </w:tc>
      </w:tr>
    </w:tbl>
    <w:p w14:paraId="7EA107F3" w14:textId="77777777" w:rsidR="003D797D" w:rsidRPr="00A745DC" w:rsidRDefault="003D797D" w:rsidP="003D797D">
      <w:pPr>
        <w:pStyle w:val="Brdtext"/>
        <w:ind w:left="0" w:right="119"/>
        <w:rPr>
          <w:i/>
        </w:rPr>
      </w:pPr>
    </w:p>
    <w:p w14:paraId="02BB0046" w14:textId="77777777" w:rsidR="003D797D" w:rsidRDefault="003D797D" w:rsidP="00B859FF">
      <w:pPr>
        <w:pStyle w:val="Rubrik2b"/>
      </w:pPr>
      <w:bookmarkStart w:id="23" w:name="_Toc227077993"/>
      <w:bookmarkStart w:id="24" w:name="_Toc240974299"/>
      <w:r w:rsidRPr="0099425C">
        <w:t xml:space="preserve">Aggregerande </w:t>
      </w:r>
      <w:r w:rsidRPr="00B859FF">
        <w:t>tjänster</w:t>
      </w:r>
      <w:bookmarkEnd w:id="23"/>
      <w:bookmarkEnd w:id="24"/>
    </w:p>
    <w:p w14:paraId="5B062ECE" w14:textId="77777777" w:rsidR="003D797D" w:rsidRPr="00B6750A" w:rsidRDefault="003D797D" w:rsidP="003D797D">
      <w:pPr>
        <w:pStyle w:val="Brd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w:t>
      </w:r>
      <w:proofErr w:type="spellStart"/>
      <w:r>
        <w:t>Inera</w:t>
      </w:r>
      <w:proofErr w:type="spellEnd"/>
      <w:r>
        <w:t xml:space="preserve"> eller en huvudman kommer anropet </w:t>
      </w:r>
      <w:r w:rsidR="0085566A">
        <w:t>att dirigeras till aggregerande tjänsten som i sin tur – efter att ha konsulterat engagemangsindex, vidarebefordrar frågan till de källsystem som har information om patienten</w:t>
      </w:r>
      <w:r>
        <w:t>.</w:t>
      </w:r>
    </w:p>
    <w:p w14:paraId="173E8994" w14:textId="77777777" w:rsidR="003D797D" w:rsidRPr="00BC5B0B" w:rsidRDefault="003D797D" w:rsidP="003D797D">
      <w:pPr>
        <w:pStyle w:val="Brdtext"/>
        <w:ind w:right="119"/>
      </w:pPr>
    </w:p>
    <w:p w14:paraId="5530BD18" w14:textId="77777777" w:rsidR="003D797D" w:rsidRDefault="003D797D" w:rsidP="004F0149">
      <w:pPr>
        <w:pStyle w:val="Rubrik2b"/>
      </w:pPr>
      <w:bookmarkStart w:id="25" w:name="_Toc219337770"/>
      <w:bookmarkStart w:id="26" w:name="_Toc227077994"/>
      <w:bookmarkStart w:id="27" w:name="_Toc240974300"/>
      <w:r w:rsidRPr="004F0149">
        <w:t>Informationssäkerhet</w:t>
      </w:r>
      <w:bookmarkEnd w:id="25"/>
      <w:bookmarkEnd w:id="26"/>
      <w:bookmarkEnd w:id="27"/>
    </w:p>
    <w:p w14:paraId="49D322C0" w14:textId="77777777" w:rsidR="003D797D" w:rsidRDefault="003D797D" w:rsidP="004F0149">
      <w:pPr>
        <w:pStyle w:val="Rubrik3b"/>
      </w:pPr>
      <w:bookmarkStart w:id="28" w:name="_Toc219337771"/>
      <w:bookmarkStart w:id="29" w:name="_Toc227077995"/>
      <w:r>
        <w:t xml:space="preserve">Medarbetarens </w:t>
      </w:r>
      <w:r w:rsidRPr="004F0149">
        <w:t>direktåtkomst</w:t>
      </w:r>
      <w:bookmarkEnd w:id="28"/>
      <w:bookmarkEnd w:id="29"/>
    </w:p>
    <w:p w14:paraId="43E90235" w14:textId="77777777" w:rsidR="00B87898" w:rsidRDefault="003D797D" w:rsidP="00B87898">
      <w:pPr>
        <w:pStyle w:val="Brdtext"/>
        <w:ind w:right="119"/>
      </w:pPr>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w:t>
      </w:r>
      <w:r w:rsidR="001B20EE">
        <w:t>kan behöva</w:t>
      </w:r>
      <w:r>
        <w:t xml:space="preserve"> genomföras innan information kan visas. Det innebär också att regelverket för samtycke, vårdrelation och åtkomstloggning måste följas. Dessutom finns krav från datainspektionen om ytterligare teknisk åtkomstkontroll. Datainspektionens krav hanteras genom ett koncept som benämns TGP – tillgänglig patient. </w:t>
      </w:r>
      <w:r w:rsidR="00B87898">
        <w:t>TGP berör både tjänstekonsument och tjänsteproducent.</w:t>
      </w:r>
    </w:p>
    <w:p w14:paraId="5D0678A7" w14:textId="77777777" w:rsidR="00B87898" w:rsidRDefault="00B87898" w:rsidP="003D797D">
      <w:pPr>
        <w:pStyle w:val="Brdtext"/>
        <w:ind w:right="119"/>
      </w:pPr>
    </w:p>
    <w:p w14:paraId="5C4F90DB" w14:textId="77777777" w:rsidR="003D797D" w:rsidRDefault="003D797D" w:rsidP="008645AD">
      <w:pPr>
        <w:pStyle w:val="Brdtext"/>
        <w:ind w:right="119"/>
      </w:pPr>
      <w:r>
        <w:t xml:space="preserve">Patientdatalagen ställer </w:t>
      </w:r>
      <w:r w:rsidR="00E04B1A">
        <w:t xml:space="preserve">också </w:t>
      </w:r>
      <w:r>
        <w:t xml:space="preserve">krav </w:t>
      </w:r>
      <w:r w:rsidR="00E04B1A">
        <w:t>(via dess tolkning ”PDL-i-praktiken</w:t>
      </w:r>
      <w:r w:rsidR="00642908">
        <w:t>”</w:t>
      </w:r>
      <w:r w:rsidR="00E04B1A">
        <w:t xml:space="preserve">) </w:t>
      </w:r>
      <w:r>
        <w:t xml:space="preserve">på att medarbetaren är starkt autentiserad </w:t>
      </w:r>
      <w:r w:rsidR="00642908">
        <w:t xml:space="preserve">om medarbetarens inloggning sker i nät som delas med flera vårdgivare </w:t>
      </w:r>
      <w:r>
        <w:t xml:space="preserve">och att uppdragsval görs i samband med autentisering (PDL-enhet). Det kompletta regelverket finns i senaste utredningen </w:t>
      </w:r>
      <w:proofErr w:type="spellStart"/>
      <w:r>
        <w:t>PDLiP</w:t>
      </w:r>
      <w:proofErr w:type="spellEnd"/>
      <w:r>
        <w:t xml:space="preserve"> samt i anvisningar för tillgänglig patient.</w:t>
      </w:r>
    </w:p>
    <w:p w14:paraId="73751ADD" w14:textId="77777777" w:rsidR="00FA3ACD" w:rsidRDefault="00FA3ACD" w:rsidP="003D797D">
      <w:pPr>
        <w:pStyle w:val="Brdtext"/>
        <w:ind w:right="119"/>
      </w:pPr>
    </w:p>
    <w:p w14:paraId="6E949368" w14:textId="77777777" w:rsidR="003D797D" w:rsidRDefault="003D797D" w:rsidP="003D797D">
      <w:pPr>
        <w:pStyle w:val="Brdtext"/>
        <w:ind w:right="119"/>
      </w:pPr>
      <w:r>
        <w:t xml:space="preserve">Observera att tjänstekontrakten i sig inte påtvingar sammanhållen journalföring. Krav rörande sammanhållen journalföring och eller krav på spärrhantering uppstår först om tjänstekonsumenten (e-tjänsten) för medarbetaren </w:t>
      </w:r>
      <w:r w:rsidR="00A61357">
        <w:t>tillgängliggör information</w:t>
      </w:r>
      <w:r>
        <w:t xml:space="preserve"> som härrör från andra vårdgivare (sammanhållen journalföring) eller andra vårdenheter inom egna vårdgivaren (spärrkrav).</w:t>
      </w:r>
    </w:p>
    <w:p w14:paraId="54E7F830" w14:textId="77777777" w:rsidR="003D797D" w:rsidRDefault="003D797D" w:rsidP="004F0149">
      <w:pPr>
        <w:pStyle w:val="Rubrik2b"/>
      </w:pPr>
      <w:bookmarkStart w:id="30" w:name="_Toc219337772"/>
      <w:bookmarkStart w:id="31" w:name="_Toc227077996"/>
      <w:bookmarkStart w:id="32" w:name="_Toc240974301"/>
      <w:r>
        <w:t>Patientens direktåtkomst</w:t>
      </w:r>
      <w:bookmarkEnd w:id="30"/>
      <w:bookmarkEnd w:id="31"/>
      <w:bookmarkEnd w:id="32"/>
    </w:p>
    <w:p w14:paraId="62292992" w14:textId="77777777" w:rsidR="003D797D" w:rsidRPr="00EF4A67" w:rsidRDefault="003D797D" w:rsidP="003D797D">
      <w:pPr>
        <w:pStyle w:val="Brdtext"/>
      </w:pPr>
      <w:r>
        <w:t xml:space="preserve">Alla tjänstekontrakten i denna tjänstedomän har en svarsflagga som anger om verksamheten (informationsägaren) godkänt att informationen får visas för patient. Det kan t.ex. ha skett genom </w:t>
      </w:r>
      <w:proofErr w:type="spellStart"/>
      <w:r>
        <w:t>menprövning</w:t>
      </w:r>
      <w:proofErr w:type="spellEnd"/>
      <w:r>
        <w:t xml:space="preserve"> eller </w:t>
      </w:r>
      <w:proofErr w:type="gramStart"/>
      <w:r>
        <w:t>rådrum</w:t>
      </w:r>
      <w:proofErr w:type="gramEnd"/>
      <w:r>
        <w:t xml:space="preserve">. För vissa av tjänstekontrakten, såsom Vård- och omsorgskontakter, kanske informationsägaren policymässigt har </w:t>
      </w:r>
      <w:proofErr w:type="spellStart"/>
      <w:r>
        <w:t>menprövat</w:t>
      </w:r>
      <w:proofErr w:type="spellEnd"/>
      <w:r>
        <w:t xml:space="preserve"> all information. Det är varje vårdgivares ansvar att tjänsteproducenten sätter ”kan visas för patient”-flaggan i enlighet med vårdgivarens verksamhetsregler.</w:t>
      </w:r>
    </w:p>
    <w:p w14:paraId="602CA19A" w14:textId="77777777" w:rsidR="003D797D" w:rsidRDefault="003D797D" w:rsidP="004F0149">
      <w:pPr>
        <w:pStyle w:val="Rubrik3b"/>
      </w:pPr>
      <w:bookmarkStart w:id="33" w:name="_Toc219337773"/>
      <w:bookmarkStart w:id="34" w:name="_Toc227077997"/>
      <w:r w:rsidRPr="004F0149">
        <w:t>Generellt</w:t>
      </w:r>
      <w:bookmarkEnd w:id="33"/>
      <w:bookmarkEnd w:id="34"/>
    </w:p>
    <w:p w14:paraId="2B406970" w14:textId="77777777" w:rsidR="003D797D" w:rsidRDefault="003D797D" w:rsidP="003D797D">
      <w:pPr>
        <w:pStyle w:val="Brdtext"/>
        <w:ind w:right="119"/>
      </w:pPr>
      <w:r>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t>ej</w:t>
      </w:r>
      <w:proofErr w:type="gramEnd"/>
      <w:r>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tjänsteproducentens identitet (d.v.s. ursprunglig tjänstekonsument i anropskedjan) får bara användas för teknisk åtkomstbegränsning på så sätt att svaret blir som om de PDL-enheter vars verksamhetschef inte godkänner aktuell tjänsteproducent varit exkluderade i frågan.</w:t>
      </w:r>
    </w:p>
    <w:p w14:paraId="6119B504" w14:textId="77777777" w:rsidR="003D797D" w:rsidRPr="00BC5B0B" w:rsidRDefault="003D797D" w:rsidP="003D797D">
      <w:pPr>
        <w:pStyle w:val="Brdtext"/>
        <w:ind w:right="119"/>
      </w:pPr>
    </w:p>
    <w:p w14:paraId="324257A9" w14:textId="77777777" w:rsidR="003D797D" w:rsidRPr="000A0525" w:rsidRDefault="003D797D" w:rsidP="004F0149">
      <w:pPr>
        <w:pStyle w:val="Rubrik2b"/>
      </w:pPr>
      <w:bookmarkStart w:id="35" w:name="_Toc219337774"/>
      <w:bookmarkStart w:id="36" w:name="_Toc227077998"/>
      <w:bookmarkStart w:id="37" w:name="_Toc240974302"/>
      <w:r w:rsidRPr="004F0149">
        <w:t>Tjänstekontraktens</w:t>
      </w:r>
      <w:r w:rsidRPr="00BC5B0B">
        <w:t xml:space="preserve"> desi</w:t>
      </w:r>
      <w:bookmarkEnd w:id="35"/>
      <w:r>
        <w:t>gn</w:t>
      </w:r>
      <w:bookmarkEnd w:id="36"/>
      <w:bookmarkEnd w:id="37"/>
    </w:p>
    <w:p w14:paraId="3629B5E1" w14:textId="77777777" w:rsidR="003D797D" w:rsidRDefault="003D797D" w:rsidP="003D797D">
      <w:pPr>
        <w:pStyle w:val="Brdtext"/>
        <w:ind w:right="119"/>
      </w:pPr>
      <w:r w:rsidRPr="000A0525">
        <w:t xml:space="preserve">Tjänsterna, som beskrivs nedan, returnerar 0, 1 eller flera instanser av tjänstespecifik patientbunden information i form av dokument enligt HL7 Green CDA-standarden. Varje dokument består av en </w:t>
      </w:r>
      <w:proofErr w:type="spellStart"/>
      <w:r w:rsidRPr="000A0525">
        <w:t>header</w:t>
      </w:r>
      <w:proofErr w:type="spellEnd"/>
      <w:r w:rsidRPr="000A0525">
        <w:t xml:space="preserve">, </w:t>
      </w:r>
      <w:proofErr w:type="spellStart"/>
      <w:r w:rsidRPr="000A0525">
        <w:t>PatientSummaryHeader</w:t>
      </w:r>
      <w:proofErr w:type="spellEnd"/>
      <w:r w:rsidRPr="000A0525">
        <w:t xml:space="preserve">, som är gemensam för alla tjänster, samt en </w:t>
      </w:r>
      <w:proofErr w:type="spellStart"/>
      <w:r w:rsidRPr="000A0525">
        <w:t>body</w:t>
      </w:r>
      <w:proofErr w:type="spellEnd"/>
      <w:r w:rsidRPr="000A0525">
        <w:t xml:space="preserve">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ett </w:t>
      </w:r>
      <w:r w:rsidR="00FE7445">
        <w:t>konsultationsremissvar</w:t>
      </w:r>
      <w:r w:rsidRPr="000A0525">
        <w:t xml:space="preserve">. </w:t>
      </w:r>
    </w:p>
    <w:p w14:paraId="79333726" w14:textId="77777777" w:rsidR="00314C3C" w:rsidRDefault="00314C3C" w:rsidP="003D797D">
      <w:pPr>
        <w:pStyle w:val="Brdtext"/>
        <w:ind w:right="119"/>
      </w:pPr>
    </w:p>
    <w:p w14:paraId="3CD7B8C5" w14:textId="77777777" w:rsidR="00314C3C" w:rsidRPr="000A0525" w:rsidRDefault="00314C3C" w:rsidP="003D797D">
      <w:pPr>
        <w:pStyle w:val="Brdtext"/>
        <w:ind w:right="119"/>
      </w:pPr>
      <w:r>
        <w:t>Ett dokument motsvarar den information som täcks av en signatur (oavsett om signaturen ännu gjorts).</w:t>
      </w:r>
    </w:p>
    <w:p w14:paraId="3AD84318" w14:textId="77777777" w:rsidR="003D797D" w:rsidRDefault="003D797D" w:rsidP="003D797D">
      <w:pPr>
        <w:pStyle w:val="Brdtext"/>
        <w:ind w:right="119"/>
      </w:pPr>
    </w:p>
    <w:p w14:paraId="1592CE48" w14:textId="77777777" w:rsidR="003D797D" w:rsidRPr="005F1D2D" w:rsidRDefault="003D797D" w:rsidP="003D797D">
      <w:pPr>
        <w:pStyle w:val="Brdtext"/>
        <w:ind w:right="119"/>
      </w:pPr>
      <w:r w:rsidRPr="005F1D2D">
        <w:t>Tjänsterna har en gemensam basuppsättning sökparametrar som i vissa fall utökats specifikt per tjänst.</w:t>
      </w:r>
    </w:p>
    <w:p w14:paraId="3C005C79" w14:textId="77777777" w:rsidR="003D797D" w:rsidRPr="005F1D2D" w:rsidRDefault="003D797D" w:rsidP="003D797D">
      <w:pPr>
        <w:pStyle w:val="Brdtext"/>
        <w:ind w:right="119"/>
      </w:pPr>
    </w:p>
    <w:p w14:paraId="74E87043" w14:textId="77777777" w:rsidR="00917F53" w:rsidRDefault="003D797D" w:rsidP="00917F53">
      <w:pPr>
        <w:pStyle w:val="Brdtext"/>
        <w:ind w:right="119"/>
      </w:pPr>
      <w:r w:rsidRPr="005F1D2D">
        <w:t xml:space="preserve">Tjänstekontrakten </w:t>
      </w:r>
      <w:r w:rsidR="001D5ECD">
        <w:t xml:space="preserve">i sig </w:t>
      </w:r>
      <w:r w:rsidRPr="005F1D2D">
        <w:t xml:space="preserve">stödjer inte HL7 CDA, men de distribueras tillsammans med </w:t>
      </w:r>
      <w:proofErr w:type="spellStart"/>
      <w:r w:rsidRPr="005F1D2D">
        <w:t>XSLT-transfomationsfiler</w:t>
      </w:r>
      <w:proofErr w:type="spellEnd"/>
      <w:r w:rsidRPr="005F1D2D">
        <w:t xml:space="preserve">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38" w:name="_Toc219337776"/>
    </w:p>
    <w:p w14:paraId="1427A02C" w14:textId="77777777" w:rsidR="00917F53" w:rsidRDefault="00917F53" w:rsidP="00917F53">
      <w:pPr>
        <w:pStyle w:val="Brdtext"/>
        <w:ind w:right="119"/>
      </w:pPr>
    </w:p>
    <w:p w14:paraId="4F3865C4" w14:textId="77777777" w:rsidR="00917F53" w:rsidRDefault="00917F53" w:rsidP="00E823A4">
      <w:pPr>
        <w:pStyle w:val="Rubrik1"/>
        <w:spacing w:before="0"/>
        <w:ind w:left="357" w:hanging="357"/>
      </w:pPr>
      <w:bookmarkStart w:id="39" w:name="_Toc240974303"/>
      <w:r w:rsidRPr="00E823A4">
        <w:t>Generella</w:t>
      </w:r>
      <w:r>
        <w:t xml:space="preserve"> regler</w:t>
      </w:r>
      <w:bookmarkEnd w:id="39"/>
    </w:p>
    <w:p w14:paraId="41A4E95E" w14:textId="77777777" w:rsidR="00852BED" w:rsidRDefault="00852BED" w:rsidP="00A0151E">
      <w:pPr>
        <w:pStyle w:val="Rubrik2b"/>
      </w:pPr>
      <w:bookmarkStart w:id="40" w:name="_Toc240974304"/>
      <w:r w:rsidRPr="00A0151E">
        <w:t>Uppdatering</w:t>
      </w:r>
      <w:r>
        <w:t xml:space="preserve"> av engagemangsindex</w:t>
      </w:r>
      <w:bookmarkEnd w:id="38"/>
      <w:bookmarkEnd w:id="40"/>
    </w:p>
    <w:p w14:paraId="6E999AD4"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15D5B57F" w14:textId="77777777" w:rsidR="00852BED" w:rsidRDefault="00852BED" w:rsidP="00852BED">
      <w:pPr>
        <w:pStyle w:val="Brdtext"/>
      </w:pPr>
    </w:p>
    <w:p w14:paraId="42A093FE" w14:textId="77777777" w:rsidR="00852BED" w:rsidRDefault="00852BED" w:rsidP="00852BED">
      <w:pPr>
        <w:pStyle w:val="Brdtext"/>
      </w:pPr>
      <w:r>
        <w:t xml:space="preserve">All uppdatering av engagemangsindex sker genom att källsystemet anropar engagemangsindex genom tjänstekontraktet </w:t>
      </w:r>
      <w:proofErr w:type="gramStart"/>
      <w:r>
        <w:t>urn:riv</w:t>
      </w:r>
      <w:proofErr w:type="gramEnd"/>
      <w:r>
        <w:t>:itintegration:engagementindex:UpdateResponder:1 (”index-push”) eller genom att erbjuda tjänstekontraktet urn:riv:itintegration:engagementindex:GetUpdatesResponder:1 (”index-pull”). Ladda hem Engagemangsindex WSDL, scheman och tjänstekontraktsbeskrivning för detaljer.</w:t>
      </w:r>
    </w:p>
    <w:p w14:paraId="255A3C5C" w14:textId="77777777" w:rsidR="00852BED" w:rsidRDefault="00852BED" w:rsidP="00852BED">
      <w:pPr>
        <w:pStyle w:val="Brdtext"/>
      </w:pPr>
    </w:p>
    <w:p w14:paraId="11CA5B09" w14:textId="77777777" w:rsidR="006D294D" w:rsidRPr="00E2060F" w:rsidRDefault="00852BED" w:rsidP="006A7005">
      <w:pPr>
        <w:pStyle w:val="Brdtext"/>
      </w:pPr>
      <w:r>
        <w:t>Följande regler gäller för innehållet i begäran till engagemangsindex för uppdateringar som rör denna tjänstedomän:</w:t>
      </w:r>
      <w:r w:rsidR="006A7005" w:rsidRPr="00E2060F">
        <w:t xml:space="preserve"> </w:t>
      </w:r>
    </w:p>
    <w:p w14:paraId="1B1311EF" w14:textId="77777777" w:rsidR="00917F53" w:rsidRDefault="00917F53" w:rsidP="00917F53">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823A4" w:rsidRPr="00A303BB" w14:paraId="256BB8B8" w14:textId="77777777" w:rsidTr="00D068D5">
        <w:tc>
          <w:tcPr>
            <w:tcW w:w="1540" w:type="dxa"/>
            <w:shd w:val="clear" w:color="auto" w:fill="auto"/>
          </w:tcPr>
          <w:p w14:paraId="3B07765B" w14:textId="77777777" w:rsidR="00E823A4" w:rsidRPr="00BA1C92" w:rsidRDefault="00E823A4" w:rsidP="00E823A4">
            <w:pPr>
              <w:pStyle w:val="Brdtext"/>
              <w:ind w:left="0"/>
              <w:rPr>
                <w:i/>
              </w:rPr>
            </w:pPr>
            <w:r w:rsidRPr="00BA1C92">
              <w:rPr>
                <w:i/>
              </w:rPr>
              <w:t>Attribut</w:t>
            </w:r>
          </w:p>
        </w:tc>
        <w:tc>
          <w:tcPr>
            <w:tcW w:w="1262" w:type="dxa"/>
            <w:shd w:val="clear" w:color="auto" w:fill="auto"/>
          </w:tcPr>
          <w:p w14:paraId="28544F10" w14:textId="77777777" w:rsidR="00E823A4" w:rsidRPr="00BA1C92" w:rsidRDefault="00E823A4" w:rsidP="00E823A4">
            <w:pPr>
              <w:pStyle w:val="Brdtext"/>
              <w:ind w:left="0"/>
              <w:rPr>
                <w:i/>
              </w:rPr>
            </w:pPr>
            <w:r w:rsidRPr="00BA1C92">
              <w:rPr>
                <w:i/>
              </w:rPr>
              <w:t>Beskriv-</w:t>
            </w:r>
            <w:proofErr w:type="spellStart"/>
            <w:r w:rsidRPr="00BA1C92">
              <w:rPr>
                <w:i/>
              </w:rPr>
              <w:t>ning</w:t>
            </w:r>
            <w:proofErr w:type="spellEnd"/>
          </w:p>
        </w:tc>
        <w:tc>
          <w:tcPr>
            <w:tcW w:w="2444" w:type="dxa"/>
            <w:shd w:val="clear" w:color="auto" w:fill="auto"/>
          </w:tcPr>
          <w:p w14:paraId="4569CFA9" w14:textId="77777777" w:rsidR="00E823A4" w:rsidRPr="00BA1C92" w:rsidRDefault="00E823A4" w:rsidP="00E823A4">
            <w:pPr>
              <w:pStyle w:val="Brdtext"/>
              <w:ind w:left="0"/>
              <w:rPr>
                <w:i/>
              </w:rPr>
            </w:pPr>
            <w:r w:rsidRPr="00BA1C92">
              <w:rPr>
                <w:i/>
              </w:rPr>
              <w:t>Format</w:t>
            </w:r>
          </w:p>
        </w:tc>
        <w:tc>
          <w:tcPr>
            <w:tcW w:w="788" w:type="dxa"/>
            <w:shd w:val="clear" w:color="auto" w:fill="auto"/>
          </w:tcPr>
          <w:p w14:paraId="07505EBD" w14:textId="77777777" w:rsidR="00E823A4" w:rsidRPr="00BA1C92" w:rsidRDefault="00E823A4" w:rsidP="00E823A4">
            <w:pPr>
              <w:pStyle w:val="Brdtext"/>
              <w:ind w:left="0"/>
              <w:rPr>
                <w:i/>
              </w:rPr>
            </w:pPr>
            <w:proofErr w:type="spellStart"/>
            <w:r w:rsidRPr="00BA1C92">
              <w:rPr>
                <w:i/>
              </w:rPr>
              <w:t>Mult</w:t>
            </w:r>
            <w:proofErr w:type="spellEnd"/>
          </w:p>
        </w:tc>
        <w:tc>
          <w:tcPr>
            <w:tcW w:w="1998" w:type="dxa"/>
            <w:shd w:val="clear" w:color="auto" w:fill="auto"/>
          </w:tcPr>
          <w:p w14:paraId="314F320E" w14:textId="77777777" w:rsidR="00E823A4" w:rsidRPr="00BA1C92" w:rsidRDefault="00E823A4" w:rsidP="00E823A4">
            <w:pPr>
              <w:pStyle w:val="Brdtext"/>
              <w:ind w:left="0"/>
              <w:rPr>
                <w:i/>
              </w:rPr>
            </w:pPr>
            <w:proofErr w:type="spellStart"/>
            <w:r w:rsidRPr="00BA1C92">
              <w:rPr>
                <w:i/>
              </w:rPr>
              <w:t>Kodverk</w:t>
            </w:r>
            <w:proofErr w:type="spellEnd"/>
            <w:r w:rsidRPr="00BA1C92">
              <w:rPr>
                <w:i/>
              </w:rPr>
              <w:t xml:space="preserve">/värde-mängd </w:t>
            </w:r>
            <w:r w:rsidRPr="00BA1C92">
              <w:rPr>
                <w:i/>
              </w:rPr>
              <w:br/>
              <w:t xml:space="preserve">/ </w:t>
            </w:r>
            <w:proofErr w:type="spellStart"/>
            <w:r w:rsidRPr="00BA1C92">
              <w:rPr>
                <w:i/>
              </w:rPr>
              <w:t>ev</w:t>
            </w:r>
            <w:proofErr w:type="spellEnd"/>
            <w:r w:rsidRPr="00BA1C92">
              <w:rPr>
                <w:i/>
              </w:rPr>
              <w:t xml:space="preserve"> begränsningar</w:t>
            </w:r>
          </w:p>
        </w:tc>
        <w:tc>
          <w:tcPr>
            <w:tcW w:w="1330" w:type="dxa"/>
            <w:shd w:val="clear" w:color="auto" w:fill="auto"/>
          </w:tcPr>
          <w:p w14:paraId="4640222B" w14:textId="77777777" w:rsidR="00E823A4" w:rsidRPr="00BA1C92" w:rsidRDefault="00E823A4" w:rsidP="00E823A4">
            <w:pPr>
              <w:pStyle w:val="Brdtext"/>
              <w:ind w:left="0"/>
              <w:rPr>
                <w:i/>
              </w:rPr>
            </w:pPr>
            <w:r w:rsidRPr="00BA1C92">
              <w:rPr>
                <w:i/>
              </w:rPr>
              <w:t>Beslutsregler och kommentar</w:t>
            </w:r>
          </w:p>
        </w:tc>
      </w:tr>
      <w:tr w:rsidR="001F7129" w:rsidRPr="00A303BB" w14:paraId="1F90C353" w14:textId="77777777" w:rsidTr="00D068D5">
        <w:tc>
          <w:tcPr>
            <w:tcW w:w="1540" w:type="dxa"/>
            <w:shd w:val="clear" w:color="auto" w:fill="auto"/>
          </w:tcPr>
          <w:p w14:paraId="309A304E" w14:textId="4D0D77A2" w:rsidR="001F7129" w:rsidRDefault="001F7129" w:rsidP="001F7129">
            <w:pPr>
              <w:pStyle w:val="Brdtext"/>
              <w:ind w:left="0"/>
            </w:pPr>
            <w:r>
              <w:t xml:space="preserve">Registered </w:t>
            </w:r>
            <w:proofErr w:type="spellStart"/>
            <w:r>
              <w:t>ResidentIdent</w:t>
            </w:r>
            <w:proofErr w:type="spellEnd"/>
            <w:r>
              <w:t xml:space="preserve"> </w:t>
            </w:r>
            <w:proofErr w:type="spellStart"/>
            <w:r>
              <w:t>Identification</w:t>
            </w:r>
            <w:proofErr w:type="spellEnd"/>
          </w:p>
        </w:tc>
        <w:tc>
          <w:tcPr>
            <w:tcW w:w="1262" w:type="dxa"/>
            <w:shd w:val="clear" w:color="auto" w:fill="auto"/>
          </w:tcPr>
          <w:p w14:paraId="263BE26D" w14:textId="330B0FE6" w:rsidR="001F7129" w:rsidRPr="0088256E" w:rsidRDefault="001F7129" w:rsidP="001F7129">
            <w:pPr>
              <w:pStyle w:val="Brdtext"/>
              <w:ind w:left="0"/>
            </w:pPr>
            <w:r w:rsidRPr="0088256E">
              <w:t>Invånarens person-nummer</w:t>
            </w:r>
          </w:p>
        </w:tc>
        <w:tc>
          <w:tcPr>
            <w:tcW w:w="2444" w:type="dxa"/>
            <w:shd w:val="clear" w:color="auto" w:fill="auto"/>
          </w:tcPr>
          <w:p w14:paraId="626A2B04" w14:textId="6CA1B010" w:rsidR="001F7129" w:rsidRPr="0088256E" w:rsidRDefault="001F7129" w:rsidP="001F7129">
            <w:pPr>
              <w:pStyle w:val="Brdtext"/>
              <w:ind w:left="0"/>
            </w:pPr>
            <w:r>
              <w:t xml:space="preserve">Person- eller samordningsnummer enligt skatteverkets definition (12 tecken). </w:t>
            </w:r>
          </w:p>
        </w:tc>
        <w:tc>
          <w:tcPr>
            <w:tcW w:w="788" w:type="dxa"/>
            <w:shd w:val="clear" w:color="auto" w:fill="auto"/>
          </w:tcPr>
          <w:p w14:paraId="1E0113DE" w14:textId="327BCB79" w:rsidR="001F7129" w:rsidRPr="0088256E" w:rsidRDefault="001F7129" w:rsidP="001F7129">
            <w:pPr>
              <w:pStyle w:val="Brdtext"/>
              <w:ind w:left="0"/>
            </w:pPr>
            <w:r w:rsidRPr="0088256E">
              <w:t>1</w:t>
            </w:r>
            <w:proofErr w:type="gramStart"/>
            <w:r w:rsidRPr="0088256E">
              <w:t>..</w:t>
            </w:r>
            <w:proofErr w:type="gramEnd"/>
            <w:r w:rsidRPr="0088256E">
              <w:t>1</w:t>
            </w:r>
          </w:p>
        </w:tc>
        <w:tc>
          <w:tcPr>
            <w:tcW w:w="1998" w:type="dxa"/>
            <w:shd w:val="clear" w:color="auto" w:fill="auto"/>
          </w:tcPr>
          <w:p w14:paraId="2A63F634" w14:textId="5239C19D" w:rsidR="001F7129" w:rsidRPr="0088256E" w:rsidRDefault="001F7129" w:rsidP="001F7129">
            <w:pPr>
              <w:pStyle w:val="Brdtext"/>
              <w:ind w:left="0"/>
            </w:pPr>
          </w:p>
        </w:tc>
        <w:tc>
          <w:tcPr>
            <w:tcW w:w="1330" w:type="dxa"/>
            <w:shd w:val="clear" w:color="auto" w:fill="auto"/>
          </w:tcPr>
          <w:p w14:paraId="57E8F877" w14:textId="114C7719" w:rsidR="001F7129" w:rsidRPr="0088256E" w:rsidRDefault="001F7129" w:rsidP="001F7129">
            <w:pPr>
              <w:pStyle w:val="Brdtext"/>
              <w:ind w:left="0"/>
            </w:pPr>
            <w:r w:rsidRPr="0088256E">
              <w:t xml:space="preserve">Del av instansens </w:t>
            </w:r>
            <w:proofErr w:type="spellStart"/>
            <w:r w:rsidRPr="0088256E">
              <w:t>unikhet</w:t>
            </w:r>
            <w:proofErr w:type="spellEnd"/>
          </w:p>
        </w:tc>
      </w:tr>
      <w:tr w:rsidR="001F7129" w:rsidRPr="00A303BB" w14:paraId="602F49BA" w14:textId="77777777" w:rsidTr="00D068D5">
        <w:tc>
          <w:tcPr>
            <w:tcW w:w="1540" w:type="dxa"/>
            <w:shd w:val="clear" w:color="auto" w:fill="auto"/>
          </w:tcPr>
          <w:p w14:paraId="0FA215AE" w14:textId="364A71D3" w:rsidR="001F7129" w:rsidRPr="0088256E" w:rsidRDefault="001F7129" w:rsidP="001F7129">
            <w:pPr>
              <w:pStyle w:val="Brdtext"/>
              <w:ind w:left="0"/>
            </w:pPr>
            <w:r w:rsidRPr="00B7745E">
              <w:t xml:space="preserve">Service </w:t>
            </w:r>
            <w:proofErr w:type="spellStart"/>
            <w:r w:rsidRPr="00B7745E">
              <w:t>domain</w:t>
            </w:r>
            <w:proofErr w:type="spellEnd"/>
            <w:r>
              <w:t>*</w:t>
            </w:r>
          </w:p>
        </w:tc>
        <w:tc>
          <w:tcPr>
            <w:tcW w:w="1262" w:type="dxa"/>
            <w:shd w:val="clear" w:color="auto" w:fill="auto"/>
          </w:tcPr>
          <w:p w14:paraId="58267579" w14:textId="77985438" w:rsidR="001F7129" w:rsidRPr="0088256E" w:rsidRDefault="001F7129" w:rsidP="001F7129">
            <w:pPr>
              <w:pStyle w:val="Brdtext"/>
              <w:ind w:left="0"/>
            </w:pPr>
            <w:r w:rsidRPr="00B7745E">
              <w:t xml:space="preserve">Den tjänstedomän som förekomsten avser. </w:t>
            </w:r>
          </w:p>
        </w:tc>
        <w:tc>
          <w:tcPr>
            <w:tcW w:w="2444" w:type="dxa"/>
            <w:shd w:val="clear" w:color="auto" w:fill="auto"/>
          </w:tcPr>
          <w:p w14:paraId="567584D0" w14:textId="27E70E66" w:rsidR="001F7129" w:rsidRPr="0088256E" w:rsidRDefault="001F7129" w:rsidP="001F7129">
            <w:pPr>
              <w:pStyle w:val="Brdtext"/>
              <w:ind w:left="0"/>
            </w:pPr>
            <w:r w:rsidRPr="00B7745E">
              <w:t xml:space="preserve">URN på formen </w:t>
            </w:r>
            <w:r>
              <w:t>&lt;regelverk&gt;:</w:t>
            </w:r>
            <w:r w:rsidRPr="00B7745E">
              <w:t xml:space="preserve">&lt;huvuddomän&gt;:&lt;underdomän&gt;. </w:t>
            </w:r>
          </w:p>
        </w:tc>
        <w:tc>
          <w:tcPr>
            <w:tcW w:w="788" w:type="dxa"/>
            <w:shd w:val="clear" w:color="auto" w:fill="auto"/>
          </w:tcPr>
          <w:p w14:paraId="757501F1" w14:textId="7D4799F4" w:rsidR="001F7129" w:rsidRPr="0088256E" w:rsidRDefault="001F7129" w:rsidP="001F7129">
            <w:pPr>
              <w:pStyle w:val="Brdtext"/>
              <w:ind w:left="0"/>
            </w:pPr>
            <w:r w:rsidRPr="00B7745E">
              <w:t>1</w:t>
            </w:r>
            <w:proofErr w:type="gramStart"/>
            <w:r w:rsidRPr="00B7745E">
              <w:t>..</w:t>
            </w:r>
            <w:proofErr w:type="gramEnd"/>
            <w:r w:rsidRPr="00B7745E">
              <w:t>1</w:t>
            </w:r>
          </w:p>
        </w:tc>
        <w:tc>
          <w:tcPr>
            <w:tcW w:w="1998" w:type="dxa"/>
            <w:shd w:val="clear" w:color="auto" w:fill="auto"/>
          </w:tcPr>
          <w:p w14:paraId="24D86759" w14:textId="0BA84BDE" w:rsidR="001F7129" w:rsidRPr="0088256E" w:rsidRDefault="001F7129" w:rsidP="00C6311A">
            <w:pPr>
              <w:pStyle w:val="Brdtext"/>
              <w:ind w:left="0"/>
            </w:pPr>
            <w:r w:rsidRPr="00B7745E">
              <w:t>Värdet ska vara ”</w:t>
            </w:r>
            <w:proofErr w:type="spellStart"/>
            <w:proofErr w:type="gramStart"/>
            <w:r>
              <w:t>riv:clinicalprocess</w:t>
            </w:r>
            <w:proofErr w:type="gramEnd"/>
            <w:r>
              <w:t>:</w:t>
            </w:r>
            <w:r w:rsidR="00C6311A">
              <w:t>healthcond:</w:t>
            </w:r>
            <w:r w:rsidR="00D068D5">
              <w:t>act</w:t>
            </w:r>
            <w:r w:rsidR="00C6311A">
              <w:t>outcome</w:t>
            </w:r>
            <w:proofErr w:type="spellEnd"/>
            <w:r w:rsidRPr="00B7745E">
              <w:t>”</w:t>
            </w:r>
          </w:p>
        </w:tc>
        <w:tc>
          <w:tcPr>
            <w:tcW w:w="1330" w:type="dxa"/>
            <w:shd w:val="clear" w:color="auto" w:fill="auto"/>
          </w:tcPr>
          <w:p w14:paraId="1D019148" w14:textId="5E6AA15A" w:rsidR="001F7129" w:rsidRPr="0088256E" w:rsidRDefault="001F7129" w:rsidP="001F7129">
            <w:pPr>
              <w:pStyle w:val="Brdtext"/>
              <w:ind w:left="0"/>
            </w:pPr>
            <w:r w:rsidRPr="00B7745E">
              <w:t xml:space="preserve">Del av instansens </w:t>
            </w:r>
            <w:proofErr w:type="spellStart"/>
            <w:r w:rsidRPr="00B7745E">
              <w:t>unikhet</w:t>
            </w:r>
            <w:proofErr w:type="spellEnd"/>
          </w:p>
        </w:tc>
      </w:tr>
      <w:tr w:rsidR="001F7129" w:rsidRPr="00A303BB" w14:paraId="2697CA68" w14:textId="77777777" w:rsidTr="00D068D5">
        <w:tc>
          <w:tcPr>
            <w:tcW w:w="1540" w:type="dxa"/>
            <w:shd w:val="clear" w:color="auto" w:fill="auto"/>
          </w:tcPr>
          <w:p w14:paraId="112C44DB" w14:textId="59113DA7" w:rsidR="001F7129" w:rsidRDefault="001F7129" w:rsidP="001F7129">
            <w:pPr>
              <w:pStyle w:val="Brdtext"/>
              <w:ind w:left="0"/>
            </w:pPr>
            <w:proofErr w:type="spellStart"/>
            <w:r w:rsidRPr="006328BC">
              <w:t>Categori-zation</w:t>
            </w:r>
            <w:proofErr w:type="spellEnd"/>
            <w:r>
              <w:t>*</w:t>
            </w:r>
          </w:p>
        </w:tc>
        <w:tc>
          <w:tcPr>
            <w:tcW w:w="1262" w:type="dxa"/>
            <w:shd w:val="clear" w:color="auto" w:fill="auto"/>
          </w:tcPr>
          <w:p w14:paraId="6A5A48B1" w14:textId="433BABD2" w:rsidR="001F7129" w:rsidRPr="0088256E" w:rsidRDefault="001F7129" w:rsidP="001F7129">
            <w:pPr>
              <w:pStyle w:val="Brdtext"/>
              <w:ind w:left="0"/>
            </w:pPr>
            <w:r w:rsidRPr="006328BC">
              <w:t>Kategori-</w:t>
            </w:r>
            <w:proofErr w:type="spellStart"/>
            <w:r w:rsidRPr="006328BC">
              <w:t>sering</w:t>
            </w:r>
            <w:proofErr w:type="spellEnd"/>
            <w:r w:rsidRPr="006328BC">
              <w:t xml:space="preserve"> enligt </w:t>
            </w:r>
            <w:proofErr w:type="spellStart"/>
            <w:r w:rsidRPr="006328BC">
              <w:t>kodverk</w:t>
            </w:r>
            <w:proofErr w:type="spellEnd"/>
            <w:r w:rsidRPr="006328BC">
              <w:t xml:space="preserve"> som är specifikt för tjänste-domänen </w:t>
            </w:r>
          </w:p>
        </w:tc>
        <w:tc>
          <w:tcPr>
            <w:tcW w:w="2444" w:type="dxa"/>
            <w:shd w:val="clear" w:color="auto" w:fill="auto"/>
          </w:tcPr>
          <w:p w14:paraId="7A16B4AA" w14:textId="77777777" w:rsidR="001F7129" w:rsidRPr="006328BC" w:rsidRDefault="001F7129" w:rsidP="001F7129">
            <w:pPr>
              <w:pStyle w:val="Brdtext"/>
              <w:ind w:left="38"/>
            </w:pPr>
            <w:r w:rsidRPr="006328BC">
              <w:t xml:space="preserve">Text bestående av bokstäver i ASCII. </w:t>
            </w:r>
          </w:p>
          <w:p w14:paraId="34FA6D17" w14:textId="633B6ECE" w:rsidR="001F7129" w:rsidRPr="0088256E" w:rsidRDefault="001F7129" w:rsidP="001F7129">
            <w:pPr>
              <w:pStyle w:val="Brdtext"/>
              <w:ind w:left="0"/>
            </w:pPr>
          </w:p>
        </w:tc>
        <w:tc>
          <w:tcPr>
            <w:tcW w:w="788" w:type="dxa"/>
            <w:shd w:val="clear" w:color="auto" w:fill="auto"/>
          </w:tcPr>
          <w:p w14:paraId="0637DB28" w14:textId="1AAD831D" w:rsidR="001F7129" w:rsidRPr="0088256E" w:rsidRDefault="001F7129" w:rsidP="001F7129">
            <w:pPr>
              <w:pStyle w:val="Brdtext"/>
              <w:ind w:left="0"/>
            </w:pPr>
            <w:r w:rsidRPr="006328BC">
              <w:t>1</w:t>
            </w:r>
            <w:proofErr w:type="gramStart"/>
            <w:r w:rsidRPr="006328BC">
              <w:t>..</w:t>
            </w:r>
            <w:proofErr w:type="gramEnd"/>
            <w:r w:rsidRPr="006328BC">
              <w:t>1</w:t>
            </w:r>
          </w:p>
        </w:tc>
        <w:tc>
          <w:tcPr>
            <w:tcW w:w="1998" w:type="dxa"/>
            <w:shd w:val="clear" w:color="auto" w:fill="auto"/>
          </w:tcPr>
          <w:p w14:paraId="27DF522B" w14:textId="4010A63D" w:rsidR="001F7129" w:rsidRPr="0088256E" w:rsidRDefault="001F7129" w:rsidP="001F7129">
            <w:pPr>
              <w:pStyle w:val="Brdtext"/>
              <w:ind w:left="0"/>
            </w:pPr>
            <w:r w:rsidRPr="004E2B92">
              <w:t>Tjänstekontrakt genom vilket den information som indexposten avser kan hämtas. Anges med kortform enligt tabell nedan.</w:t>
            </w:r>
          </w:p>
        </w:tc>
        <w:tc>
          <w:tcPr>
            <w:tcW w:w="1330" w:type="dxa"/>
            <w:shd w:val="clear" w:color="auto" w:fill="auto"/>
          </w:tcPr>
          <w:p w14:paraId="3D5FFDC9" w14:textId="2595623D" w:rsidR="001F7129" w:rsidRPr="0088256E" w:rsidRDefault="001F7129" w:rsidP="001F7129">
            <w:pPr>
              <w:pStyle w:val="Brdtext"/>
              <w:ind w:left="0"/>
            </w:pPr>
            <w:r w:rsidRPr="006328BC">
              <w:t xml:space="preserve">Del av instansens </w:t>
            </w:r>
            <w:proofErr w:type="spellStart"/>
            <w:r w:rsidRPr="006328BC">
              <w:t>unikhet</w:t>
            </w:r>
            <w:proofErr w:type="spellEnd"/>
          </w:p>
        </w:tc>
      </w:tr>
      <w:tr w:rsidR="001F7129" w:rsidRPr="00A303BB" w14:paraId="2851C2D4" w14:textId="77777777" w:rsidTr="00D068D5">
        <w:tc>
          <w:tcPr>
            <w:tcW w:w="1540" w:type="dxa"/>
            <w:shd w:val="clear" w:color="auto" w:fill="auto"/>
          </w:tcPr>
          <w:p w14:paraId="283CCF13" w14:textId="1A06E75D" w:rsidR="001F7129" w:rsidRDefault="001F7129" w:rsidP="001F7129">
            <w:pPr>
              <w:pStyle w:val="Brdtext"/>
              <w:ind w:left="0"/>
            </w:pPr>
            <w:proofErr w:type="spellStart"/>
            <w:r>
              <w:t>Logical</w:t>
            </w:r>
            <w:proofErr w:type="spellEnd"/>
            <w:r>
              <w:t xml:space="preserve"> </w:t>
            </w:r>
            <w:proofErr w:type="spellStart"/>
            <w:r>
              <w:t>address</w:t>
            </w:r>
            <w:proofErr w:type="spellEnd"/>
            <w:r>
              <w:t>*</w:t>
            </w:r>
          </w:p>
        </w:tc>
        <w:tc>
          <w:tcPr>
            <w:tcW w:w="1262" w:type="dxa"/>
            <w:shd w:val="clear" w:color="auto" w:fill="auto"/>
          </w:tcPr>
          <w:p w14:paraId="3FE0D6D5" w14:textId="4A3FA2C0" w:rsidR="001F7129" w:rsidRPr="0088256E" w:rsidRDefault="001F7129" w:rsidP="001F7129">
            <w:pPr>
              <w:pStyle w:val="Brdtext"/>
              <w:ind w:left="0"/>
            </w:pPr>
            <w:r w:rsidRPr="0088256E">
              <w:t>Referens till informationskällan enligt tjänste-domänens definition</w:t>
            </w:r>
          </w:p>
        </w:tc>
        <w:tc>
          <w:tcPr>
            <w:tcW w:w="2444" w:type="dxa"/>
            <w:shd w:val="clear" w:color="auto" w:fill="auto"/>
          </w:tcPr>
          <w:p w14:paraId="2F9E756F" w14:textId="4D3852D6" w:rsidR="001F7129" w:rsidRPr="0088256E" w:rsidRDefault="001F7129" w:rsidP="001F7129">
            <w:pPr>
              <w:pStyle w:val="Brdtext"/>
              <w:ind w:left="0"/>
            </w:pPr>
            <w:r>
              <w:t xml:space="preserve">Logisk adress enligt adresseringsmodell för den tjänstedomän som anges av fältet Service </w:t>
            </w:r>
            <w:proofErr w:type="spellStart"/>
            <w:r>
              <w:t>Domain</w:t>
            </w:r>
            <w:proofErr w:type="spellEnd"/>
            <w:r>
              <w:t>.</w:t>
            </w:r>
          </w:p>
        </w:tc>
        <w:tc>
          <w:tcPr>
            <w:tcW w:w="788" w:type="dxa"/>
            <w:shd w:val="clear" w:color="auto" w:fill="auto"/>
          </w:tcPr>
          <w:p w14:paraId="6D0BE4CF" w14:textId="07F3B3FF" w:rsidR="001F7129" w:rsidRPr="0088256E" w:rsidRDefault="001F7129" w:rsidP="001F7129">
            <w:pPr>
              <w:pStyle w:val="Brdtext"/>
              <w:ind w:left="0"/>
            </w:pPr>
            <w:r w:rsidRPr="00826154">
              <w:t>1</w:t>
            </w:r>
            <w:proofErr w:type="gramStart"/>
            <w:r w:rsidRPr="00826154">
              <w:t>..</w:t>
            </w:r>
            <w:proofErr w:type="gramEnd"/>
            <w:r w:rsidRPr="00826154">
              <w:t>1</w:t>
            </w:r>
          </w:p>
        </w:tc>
        <w:tc>
          <w:tcPr>
            <w:tcW w:w="1998" w:type="dxa"/>
            <w:shd w:val="clear" w:color="auto" w:fill="auto"/>
          </w:tcPr>
          <w:p w14:paraId="0317E677" w14:textId="417A3AD4" w:rsidR="001F7129" w:rsidRPr="0088256E" w:rsidRDefault="001F7129" w:rsidP="001F7129">
            <w:pPr>
              <w:pStyle w:val="Brdtext"/>
              <w:ind w:left="0"/>
            </w:pPr>
            <w:r>
              <w:t>Samma värde som fältet Source System.</w:t>
            </w:r>
          </w:p>
        </w:tc>
        <w:tc>
          <w:tcPr>
            <w:tcW w:w="1330" w:type="dxa"/>
            <w:shd w:val="clear" w:color="auto" w:fill="auto"/>
          </w:tcPr>
          <w:p w14:paraId="46F10B78" w14:textId="059AD37E" w:rsidR="001F7129" w:rsidRPr="0088256E" w:rsidRDefault="001F7129" w:rsidP="001F7129">
            <w:pPr>
              <w:pStyle w:val="Brdtext"/>
              <w:ind w:left="0"/>
            </w:pPr>
            <w:r w:rsidRPr="00826154">
              <w:t xml:space="preserve">Del av instansens </w:t>
            </w:r>
            <w:proofErr w:type="spellStart"/>
            <w:r w:rsidRPr="00826154">
              <w:t>unikhet</w:t>
            </w:r>
            <w:proofErr w:type="spellEnd"/>
          </w:p>
        </w:tc>
      </w:tr>
      <w:tr w:rsidR="001F7129" w:rsidRPr="00A303BB" w14:paraId="7B292BCB" w14:textId="77777777" w:rsidTr="00D068D5">
        <w:tc>
          <w:tcPr>
            <w:tcW w:w="1540" w:type="dxa"/>
            <w:shd w:val="clear" w:color="auto" w:fill="auto"/>
          </w:tcPr>
          <w:p w14:paraId="63AC0D64" w14:textId="482F2779" w:rsidR="001F7129" w:rsidRDefault="001F7129" w:rsidP="001F7129">
            <w:pPr>
              <w:pStyle w:val="Brdtext"/>
              <w:ind w:left="0"/>
            </w:pPr>
            <w:r w:rsidRPr="00A07CBD">
              <w:t xml:space="preserve">Business </w:t>
            </w:r>
            <w:proofErr w:type="spellStart"/>
            <w:r w:rsidRPr="00A07CBD">
              <w:t>object</w:t>
            </w:r>
            <w:proofErr w:type="spellEnd"/>
            <w:r w:rsidRPr="00A07CBD">
              <w:t xml:space="preserve"> </w:t>
            </w:r>
            <w:proofErr w:type="spellStart"/>
            <w:r w:rsidRPr="00A07CBD">
              <w:t>Instance</w:t>
            </w:r>
            <w:proofErr w:type="spellEnd"/>
            <w:r w:rsidRPr="00A07CBD">
              <w:t xml:space="preserve"> </w:t>
            </w:r>
            <w:proofErr w:type="spellStart"/>
            <w:r w:rsidRPr="00A07CBD">
              <w:lastRenderedPageBreak/>
              <w:t>Identifier</w:t>
            </w:r>
            <w:proofErr w:type="spellEnd"/>
            <w:r>
              <w:t>*</w:t>
            </w:r>
          </w:p>
        </w:tc>
        <w:tc>
          <w:tcPr>
            <w:tcW w:w="1262" w:type="dxa"/>
            <w:shd w:val="clear" w:color="auto" w:fill="auto"/>
          </w:tcPr>
          <w:p w14:paraId="5A8A8F04" w14:textId="2370FDF1" w:rsidR="001F7129" w:rsidRPr="0088256E" w:rsidRDefault="001F7129" w:rsidP="001F7129">
            <w:pPr>
              <w:pStyle w:val="Brdtext"/>
              <w:ind w:left="0"/>
            </w:pPr>
            <w:r w:rsidRPr="00A07CBD">
              <w:lastRenderedPageBreak/>
              <w:t xml:space="preserve">Unik identifierare för </w:t>
            </w:r>
            <w:r w:rsidRPr="00A07CBD">
              <w:lastRenderedPageBreak/>
              <w:t>händelse-bärande objekt</w:t>
            </w:r>
          </w:p>
        </w:tc>
        <w:tc>
          <w:tcPr>
            <w:tcW w:w="2444" w:type="dxa"/>
            <w:shd w:val="clear" w:color="auto" w:fill="auto"/>
          </w:tcPr>
          <w:p w14:paraId="1A338E01" w14:textId="40CABD53" w:rsidR="001F7129" w:rsidRPr="0088256E" w:rsidRDefault="001F7129" w:rsidP="001F7129">
            <w:pPr>
              <w:pStyle w:val="Brdtext"/>
              <w:ind w:left="0"/>
            </w:pPr>
            <w:r>
              <w:lastRenderedPageBreak/>
              <w:t>Text</w:t>
            </w:r>
          </w:p>
        </w:tc>
        <w:tc>
          <w:tcPr>
            <w:tcW w:w="788" w:type="dxa"/>
            <w:shd w:val="clear" w:color="auto" w:fill="auto"/>
          </w:tcPr>
          <w:p w14:paraId="46DB7323" w14:textId="42AAFA8F" w:rsidR="001F7129" w:rsidRPr="0088256E" w:rsidRDefault="001F7129" w:rsidP="001F7129">
            <w:pPr>
              <w:pStyle w:val="Brdtext"/>
              <w:ind w:left="0"/>
            </w:pPr>
            <w:r w:rsidRPr="00A07CBD">
              <w:t>1</w:t>
            </w:r>
            <w:proofErr w:type="gramStart"/>
            <w:r w:rsidRPr="00A07CBD">
              <w:t>..</w:t>
            </w:r>
            <w:proofErr w:type="gramEnd"/>
            <w:r w:rsidRPr="00A07CBD">
              <w:t>1</w:t>
            </w:r>
          </w:p>
        </w:tc>
        <w:tc>
          <w:tcPr>
            <w:tcW w:w="1998" w:type="dxa"/>
            <w:shd w:val="clear" w:color="auto" w:fill="auto"/>
          </w:tcPr>
          <w:p w14:paraId="6BDCD716" w14:textId="26B403A6" w:rsidR="001F7129" w:rsidRPr="0088256E" w:rsidRDefault="001F7129" w:rsidP="001F7129">
            <w:pPr>
              <w:pStyle w:val="Brdtext"/>
              <w:ind w:left="0"/>
            </w:pPr>
            <w:r>
              <w:t xml:space="preserve">”NA” – </w:t>
            </w:r>
            <w:proofErr w:type="gramStart"/>
            <w:r>
              <w:t>dvs</w:t>
            </w:r>
            <w:proofErr w:type="gramEnd"/>
            <w:r>
              <w:t xml:space="preserve"> ej tillämpat för tjänstedomänen.</w:t>
            </w:r>
          </w:p>
        </w:tc>
        <w:tc>
          <w:tcPr>
            <w:tcW w:w="1330" w:type="dxa"/>
            <w:shd w:val="clear" w:color="auto" w:fill="auto"/>
          </w:tcPr>
          <w:p w14:paraId="12344AE0" w14:textId="17F8E9BA" w:rsidR="001F7129" w:rsidRPr="0088256E" w:rsidRDefault="001F7129" w:rsidP="001F7129">
            <w:pPr>
              <w:pStyle w:val="Brdtext"/>
              <w:ind w:left="0"/>
            </w:pPr>
            <w:r w:rsidRPr="00A07CBD">
              <w:t xml:space="preserve">Del av instansens </w:t>
            </w:r>
            <w:proofErr w:type="spellStart"/>
            <w:r w:rsidRPr="00A07CBD">
              <w:t>unikhet</w:t>
            </w:r>
            <w:proofErr w:type="spellEnd"/>
          </w:p>
        </w:tc>
      </w:tr>
      <w:tr w:rsidR="001F7129" w:rsidRPr="00A303BB" w14:paraId="3B85E384" w14:textId="77777777" w:rsidTr="00D068D5">
        <w:tc>
          <w:tcPr>
            <w:tcW w:w="1540" w:type="dxa"/>
            <w:shd w:val="clear" w:color="auto" w:fill="auto"/>
          </w:tcPr>
          <w:p w14:paraId="75820254" w14:textId="6FE629EE" w:rsidR="001F7129" w:rsidRDefault="001F7129" w:rsidP="001F7129">
            <w:pPr>
              <w:pStyle w:val="Brdtext"/>
              <w:ind w:left="0"/>
            </w:pPr>
            <w:r w:rsidRPr="00E86BD3">
              <w:lastRenderedPageBreak/>
              <w:t xml:space="preserve">Clinical process </w:t>
            </w:r>
            <w:proofErr w:type="spellStart"/>
            <w:r w:rsidRPr="00E86BD3">
              <w:t>interest</w:t>
            </w:r>
            <w:proofErr w:type="spellEnd"/>
            <w:r>
              <w:t xml:space="preserve"> </w:t>
            </w:r>
            <w:r w:rsidRPr="009320FF">
              <w:t>Id</w:t>
            </w:r>
          </w:p>
        </w:tc>
        <w:tc>
          <w:tcPr>
            <w:tcW w:w="1262" w:type="dxa"/>
            <w:shd w:val="clear" w:color="auto" w:fill="auto"/>
          </w:tcPr>
          <w:p w14:paraId="17A04CD3" w14:textId="10598922" w:rsidR="001F7129" w:rsidRDefault="001F7129" w:rsidP="001F7129">
            <w:pPr>
              <w:pStyle w:val="Brdtext"/>
              <w:ind w:left="0"/>
            </w:pPr>
            <w:r w:rsidRPr="009320FF">
              <w:t>Hälsoärende-id</w:t>
            </w:r>
          </w:p>
        </w:tc>
        <w:tc>
          <w:tcPr>
            <w:tcW w:w="2444" w:type="dxa"/>
            <w:shd w:val="clear" w:color="auto" w:fill="auto"/>
          </w:tcPr>
          <w:p w14:paraId="7BAFFB50" w14:textId="3A767ADD" w:rsidR="001F7129" w:rsidRPr="0088256E" w:rsidRDefault="001F7129" w:rsidP="001F7129">
            <w:pPr>
              <w:pStyle w:val="Brdtext"/>
              <w:ind w:left="0"/>
            </w:pPr>
            <w:r>
              <w:t>GUID</w:t>
            </w:r>
          </w:p>
        </w:tc>
        <w:tc>
          <w:tcPr>
            <w:tcW w:w="788" w:type="dxa"/>
            <w:shd w:val="clear" w:color="auto" w:fill="auto"/>
          </w:tcPr>
          <w:p w14:paraId="294922E7" w14:textId="3136D01C" w:rsidR="001F7129" w:rsidRDefault="001F7129" w:rsidP="001F7129">
            <w:pPr>
              <w:pStyle w:val="Brdtext"/>
              <w:ind w:left="0"/>
            </w:pPr>
            <w:r>
              <w:t>1</w:t>
            </w:r>
            <w:proofErr w:type="gramStart"/>
            <w:r>
              <w:t>..</w:t>
            </w:r>
            <w:proofErr w:type="gramEnd"/>
            <w:r>
              <w:t>1</w:t>
            </w:r>
          </w:p>
        </w:tc>
        <w:tc>
          <w:tcPr>
            <w:tcW w:w="1998" w:type="dxa"/>
            <w:shd w:val="clear" w:color="auto" w:fill="auto"/>
          </w:tcPr>
          <w:p w14:paraId="75CCAEB0" w14:textId="435AF3DE" w:rsidR="001F7129" w:rsidRDefault="001F7129" w:rsidP="001F7129">
            <w:pPr>
              <w:pStyle w:val="Brdtext"/>
              <w:ind w:left="0"/>
            </w:pPr>
            <w:r>
              <w:t>”NA” (ä</w:t>
            </w:r>
            <w:r w:rsidRPr="009320FF">
              <w:t xml:space="preserve">nnu </w:t>
            </w:r>
            <w:proofErr w:type="gramStart"/>
            <w:r w:rsidRPr="009320FF">
              <w:t>ej</w:t>
            </w:r>
            <w:proofErr w:type="gramEnd"/>
            <w:r w:rsidRPr="009320FF">
              <w:t xml:space="preserve"> tillämpat i tjänstedomänen</w:t>
            </w:r>
            <w:r>
              <w:t>)</w:t>
            </w:r>
          </w:p>
        </w:tc>
        <w:tc>
          <w:tcPr>
            <w:tcW w:w="1330" w:type="dxa"/>
            <w:shd w:val="clear" w:color="auto" w:fill="auto"/>
          </w:tcPr>
          <w:p w14:paraId="48568DAC" w14:textId="25A61ACB" w:rsidR="001F7129" w:rsidRPr="0088256E" w:rsidRDefault="001F7129" w:rsidP="001F7129">
            <w:pPr>
              <w:pStyle w:val="Brdtext"/>
              <w:ind w:left="0"/>
            </w:pPr>
            <w:r w:rsidRPr="00A07CBD">
              <w:t xml:space="preserve">Del av instansens </w:t>
            </w:r>
            <w:proofErr w:type="spellStart"/>
            <w:r w:rsidRPr="00A07CBD">
              <w:t>unikhet</w:t>
            </w:r>
            <w:proofErr w:type="spellEnd"/>
          </w:p>
        </w:tc>
      </w:tr>
      <w:tr w:rsidR="001F7129" w:rsidRPr="00A303BB" w14:paraId="5ECF7BC1" w14:textId="77777777" w:rsidTr="00D068D5">
        <w:tc>
          <w:tcPr>
            <w:tcW w:w="1540" w:type="dxa"/>
            <w:shd w:val="clear" w:color="auto" w:fill="auto"/>
          </w:tcPr>
          <w:p w14:paraId="1A76053D" w14:textId="7BC45206" w:rsidR="001F7129" w:rsidRDefault="001F7129" w:rsidP="001F7129">
            <w:pPr>
              <w:pStyle w:val="Brdtext"/>
              <w:ind w:left="0"/>
            </w:pPr>
            <w:r>
              <w:t xml:space="preserve">Most Recent </w:t>
            </w:r>
            <w:proofErr w:type="spellStart"/>
            <w:r>
              <w:t>Content</w:t>
            </w:r>
            <w:proofErr w:type="spellEnd"/>
            <w:r>
              <w:t>*</w:t>
            </w:r>
          </w:p>
        </w:tc>
        <w:tc>
          <w:tcPr>
            <w:tcW w:w="1262" w:type="dxa"/>
            <w:shd w:val="clear" w:color="auto" w:fill="auto"/>
          </w:tcPr>
          <w:p w14:paraId="3CB3B72C" w14:textId="4B117050" w:rsidR="001F7129" w:rsidRPr="0088256E" w:rsidRDefault="001F7129" w:rsidP="001F7129">
            <w:pPr>
              <w:pStyle w:val="Brdtext"/>
              <w:ind w:left="0"/>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5586EDCC" w14:textId="05232908" w:rsidR="001F7129" w:rsidRPr="0088256E" w:rsidRDefault="001F7129" w:rsidP="001F7129">
            <w:pPr>
              <w:pStyle w:val="Brdtext"/>
              <w:ind w:left="0"/>
            </w:pPr>
            <w:r w:rsidRPr="005B6CF5">
              <w:t>DT</w:t>
            </w:r>
          </w:p>
        </w:tc>
        <w:tc>
          <w:tcPr>
            <w:tcW w:w="788" w:type="dxa"/>
            <w:shd w:val="clear" w:color="auto" w:fill="auto"/>
          </w:tcPr>
          <w:p w14:paraId="345D8AA5" w14:textId="13A8063A" w:rsidR="001F7129" w:rsidRPr="0088256E" w:rsidRDefault="001F7129" w:rsidP="001F7129">
            <w:pPr>
              <w:pStyle w:val="Brdtext"/>
              <w:ind w:left="0"/>
            </w:pPr>
            <w:r w:rsidRPr="00C73FAD">
              <w:t>1</w:t>
            </w:r>
            <w:proofErr w:type="gramStart"/>
            <w:r w:rsidRPr="00C73FAD">
              <w:t>..</w:t>
            </w:r>
            <w:proofErr w:type="gramEnd"/>
            <w:r w:rsidRPr="00C73FAD">
              <w:t>1</w:t>
            </w:r>
          </w:p>
        </w:tc>
        <w:tc>
          <w:tcPr>
            <w:tcW w:w="1998" w:type="dxa"/>
            <w:shd w:val="clear" w:color="auto" w:fill="auto"/>
          </w:tcPr>
          <w:p w14:paraId="039CA620" w14:textId="13B25B31" w:rsidR="001F7129" w:rsidRPr="0088256E" w:rsidRDefault="001F7129" w:rsidP="001F7129">
            <w:pPr>
              <w:pStyle w:val="Brdtext"/>
              <w:ind w:left="0"/>
            </w:pPr>
            <w:r w:rsidRPr="00E849E0">
              <w:t xml:space="preserve">Tidpunkt för senaste händelse som matchar indexposten. Kan även avse </w:t>
            </w:r>
            <w:proofErr w:type="gramStart"/>
            <w:r w:rsidRPr="00E849E0">
              <w:t>borttag</w:t>
            </w:r>
            <w:proofErr w:type="gramEnd"/>
            <w:r w:rsidRPr="00E849E0">
              <w:t xml:space="preserve">. Ex: En indexpost representerar 2 </w:t>
            </w:r>
            <w:proofErr w:type="spellStart"/>
            <w:r w:rsidRPr="00E849E0">
              <w:t>bef</w:t>
            </w:r>
            <w:proofErr w:type="spellEnd"/>
            <w:r w:rsidRPr="00E849E0">
              <w:t xml:space="preserve">. dokument. Ett av dem tas bort. Det markeras genom att </w:t>
            </w:r>
            <w:proofErr w:type="spellStart"/>
            <w:r w:rsidRPr="00E849E0">
              <w:t>bef</w:t>
            </w:r>
            <w:proofErr w:type="spellEnd"/>
            <w:r w:rsidRPr="00E849E0">
              <w:t xml:space="preserve">. </w:t>
            </w:r>
            <w:proofErr w:type="gramStart"/>
            <w:r w:rsidRPr="00E849E0">
              <w:t>post uppdateras med tidpunkt för borttagshändelsen.</w:t>
            </w:r>
            <w:proofErr w:type="gramEnd"/>
          </w:p>
        </w:tc>
        <w:tc>
          <w:tcPr>
            <w:tcW w:w="1330" w:type="dxa"/>
            <w:shd w:val="clear" w:color="auto" w:fill="auto"/>
          </w:tcPr>
          <w:p w14:paraId="2B9DC65C" w14:textId="3C6114BB" w:rsidR="001F7129" w:rsidRPr="0088256E" w:rsidRDefault="001F7129" w:rsidP="001F7129">
            <w:pPr>
              <w:pStyle w:val="Brdtext"/>
              <w:ind w:left="0"/>
            </w:pPr>
          </w:p>
        </w:tc>
      </w:tr>
      <w:tr w:rsidR="001F7129" w:rsidRPr="00A303BB" w14:paraId="7E4B07A8" w14:textId="77777777" w:rsidTr="00D068D5">
        <w:tc>
          <w:tcPr>
            <w:tcW w:w="1540" w:type="dxa"/>
            <w:shd w:val="clear" w:color="auto" w:fill="auto"/>
          </w:tcPr>
          <w:p w14:paraId="0C16FDB7" w14:textId="77777777" w:rsidR="001F7129" w:rsidRDefault="001F7129" w:rsidP="001F7129">
            <w:pPr>
              <w:pStyle w:val="Brdtext"/>
              <w:ind w:left="5"/>
            </w:pPr>
            <w:r>
              <w:t>Creation</w:t>
            </w:r>
          </w:p>
          <w:p w14:paraId="14185ADD" w14:textId="6910080E" w:rsidR="001F7129" w:rsidRPr="00E164D5" w:rsidRDefault="001F7129" w:rsidP="001F7129">
            <w:pPr>
              <w:pStyle w:val="Brdtext"/>
              <w:ind w:left="0"/>
            </w:pPr>
            <w:proofErr w:type="spellStart"/>
            <w:r>
              <w:t>Time</w:t>
            </w:r>
            <w:proofErr w:type="spellEnd"/>
          </w:p>
        </w:tc>
        <w:tc>
          <w:tcPr>
            <w:tcW w:w="1262" w:type="dxa"/>
            <w:shd w:val="clear" w:color="auto" w:fill="auto"/>
          </w:tcPr>
          <w:p w14:paraId="05627FB8" w14:textId="76867F8C" w:rsidR="001F7129" w:rsidRPr="0088256E" w:rsidRDefault="001F7129" w:rsidP="001F7129">
            <w:pPr>
              <w:pStyle w:val="Brdtext"/>
              <w:ind w:left="0"/>
            </w:pPr>
            <w:r w:rsidRPr="0088256E">
              <w:t>Tidpunkten då index</w:t>
            </w:r>
            <w:r>
              <w:t>-posten</w:t>
            </w:r>
            <w:r w:rsidRPr="0088256E">
              <w:t xml:space="preserve"> regi</w:t>
            </w:r>
            <w:r>
              <w:t>-</w:t>
            </w:r>
            <w:proofErr w:type="spellStart"/>
            <w:r w:rsidRPr="0088256E">
              <w:t>strerades</w:t>
            </w:r>
            <w:proofErr w:type="spellEnd"/>
          </w:p>
        </w:tc>
        <w:tc>
          <w:tcPr>
            <w:tcW w:w="2444" w:type="dxa"/>
            <w:shd w:val="clear" w:color="auto" w:fill="auto"/>
          </w:tcPr>
          <w:p w14:paraId="2ECA687F" w14:textId="1B9C194B" w:rsidR="001F7129" w:rsidRPr="0088256E" w:rsidRDefault="001F7129" w:rsidP="001F7129">
            <w:pPr>
              <w:pStyle w:val="Brdtext"/>
              <w:ind w:left="0"/>
            </w:pPr>
            <w:r w:rsidRPr="0088256E">
              <w:t>DT</w:t>
            </w:r>
          </w:p>
        </w:tc>
        <w:tc>
          <w:tcPr>
            <w:tcW w:w="788" w:type="dxa"/>
            <w:shd w:val="clear" w:color="auto" w:fill="auto"/>
          </w:tcPr>
          <w:p w14:paraId="2617A1E3" w14:textId="13FAF652" w:rsidR="001F7129" w:rsidRPr="0088256E" w:rsidRDefault="001F7129" w:rsidP="001F7129">
            <w:pPr>
              <w:pStyle w:val="Brdtext"/>
              <w:ind w:left="0"/>
            </w:pPr>
            <w:r w:rsidRPr="0088256E">
              <w:t>1</w:t>
            </w:r>
            <w:proofErr w:type="gramStart"/>
            <w:r w:rsidRPr="0088256E">
              <w:t>..</w:t>
            </w:r>
            <w:proofErr w:type="gramEnd"/>
            <w:r w:rsidRPr="0088256E">
              <w:t>1</w:t>
            </w:r>
          </w:p>
        </w:tc>
        <w:tc>
          <w:tcPr>
            <w:tcW w:w="1998" w:type="dxa"/>
            <w:shd w:val="clear" w:color="auto" w:fill="auto"/>
          </w:tcPr>
          <w:p w14:paraId="73AA3B75" w14:textId="1DC8696E" w:rsidR="001F7129" w:rsidRPr="0088256E" w:rsidRDefault="001F7129" w:rsidP="001F7129">
            <w:pPr>
              <w:pStyle w:val="Brdtext"/>
              <w:ind w:left="0"/>
            </w:pPr>
            <w:r>
              <w:t>Sätts automatiskt av EI-instansen.</w:t>
            </w:r>
          </w:p>
        </w:tc>
        <w:tc>
          <w:tcPr>
            <w:tcW w:w="1330" w:type="dxa"/>
            <w:shd w:val="clear" w:color="auto" w:fill="auto"/>
          </w:tcPr>
          <w:p w14:paraId="64B7E7F8" w14:textId="793D9699" w:rsidR="001F7129" w:rsidRPr="0088256E" w:rsidRDefault="001F7129" w:rsidP="001F7129">
            <w:pPr>
              <w:pStyle w:val="Brdtext"/>
              <w:ind w:left="0"/>
            </w:pPr>
            <w:r w:rsidRPr="0088256E">
              <w:t>Genereras automatiskt av kontraktets tjänste-producent</w:t>
            </w:r>
          </w:p>
        </w:tc>
      </w:tr>
      <w:tr w:rsidR="001F7129" w:rsidRPr="00A303BB" w14:paraId="568670A2" w14:textId="77777777" w:rsidTr="00D068D5">
        <w:tc>
          <w:tcPr>
            <w:tcW w:w="1540" w:type="dxa"/>
            <w:shd w:val="clear" w:color="auto" w:fill="auto"/>
          </w:tcPr>
          <w:p w14:paraId="1F71ADD2" w14:textId="5CDE2E07" w:rsidR="001F7129" w:rsidRDefault="001F7129" w:rsidP="001F7129">
            <w:pPr>
              <w:pStyle w:val="Brdtext"/>
              <w:ind w:left="0"/>
            </w:pPr>
            <w:r>
              <w:t xml:space="preserve">Update </w:t>
            </w:r>
            <w:proofErr w:type="spellStart"/>
            <w:r>
              <w:t>Time</w:t>
            </w:r>
            <w:proofErr w:type="spellEnd"/>
          </w:p>
        </w:tc>
        <w:tc>
          <w:tcPr>
            <w:tcW w:w="1262" w:type="dxa"/>
            <w:shd w:val="clear" w:color="auto" w:fill="auto"/>
          </w:tcPr>
          <w:p w14:paraId="67261971" w14:textId="457778F8" w:rsidR="001F7129" w:rsidRPr="0088256E" w:rsidRDefault="001F7129" w:rsidP="001F7129">
            <w:pPr>
              <w:pStyle w:val="Brd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AB012E" w14:textId="2FE8095A" w:rsidR="001F7129" w:rsidRPr="0088256E" w:rsidRDefault="001F7129" w:rsidP="001F7129">
            <w:pPr>
              <w:pStyle w:val="Brdtext"/>
              <w:ind w:left="0"/>
            </w:pPr>
            <w:r w:rsidRPr="0088256E">
              <w:t>DT</w:t>
            </w:r>
          </w:p>
        </w:tc>
        <w:tc>
          <w:tcPr>
            <w:tcW w:w="788" w:type="dxa"/>
            <w:shd w:val="clear" w:color="auto" w:fill="auto"/>
          </w:tcPr>
          <w:p w14:paraId="2A592897" w14:textId="7ACFBC0A" w:rsidR="001F7129" w:rsidRPr="0088256E" w:rsidRDefault="001F7129" w:rsidP="001F7129">
            <w:pPr>
              <w:pStyle w:val="Brdtext"/>
              <w:ind w:left="0"/>
            </w:pPr>
            <w:r w:rsidRPr="0088256E">
              <w:t>0</w:t>
            </w:r>
            <w:proofErr w:type="gramStart"/>
            <w:r w:rsidRPr="0088256E">
              <w:t>..</w:t>
            </w:r>
            <w:proofErr w:type="gramEnd"/>
            <w:r w:rsidRPr="0088256E">
              <w:t>1</w:t>
            </w:r>
          </w:p>
        </w:tc>
        <w:tc>
          <w:tcPr>
            <w:tcW w:w="1998" w:type="dxa"/>
            <w:shd w:val="clear" w:color="auto" w:fill="auto"/>
          </w:tcPr>
          <w:p w14:paraId="3976EB64" w14:textId="0E6DC625" w:rsidR="001F7129" w:rsidRPr="0088256E" w:rsidRDefault="001F7129" w:rsidP="001F7129">
            <w:pPr>
              <w:pStyle w:val="Brdtext"/>
              <w:ind w:left="0"/>
            </w:pPr>
            <w:r>
              <w:t>Sätts automatiskt av EI-instansen.</w:t>
            </w:r>
          </w:p>
        </w:tc>
        <w:tc>
          <w:tcPr>
            <w:tcW w:w="1330" w:type="dxa"/>
            <w:shd w:val="clear" w:color="auto" w:fill="auto"/>
          </w:tcPr>
          <w:p w14:paraId="2231408F" w14:textId="3F4C0614" w:rsidR="001F7129" w:rsidRPr="0088256E" w:rsidRDefault="001F7129" w:rsidP="001F7129">
            <w:pPr>
              <w:pStyle w:val="Brdtext"/>
              <w:ind w:left="0"/>
            </w:pPr>
            <w:r w:rsidRPr="0088256E">
              <w:t>Upp</w:t>
            </w:r>
            <w:r>
              <w:t>-</w:t>
            </w:r>
            <w:r w:rsidRPr="0088256E">
              <w:t>datering innebär ny post som matchar samtliga attribut som är del av en instans unikitet.</w:t>
            </w:r>
          </w:p>
        </w:tc>
      </w:tr>
      <w:tr w:rsidR="001F7129" w:rsidRPr="00A303BB" w14:paraId="1BF4EDBD" w14:textId="77777777" w:rsidTr="00D068D5">
        <w:tc>
          <w:tcPr>
            <w:tcW w:w="1540" w:type="dxa"/>
            <w:shd w:val="clear" w:color="auto" w:fill="auto"/>
          </w:tcPr>
          <w:p w14:paraId="7E9BEA03" w14:textId="16473292" w:rsidR="001F7129" w:rsidRDefault="001F7129" w:rsidP="001F7129">
            <w:pPr>
              <w:pStyle w:val="Brdtext"/>
              <w:ind w:left="0"/>
            </w:pPr>
            <w:r w:rsidRPr="008276C4">
              <w:t>Data Controller</w:t>
            </w:r>
          </w:p>
        </w:tc>
        <w:tc>
          <w:tcPr>
            <w:tcW w:w="1262" w:type="dxa"/>
            <w:shd w:val="clear" w:color="auto" w:fill="auto"/>
          </w:tcPr>
          <w:p w14:paraId="3E6D7C43" w14:textId="7695074F" w:rsidR="001F7129" w:rsidRPr="0088256E" w:rsidRDefault="001F7129" w:rsidP="001F7129">
            <w:pPr>
              <w:pStyle w:val="Brdtext"/>
              <w:ind w:left="0"/>
            </w:pPr>
            <w:proofErr w:type="spellStart"/>
            <w:r w:rsidRPr="008276C4">
              <w:t>Personuppgitsansvarig</w:t>
            </w:r>
            <w:proofErr w:type="spellEnd"/>
            <w:r w:rsidRPr="008276C4">
              <w:t xml:space="preserve"> organisation</w:t>
            </w:r>
          </w:p>
        </w:tc>
        <w:tc>
          <w:tcPr>
            <w:tcW w:w="2444" w:type="dxa"/>
            <w:shd w:val="clear" w:color="auto" w:fill="auto"/>
          </w:tcPr>
          <w:p w14:paraId="0944E3E5" w14:textId="7BF5FA5F" w:rsidR="001F7129" w:rsidRPr="0088256E" w:rsidRDefault="001F7129" w:rsidP="001F7129">
            <w:pPr>
              <w:pStyle w:val="Brdtext"/>
              <w:ind w:left="0"/>
            </w:pPr>
            <w:r w:rsidRPr="008276C4">
              <w:t>Organisationsnummer</w:t>
            </w:r>
          </w:p>
        </w:tc>
        <w:tc>
          <w:tcPr>
            <w:tcW w:w="788" w:type="dxa"/>
            <w:shd w:val="clear" w:color="auto" w:fill="auto"/>
          </w:tcPr>
          <w:p w14:paraId="32E77B98" w14:textId="701BD182" w:rsidR="001F7129" w:rsidRPr="0088256E" w:rsidRDefault="001F7129" w:rsidP="001F7129">
            <w:pPr>
              <w:pStyle w:val="Brdtext"/>
              <w:ind w:left="0"/>
            </w:pPr>
            <w:r w:rsidRPr="008276C4">
              <w:t>1</w:t>
            </w:r>
            <w:proofErr w:type="gramStart"/>
            <w:r w:rsidRPr="008276C4">
              <w:t>..</w:t>
            </w:r>
            <w:proofErr w:type="gramEnd"/>
            <w:r w:rsidRPr="008276C4">
              <w:t>1</w:t>
            </w:r>
          </w:p>
        </w:tc>
        <w:tc>
          <w:tcPr>
            <w:tcW w:w="1998" w:type="dxa"/>
            <w:shd w:val="clear" w:color="auto" w:fill="auto"/>
          </w:tcPr>
          <w:p w14:paraId="757D40EB" w14:textId="42B55F4C" w:rsidR="001F7129" w:rsidRPr="0088256E" w:rsidRDefault="001F7129" w:rsidP="001F7129">
            <w:pPr>
              <w:pStyle w:val="Brdtext"/>
              <w:ind w:left="0"/>
            </w:pPr>
            <w:r w:rsidRPr="008276C4">
              <w:t>”SE”&lt;organisationsnummer&gt;. Exempel: ”SE5565594230”</w:t>
            </w:r>
          </w:p>
        </w:tc>
        <w:tc>
          <w:tcPr>
            <w:tcW w:w="1330" w:type="dxa"/>
            <w:shd w:val="clear" w:color="auto" w:fill="auto"/>
          </w:tcPr>
          <w:p w14:paraId="61307B3E" w14:textId="33935850" w:rsidR="001F7129" w:rsidRPr="0088256E" w:rsidRDefault="001F7129" w:rsidP="001F7129">
            <w:pPr>
              <w:pStyle w:val="Brdtext"/>
              <w:ind w:left="0"/>
            </w:pPr>
            <w:r w:rsidRPr="008276C4">
              <w:t xml:space="preserve">Del av instansens </w:t>
            </w:r>
            <w:proofErr w:type="spellStart"/>
            <w:r w:rsidRPr="008276C4">
              <w:t>unikhet</w:t>
            </w:r>
            <w:proofErr w:type="spellEnd"/>
          </w:p>
        </w:tc>
      </w:tr>
    </w:tbl>
    <w:p w14:paraId="213CB980" w14:textId="77777777" w:rsidR="00917F53" w:rsidRPr="00E2060F" w:rsidRDefault="00917F53" w:rsidP="00917F53"/>
    <w:p w14:paraId="31A52AC2" w14:textId="77777777" w:rsidR="007971D6" w:rsidRDefault="007971D6" w:rsidP="006D294D">
      <w:pPr>
        <w:pStyle w:val="Brdtext"/>
        <w:ind w:left="0"/>
      </w:pPr>
    </w:p>
    <w:p w14:paraId="2866245A" w14:textId="77777777" w:rsidR="004229CC" w:rsidRDefault="004229CC" w:rsidP="004229CC">
      <w:pPr>
        <w:pStyle w:val="Brdtext"/>
      </w:pPr>
      <w:r>
        <w:t>Regler för tilldelning av värde i fä</w:t>
      </w:r>
      <w:r w:rsidR="00992BA1">
        <w:t>l</w:t>
      </w:r>
      <w:r>
        <w:t xml:space="preserve">tet </w:t>
      </w:r>
      <w:proofErr w:type="spellStart"/>
      <w:r>
        <w:t>Categorization</w:t>
      </w:r>
      <w:proofErr w:type="spellEnd"/>
      <w:r>
        <w:t xml:space="preserve">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 xml:space="preserve">Infomängd enl. </w:t>
            </w:r>
            <w:r>
              <w:rPr>
                <w:b/>
              </w:rPr>
              <w:lastRenderedPageBreak/>
              <w:t>Tjänstekontrakt</w:t>
            </w:r>
          </w:p>
        </w:tc>
        <w:tc>
          <w:tcPr>
            <w:tcW w:w="2939" w:type="dxa"/>
          </w:tcPr>
          <w:p w14:paraId="3678C037" w14:textId="77777777" w:rsidR="00544661" w:rsidRPr="00BC5B0B" w:rsidRDefault="00544661" w:rsidP="00020569">
            <w:pPr>
              <w:rPr>
                <w:b/>
              </w:rPr>
            </w:pPr>
            <w:r>
              <w:rPr>
                <w:b/>
              </w:rPr>
              <w:lastRenderedPageBreak/>
              <w:t xml:space="preserve">Värde på </w:t>
            </w:r>
            <w:proofErr w:type="spellStart"/>
            <w:r>
              <w:rPr>
                <w:b/>
              </w:rPr>
              <w:t>Categorization</w:t>
            </w:r>
            <w:proofErr w:type="spellEnd"/>
          </w:p>
        </w:tc>
      </w:tr>
      <w:tr w:rsidR="00544661" w:rsidRPr="00BC5B0B" w14:paraId="54F82247" w14:textId="77777777" w:rsidTr="0020070F">
        <w:tc>
          <w:tcPr>
            <w:tcW w:w="3156" w:type="dxa"/>
          </w:tcPr>
          <w:p w14:paraId="3CE58F70" w14:textId="77777777" w:rsidR="00544661" w:rsidRPr="00D068D5" w:rsidRDefault="008D5F0D" w:rsidP="00270D14">
            <w:pPr>
              <w:rPr>
                <w:highlight w:val="yellow"/>
              </w:rPr>
            </w:pPr>
            <w:proofErr w:type="spellStart"/>
            <w:r w:rsidRPr="00D068D5">
              <w:rPr>
                <w:highlight w:val="yellow"/>
              </w:rPr>
              <w:lastRenderedPageBreak/>
              <w:t>GetMaternity</w:t>
            </w:r>
            <w:r w:rsidR="00544661" w:rsidRPr="00D068D5">
              <w:rPr>
                <w:highlight w:val="yellow"/>
              </w:rPr>
              <w:t>MedicalHistory</w:t>
            </w:r>
            <w:proofErr w:type="spellEnd"/>
          </w:p>
        </w:tc>
        <w:tc>
          <w:tcPr>
            <w:tcW w:w="2939" w:type="dxa"/>
          </w:tcPr>
          <w:p w14:paraId="4DBC899D" w14:textId="77777777" w:rsidR="00544661" w:rsidRPr="00D068D5" w:rsidRDefault="00BC3DFF" w:rsidP="00270D14">
            <w:pPr>
              <w:rPr>
                <w:color w:val="000000"/>
                <w:highlight w:val="yellow"/>
              </w:rPr>
            </w:pPr>
            <w:proofErr w:type="spellStart"/>
            <w:r w:rsidRPr="00D068D5">
              <w:rPr>
                <w:color w:val="000000"/>
                <w:highlight w:val="yellow"/>
              </w:rPr>
              <w:t>utr-mtr</w:t>
            </w:r>
            <w:proofErr w:type="spellEnd"/>
          </w:p>
        </w:tc>
      </w:tr>
      <w:tr w:rsidR="00544661" w:rsidRPr="00BC5B0B" w14:paraId="75EDEF3D" w14:textId="77777777" w:rsidTr="00020569">
        <w:tc>
          <w:tcPr>
            <w:tcW w:w="3156" w:type="dxa"/>
          </w:tcPr>
          <w:p w14:paraId="4E47DA41" w14:textId="77777777" w:rsidR="00544661" w:rsidRPr="00D068D5" w:rsidRDefault="00544661" w:rsidP="00020569">
            <w:proofErr w:type="spellStart"/>
            <w:r w:rsidRPr="00D068D5">
              <w:t>GetReferralOutcome</w:t>
            </w:r>
            <w:proofErr w:type="spellEnd"/>
          </w:p>
        </w:tc>
        <w:tc>
          <w:tcPr>
            <w:tcW w:w="2939" w:type="dxa"/>
          </w:tcPr>
          <w:p w14:paraId="358CCEFF" w14:textId="77777777" w:rsidR="00544661" w:rsidRPr="00D068D5" w:rsidRDefault="00544661" w:rsidP="00020569">
            <w:pPr>
              <w:rPr>
                <w:color w:val="000000"/>
              </w:rPr>
            </w:pPr>
            <w:proofErr w:type="spellStart"/>
            <w:r w:rsidRPr="00D068D5">
              <w:rPr>
                <w:color w:val="000000"/>
              </w:rPr>
              <w:t>und</w:t>
            </w:r>
            <w:proofErr w:type="spellEnd"/>
            <w:r w:rsidRPr="00D068D5">
              <w:rPr>
                <w:color w:val="000000"/>
              </w:rPr>
              <w:t>-kon-</w:t>
            </w:r>
            <w:proofErr w:type="spellStart"/>
            <w:r w:rsidRPr="00D068D5">
              <w:rPr>
                <w:color w:val="000000"/>
              </w:rPr>
              <w:t>ure</w:t>
            </w:r>
            <w:proofErr w:type="spellEnd"/>
          </w:p>
        </w:tc>
      </w:tr>
      <w:tr w:rsidR="00F4564C" w:rsidRPr="00BC5B0B" w14:paraId="6DCD7E8E" w14:textId="77777777" w:rsidTr="00020569">
        <w:tc>
          <w:tcPr>
            <w:tcW w:w="3156" w:type="dxa"/>
          </w:tcPr>
          <w:p w14:paraId="07E541FC" w14:textId="330DBC30" w:rsidR="00F4564C" w:rsidRPr="00D068D5" w:rsidRDefault="00F4564C" w:rsidP="00020569">
            <w:proofErr w:type="spellStart"/>
            <w:r w:rsidRPr="00D068D5">
              <w:t>GetLaboratoryOutcome</w:t>
            </w:r>
            <w:proofErr w:type="spellEnd"/>
          </w:p>
        </w:tc>
        <w:tc>
          <w:tcPr>
            <w:tcW w:w="2939" w:type="dxa"/>
          </w:tcPr>
          <w:p w14:paraId="01211920" w14:textId="24B4BF68" w:rsidR="00F4564C" w:rsidRPr="00D068D5" w:rsidRDefault="00F4564C" w:rsidP="00020569">
            <w:pPr>
              <w:rPr>
                <w:color w:val="000000"/>
              </w:rPr>
            </w:pPr>
            <w:proofErr w:type="spellStart"/>
            <w:r w:rsidRPr="00D068D5">
              <w:rPr>
                <w:color w:val="000000"/>
              </w:rPr>
              <w:t>und-kkm-ure</w:t>
            </w:r>
            <w:proofErr w:type="spellEnd"/>
          </w:p>
        </w:tc>
      </w:tr>
    </w:tbl>
    <w:p w14:paraId="43FFF8DC" w14:textId="77777777" w:rsidR="004229CC" w:rsidRPr="00E2060F" w:rsidRDefault="004229CC" w:rsidP="004229CC"/>
    <w:p w14:paraId="4DFAF9F2" w14:textId="77777777" w:rsidR="004229CC" w:rsidRDefault="004229CC" w:rsidP="004229CC">
      <w:pPr>
        <w:pStyle w:val="Brdtext"/>
        <w:ind w:right="119"/>
      </w:pPr>
    </w:p>
    <w:p w14:paraId="30539394" w14:textId="77777777" w:rsidR="004229CC" w:rsidRPr="00BC5B0B" w:rsidRDefault="004229CC" w:rsidP="009649C2">
      <w:pPr>
        <w:pStyle w:val="Rubrik2b"/>
      </w:pPr>
      <w:bookmarkStart w:id="41" w:name="_Toc219337778"/>
      <w:bookmarkStart w:id="42" w:name="_Toc224895972"/>
      <w:bookmarkStart w:id="43" w:name="_Toc240974305"/>
      <w:r w:rsidRPr="00BC5B0B">
        <w:t>SLA-krav</w:t>
      </w:r>
      <w:bookmarkEnd w:id="41"/>
      <w:bookmarkEnd w:id="42"/>
      <w:bookmarkEnd w:id="43"/>
    </w:p>
    <w:p w14:paraId="1151665E" w14:textId="77777777" w:rsidR="004229CC" w:rsidRPr="00BC5B0B" w:rsidRDefault="004229CC" w:rsidP="004229CC">
      <w:pPr>
        <w:pStyle w:val="Brdtext"/>
      </w:pPr>
      <w:r w:rsidRPr="00BC5B0B">
        <w:t xml:space="preserve">Följande SLA-krav gäller för </w:t>
      </w:r>
      <w:r w:rsidRPr="00BC5B0B">
        <w:rPr>
          <w:i/>
        </w:rPr>
        <w:t>producenter</w:t>
      </w:r>
      <w:r w:rsidRPr="00BC5B0B">
        <w:t xml:space="preserve"> av tjänstekontrakt</w:t>
      </w:r>
      <w:r>
        <w:t xml:space="preserve">en i denna domän </w:t>
      </w:r>
    </w:p>
    <w:p w14:paraId="7AD0D034" w14:textId="77777777" w:rsidR="004229CC" w:rsidRDefault="004229CC" w:rsidP="004229CC">
      <w:pPr>
        <w:pStyle w:val="Brdtext"/>
      </w:pPr>
    </w:p>
    <w:p w14:paraId="37D0539A" w14:textId="77777777" w:rsidR="004229CC" w:rsidRPr="00BC5B0B" w:rsidRDefault="004229CC" w:rsidP="004229CC">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w:t>
            </w:r>
            <w:proofErr w:type="spellStart"/>
            <w:r>
              <w:t>delsvar</w:t>
            </w:r>
            <w:proofErr w:type="spellEnd"/>
            <w:r>
              <w:t xml:space="preserve">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Tjänsteproducenten ska hantera minst 10 samtidiga frågor.</w:t>
            </w:r>
          </w:p>
        </w:tc>
      </w:tr>
    </w:tbl>
    <w:p w14:paraId="4771F5C7" w14:textId="77777777" w:rsidR="004A5D94" w:rsidRDefault="004A5D94" w:rsidP="007971D6">
      <w:pPr>
        <w:pStyle w:val="Brdtext"/>
      </w:pPr>
    </w:p>
    <w:p w14:paraId="08BF8CFE" w14:textId="77777777" w:rsidR="007971D6" w:rsidRDefault="007971D6" w:rsidP="00CB43BB">
      <w:pPr>
        <w:pStyle w:val="Rubrik2b"/>
        <w:numPr>
          <w:ilvl w:val="1"/>
          <w:numId w:val="14"/>
        </w:numPr>
      </w:pPr>
      <w:bookmarkStart w:id="44" w:name="_Toc224895973"/>
      <w:bookmarkStart w:id="45" w:name="_Toc240974306"/>
      <w:r w:rsidRPr="00CB43BB">
        <w:t>Gemensamma</w:t>
      </w:r>
      <w:r>
        <w:t xml:space="preserve"> konsumentregler</w:t>
      </w:r>
      <w:bookmarkEnd w:id="44"/>
      <w:bookmarkEnd w:id="45"/>
    </w:p>
    <w:p w14:paraId="3790ADC3" w14:textId="77777777" w:rsidR="007971D6" w:rsidRDefault="007971D6" w:rsidP="007971D6">
      <w:pPr>
        <w:pStyle w:val="Brdtext"/>
        <w:ind w:right="119"/>
      </w:pPr>
      <w:r>
        <w:t>R1: Filtrera enligt flagga ”</w:t>
      </w:r>
      <w:proofErr w:type="spellStart"/>
      <w:r>
        <w:t>patientAccessAllowed</w:t>
      </w:r>
      <w:proofErr w:type="spellEnd"/>
      <w:r>
        <w:t>”</w:t>
      </w:r>
    </w:p>
    <w:p w14:paraId="4466E23D" w14:textId="77777777" w:rsidR="007971D6" w:rsidRDefault="007971D6" w:rsidP="007971D6">
      <w:pPr>
        <w:pStyle w:val="Brdtext"/>
        <w:ind w:right="119"/>
      </w:pPr>
      <w:r>
        <w:t>R2: Tillämpa regelverk enl. PDL</w:t>
      </w:r>
    </w:p>
    <w:p w14:paraId="3A02142E" w14:textId="77777777" w:rsidR="00DE3410" w:rsidRPr="00BC5B0B" w:rsidRDefault="00DE3410" w:rsidP="00DE3410">
      <w:pPr>
        <w:pStyle w:val="Brdtext"/>
        <w:ind w:right="119"/>
      </w:pPr>
    </w:p>
    <w:p w14:paraId="5D2A4C73" w14:textId="7F0175FB" w:rsidR="00852BED" w:rsidRPr="00BC5B0B" w:rsidRDefault="00852BED" w:rsidP="00DA5FE7">
      <w:pPr>
        <w:pStyle w:val="Rubrik2b"/>
      </w:pPr>
      <w:bookmarkStart w:id="46" w:name="_Toc341787026"/>
      <w:bookmarkStart w:id="47" w:name="_Toc219337779"/>
      <w:bookmarkStart w:id="48" w:name="_Toc240974307"/>
      <w:r w:rsidRPr="00BC5B0B">
        <w:t>Format för Datum</w:t>
      </w:r>
      <w:bookmarkEnd w:id="46"/>
      <w:bookmarkEnd w:id="47"/>
      <w:bookmarkEnd w:id="48"/>
    </w:p>
    <w:p w14:paraId="3AC3B969" w14:textId="77777777" w:rsidR="00852BED" w:rsidRPr="00BC5B0B" w:rsidRDefault="00852BED" w:rsidP="00852BED">
      <w:pPr>
        <w:pStyle w:val="Brdtext"/>
        <w:ind w:right="119"/>
      </w:pPr>
      <w:r w:rsidRPr="00BC5B0B">
        <w:t>Datum anges alltid på formatet ”ÅÅÅÅMMDD”, vilket motsvara den ISO 8601 och ISO 8824-kompatibla formatbeskrivningen ”YYYYMMDD”.</w:t>
      </w:r>
    </w:p>
    <w:p w14:paraId="5B19AC8E" w14:textId="77777777" w:rsidR="00852BED" w:rsidRPr="00BC5B0B" w:rsidRDefault="00852BED" w:rsidP="00DA5FE7">
      <w:pPr>
        <w:pStyle w:val="Brdtext"/>
        <w:ind w:left="0" w:right="119"/>
      </w:pPr>
    </w:p>
    <w:p w14:paraId="5AA67811" w14:textId="4530ED88" w:rsidR="00852BED" w:rsidRPr="00BC5B0B" w:rsidRDefault="00852BED" w:rsidP="003C7FB6">
      <w:pPr>
        <w:pStyle w:val="Rubrik1"/>
        <w:numPr>
          <w:ilvl w:val="1"/>
          <w:numId w:val="1"/>
        </w:numPr>
        <w:ind w:left="792" w:hanging="432"/>
      </w:pPr>
      <w:bookmarkStart w:id="49" w:name="_Toc341787027"/>
      <w:bookmarkStart w:id="50" w:name="_Toc219337780"/>
      <w:bookmarkStart w:id="51" w:name="_Toc240974308"/>
      <w:r w:rsidRPr="00BC5B0B">
        <w:t>Format för tidpunkter</w:t>
      </w:r>
      <w:bookmarkEnd w:id="49"/>
      <w:bookmarkEnd w:id="50"/>
      <w:bookmarkEnd w:id="51"/>
    </w:p>
    <w:p w14:paraId="3F5912D9" w14:textId="77777777" w:rsidR="00852BED" w:rsidRPr="00BC5B0B" w:rsidRDefault="00852BED" w:rsidP="00852BED">
      <w:pPr>
        <w:pStyle w:val="Brdtext"/>
        <w:ind w:right="119"/>
      </w:pPr>
      <w:r w:rsidRPr="00BC5B0B">
        <w:t>Flera av tjänsterna handlar om att utbyta information om tidpunkter.</w:t>
      </w:r>
    </w:p>
    <w:p w14:paraId="5734E42D" w14:textId="77777777" w:rsidR="00852BED" w:rsidRPr="00BC5B0B" w:rsidRDefault="00852BED" w:rsidP="00852BED">
      <w:pPr>
        <w:pStyle w:val="Brdtext"/>
        <w:ind w:right="119"/>
      </w:pPr>
    </w:p>
    <w:p w14:paraId="232267EB" w14:textId="77777777" w:rsidR="00852BED" w:rsidRPr="00BC5B0B" w:rsidRDefault="00852BED" w:rsidP="00852BED">
      <w:pPr>
        <w:pStyle w:val="Brdtext"/>
        <w:ind w:right="119"/>
      </w:pPr>
      <w:r w:rsidRPr="00BC5B0B">
        <w:t>Tidpunkter anges alltid på formatet ”</w:t>
      </w:r>
      <w:proofErr w:type="spellStart"/>
      <w:r w:rsidRPr="00BC5B0B">
        <w:t>ÅÅÅÅMMDDttmmss</w:t>
      </w:r>
      <w:proofErr w:type="spellEnd"/>
      <w:r w:rsidRPr="00BC5B0B">
        <w:t xml:space="preserve">”, vilket motsvara den ISO </w:t>
      </w:r>
      <w:r w:rsidRPr="00BC5B0B">
        <w:lastRenderedPageBreak/>
        <w:t xml:space="preserve">8601 och ISO 8824-kompatibla </w:t>
      </w:r>
      <w:r w:rsidR="007020FF">
        <w:t>formatbeskrivningen ”</w:t>
      </w:r>
      <w:proofErr w:type="spellStart"/>
      <w:r w:rsidR="007020FF">
        <w:t>YYYYMMDDhh</w:t>
      </w:r>
      <w:r w:rsidRPr="00BC5B0B">
        <w:t>mmss</w:t>
      </w:r>
      <w:proofErr w:type="spellEnd"/>
      <w:r w:rsidRPr="00BC5B0B">
        <w:t>”.</w:t>
      </w:r>
    </w:p>
    <w:p w14:paraId="79F9667A" w14:textId="77777777" w:rsidR="00852BED" w:rsidRPr="00BC5B0B" w:rsidRDefault="00852BED" w:rsidP="00B40845">
      <w:pPr>
        <w:pStyle w:val="Rubrik1"/>
        <w:numPr>
          <w:ilvl w:val="0"/>
          <w:numId w:val="0"/>
        </w:numPr>
      </w:pPr>
    </w:p>
    <w:p w14:paraId="19F0FCFC" w14:textId="26A01F83" w:rsidR="00852BED" w:rsidRPr="00BC5B0B" w:rsidRDefault="00852BED" w:rsidP="00CE7CE5">
      <w:pPr>
        <w:pStyle w:val="Rubrik1"/>
        <w:numPr>
          <w:ilvl w:val="1"/>
          <w:numId w:val="1"/>
        </w:numPr>
        <w:ind w:left="792" w:hanging="432"/>
      </w:pPr>
      <w:bookmarkStart w:id="52" w:name="_Toc341787028"/>
      <w:bookmarkStart w:id="53" w:name="_Toc219337781"/>
      <w:bookmarkStart w:id="54" w:name="_Toc240974309"/>
      <w:r w:rsidRPr="00BC5B0B">
        <w:t>Tidszon för tidpunkter</w:t>
      </w:r>
      <w:bookmarkEnd w:id="52"/>
      <w:bookmarkEnd w:id="53"/>
      <w:bookmarkEnd w:id="54"/>
    </w:p>
    <w:p w14:paraId="4D25FDED" w14:textId="77777777" w:rsidR="00852BED" w:rsidRPr="00BC5B0B"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58B57A5" w14:textId="77777777" w:rsidR="00852BED" w:rsidRPr="00BC5B0B" w:rsidRDefault="00852BED" w:rsidP="00852BED">
      <w:pPr>
        <w:pStyle w:val="Brdtext"/>
        <w:ind w:left="0" w:right="119"/>
      </w:pPr>
    </w:p>
    <w:p w14:paraId="0DAE3A06" w14:textId="77777777" w:rsidR="00852BED" w:rsidRPr="00BC5B0B" w:rsidRDefault="00852BED" w:rsidP="00CE7CE5">
      <w:pPr>
        <w:pStyle w:val="Rubrik2b"/>
      </w:pPr>
      <w:bookmarkStart w:id="55" w:name="_Toc341787029"/>
      <w:bookmarkStart w:id="56" w:name="_Toc219337782"/>
      <w:bookmarkStart w:id="57" w:name="_Toc240974310"/>
      <w:r w:rsidRPr="00CE7CE5">
        <w:t>Felhantering</w:t>
      </w:r>
      <w:bookmarkEnd w:id="55"/>
      <w:bookmarkEnd w:id="56"/>
      <w:bookmarkEnd w:id="57"/>
    </w:p>
    <w:p w14:paraId="189AFB82" w14:textId="77777777" w:rsidR="00F845D2" w:rsidRDefault="00F845D2" w:rsidP="00CE7CE5">
      <w:pPr>
        <w:pStyle w:val="Rubrik3b"/>
      </w:pPr>
      <w:r w:rsidRPr="00CE7CE5">
        <w:t>Allmänt</w:t>
      </w:r>
      <w:r>
        <w:t xml:space="preserve"> om </w:t>
      </w:r>
      <w:r w:rsidRPr="00CE7CE5">
        <w:t>tekniska</w:t>
      </w:r>
      <w:r>
        <w:t xml:space="preserve"> fel</w:t>
      </w:r>
    </w:p>
    <w:p w14:paraId="0CAF6400" w14:textId="77777777" w:rsidR="00852BED" w:rsidRDefault="00852BED" w:rsidP="00852BED">
      <w:pPr>
        <w:pStyle w:val="Brdtext"/>
        <w:ind w:right="119"/>
      </w:pPr>
      <w:r w:rsidRPr="00BC5B0B">
        <w:t>Vid ett tekniskt fel levereras ett generellt undantag (</w:t>
      </w:r>
      <w:proofErr w:type="spellStart"/>
      <w:r w:rsidRPr="00BC5B0B">
        <w:t>SOAP-Exception</w:t>
      </w:r>
      <w:proofErr w:type="spellEnd"/>
      <w:r w:rsidRPr="00BC5B0B">
        <w:t xml:space="preserve">). Exempel på detta kan vara </w:t>
      </w:r>
      <w:proofErr w:type="spellStart"/>
      <w:r w:rsidRPr="00BC5B0B">
        <w:t>deadlock</w:t>
      </w:r>
      <w:proofErr w:type="spellEnd"/>
      <w:r w:rsidRPr="00BC5B0B">
        <w:t xml:space="preserve">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rdtext"/>
        <w:ind w:right="119"/>
      </w:pPr>
    </w:p>
    <w:p w14:paraId="6019C204" w14:textId="77777777" w:rsidR="00D218F3" w:rsidRPr="00907C9B" w:rsidRDefault="00D218F3" w:rsidP="00907C9B">
      <w:pPr>
        <w:pStyle w:val="Rubrik1"/>
      </w:pPr>
      <w:bookmarkStart w:id="58" w:name="_Toc341787030"/>
      <w:bookmarkStart w:id="59" w:name="_Toc240974311"/>
      <w:r w:rsidRPr="00907C9B">
        <w:t>Gemensamma informationskomponenter</w:t>
      </w:r>
      <w:bookmarkEnd w:id="59"/>
    </w:p>
    <w:p w14:paraId="57350126" w14:textId="77777777" w:rsidR="00D218F3" w:rsidRDefault="00D218F3" w:rsidP="00D218F3">
      <w:pPr>
        <w:pStyle w:val="Brdtext"/>
        <w:spacing w:before="120"/>
        <w:ind w:left="868" w:right="147"/>
      </w:pPr>
      <w:r w:rsidRPr="00BC5B0B">
        <w:t>I tjänstekontraktsbeskrivningarna används ett antal komponenter som är gemensamma för vissa meddelande, och dessa beskrivs i detta avsnitt.</w:t>
      </w:r>
    </w:p>
    <w:p w14:paraId="2779E5A6" w14:textId="77777777" w:rsidR="00A409A7" w:rsidRDefault="00A409A7">
      <w:pPr>
        <w:widowControl w:val="0"/>
        <w:rPr>
          <w:sz w:val="22"/>
          <w:szCs w:val="22"/>
        </w:rPr>
      </w:pPr>
      <w:r>
        <w:rPr>
          <w:sz w:val="22"/>
          <w:szCs w:val="22"/>
        </w:rPr>
        <w:br w:type="page"/>
      </w:r>
    </w:p>
    <w:p w14:paraId="0A6BD8CA" w14:textId="77777777" w:rsidR="00DB47A9" w:rsidRPr="00551CB4" w:rsidRDefault="00DB47A9" w:rsidP="00DB47A9">
      <w:pPr>
        <w:rPr>
          <w:sz w:val="22"/>
          <w:szCs w:val="22"/>
        </w:rPr>
      </w:pPr>
    </w:p>
    <w:p w14:paraId="66687BCC" w14:textId="77777777" w:rsidR="00DB47A9" w:rsidRDefault="00DB47A9" w:rsidP="00DB47A9">
      <w:pPr>
        <w:pStyle w:val="TableParagraph"/>
        <w:spacing w:line="229" w:lineRule="exact"/>
        <w:rPr>
          <w:rFonts w:ascii="Times New Roman" w:eastAsia="Times New Roman" w:hAnsi="Times New Roman" w:cs="Times New Roman"/>
          <w:sz w:val="24"/>
          <w:szCs w:val="24"/>
          <w:lang w:eastAsia="sv-SE"/>
        </w:rPr>
      </w:pPr>
    </w:p>
    <w:p w14:paraId="516226B6" w14:textId="77777777" w:rsidR="00DB47A9" w:rsidRPr="00551CB4" w:rsidRDefault="00DB47A9" w:rsidP="00DB47A9">
      <w:pPr>
        <w:rPr>
          <w:rFonts w:ascii="Arial" w:hAnsi="Arial" w:cs="Arial"/>
          <w:b/>
          <w:sz w:val="22"/>
          <w:szCs w:val="22"/>
        </w:rPr>
      </w:pPr>
      <w:proofErr w:type="spellStart"/>
      <w:r w:rsidRPr="00551CB4">
        <w:rPr>
          <w:rFonts w:ascii="Arial" w:hAnsi="Arial" w:cs="Arial"/>
          <w:b/>
          <w:sz w:val="22"/>
          <w:szCs w:val="22"/>
        </w:rPr>
        <w:t>AuthorType</w:t>
      </w:r>
      <w:proofErr w:type="spellEnd"/>
    </w:p>
    <w:p w14:paraId="3D73F9A5" w14:textId="77777777" w:rsidR="005E7BF9" w:rsidRPr="00BC5B0B" w:rsidRDefault="005E7BF9" w:rsidP="005E7BF9">
      <w:pPr>
        <w:pStyle w:val="TableParagraph"/>
        <w:spacing w:line="229"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660"/>
        <w:gridCol w:w="1667"/>
        <w:gridCol w:w="3589"/>
        <w:gridCol w:w="1184"/>
        <w:tblGridChange w:id="60">
          <w:tblGrid>
            <w:gridCol w:w="2660"/>
            <w:gridCol w:w="1667"/>
            <w:gridCol w:w="3589"/>
            <w:gridCol w:w="1184"/>
          </w:tblGrid>
        </w:tblGridChange>
      </w:tblGrid>
      <w:tr w:rsidR="005E7BF9" w14:paraId="7445F239" w14:textId="77777777" w:rsidTr="00020569">
        <w:trPr>
          <w:trHeight w:val="384"/>
        </w:trPr>
        <w:tc>
          <w:tcPr>
            <w:tcW w:w="2660" w:type="dxa"/>
            <w:shd w:val="clear" w:color="auto" w:fill="D9D9D9" w:themeFill="background1" w:themeFillShade="D9"/>
            <w:vAlign w:val="bottom"/>
          </w:tcPr>
          <w:p w14:paraId="253D0D81" w14:textId="77777777" w:rsidR="005E7BF9" w:rsidRDefault="005E7BF9" w:rsidP="00020569">
            <w:pPr>
              <w:rPr>
                <w:b/>
              </w:rPr>
            </w:pPr>
            <w:r>
              <w:rPr>
                <w:b/>
              </w:rPr>
              <w:t>Namn</w:t>
            </w:r>
          </w:p>
        </w:tc>
        <w:tc>
          <w:tcPr>
            <w:tcW w:w="1667" w:type="dxa"/>
            <w:shd w:val="clear" w:color="auto" w:fill="D9D9D9" w:themeFill="background1" w:themeFillShade="D9"/>
            <w:vAlign w:val="bottom"/>
          </w:tcPr>
          <w:p w14:paraId="323BCA2F" w14:textId="77777777" w:rsidR="005E7BF9" w:rsidRDefault="005E7BF9" w:rsidP="00020569">
            <w:pPr>
              <w:rPr>
                <w:b/>
              </w:rPr>
            </w:pPr>
            <w:proofErr w:type="spellStart"/>
            <w:r>
              <w:rPr>
                <w:b/>
              </w:rPr>
              <w:t>Datatyp</w:t>
            </w:r>
            <w:proofErr w:type="spellEnd"/>
          </w:p>
        </w:tc>
        <w:tc>
          <w:tcPr>
            <w:tcW w:w="3589" w:type="dxa"/>
            <w:shd w:val="clear" w:color="auto" w:fill="D9D9D9" w:themeFill="background1" w:themeFillShade="D9"/>
            <w:vAlign w:val="bottom"/>
          </w:tcPr>
          <w:p w14:paraId="3AC82904" w14:textId="77777777" w:rsidR="005E7BF9" w:rsidRDefault="005E7BF9" w:rsidP="00020569">
            <w:pPr>
              <w:rPr>
                <w:b/>
              </w:rPr>
            </w:pPr>
            <w:r>
              <w:rPr>
                <w:b/>
              </w:rPr>
              <w:t>Beskrivning</w:t>
            </w:r>
          </w:p>
        </w:tc>
        <w:tc>
          <w:tcPr>
            <w:tcW w:w="1184" w:type="dxa"/>
            <w:shd w:val="clear" w:color="auto" w:fill="D9D9D9" w:themeFill="background1" w:themeFillShade="D9"/>
            <w:vAlign w:val="bottom"/>
          </w:tcPr>
          <w:p w14:paraId="2BDA6448" w14:textId="77777777" w:rsidR="005E7BF9" w:rsidRDefault="005E7BF9" w:rsidP="00020569">
            <w:pPr>
              <w:rPr>
                <w:b/>
              </w:rPr>
            </w:pPr>
            <w:r>
              <w:rPr>
                <w:b/>
              </w:rPr>
              <w:t>Kardinalitet</w:t>
            </w:r>
          </w:p>
        </w:tc>
      </w:tr>
      <w:tr w:rsidR="005E7BF9" w14:paraId="0664763B" w14:textId="77777777" w:rsidTr="00020569">
        <w:tc>
          <w:tcPr>
            <w:tcW w:w="2660" w:type="dxa"/>
          </w:tcPr>
          <w:p w14:paraId="3A6A6D44"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pacing w:val="-1"/>
                <w:sz w:val="20"/>
                <w:szCs w:val="20"/>
              </w:rPr>
              <w:t>authorTime</w:t>
            </w:r>
            <w:proofErr w:type="spellEnd"/>
          </w:p>
          <w:p w14:paraId="1FEEAD96"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22860BD7"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roofErr w:type="spellStart"/>
            <w:r w:rsidRPr="0028563A">
              <w:rPr>
                <w:rFonts w:ascii="Times New Roman" w:eastAsia="Times New Roman" w:hAnsi="Times New Roman" w:cs="Times New Roman"/>
                <w:spacing w:val="-1"/>
                <w:sz w:val="20"/>
                <w:szCs w:val="20"/>
              </w:rPr>
              <w:t>TimeStampType</w:t>
            </w:r>
            <w:proofErr w:type="spellEnd"/>
          </w:p>
        </w:tc>
        <w:tc>
          <w:tcPr>
            <w:tcW w:w="3589" w:type="dxa"/>
          </w:tcPr>
          <w:p w14:paraId="0B81015D"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Tidpunkt då dokumentet skapades</w:t>
            </w:r>
          </w:p>
          <w:p w14:paraId="6F1E007C"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D057B9F"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1</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p>
        </w:tc>
      </w:tr>
      <w:tr w:rsidR="005E7BF9" w14:paraId="11C50FE6" w14:textId="77777777" w:rsidTr="00020569">
        <w:tc>
          <w:tcPr>
            <w:tcW w:w="2660" w:type="dxa"/>
          </w:tcPr>
          <w:p w14:paraId="57186576" w14:textId="5E741B56" w:rsidR="005E7BF9" w:rsidRPr="0079760A" w:rsidRDefault="00D068D5" w:rsidP="00020569">
            <w:pPr>
              <w:pStyle w:val="TableParagraph"/>
              <w:spacing w:line="229" w:lineRule="exact"/>
              <w:ind w:left="102"/>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authorHSAI</w:t>
            </w:r>
            <w:r w:rsidR="005E7BF9" w:rsidRPr="0079760A">
              <w:rPr>
                <w:rFonts w:ascii="Times New Roman" w:eastAsia="Times New Roman" w:hAnsi="Times New Roman" w:cs="Times New Roman"/>
                <w:sz w:val="20"/>
                <w:szCs w:val="20"/>
              </w:rPr>
              <w:t>d</w:t>
            </w:r>
            <w:proofErr w:type="spellEnd"/>
          </w:p>
          <w:p w14:paraId="5DF94A44"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3FA2E9D8" w14:textId="73519CF5" w:rsidR="005E7BF9" w:rsidRPr="00BC5B0B" w:rsidRDefault="00D068D5" w:rsidP="0002056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HSAI</w:t>
            </w:r>
            <w:r w:rsidR="008B29AE">
              <w:rPr>
                <w:rFonts w:ascii="Times New Roman" w:eastAsia="Times New Roman" w:hAnsi="Times New Roman" w:cs="Times New Roman"/>
                <w:spacing w:val="-1"/>
                <w:sz w:val="20"/>
                <w:szCs w:val="20"/>
              </w:rPr>
              <w:t>dType</w:t>
            </w:r>
            <w:proofErr w:type="spellEnd"/>
          </w:p>
        </w:tc>
        <w:tc>
          <w:tcPr>
            <w:tcW w:w="3589" w:type="dxa"/>
          </w:tcPr>
          <w:p w14:paraId="67F1E6D2"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Författarens HSA-id</w:t>
            </w:r>
          </w:p>
          <w:p w14:paraId="463100F2"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0FE2B04"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1</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p>
        </w:tc>
      </w:tr>
      <w:tr w:rsidR="005E7BF9" w14:paraId="664A3517" w14:textId="77777777" w:rsidTr="00020569">
        <w:tc>
          <w:tcPr>
            <w:tcW w:w="2660" w:type="dxa"/>
          </w:tcPr>
          <w:p w14:paraId="4FFF9D0E" w14:textId="77777777" w:rsidR="005E7BF9" w:rsidRPr="00D068D5" w:rsidRDefault="005E7BF9" w:rsidP="00020569">
            <w:pPr>
              <w:pStyle w:val="TableParagraph"/>
              <w:spacing w:line="229" w:lineRule="exact"/>
              <w:ind w:left="102"/>
              <w:rPr>
                <w:rFonts w:ascii="Times New Roman" w:eastAsia="Times New Roman" w:hAnsi="Times New Roman" w:cs="Times New Roman"/>
                <w:sz w:val="20"/>
                <w:szCs w:val="20"/>
              </w:rPr>
            </w:pPr>
            <w:proofErr w:type="spellStart"/>
            <w:r w:rsidRPr="00D068D5">
              <w:rPr>
                <w:rFonts w:ascii="Times New Roman" w:eastAsia="Times New Roman" w:hAnsi="Times New Roman" w:cs="Times New Roman"/>
                <w:spacing w:val="-1"/>
                <w:sz w:val="20"/>
                <w:szCs w:val="20"/>
              </w:rPr>
              <w:t>authorRoleCode</w:t>
            </w:r>
            <w:proofErr w:type="spellEnd"/>
          </w:p>
          <w:p w14:paraId="1C390C43"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53982893"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string</w:t>
            </w:r>
          </w:p>
        </w:tc>
        <w:tc>
          <w:tcPr>
            <w:tcW w:w="3589" w:type="dxa"/>
          </w:tcPr>
          <w:p w14:paraId="0F597F20" w14:textId="61790B83"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Kod för författarens befattning. Tillåtna värden från kodverk Befattning (OID 1.2.752.129.2.2.1.</w:t>
            </w:r>
            <w:proofErr w:type="gramStart"/>
            <w:r w:rsidRPr="00D068D5">
              <w:rPr>
                <w:rFonts w:ascii="Times New Roman" w:eastAsia="Times New Roman" w:hAnsi="Times New Roman" w:cs="Times New Roman"/>
                <w:spacing w:val="-1"/>
                <w:sz w:val="20"/>
                <w:szCs w:val="20"/>
              </w:rPr>
              <w:t>4) ,</w:t>
            </w:r>
            <w:proofErr w:type="gramEnd"/>
            <w:r w:rsidRPr="00D068D5">
              <w:rPr>
                <w:rFonts w:ascii="Times New Roman" w:eastAsia="Times New Roman" w:hAnsi="Times New Roman" w:cs="Times New Roman"/>
                <w:spacing w:val="-1"/>
                <w:sz w:val="20"/>
                <w:szCs w:val="20"/>
              </w:rPr>
              <w:t xml:space="preserve"> se </w:t>
            </w:r>
            <w:r w:rsidR="007334BD" w:rsidRPr="007334BD">
              <w:rPr>
                <w:rFonts w:ascii="Times New Roman" w:eastAsia="Times New Roman" w:hAnsi="Times New Roman" w:cs="Times New Roman"/>
                <w:spacing w:val="-1"/>
                <w:sz w:val="20"/>
                <w:szCs w:val="20"/>
              </w:rPr>
              <w:t>http://www.inera.se/Documents/TJANSTER_PROJEKT/Katalogtjanst_HSA/Innehall/hsa_innehall_befattning.pdf</w:t>
            </w:r>
          </w:p>
          <w:p w14:paraId="776E9B6E"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94DBCA0"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0</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p>
        </w:tc>
      </w:tr>
      <w:tr w:rsidR="005E7BF9" w14:paraId="29D569C1" w14:textId="77777777" w:rsidTr="00020569">
        <w:tc>
          <w:tcPr>
            <w:tcW w:w="2660" w:type="dxa"/>
          </w:tcPr>
          <w:p w14:paraId="47E3B3EF" w14:textId="77777777" w:rsidR="005E7BF9" w:rsidRPr="00D068D5" w:rsidRDefault="005E7BF9" w:rsidP="00020569">
            <w:pPr>
              <w:pStyle w:val="TableParagraph"/>
              <w:spacing w:line="229" w:lineRule="exact"/>
              <w:ind w:left="102"/>
              <w:rPr>
                <w:rFonts w:ascii="Times New Roman" w:eastAsia="Times New Roman" w:hAnsi="Times New Roman" w:cs="Times New Roman"/>
                <w:sz w:val="20"/>
                <w:szCs w:val="20"/>
              </w:rPr>
            </w:pPr>
            <w:proofErr w:type="spellStart"/>
            <w:r w:rsidRPr="00D068D5">
              <w:rPr>
                <w:rFonts w:ascii="Times New Roman" w:eastAsia="Times New Roman" w:hAnsi="Times New Roman" w:cs="Times New Roman"/>
                <w:spacing w:val="-1"/>
                <w:sz w:val="20"/>
                <w:szCs w:val="20"/>
              </w:rPr>
              <w:t>authorName</w:t>
            </w:r>
            <w:proofErr w:type="spellEnd"/>
          </w:p>
          <w:p w14:paraId="057AA5FA"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4D3E2C9B"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string</w:t>
            </w:r>
          </w:p>
          <w:p w14:paraId="65420668"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30FCA44A"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Författarens namn</w:t>
            </w:r>
          </w:p>
          <w:p w14:paraId="673782EC"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57A681FB"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0</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p>
        </w:tc>
      </w:tr>
      <w:tr w:rsidR="005E7BF9" w14:paraId="55C15B51" w14:textId="77777777" w:rsidTr="00020569">
        <w:trPr>
          <w:trHeight w:val="509"/>
        </w:trPr>
        <w:tc>
          <w:tcPr>
            <w:tcW w:w="2660" w:type="dxa"/>
          </w:tcPr>
          <w:p w14:paraId="7B46D658" w14:textId="09E478BB" w:rsidR="005E7BF9" w:rsidRPr="00D068D5" w:rsidRDefault="005E7BF9" w:rsidP="00D068D5">
            <w:pPr>
              <w:pStyle w:val="TableParagraph"/>
              <w:spacing w:line="229" w:lineRule="exact"/>
              <w:ind w:left="102"/>
              <w:rPr>
                <w:rFonts w:ascii="Times New Roman" w:eastAsia="Times New Roman" w:hAnsi="Times New Roman" w:cs="Times New Roman"/>
                <w:spacing w:val="-1"/>
                <w:sz w:val="20"/>
                <w:szCs w:val="20"/>
              </w:rPr>
            </w:pPr>
            <w:proofErr w:type="spellStart"/>
            <w:r w:rsidRPr="00D068D5">
              <w:rPr>
                <w:rFonts w:ascii="Times New Roman" w:eastAsia="Times New Roman" w:hAnsi="Times New Roman" w:cs="Times New Roman"/>
                <w:spacing w:val="-1"/>
                <w:sz w:val="20"/>
                <w:szCs w:val="20"/>
              </w:rPr>
              <w:t>authorOrgUnitHSA</w:t>
            </w:r>
            <w:r w:rsidR="00D068D5" w:rsidRPr="00D068D5">
              <w:rPr>
                <w:rFonts w:ascii="Times New Roman" w:eastAsia="Times New Roman" w:hAnsi="Times New Roman" w:cs="Times New Roman"/>
                <w:spacing w:val="-1"/>
                <w:sz w:val="20"/>
                <w:szCs w:val="20"/>
              </w:rPr>
              <w:t>I</w:t>
            </w:r>
            <w:r w:rsidRPr="00D068D5">
              <w:rPr>
                <w:rFonts w:ascii="Times New Roman" w:eastAsia="Times New Roman" w:hAnsi="Times New Roman" w:cs="Times New Roman"/>
                <w:spacing w:val="-1"/>
                <w:sz w:val="20"/>
                <w:szCs w:val="20"/>
              </w:rPr>
              <w:t>d</w:t>
            </w:r>
            <w:proofErr w:type="spellEnd"/>
          </w:p>
        </w:tc>
        <w:tc>
          <w:tcPr>
            <w:tcW w:w="1667" w:type="dxa"/>
          </w:tcPr>
          <w:p w14:paraId="6799E7E0" w14:textId="7C41275C" w:rsidR="005E7BF9" w:rsidRPr="00D068D5" w:rsidRDefault="008B29AE" w:rsidP="00D068D5">
            <w:pPr>
              <w:pStyle w:val="TableParagraph"/>
              <w:spacing w:line="226" w:lineRule="exact"/>
              <w:ind w:left="102"/>
              <w:rPr>
                <w:rFonts w:ascii="Times New Roman" w:eastAsia="Times New Roman" w:hAnsi="Times New Roman" w:cs="Times New Roman"/>
                <w:spacing w:val="-1"/>
                <w:sz w:val="20"/>
                <w:szCs w:val="20"/>
              </w:rPr>
            </w:pPr>
            <w:proofErr w:type="spellStart"/>
            <w:r w:rsidRPr="00D068D5">
              <w:rPr>
                <w:rFonts w:ascii="Times New Roman" w:eastAsia="Times New Roman" w:hAnsi="Times New Roman" w:cs="Times New Roman"/>
                <w:spacing w:val="-1"/>
                <w:sz w:val="20"/>
                <w:szCs w:val="20"/>
              </w:rPr>
              <w:t>HSA</w:t>
            </w:r>
            <w:r w:rsidR="00D068D5" w:rsidRPr="00D068D5">
              <w:rPr>
                <w:rFonts w:ascii="Times New Roman" w:eastAsia="Times New Roman" w:hAnsi="Times New Roman" w:cs="Times New Roman"/>
                <w:spacing w:val="-1"/>
                <w:sz w:val="20"/>
                <w:szCs w:val="20"/>
              </w:rPr>
              <w:t>I</w:t>
            </w:r>
            <w:r w:rsidRPr="00D068D5">
              <w:rPr>
                <w:rFonts w:ascii="Times New Roman" w:eastAsia="Times New Roman" w:hAnsi="Times New Roman" w:cs="Times New Roman"/>
                <w:spacing w:val="-1"/>
                <w:sz w:val="20"/>
                <w:szCs w:val="20"/>
              </w:rPr>
              <w:t>dType</w:t>
            </w:r>
            <w:proofErr w:type="spellEnd"/>
          </w:p>
        </w:tc>
        <w:tc>
          <w:tcPr>
            <w:tcW w:w="3589" w:type="dxa"/>
          </w:tcPr>
          <w:p w14:paraId="16616A99"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Den organisation som författaren är uppdragstagare på</w:t>
            </w:r>
          </w:p>
        </w:tc>
        <w:tc>
          <w:tcPr>
            <w:tcW w:w="1184" w:type="dxa"/>
          </w:tcPr>
          <w:p w14:paraId="32432A7A"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1</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p>
        </w:tc>
      </w:tr>
      <w:tr w:rsidR="005E7BF9" w14:paraId="2A1FDE3A" w14:textId="77777777" w:rsidTr="00020569">
        <w:trPr>
          <w:trHeight w:val="615"/>
        </w:trPr>
        <w:tc>
          <w:tcPr>
            <w:tcW w:w="2660" w:type="dxa"/>
          </w:tcPr>
          <w:p w14:paraId="75D919D3" w14:textId="77777777" w:rsidR="005E7BF9" w:rsidRPr="00D068D5" w:rsidRDefault="005E7BF9" w:rsidP="00020569">
            <w:pPr>
              <w:pStyle w:val="TableParagraph"/>
              <w:spacing w:line="229" w:lineRule="exact"/>
              <w:ind w:left="102"/>
              <w:rPr>
                <w:rFonts w:ascii="Times New Roman" w:eastAsia="Times New Roman" w:hAnsi="Times New Roman" w:cs="Times New Roman"/>
                <w:spacing w:val="-1"/>
                <w:sz w:val="20"/>
                <w:szCs w:val="20"/>
              </w:rPr>
            </w:pPr>
            <w:proofErr w:type="spellStart"/>
            <w:r w:rsidRPr="00D068D5">
              <w:rPr>
                <w:rFonts w:ascii="Times New Roman" w:eastAsia="Times New Roman" w:hAnsi="Times New Roman" w:cs="Times New Roman"/>
                <w:spacing w:val="-1"/>
                <w:sz w:val="20"/>
                <w:szCs w:val="20"/>
              </w:rPr>
              <w:t>authorOrgUnitName</w:t>
            </w:r>
            <w:proofErr w:type="spellEnd"/>
          </w:p>
          <w:p w14:paraId="24C0A6F8" w14:textId="77777777" w:rsidR="005E7BF9" w:rsidRPr="00D068D5" w:rsidRDefault="005E7BF9" w:rsidP="00020569">
            <w:pPr>
              <w:pStyle w:val="TableParagraph"/>
              <w:spacing w:line="229" w:lineRule="exact"/>
              <w:ind w:left="102"/>
              <w:rPr>
                <w:rFonts w:ascii="Times New Roman" w:eastAsia="Times New Roman" w:hAnsi="Times New Roman" w:cs="Times New Roman"/>
                <w:spacing w:val="-1"/>
                <w:sz w:val="20"/>
                <w:szCs w:val="20"/>
              </w:rPr>
            </w:pPr>
          </w:p>
        </w:tc>
        <w:tc>
          <w:tcPr>
            <w:tcW w:w="1667" w:type="dxa"/>
          </w:tcPr>
          <w:p w14:paraId="0DD2408E" w14:textId="431020D0" w:rsidR="005E7BF9" w:rsidRPr="00D068D5" w:rsidRDefault="00D068D5"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56032D80"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Namnet på den organisation som författaren är uppdragstagare på</w:t>
            </w:r>
          </w:p>
        </w:tc>
        <w:tc>
          <w:tcPr>
            <w:tcW w:w="1184" w:type="dxa"/>
          </w:tcPr>
          <w:p w14:paraId="52F55DE4" w14:textId="77777777" w:rsidR="005E7BF9" w:rsidRPr="00D068D5"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1</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p>
        </w:tc>
      </w:tr>
      <w:tr w:rsidR="00F4564C" w14:paraId="0C8D3B3A" w14:textId="77777777" w:rsidTr="00020569">
        <w:trPr>
          <w:trHeight w:val="615"/>
        </w:trPr>
        <w:tc>
          <w:tcPr>
            <w:tcW w:w="2660" w:type="dxa"/>
          </w:tcPr>
          <w:p w14:paraId="77948716" w14:textId="77777777" w:rsidR="00F4564C" w:rsidRPr="00D068D5" w:rsidRDefault="00F4564C" w:rsidP="00D068D5">
            <w:pPr>
              <w:pStyle w:val="TableParagraph"/>
              <w:spacing w:line="229" w:lineRule="exact"/>
              <w:ind w:left="102"/>
              <w:rPr>
                <w:ins w:id="61" w:author="Fredrik Ström" w:date="2013-09-02T17:48:00Z"/>
                <w:rFonts w:ascii="Times New Roman" w:eastAsia="Times New Roman" w:hAnsi="Times New Roman" w:cs="Times New Roman"/>
                <w:spacing w:val="-1"/>
                <w:sz w:val="20"/>
                <w:szCs w:val="20"/>
              </w:rPr>
            </w:pPr>
            <w:proofErr w:type="spellStart"/>
            <w:ins w:id="62" w:author="Fredrik Ström" w:date="2013-09-02T17:48:00Z">
              <w:r w:rsidRPr="00D068D5">
                <w:rPr>
                  <w:rFonts w:ascii="Times New Roman" w:eastAsia="Times New Roman" w:hAnsi="Times New Roman" w:cs="Times New Roman"/>
                  <w:spacing w:val="-1"/>
                  <w:sz w:val="20"/>
                  <w:szCs w:val="20"/>
                </w:rPr>
                <w:t>AuthorOrgUnitTelecom</w:t>
              </w:r>
              <w:proofErr w:type="spellEnd"/>
            </w:ins>
          </w:p>
          <w:p w14:paraId="5BC81967" w14:textId="77777777" w:rsidR="00F4564C" w:rsidRPr="00D068D5" w:rsidRDefault="00F4564C" w:rsidP="00020569">
            <w:pPr>
              <w:pStyle w:val="TableParagraph"/>
              <w:spacing w:line="229" w:lineRule="exact"/>
              <w:ind w:left="102"/>
              <w:rPr>
                <w:rFonts w:ascii="Times New Roman" w:eastAsia="Times New Roman" w:hAnsi="Times New Roman" w:cs="Times New Roman"/>
                <w:spacing w:val="-1"/>
                <w:sz w:val="20"/>
                <w:szCs w:val="20"/>
              </w:rPr>
            </w:pPr>
          </w:p>
        </w:tc>
        <w:tc>
          <w:tcPr>
            <w:tcW w:w="1667" w:type="dxa"/>
          </w:tcPr>
          <w:p w14:paraId="26836740" w14:textId="72F8D3DA" w:rsidR="00F4564C" w:rsidRPr="00D068D5" w:rsidRDefault="00D068D5"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w:t>
            </w:r>
            <w:ins w:id="63" w:author="Fredrik Ström" w:date="2013-09-02T17:48:00Z">
              <w:r w:rsidR="00F4564C" w:rsidRPr="00D068D5">
                <w:rPr>
                  <w:rFonts w:ascii="Times New Roman" w:eastAsia="Times New Roman" w:hAnsi="Times New Roman" w:cs="Times New Roman"/>
                  <w:spacing w:val="-1"/>
                  <w:sz w:val="20"/>
                  <w:szCs w:val="20"/>
                </w:rPr>
                <w:t>tring</w:t>
              </w:r>
            </w:ins>
          </w:p>
        </w:tc>
        <w:tc>
          <w:tcPr>
            <w:tcW w:w="3589" w:type="dxa"/>
          </w:tcPr>
          <w:p w14:paraId="1F2F3AD9" w14:textId="77777777" w:rsidR="00F4564C" w:rsidRPr="00D068D5" w:rsidRDefault="00F4564C" w:rsidP="00D068D5">
            <w:pPr>
              <w:pStyle w:val="TableParagraph"/>
              <w:spacing w:line="229" w:lineRule="exact"/>
              <w:ind w:left="102"/>
              <w:rPr>
                <w:ins w:id="64" w:author="Fredrik Ström" w:date="2013-09-02T17:48:00Z"/>
                <w:rFonts w:ascii="Times New Roman" w:eastAsia="Times New Roman" w:hAnsi="Times New Roman" w:cs="Times New Roman"/>
                <w:spacing w:val="-1"/>
                <w:sz w:val="20"/>
                <w:szCs w:val="20"/>
              </w:rPr>
            </w:pPr>
            <w:ins w:id="65" w:author="Fredrik Ström" w:date="2013-09-02T17:48:00Z">
              <w:r w:rsidRPr="00D068D5">
                <w:rPr>
                  <w:rFonts w:ascii="Times New Roman" w:eastAsia="Times New Roman" w:hAnsi="Times New Roman" w:cs="Times New Roman"/>
                  <w:spacing w:val="-1"/>
                  <w:sz w:val="20"/>
                  <w:szCs w:val="20"/>
                </w:rPr>
                <w:t>Text som anger det telefonnummer som används för att nå den aktuella enheten</w:t>
              </w:r>
            </w:ins>
          </w:p>
          <w:p w14:paraId="1A1CCC22"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71F168CD" w14:textId="77777777" w:rsidR="00F4564C" w:rsidRPr="00D068D5" w:rsidRDefault="00F4564C" w:rsidP="00D068D5">
            <w:pPr>
              <w:pStyle w:val="TableParagraph"/>
              <w:spacing w:line="229" w:lineRule="exact"/>
              <w:ind w:left="102"/>
              <w:rPr>
                <w:ins w:id="66" w:author="Fredrik Ström" w:date="2013-09-02T17:48:00Z"/>
                <w:rFonts w:ascii="Times New Roman" w:eastAsia="Times New Roman" w:hAnsi="Times New Roman" w:cs="Times New Roman"/>
                <w:spacing w:val="-1"/>
                <w:sz w:val="20"/>
                <w:szCs w:val="20"/>
              </w:rPr>
            </w:pPr>
            <w:ins w:id="67" w:author="Fredrik Ström" w:date="2013-09-02T17:48:00Z">
              <w:r w:rsidRPr="00D068D5">
                <w:rPr>
                  <w:rFonts w:ascii="Times New Roman" w:eastAsia="Times New Roman" w:hAnsi="Times New Roman" w:cs="Times New Roman"/>
                  <w:spacing w:val="-1"/>
                  <w:sz w:val="20"/>
                  <w:szCs w:val="20"/>
                </w:rPr>
                <w:t>0</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ins>
          </w:p>
          <w:p w14:paraId="5DCFEB92"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p>
        </w:tc>
      </w:tr>
      <w:tr w:rsidR="00F4564C" w14:paraId="2CAE73AC" w14:textId="77777777" w:rsidTr="00020569">
        <w:trPr>
          <w:trHeight w:val="615"/>
        </w:trPr>
        <w:tc>
          <w:tcPr>
            <w:tcW w:w="2660" w:type="dxa"/>
          </w:tcPr>
          <w:p w14:paraId="554E75BC" w14:textId="77777777" w:rsidR="00F4564C" w:rsidRPr="00D068D5" w:rsidRDefault="00F4564C" w:rsidP="00D068D5">
            <w:pPr>
              <w:pStyle w:val="TableParagraph"/>
              <w:spacing w:line="229" w:lineRule="exact"/>
              <w:ind w:left="102"/>
              <w:rPr>
                <w:ins w:id="68" w:author="Fredrik Ström" w:date="2013-09-02T17:48:00Z"/>
                <w:rFonts w:ascii="Times New Roman" w:eastAsia="Times New Roman" w:hAnsi="Times New Roman" w:cs="Times New Roman"/>
                <w:spacing w:val="-1"/>
                <w:sz w:val="20"/>
                <w:szCs w:val="20"/>
              </w:rPr>
            </w:pPr>
            <w:proofErr w:type="spellStart"/>
            <w:ins w:id="69" w:author="Fredrik Ström" w:date="2013-09-02T17:48:00Z">
              <w:r w:rsidRPr="00D068D5">
                <w:rPr>
                  <w:rFonts w:ascii="Times New Roman" w:eastAsia="Times New Roman" w:hAnsi="Times New Roman" w:cs="Times New Roman"/>
                  <w:spacing w:val="-1"/>
                  <w:sz w:val="20"/>
                  <w:szCs w:val="20"/>
                </w:rPr>
                <w:t>AuthorOrgUnitEmail</w:t>
              </w:r>
              <w:proofErr w:type="spellEnd"/>
            </w:ins>
          </w:p>
          <w:p w14:paraId="2125C4DD" w14:textId="77777777" w:rsidR="00F4564C" w:rsidRPr="00D068D5" w:rsidRDefault="00F4564C" w:rsidP="00020569">
            <w:pPr>
              <w:pStyle w:val="TableParagraph"/>
              <w:spacing w:line="229" w:lineRule="exact"/>
              <w:ind w:left="102"/>
              <w:rPr>
                <w:rFonts w:ascii="Times New Roman" w:eastAsia="Times New Roman" w:hAnsi="Times New Roman" w:cs="Times New Roman"/>
                <w:spacing w:val="-1"/>
                <w:sz w:val="20"/>
                <w:szCs w:val="20"/>
              </w:rPr>
            </w:pPr>
          </w:p>
        </w:tc>
        <w:tc>
          <w:tcPr>
            <w:tcW w:w="1667" w:type="dxa"/>
          </w:tcPr>
          <w:p w14:paraId="40FE0CE1" w14:textId="26A1B72B" w:rsidR="00F4564C" w:rsidRPr="00D068D5" w:rsidRDefault="00D068D5"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w:t>
            </w:r>
            <w:ins w:id="70" w:author="Fredrik Ström" w:date="2013-09-02T17:48:00Z">
              <w:r w:rsidR="00F4564C" w:rsidRPr="00D068D5">
                <w:rPr>
                  <w:rFonts w:ascii="Times New Roman" w:eastAsia="Times New Roman" w:hAnsi="Times New Roman" w:cs="Times New Roman"/>
                  <w:spacing w:val="-1"/>
                  <w:sz w:val="20"/>
                  <w:szCs w:val="20"/>
                </w:rPr>
                <w:t>tring</w:t>
              </w:r>
            </w:ins>
          </w:p>
        </w:tc>
        <w:tc>
          <w:tcPr>
            <w:tcW w:w="3589" w:type="dxa"/>
          </w:tcPr>
          <w:p w14:paraId="4364C98A" w14:textId="77777777" w:rsidR="00F4564C" w:rsidRPr="00D068D5" w:rsidRDefault="00F4564C" w:rsidP="00D068D5">
            <w:pPr>
              <w:pStyle w:val="TableParagraph"/>
              <w:spacing w:line="229" w:lineRule="exact"/>
              <w:ind w:left="102"/>
              <w:rPr>
                <w:ins w:id="71" w:author="Fredrik Ström" w:date="2013-09-02T17:48:00Z"/>
                <w:rFonts w:ascii="Times New Roman" w:eastAsia="Times New Roman" w:hAnsi="Times New Roman" w:cs="Times New Roman"/>
                <w:spacing w:val="-1"/>
                <w:sz w:val="20"/>
                <w:szCs w:val="20"/>
              </w:rPr>
            </w:pPr>
            <w:ins w:id="72" w:author="Fredrik Ström" w:date="2013-09-02T17:48:00Z">
              <w:r w:rsidRPr="00D068D5">
                <w:rPr>
                  <w:rFonts w:ascii="Times New Roman" w:eastAsia="Times New Roman" w:hAnsi="Times New Roman" w:cs="Times New Roman"/>
                  <w:spacing w:val="-1"/>
                  <w:sz w:val="20"/>
                  <w:szCs w:val="20"/>
                </w:rPr>
                <w:t>Text som anger den e-postadress som används för att nå den aktuella enheten</w:t>
              </w:r>
            </w:ins>
          </w:p>
          <w:p w14:paraId="6D40EF39"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0C949345" w14:textId="77777777" w:rsidR="00F4564C" w:rsidRPr="00D068D5" w:rsidRDefault="00F4564C" w:rsidP="00D068D5">
            <w:pPr>
              <w:pStyle w:val="TableParagraph"/>
              <w:spacing w:line="229" w:lineRule="exact"/>
              <w:ind w:left="102"/>
              <w:rPr>
                <w:ins w:id="73" w:author="Fredrik Ström" w:date="2013-09-02T17:48:00Z"/>
                <w:rFonts w:ascii="Times New Roman" w:eastAsia="Times New Roman" w:hAnsi="Times New Roman" w:cs="Times New Roman"/>
                <w:spacing w:val="-1"/>
                <w:sz w:val="20"/>
                <w:szCs w:val="20"/>
              </w:rPr>
            </w:pPr>
            <w:ins w:id="74" w:author="Fredrik Ström" w:date="2013-09-02T17:48:00Z">
              <w:r w:rsidRPr="00D068D5">
                <w:rPr>
                  <w:rFonts w:ascii="Times New Roman" w:eastAsia="Times New Roman" w:hAnsi="Times New Roman" w:cs="Times New Roman"/>
                  <w:spacing w:val="-1"/>
                  <w:sz w:val="20"/>
                  <w:szCs w:val="20"/>
                </w:rPr>
                <w:t>0</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ins>
          </w:p>
          <w:p w14:paraId="6F265597"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p>
        </w:tc>
      </w:tr>
      <w:tr w:rsidR="00F4564C" w14:paraId="7EC9F014" w14:textId="77777777" w:rsidTr="00020569">
        <w:trPr>
          <w:trHeight w:val="615"/>
        </w:trPr>
        <w:tc>
          <w:tcPr>
            <w:tcW w:w="2660" w:type="dxa"/>
          </w:tcPr>
          <w:p w14:paraId="239D2E37" w14:textId="77777777" w:rsidR="00F4564C" w:rsidRPr="00D068D5" w:rsidRDefault="00F4564C" w:rsidP="00020569">
            <w:pPr>
              <w:pStyle w:val="TableParagraph"/>
              <w:spacing w:line="229" w:lineRule="exact"/>
              <w:ind w:left="102"/>
              <w:rPr>
                <w:rFonts w:ascii="Times New Roman" w:eastAsia="Times New Roman" w:hAnsi="Times New Roman" w:cs="Times New Roman"/>
                <w:spacing w:val="-1"/>
                <w:sz w:val="20"/>
                <w:szCs w:val="20"/>
              </w:rPr>
            </w:pPr>
            <w:proofErr w:type="spellStart"/>
            <w:r w:rsidRPr="00D068D5">
              <w:rPr>
                <w:rFonts w:ascii="Times New Roman" w:eastAsia="Times New Roman" w:hAnsi="Times New Roman" w:cs="Times New Roman"/>
                <w:spacing w:val="-1"/>
                <w:sz w:val="20"/>
                <w:szCs w:val="20"/>
              </w:rPr>
              <w:t>authorOrgUnitAddress</w:t>
            </w:r>
            <w:proofErr w:type="spellEnd"/>
          </w:p>
          <w:p w14:paraId="6002B0F8" w14:textId="77777777" w:rsidR="00F4564C" w:rsidRPr="00D068D5" w:rsidRDefault="00F4564C" w:rsidP="00020569">
            <w:pPr>
              <w:pStyle w:val="TableParagraph"/>
              <w:spacing w:line="229" w:lineRule="exact"/>
              <w:ind w:left="102"/>
              <w:rPr>
                <w:rFonts w:ascii="Times New Roman" w:eastAsia="Times New Roman" w:hAnsi="Times New Roman" w:cs="Times New Roman"/>
                <w:spacing w:val="-1"/>
                <w:sz w:val="20"/>
                <w:szCs w:val="20"/>
              </w:rPr>
            </w:pPr>
          </w:p>
        </w:tc>
        <w:tc>
          <w:tcPr>
            <w:tcW w:w="1667" w:type="dxa"/>
          </w:tcPr>
          <w:p w14:paraId="624C14C0"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string</w:t>
            </w:r>
          </w:p>
        </w:tc>
        <w:tc>
          <w:tcPr>
            <w:tcW w:w="3589" w:type="dxa"/>
          </w:tcPr>
          <w:p w14:paraId="1BC4F0DB"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Postadress till den organisation som författaren är uppdragstagare på</w:t>
            </w:r>
          </w:p>
        </w:tc>
        <w:tc>
          <w:tcPr>
            <w:tcW w:w="1184" w:type="dxa"/>
          </w:tcPr>
          <w:p w14:paraId="6D58B2A2"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0</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p>
        </w:tc>
      </w:tr>
      <w:tr w:rsidR="00F4564C" w14:paraId="08303062" w14:textId="77777777" w:rsidTr="00F4564C">
        <w:tblPrEx>
          <w:tblW w:w="9100" w:type="dxa"/>
          <w:tblLayout w:type="fixed"/>
          <w:tblPrExChange w:id="75" w:author="Fredrik Ström" w:date="2013-09-02T17:49:00Z">
            <w:tblPrEx>
              <w:tblW w:w="9100" w:type="dxa"/>
              <w:tblLayout w:type="fixed"/>
            </w:tblPrEx>
          </w:tblPrExChange>
        </w:tblPrEx>
        <w:trPr>
          <w:trHeight w:val="786"/>
        </w:trPr>
        <w:tc>
          <w:tcPr>
            <w:tcW w:w="2660" w:type="dxa"/>
            <w:tcPrChange w:id="76" w:author="Fredrik Ström" w:date="2013-09-02T17:49:00Z">
              <w:tcPr>
                <w:tcW w:w="2660" w:type="dxa"/>
              </w:tcPr>
            </w:tcPrChange>
          </w:tcPr>
          <w:p w14:paraId="158D9FD4" w14:textId="305AB82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proofErr w:type="spellStart"/>
            <w:ins w:id="77" w:author="Fredrik Ström" w:date="2013-09-02T17:48:00Z">
              <w:r w:rsidRPr="00D068D5">
                <w:rPr>
                  <w:rFonts w:ascii="Times New Roman" w:hAnsi="Times New Roman" w:cs="Times New Roman"/>
                  <w:sz w:val="20"/>
                  <w:szCs w:val="20"/>
                </w:rPr>
                <w:t>authorOrgUnitLocation</w:t>
              </w:r>
            </w:ins>
            <w:proofErr w:type="spellEnd"/>
          </w:p>
        </w:tc>
        <w:tc>
          <w:tcPr>
            <w:tcW w:w="1667" w:type="dxa"/>
            <w:tcPrChange w:id="78" w:author="Fredrik Ström" w:date="2013-09-02T17:49:00Z">
              <w:tcPr>
                <w:tcW w:w="1667" w:type="dxa"/>
              </w:tcPr>
            </w:tcPrChange>
          </w:tcPr>
          <w:p w14:paraId="753945AE" w14:textId="0D0674B2" w:rsidR="00F4564C" w:rsidRPr="00D068D5" w:rsidRDefault="00D068D5"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hAnsi="Times New Roman" w:cs="Times New Roman"/>
                <w:spacing w:val="-1"/>
                <w:sz w:val="20"/>
                <w:szCs w:val="20"/>
              </w:rPr>
              <w:t>s</w:t>
            </w:r>
            <w:ins w:id="79" w:author="Fredrik Ström" w:date="2013-09-02T17:48:00Z">
              <w:r w:rsidR="00F4564C" w:rsidRPr="00D068D5">
                <w:rPr>
                  <w:rFonts w:ascii="Times New Roman" w:hAnsi="Times New Roman" w:cs="Times New Roman"/>
                  <w:spacing w:val="-1"/>
                  <w:sz w:val="20"/>
                  <w:szCs w:val="20"/>
                </w:rPr>
                <w:t>tring</w:t>
              </w:r>
            </w:ins>
          </w:p>
        </w:tc>
        <w:tc>
          <w:tcPr>
            <w:tcW w:w="3589" w:type="dxa"/>
            <w:tcPrChange w:id="80" w:author="Fredrik Ström" w:date="2013-09-02T17:49:00Z">
              <w:tcPr>
                <w:tcW w:w="3589" w:type="dxa"/>
              </w:tcPr>
            </w:tcPrChange>
          </w:tcPr>
          <w:p w14:paraId="313310DC" w14:textId="6FF484CB"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ins w:id="81" w:author="Fredrik Ström" w:date="2013-09-02T17:48:00Z">
              <w:r w:rsidRPr="00D068D5">
                <w:rPr>
                  <w:rFonts w:ascii="Times New Roman" w:hAnsi="Times New Roman" w:cs="Times New Roman"/>
                  <w:sz w:val="20"/>
                  <w:szCs w:val="20"/>
                </w:rPr>
                <w:t>Text som anger namnet på plats eller ort för enhetens eller funktionens fysiska placering</w:t>
              </w:r>
            </w:ins>
          </w:p>
        </w:tc>
        <w:tc>
          <w:tcPr>
            <w:tcW w:w="1184" w:type="dxa"/>
            <w:tcPrChange w:id="82" w:author="Fredrik Ström" w:date="2013-09-02T17:49:00Z">
              <w:tcPr>
                <w:tcW w:w="1184" w:type="dxa"/>
              </w:tcPr>
            </w:tcPrChange>
          </w:tcPr>
          <w:p w14:paraId="0F1A8A16" w14:textId="1297522A"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ins w:id="83" w:author="Fredrik Ström" w:date="2013-09-02T17:48:00Z">
              <w:r w:rsidRPr="00D068D5">
                <w:rPr>
                  <w:rFonts w:ascii="Times New Roman" w:hAnsi="Times New Roman" w:cs="Times New Roman"/>
                  <w:spacing w:val="-1"/>
                  <w:sz w:val="20"/>
                  <w:szCs w:val="20"/>
                </w:rPr>
                <w:t>0</w:t>
              </w:r>
              <w:proofErr w:type="gramStart"/>
              <w:r w:rsidRPr="00D068D5">
                <w:rPr>
                  <w:rFonts w:ascii="Times New Roman" w:hAnsi="Times New Roman" w:cs="Times New Roman"/>
                  <w:spacing w:val="-1"/>
                  <w:sz w:val="20"/>
                  <w:szCs w:val="20"/>
                </w:rPr>
                <w:t>..</w:t>
              </w:r>
              <w:proofErr w:type="gramEnd"/>
              <w:r w:rsidRPr="00D068D5">
                <w:rPr>
                  <w:rFonts w:ascii="Times New Roman" w:hAnsi="Times New Roman" w:cs="Times New Roman"/>
                  <w:spacing w:val="-1"/>
                  <w:sz w:val="20"/>
                  <w:szCs w:val="20"/>
                </w:rPr>
                <w:t>1</w:t>
              </w:r>
            </w:ins>
          </w:p>
        </w:tc>
      </w:tr>
      <w:tr w:rsidR="00F4564C" w14:paraId="4C981F60" w14:textId="77777777" w:rsidTr="00020569">
        <w:tc>
          <w:tcPr>
            <w:tcW w:w="2660" w:type="dxa"/>
          </w:tcPr>
          <w:p w14:paraId="240C1997" w14:textId="587AE016"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proofErr w:type="spellStart"/>
            <w:r w:rsidRPr="00D068D5">
              <w:rPr>
                <w:rFonts w:ascii="Times New Roman" w:eastAsia="Times New Roman" w:hAnsi="Times New Roman" w:cs="Times New Roman"/>
                <w:spacing w:val="-1"/>
                <w:sz w:val="20"/>
                <w:szCs w:val="20"/>
              </w:rPr>
              <w:t>careUnitHSA</w:t>
            </w:r>
            <w:r w:rsidR="00D068D5">
              <w:rPr>
                <w:rFonts w:ascii="Times New Roman" w:eastAsia="Times New Roman" w:hAnsi="Times New Roman" w:cs="Times New Roman"/>
                <w:spacing w:val="-1"/>
                <w:sz w:val="20"/>
                <w:szCs w:val="20"/>
              </w:rPr>
              <w:t>I</w:t>
            </w:r>
            <w:r w:rsidRPr="00D068D5">
              <w:rPr>
                <w:rFonts w:ascii="Times New Roman" w:eastAsia="Times New Roman" w:hAnsi="Times New Roman" w:cs="Times New Roman"/>
                <w:spacing w:val="-1"/>
                <w:sz w:val="20"/>
                <w:szCs w:val="20"/>
              </w:rPr>
              <w:t>d</w:t>
            </w:r>
            <w:proofErr w:type="spellEnd"/>
          </w:p>
          <w:p w14:paraId="7F3E861A" w14:textId="77777777" w:rsidR="00F4564C" w:rsidRPr="00D068D5" w:rsidRDefault="00F4564C" w:rsidP="00020569">
            <w:pPr>
              <w:pStyle w:val="TableParagraph"/>
              <w:spacing w:line="229" w:lineRule="exact"/>
              <w:ind w:left="102"/>
              <w:rPr>
                <w:rFonts w:ascii="Times New Roman" w:eastAsia="Times New Roman" w:hAnsi="Times New Roman" w:cs="Times New Roman"/>
                <w:sz w:val="20"/>
                <w:szCs w:val="20"/>
              </w:rPr>
            </w:pPr>
          </w:p>
          <w:p w14:paraId="1CAB81E4"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7AA2D7C6" w14:textId="7826DC47" w:rsidR="00F4564C" w:rsidRPr="00D068D5" w:rsidRDefault="00D068D5" w:rsidP="0002056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HSAI</w:t>
            </w:r>
            <w:r w:rsidR="00F4564C" w:rsidRPr="00D068D5">
              <w:rPr>
                <w:rFonts w:ascii="Times New Roman" w:eastAsia="Times New Roman" w:hAnsi="Times New Roman" w:cs="Times New Roman"/>
                <w:spacing w:val="-1"/>
                <w:sz w:val="20"/>
                <w:szCs w:val="20"/>
              </w:rPr>
              <w:t>dType</w:t>
            </w:r>
            <w:proofErr w:type="spellEnd"/>
          </w:p>
          <w:p w14:paraId="543CBFDD"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399961B8"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HSA-id för PDL-enhet</w:t>
            </w:r>
          </w:p>
        </w:tc>
        <w:tc>
          <w:tcPr>
            <w:tcW w:w="1184" w:type="dxa"/>
          </w:tcPr>
          <w:p w14:paraId="4C46A0EA"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1</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p>
        </w:tc>
      </w:tr>
      <w:tr w:rsidR="00F4564C" w14:paraId="068D4B64" w14:textId="77777777" w:rsidTr="00020569">
        <w:tc>
          <w:tcPr>
            <w:tcW w:w="2660" w:type="dxa"/>
          </w:tcPr>
          <w:p w14:paraId="02F89513" w14:textId="1CB6C052" w:rsidR="00F4564C" w:rsidRPr="00240DAB" w:rsidRDefault="00F4564C" w:rsidP="00D068D5">
            <w:pPr>
              <w:pStyle w:val="TableParagraph"/>
              <w:spacing w:line="229" w:lineRule="exact"/>
              <w:ind w:left="102"/>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careGiver</w:t>
            </w:r>
            <w:r w:rsidRPr="00E35692">
              <w:rPr>
                <w:rFonts w:ascii="Times New Roman" w:eastAsia="Times New Roman" w:hAnsi="Times New Roman" w:cs="Times New Roman"/>
                <w:sz w:val="20"/>
                <w:szCs w:val="20"/>
              </w:rPr>
              <w:t>HSA</w:t>
            </w:r>
            <w:r w:rsidR="00D068D5">
              <w:rPr>
                <w:rFonts w:ascii="Times New Roman" w:eastAsia="Times New Roman" w:hAnsi="Times New Roman" w:cs="Times New Roman"/>
                <w:sz w:val="20"/>
                <w:szCs w:val="20"/>
              </w:rPr>
              <w:t>I</w:t>
            </w:r>
            <w:r w:rsidRPr="00E35692">
              <w:rPr>
                <w:rFonts w:ascii="Times New Roman" w:eastAsia="Times New Roman" w:hAnsi="Times New Roman" w:cs="Times New Roman"/>
                <w:sz w:val="20"/>
                <w:szCs w:val="20"/>
              </w:rPr>
              <w:t>d</w:t>
            </w:r>
            <w:proofErr w:type="spellEnd"/>
          </w:p>
        </w:tc>
        <w:tc>
          <w:tcPr>
            <w:tcW w:w="1667" w:type="dxa"/>
          </w:tcPr>
          <w:p w14:paraId="157B9C4C" w14:textId="1C0F5320" w:rsidR="00F4564C" w:rsidRPr="0028563A" w:rsidRDefault="00D068D5" w:rsidP="0002056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HSAI</w:t>
            </w:r>
            <w:r w:rsidR="00F4564C">
              <w:rPr>
                <w:rFonts w:ascii="Times New Roman" w:eastAsia="Times New Roman" w:hAnsi="Times New Roman" w:cs="Times New Roman"/>
                <w:spacing w:val="-1"/>
                <w:sz w:val="20"/>
                <w:szCs w:val="20"/>
              </w:rPr>
              <w:t>dType</w:t>
            </w:r>
            <w:proofErr w:type="spellEnd"/>
          </w:p>
          <w:p w14:paraId="4227D166" w14:textId="77777777" w:rsidR="00F4564C" w:rsidRPr="00BC5B0B" w:rsidRDefault="00F4564C"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0C9912F8"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HSA-id för vårdgivaren, som är vårdgivare för den enhet som författaren är uppdragstagare för</w:t>
            </w:r>
          </w:p>
          <w:p w14:paraId="6779708F"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38E00E31" w14:textId="77777777" w:rsidR="00F4564C" w:rsidRPr="00D068D5" w:rsidRDefault="00F4564C" w:rsidP="00020569">
            <w:pPr>
              <w:pStyle w:val="TableParagraph"/>
              <w:spacing w:line="226" w:lineRule="exact"/>
              <w:ind w:left="102"/>
              <w:rPr>
                <w:rFonts w:ascii="Times New Roman" w:eastAsia="Times New Roman" w:hAnsi="Times New Roman" w:cs="Times New Roman"/>
                <w:spacing w:val="-1"/>
                <w:sz w:val="20"/>
                <w:szCs w:val="20"/>
              </w:rPr>
            </w:pPr>
            <w:r w:rsidRPr="00D068D5">
              <w:rPr>
                <w:rFonts w:ascii="Times New Roman" w:eastAsia="Times New Roman" w:hAnsi="Times New Roman" w:cs="Times New Roman"/>
                <w:spacing w:val="-1"/>
                <w:sz w:val="20"/>
                <w:szCs w:val="20"/>
              </w:rPr>
              <w:t>1</w:t>
            </w:r>
            <w:proofErr w:type="gramStart"/>
            <w:r w:rsidRPr="00D068D5">
              <w:rPr>
                <w:rFonts w:ascii="Times New Roman" w:eastAsia="Times New Roman" w:hAnsi="Times New Roman" w:cs="Times New Roman"/>
                <w:spacing w:val="-1"/>
                <w:sz w:val="20"/>
                <w:szCs w:val="20"/>
              </w:rPr>
              <w:t>..</w:t>
            </w:r>
            <w:proofErr w:type="gramEnd"/>
            <w:r w:rsidRPr="00D068D5">
              <w:rPr>
                <w:rFonts w:ascii="Times New Roman" w:eastAsia="Times New Roman" w:hAnsi="Times New Roman" w:cs="Times New Roman"/>
                <w:spacing w:val="-1"/>
                <w:sz w:val="20"/>
                <w:szCs w:val="20"/>
              </w:rPr>
              <w:t>1</w:t>
            </w:r>
          </w:p>
        </w:tc>
      </w:tr>
    </w:tbl>
    <w:p w14:paraId="7591E9C8" w14:textId="77777777" w:rsidR="005E7BF9" w:rsidRPr="0079760A" w:rsidRDefault="005E7BF9" w:rsidP="005E7BF9">
      <w:pPr>
        <w:pStyle w:val="TableParagraph"/>
        <w:spacing w:line="226" w:lineRule="exact"/>
        <w:ind w:left="102"/>
        <w:rPr>
          <w:rFonts w:ascii="Times New Roman" w:eastAsia="Times New Roman" w:hAnsi="Times New Roman" w:cs="Times New Roman"/>
          <w:spacing w:val="-1"/>
          <w:sz w:val="20"/>
          <w:szCs w:val="20"/>
          <w:lang w:val="en-US"/>
        </w:rPr>
      </w:pPr>
    </w:p>
    <w:p w14:paraId="79C28F2B" w14:textId="77777777" w:rsidR="005E7BF9" w:rsidRDefault="005E7BF9" w:rsidP="008021A9">
      <w:pPr>
        <w:rPr>
          <w:rFonts w:ascii="Arial" w:hAnsi="Arial" w:cs="Arial"/>
          <w:b/>
          <w:sz w:val="22"/>
          <w:szCs w:val="22"/>
        </w:rPr>
      </w:pPr>
    </w:p>
    <w:p w14:paraId="37FB6C04" w14:textId="77777777" w:rsidR="008021A9" w:rsidRPr="00DB47A9" w:rsidRDefault="008021A9" w:rsidP="008021A9">
      <w:pPr>
        <w:rPr>
          <w:rFonts w:ascii="Arial" w:hAnsi="Arial" w:cs="Arial"/>
          <w:b/>
        </w:rPr>
      </w:pPr>
      <w:proofErr w:type="spellStart"/>
      <w:r>
        <w:rPr>
          <w:rFonts w:ascii="Arial" w:hAnsi="Arial" w:cs="Arial"/>
          <w:b/>
          <w:sz w:val="22"/>
          <w:szCs w:val="22"/>
        </w:rPr>
        <w:t>DateType</w:t>
      </w:r>
      <w:proofErr w:type="spellEnd"/>
    </w:p>
    <w:p w14:paraId="436BB7FC" w14:textId="77777777" w:rsidR="008021A9" w:rsidRDefault="008021A9" w:rsidP="008021A9"/>
    <w:tbl>
      <w:tblPr>
        <w:tblStyle w:val="Tabellrutnt"/>
        <w:tblW w:w="6157" w:type="dxa"/>
        <w:tblLayout w:type="fixed"/>
        <w:tblLook w:val="04A0" w:firstRow="1" w:lastRow="0" w:firstColumn="1" w:lastColumn="0" w:noHBand="0" w:noVBand="1"/>
      </w:tblPr>
      <w:tblGrid>
        <w:gridCol w:w="1384"/>
        <w:gridCol w:w="3589"/>
        <w:gridCol w:w="1184"/>
      </w:tblGrid>
      <w:tr w:rsidR="008021A9" w14:paraId="16872EBC" w14:textId="77777777" w:rsidTr="008021A9">
        <w:trPr>
          <w:trHeight w:val="384"/>
        </w:trPr>
        <w:tc>
          <w:tcPr>
            <w:tcW w:w="1384" w:type="dxa"/>
            <w:shd w:val="clear" w:color="auto" w:fill="D9D9D9" w:themeFill="background1" w:themeFillShade="D9"/>
            <w:vAlign w:val="bottom"/>
          </w:tcPr>
          <w:p w14:paraId="167E12EB"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7DA88913"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459F9796" w14:textId="77777777" w:rsidR="008021A9" w:rsidRDefault="008021A9" w:rsidP="008021A9">
            <w:pPr>
              <w:rPr>
                <w:b/>
              </w:rPr>
            </w:pPr>
            <w:r>
              <w:rPr>
                <w:b/>
              </w:rPr>
              <w:t>Kardinalitet</w:t>
            </w:r>
          </w:p>
        </w:tc>
      </w:tr>
      <w:tr w:rsidR="008021A9" w14:paraId="40D66B24" w14:textId="77777777" w:rsidTr="008021A9">
        <w:tc>
          <w:tcPr>
            <w:tcW w:w="1384" w:type="dxa"/>
          </w:tcPr>
          <w:p w14:paraId="5B18A296" w14:textId="773C0142" w:rsidR="008021A9" w:rsidRPr="00241FD5" w:rsidRDefault="00D068D5"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w:t>
            </w:r>
            <w:r w:rsidR="008021A9">
              <w:rPr>
                <w:rFonts w:ascii="Times New Roman" w:eastAsia="Times New Roman" w:hAnsi="Times New Roman" w:cs="Times New Roman"/>
                <w:spacing w:val="-1"/>
                <w:sz w:val="20"/>
                <w:szCs w:val="20"/>
              </w:rPr>
              <w:t>tring</w:t>
            </w:r>
          </w:p>
        </w:tc>
        <w:tc>
          <w:tcPr>
            <w:tcW w:w="3589" w:type="dxa"/>
          </w:tcPr>
          <w:p w14:paraId="5B22287C" w14:textId="51A2E1F1" w:rsidR="008021A9" w:rsidRPr="00241FD5" w:rsidRDefault="008021A9" w:rsidP="00D068D5">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 xml:space="preserve">Datum uttrycks med formatet </w:t>
            </w:r>
            <w:r w:rsidR="00D068D5">
              <w:rPr>
                <w:rFonts w:ascii="Times New Roman" w:eastAsia="Times New Roman" w:hAnsi="Times New Roman" w:cs="Times New Roman"/>
                <w:spacing w:val="-1"/>
                <w:sz w:val="20"/>
                <w:szCs w:val="20"/>
              </w:rPr>
              <w:t>ÅÅÅÅ</w:t>
            </w:r>
            <w:r>
              <w:rPr>
                <w:rFonts w:ascii="Times New Roman" w:eastAsia="Times New Roman" w:hAnsi="Times New Roman" w:cs="Times New Roman"/>
                <w:spacing w:val="-1"/>
                <w:sz w:val="20"/>
                <w:szCs w:val="20"/>
              </w:rPr>
              <w:t>MMDD</w:t>
            </w:r>
          </w:p>
        </w:tc>
        <w:tc>
          <w:tcPr>
            <w:tcW w:w="1184" w:type="dxa"/>
          </w:tcPr>
          <w:p w14:paraId="48780EA3"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w:t>
            </w:r>
            <w:proofErr w:type="gramStart"/>
            <w:r w:rsidRPr="00241FD5">
              <w:rPr>
                <w:rFonts w:ascii="Times New Roman" w:eastAsia="Times New Roman" w:hAnsi="Times New Roman" w:cs="Times New Roman"/>
                <w:sz w:val="20"/>
                <w:szCs w:val="20"/>
              </w:rPr>
              <w:t>..</w:t>
            </w:r>
            <w:proofErr w:type="gramEnd"/>
            <w:r w:rsidRPr="00241FD5">
              <w:rPr>
                <w:rFonts w:ascii="Times New Roman" w:eastAsia="Times New Roman" w:hAnsi="Times New Roman" w:cs="Times New Roman"/>
                <w:sz w:val="20"/>
                <w:szCs w:val="20"/>
              </w:rPr>
              <w:t>1</w:t>
            </w:r>
          </w:p>
        </w:tc>
      </w:tr>
    </w:tbl>
    <w:p w14:paraId="7CD91B71" w14:textId="77777777" w:rsidR="008021A9" w:rsidRDefault="008021A9" w:rsidP="008021A9">
      <w:pPr>
        <w:rPr>
          <w:rFonts w:ascii="Arial" w:hAnsi="Arial" w:cs="Arial"/>
          <w:b/>
          <w:sz w:val="22"/>
          <w:szCs w:val="22"/>
        </w:rPr>
      </w:pPr>
    </w:p>
    <w:p w14:paraId="2FFEB650" w14:textId="77777777" w:rsidR="008021A9" w:rsidRPr="00DB47A9" w:rsidRDefault="008021A9" w:rsidP="008021A9">
      <w:pPr>
        <w:rPr>
          <w:rFonts w:ascii="Arial" w:hAnsi="Arial" w:cs="Arial"/>
          <w:b/>
        </w:rPr>
      </w:pPr>
      <w:proofErr w:type="spellStart"/>
      <w:r>
        <w:rPr>
          <w:rFonts w:ascii="Arial" w:hAnsi="Arial" w:cs="Arial"/>
          <w:b/>
          <w:sz w:val="22"/>
          <w:szCs w:val="22"/>
        </w:rPr>
        <w:t>DatePeriod</w:t>
      </w:r>
      <w:r w:rsidRPr="00551CB4">
        <w:rPr>
          <w:rFonts w:ascii="Arial" w:hAnsi="Arial" w:cs="Arial"/>
          <w:b/>
          <w:sz w:val="22"/>
          <w:szCs w:val="22"/>
        </w:rPr>
        <w:t>Type</w:t>
      </w:r>
      <w:proofErr w:type="spellEnd"/>
    </w:p>
    <w:p w14:paraId="59A4E311" w14:textId="77777777" w:rsidR="008021A9" w:rsidRDefault="008021A9" w:rsidP="008021A9"/>
    <w:tbl>
      <w:tblPr>
        <w:tblStyle w:val="Tabellrutnt"/>
        <w:tblW w:w="9100" w:type="dxa"/>
        <w:tblLayout w:type="fixed"/>
        <w:tblLook w:val="04A0" w:firstRow="1" w:lastRow="0" w:firstColumn="1" w:lastColumn="0" w:noHBand="0" w:noVBand="1"/>
      </w:tblPr>
      <w:tblGrid>
        <w:gridCol w:w="2520"/>
        <w:gridCol w:w="1807"/>
        <w:gridCol w:w="3589"/>
        <w:gridCol w:w="1184"/>
      </w:tblGrid>
      <w:tr w:rsidR="008021A9" w14:paraId="4BDC1F20" w14:textId="77777777" w:rsidTr="008021A9">
        <w:trPr>
          <w:trHeight w:val="384"/>
        </w:trPr>
        <w:tc>
          <w:tcPr>
            <w:tcW w:w="2520" w:type="dxa"/>
            <w:shd w:val="clear" w:color="auto" w:fill="D9D9D9" w:themeFill="background1" w:themeFillShade="D9"/>
            <w:vAlign w:val="bottom"/>
          </w:tcPr>
          <w:p w14:paraId="25A7F25F" w14:textId="77777777" w:rsidR="008021A9" w:rsidRDefault="008021A9" w:rsidP="008021A9">
            <w:pPr>
              <w:rPr>
                <w:b/>
              </w:rPr>
            </w:pPr>
            <w:r>
              <w:rPr>
                <w:b/>
              </w:rPr>
              <w:t>Namn</w:t>
            </w:r>
          </w:p>
        </w:tc>
        <w:tc>
          <w:tcPr>
            <w:tcW w:w="1807" w:type="dxa"/>
            <w:shd w:val="clear" w:color="auto" w:fill="D9D9D9" w:themeFill="background1" w:themeFillShade="D9"/>
            <w:vAlign w:val="bottom"/>
          </w:tcPr>
          <w:p w14:paraId="3709EF45"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132CEBDB"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3D60F678" w14:textId="77777777" w:rsidR="008021A9" w:rsidRDefault="008021A9" w:rsidP="008021A9">
            <w:pPr>
              <w:rPr>
                <w:b/>
              </w:rPr>
            </w:pPr>
            <w:r>
              <w:rPr>
                <w:b/>
              </w:rPr>
              <w:t>Kardinalitet</w:t>
            </w:r>
          </w:p>
        </w:tc>
      </w:tr>
      <w:tr w:rsidR="008021A9" w14:paraId="4E2E431F" w14:textId="77777777" w:rsidTr="008021A9">
        <w:tc>
          <w:tcPr>
            <w:tcW w:w="2520" w:type="dxa"/>
          </w:tcPr>
          <w:p w14:paraId="56A2FE0B" w14:textId="0027E9B5" w:rsidR="008021A9" w:rsidRDefault="00D068D5" w:rsidP="008021A9">
            <w:pPr>
              <w:spacing w:line="226" w:lineRule="exact"/>
              <w:ind w:left="102"/>
              <w:rPr>
                <w:sz w:val="20"/>
                <w:szCs w:val="20"/>
              </w:rPr>
            </w:pPr>
            <w:r>
              <w:rPr>
                <w:sz w:val="20"/>
                <w:szCs w:val="20"/>
              </w:rPr>
              <w:t>s</w:t>
            </w:r>
            <w:r w:rsidR="008021A9">
              <w:rPr>
                <w:sz w:val="20"/>
                <w:szCs w:val="20"/>
              </w:rPr>
              <w:t>tart</w:t>
            </w:r>
          </w:p>
        </w:tc>
        <w:tc>
          <w:tcPr>
            <w:tcW w:w="1807" w:type="dxa"/>
          </w:tcPr>
          <w:p w14:paraId="45F8C9A8" w14:textId="77777777" w:rsidR="008021A9" w:rsidRPr="000A0B70" w:rsidRDefault="008021A9" w:rsidP="008021A9">
            <w:pPr>
              <w:spacing w:line="229" w:lineRule="exact"/>
              <w:ind w:left="102"/>
              <w:rPr>
                <w:sz w:val="20"/>
                <w:szCs w:val="20"/>
              </w:rPr>
            </w:pPr>
            <w:proofErr w:type="spellStart"/>
            <w:r>
              <w:rPr>
                <w:sz w:val="20"/>
                <w:szCs w:val="20"/>
              </w:rPr>
              <w:t>DateType</w:t>
            </w:r>
            <w:proofErr w:type="spellEnd"/>
          </w:p>
        </w:tc>
        <w:tc>
          <w:tcPr>
            <w:tcW w:w="3589" w:type="dxa"/>
          </w:tcPr>
          <w:p w14:paraId="745D0DD1"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startdatum</w:t>
            </w:r>
          </w:p>
        </w:tc>
        <w:tc>
          <w:tcPr>
            <w:tcW w:w="1184" w:type="dxa"/>
          </w:tcPr>
          <w:p w14:paraId="30E7F853"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8021A9" w14:paraId="625387C6" w14:textId="77777777" w:rsidTr="008021A9">
        <w:tc>
          <w:tcPr>
            <w:tcW w:w="2520" w:type="dxa"/>
          </w:tcPr>
          <w:p w14:paraId="5FD1D43A" w14:textId="4D31F884" w:rsidR="008021A9" w:rsidRDefault="00D068D5" w:rsidP="008021A9">
            <w:pPr>
              <w:spacing w:line="226" w:lineRule="exact"/>
              <w:ind w:left="102"/>
              <w:rPr>
                <w:sz w:val="20"/>
                <w:szCs w:val="20"/>
              </w:rPr>
            </w:pPr>
            <w:r>
              <w:rPr>
                <w:sz w:val="20"/>
                <w:szCs w:val="20"/>
              </w:rPr>
              <w:lastRenderedPageBreak/>
              <w:t>e</w:t>
            </w:r>
            <w:r w:rsidR="008021A9">
              <w:rPr>
                <w:sz w:val="20"/>
                <w:szCs w:val="20"/>
              </w:rPr>
              <w:t>nd</w:t>
            </w:r>
          </w:p>
        </w:tc>
        <w:tc>
          <w:tcPr>
            <w:tcW w:w="1807" w:type="dxa"/>
          </w:tcPr>
          <w:p w14:paraId="0FC7985B" w14:textId="77777777" w:rsidR="008021A9" w:rsidRPr="000A0B70" w:rsidRDefault="008021A9" w:rsidP="008021A9">
            <w:pPr>
              <w:spacing w:line="229" w:lineRule="exact"/>
              <w:ind w:left="102"/>
              <w:rPr>
                <w:sz w:val="20"/>
                <w:szCs w:val="20"/>
              </w:rPr>
            </w:pPr>
            <w:proofErr w:type="spellStart"/>
            <w:r>
              <w:rPr>
                <w:sz w:val="20"/>
                <w:szCs w:val="20"/>
              </w:rPr>
              <w:t>DateType</w:t>
            </w:r>
            <w:proofErr w:type="spellEnd"/>
          </w:p>
        </w:tc>
        <w:tc>
          <w:tcPr>
            <w:tcW w:w="3589" w:type="dxa"/>
          </w:tcPr>
          <w:p w14:paraId="772C8205"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slutdatum</w:t>
            </w:r>
          </w:p>
        </w:tc>
        <w:tc>
          <w:tcPr>
            <w:tcW w:w="1184" w:type="dxa"/>
          </w:tcPr>
          <w:p w14:paraId="0184E50B"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bl>
    <w:p w14:paraId="398C9A49" w14:textId="77777777" w:rsidR="008021A9" w:rsidRDefault="008021A9" w:rsidP="00DB47A9">
      <w:pPr>
        <w:rPr>
          <w:b/>
        </w:rPr>
      </w:pPr>
    </w:p>
    <w:p w14:paraId="6207C247" w14:textId="200CB8E5" w:rsidR="008021A9" w:rsidRPr="00DB47A9" w:rsidRDefault="00D068D5" w:rsidP="008021A9">
      <w:pPr>
        <w:rPr>
          <w:rFonts w:ascii="Arial" w:hAnsi="Arial" w:cs="Arial"/>
          <w:b/>
        </w:rPr>
      </w:pPr>
      <w:proofErr w:type="spellStart"/>
      <w:r>
        <w:rPr>
          <w:rFonts w:ascii="Arial" w:hAnsi="Arial" w:cs="Arial"/>
          <w:b/>
          <w:sz w:val="22"/>
          <w:szCs w:val="22"/>
        </w:rPr>
        <w:t>HSAI</w:t>
      </w:r>
      <w:r w:rsidR="008B29AE">
        <w:rPr>
          <w:rFonts w:ascii="Arial" w:hAnsi="Arial" w:cs="Arial"/>
          <w:b/>
          <w:sz w:val="22"/>
          <w:szCs w:val="22"/>
        </w:rPr>
        <w:t>dType</w:t>
      </w:r>
      <w:proofErr w:type="spellEnd"/>
    </w:p>
    <w:p w14:paraId="5EB4FCE0" w14:textId="77777777" w:rsidR="008021A9" w:rsidRDefault="008021A9" w:rsidP="008021A9"/>
    <w:tbl>
      <w:tblPr>
        <w:tblStyle w:val="Tabellrutnt"/>
        <w:tblW w:w="6157" w:type="dxa"/>
        <w:tblLayout w:type="fixed"/>
        <w:tblLook w:val="04A0" w:firstRow="1" w:lastRow="0" w:firstColumn="1" w:lastColumn="0" w:noHBand="0" w:noVBand="1"/>
      </w:tblPr>
      <w:tblGrid>
        <w:gridCol w:w="1384"/>
        <w:gridCol w:w="3589"/>
        <w:gridCol w:w="1184"/>
      </w:tblGrid>
      <w:tr w:rsidR="008021A9" w14:paraId="06EF8BCA" w14:textId="77777777" w:rsidTr="008021A9">
        <w:trPr>
          <w:trHeight w:val="384"/>
        </w:trPr>
        <w:tc>
          <w:tcPr>
            <w:tcW w:w="1384" w:type="dxa"/>
            <w:shd w:val="clear" w:color="auto" w:fill="D9D9D9" w:themeFill="background1" w:themeFillShade="D9"/>
            <w:vAlign w:val="bottom"/>
          </w:tcPr>
          <w:p w14:paraId="60560A78"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5FDC896A"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2A908FF6" w14:textId="77777777" w:rsidR="008021A9" w:rsidRDefault="008021A9" w:rsidP="008021A9">
            <w:pPr>
              <w:rPr>
                <w:b/>
              </w:rPr>
            </w:pPr>
            <w:r>
              <w:rPr>
                <w:b/>
              </w:rPr>
              <w:t>Kardinalitet</w:t>
            </w:r>
          </w:p>
        </w:tc>
      </w:tr>
      <w:tr w:rsidR="008021A9" w14:paraId="0D840729" w14:textId="77777777" w:rsidTr="008021A9">
        <w:tc>
          <w:tcPr>
            <w:tcW w:w="1384" w:type="dxa"/>
          </w:tcPr>
          <w:p w14:paraId="2ED2796F" w14:textId="55222745" w:rsidR="008021A9" w:rsidRPr="00241FD5" w:rsidRDefault="00D068D5"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w:t>
            </w:r>
            <w:r w:rsidR="008021A9">
              <w:rPr>
                <w:rFonts w:ascii="Times New Roman" w:eastAsia="Times New Roman" w:hAnsi="Times New Roman" w:cs="Times New Roman"/>
                <w:spacing w:val="-1"/>
                <w:sz w:val="20"/>
                <w:szCs w:val="20"/>
              </w:rPr>
              <w:t>tring</w:t>
            </w:r>
          </w:p>
        </w:tc>
        <w:tc>
          <w:tcPr>
            <w:tcW w:w="3589" w:type="dxa"/>
          </w:tcPr>
          <w:p w14:paraId="5B8961E0"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 xml:space="preserve">HSA-id enligt definition från </w:t>
            </w:r>
            <w:proofErr w:type="spellStart"/>
            <w:r>
              <w:rPr>
                <w:rFonts w:ascii="Times New Roman" w:eastAsia="Times New Roman" w:hAnsi="Times New Roman" w:cs="Times New Roman"/>
                <w:spacing w:val="-1"/>
                <w:sz w:val="20"/>
                <w:szCs w:val="20"/>
              </w:rPr>
              <w:t>Inera</w:t>
            </w:r>
            <w:proofErr w:type="spellEnd"/>
            <w:r>
              <w:rPr>
                <w:rFonts w:ascii="Times New Roman" w:eastAsia="Times New Roman" w:hAnsi="Times New Roman" w:cs="Times New Roman"/>
                <w:spacing w:val="-1"/>
                <w:sz w:val="20"/>
                <w:szCs w:val="20"/>
              </w:rPr>
              <w:t xml:space="preserve"> AB.</w:t>
            </w:r>
          </w:p>
        </w:tc>
        <w:tc>
          <w:tcPr>
            <w:tcW w:w="1184" w:type="dxa"/>
          </w:tcPr>
          <w:p w14:paraId="407CC450"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w:t>
            </w:r>
            <w:proofErr w:type="gramStart"/>
            <w:r w:rsidRPr="00241FD5">
              <w:rPr>
                <w:rFonts w:ascii="Times New Roman" w:eastAsia="Times New Roman" w:hAnsi="Times New Roman" w:cs="Times New Roman"/>
                <w:sz w:val="20"/>
                <w:szCs w:val="20"/>
              </w:rPr>
              <w:t>..</w:t>
            </w:r>
            <w:proofErr w:type="gramEnd"/>
            <w:r w:rsidRPr="00241FD5">
              <w:rPr>
                <w:rFonts w:ascii="Times New Roman" w:eastAsia="Times New Roman" w:hAnsi="Times New Roman" w:cs="Times New Roman"/>
                <w:sz w:val="20"/>
                <w:szCs w:val="20"/>
              </w:rPr>
              <w:t>1</w:t>
            </w:r>
          </w:p>
        </w:tc>
      </w:tr>
    </w:tbl>
    <w:p w14:paraId="1D13580F" w14:textId="77777777" w:rsidR="008021A9" w:rsidRDefault="008021A9" w:rsidP="008021A9">
      <w:pPr>
        <w:rPr>
          <w:b/>
        </w:rPr>
      </w:pPr>
    </w:p>
    <w:p w14:paraId="0A25F8B7" w14:textId="77777777" w:rsidR="008021A9" w:rsidRPr="00DB47A9" w:rsidRDefault="008021A9" w:rsidP="008021A9">
      <w:pPr>
        <w:rPr>
          <w:rFonts w:ascii="Arial" w:hAnsi="Arial" w:cs="Arial"/>
          <w:b/>
        </w:rPr>
      </w:pPr>
      <w:proofErr w:type="spellStart"/>
      <w:r w:rsidRPr="00551CB4">
        <w:rPr>
          <w:rFonts w:ascii="Arial" w:hAnsi="Arial" w:cs="Arial"/>
          <w:b/>
          <w:sz w:val="22"/>
          <w:szCs w:val="22"/>
        </w:rPr>
        <w:t>LegalAuthenticatorType</w:t>
      </w:r>
      <w:proofErr w:type="spellEnd"/>
    </w:p>
    <w:p w14:paraId="6DC33FF9" w14:textId="77777777" w:rsidR="008021A9" w:rsidRDefault="008021A9" w:rsidP="008021A9"/>
    <w:tbl>
      <w:tblPr>
        <w:tblStyle w:val="Tabellrutnt"/>
        <w:tblW w:w="9100" w:type="dxa"/>
        <w:tblLayout w:type="fixed"/>
        <w:tblLook w:val="04A0" w:firstRow="1" w:lastRow="0" w:firstColumn="1" w:lastColumn="0" w:noHBand="0" w:noVBand="1"/>
      </w:tblPr>
      <w:tblGrid>
        <w:gridCol w:w="2660"/>
        <w:gridCol w:w="1667"/>
        <w:gridCol w:w="3589"/>
        <w:gridCol w:w="1184"/>
      </w:tblGrid>
      <w:tr w:rsidR="008021A9" w14:paraId="4A055FE7" w14:textId="77777777" w:rsidTr="008021A9">
        <w:trPr>
          <w:trHeight w:val="384"/>
        </w:trPr>
        <w:tc>
          <w:tcPr>
            <w:tcW w:w="2660" w:type="dxa"/>
            <w:shd w:val="clear" w:color="auto" w:fill="D9D9D9" w:themeFill="background1" w:themeFillShade="D9"/>
            <w:vAlign w:val="bottom"/>
          </w:tcPr>
          <w:p w14:paraId="767A15D6" w14:textId="77777777" w:rsidR="008021A9" w:rsidRDefault="008021A9" w:rsidP="008021A9">
            <w:pPr>
              <w:rPr>
                <w:b/>
              </w:rPr>
            </w:pPr>
            <w:r>
              <w:rPr>
                <w:b/>
              </w:rPr>
              <w:t>Namn</w:t>
            </w:r>
          </w:p>
        </w:tc>
        <w:tc>
          <w:tcPr>
            <w:tcW w:w="1667" w:type="dxa"/>
            <w:shd w:val="clear" w:color="auto" w:fill="D9D9D9" w:themeFill="background1" w:themeFillShade="D9"/>
            <w:vAlign w:val="bottom"/>
          </w:tcPr>
          <w:p w14:paraId="44A49F9D"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7A8C2106"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6CDBDEF5" w14:textId="77777777" w:rsidR="008021A9" w:rsidRDefault="008021A9" w:rsidP="008021A9">
            <w:pPr>
              <w:rPr>
                <w:b/>
              </w:rPr>
            </w:pPr>
            <w:r>
              <w:rPr>
                <w:b/>
              </w:rPr>
              <w:t>Kardinalitet</w:t>
            </w:r>
          </w:p>
        </w:tc>
      </w:tr>
      <w:tr w:rsidR="008021A9" w14:paraId="133CEFEC" w14:textId="77777777" w:rsidTr="008021A9">
        <w:tc>
          <w:tcPr>
            <w:tcW w:w="2660" w:type="dxa"/>
          </w:tcPr>
          <w:p w14:paraId="4B3D0758" w14:textId="77777777" w:rsidR="008021A9" w:rsidRPr="00BC5B0B" w:rsidRDefault="008021A9" w:rsidP="008021A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z w:val="20"/>
                <w:szCs w:val="20"/>
              </w:rPr>
              <w:t>signatureTime</w:t>
            </w:r>
            <w:proofErr w:type="spellEnd"/>
          </w:p>
          <w:p w14:paraId="7F4FA06B"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2CCA26D4" w14:textId="77777777" w:rsidR="008021A9" w:rsidRPr="0028563A" w:rsidRDefault="008021A9" w:rsidP="008021A9">
            <w:pPr>
              <w:pStyle w:val="TableParagraph"/>
              <w:spacing w:line="226" w:lineRule="exact"/>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TimeStampType</w:t>
            </w:r>
            <w:proofErr w:type="spellEnd"/>
          </w:p>
          <w:p w14:paraId="62405387"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58D14AF1" w14:textId="77777777" w:rsidR="008021A9" w:rsidRPr="00BC5B0B" w:rsidRDefault="008021A9" w:rsidP="008021A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Tidpunkt för signering</w:t>
            </w:r>
          </w:p>
          <w:p w14:paraId="7034E4C7"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38398F58"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756F28" w14:paraId="33C9CDE5" w14:textId="77777777" w:rsidTr="00756F28">
        <w:trPr>
          <w:trHeight w:val="467"/>
        </w:trPr>
        <w:tc>
          <w:tcPr>
            <w:tcW w:w="2660" w:type="dxa"/>
          </w:tcPr>
          <w:p w14:paraId="23CCF91E" w14:textId="0F56F6EB" w:rsidR="00756F28" w:rsidRPr="00BC5B0B" w:rsidRDefault="00756F28" w:rsidP="00D068D5">
            <w:pPr>
              <w:pStyle w:val="TableParagraph"/>
              <w:spacing w:line="229" w:lineRule="exact"/>
              <w:ind w:left="102"/>
              <w:rPr>
                <w:rFonts w:ascii="Times New Roman" w:eastAsia="Times New Roman" w:hAnsi="Times New Roman" w:cs="Times New Roman"/>
                <w:sz w:val="20"/>
                <w:szCs w:val="20"/>
              </w:rPr>
            </w:pPr>
            <w:proofErr w:type="spellStart"/>
            <w:r w:rsidRPr="00756F28">
              <w:rPr>
                <w:rFonts w:ascii="Times New Roman" w:eastAsia="Times New Roman" w:hAnsi="Times New Roman" w:cs="Times New Roman"/>
                <w:sz w:val="20"/>
                <w:szCs w:val="20"/>
              </w:rPr>
              <w:t>legalAuthenticatorHSA</w:t>
            </w:r>
            <w:r w:rsidR="00D068D5">
              <w:rPr>
                <w:rFonts w:ascii="Times New Roman" w:eastAsia="Times New Roman" w:hAnsi="Times New Roman" w:cs="Times New Roman"/>
                <w:sz w:val="20"/>
                <w:szCs w:val="20"/>
              </w:rPr>
              <w:t>I</w:t>
            </w:r>
            <w:r w:rsidRPr="00756F28">
              <w:rPr>
                <w:rFonts w:ascii="Times New Roman" w:eastAsia="Times New Roman" w:hAnsi="Times New Roman" w:cs="Times New Roman"/>
                <w:sz w:val="20"/>
                <w:szCs w:val="20"/>
              </w:rPr>
              <w:t>d</w:t>
            </w:r>
            <w:proofErr w:type="spellEnd"/>
          </w:p>
        </w:tc>
        <w:tc>
          <w:tcPr>
            <w:tcW w:w="1667" w:type="dxa"/>
          </w:tcPr>
          <w:p w14:paraId="097DB936" w14:textId="5FC0CF51" w:rsidR="00756F28" w:rsidRDefault="008B29AE" w:rsidP="00D068D5">
            <w:pPr>
              <w:pStyle w:val="TableParagraph"/>
              <w:spacing w:line="226" w:lineRule="exact"/>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HSA</w:t>
            </w:r>
            <w:r w:rsidR="00D068D5">
              <w:rPr>
                <w:rFonts w:ascii="Times New Roman" w:eastAsia="Times New Roman" w:hAnsi="Times New Roman" w:cs="Times New Roman"/>
                <w:spacing w:val="-1"/>
                <w:sz w:val="20"/>
                <w:szCs w:val="20"/>
              </w:rPr>
              <w:t>I</w:t>
            </w:r>
            <w:r>
              <w:rPr>
                <w:rFonts w:ascii="Times New Roman" w:eastAsia="Times New Roman" w:hAnsi="Times New Roman" w:cs="Times New Roman"/>
                <w:spacing w:val="-1"/>
                <w:sz w:val="20"/>
                <w:szCs w:val="20"/>
              </w:rPr>
              <w:t>dType</w:t>
            </w:r>
            <w:proofErr w:type="spellEnd"/>
          </w:p>
        </w:tc>
        <w:tc>
          <w:tcPr>
            <w:tcW w:w="3589" w:type="dxa"/>
          </w:tcPr>
          <w:p w14:paraId="373700C5" w14:textId="77777777" w:rsidR="00756F28" w:rsidRPr="00756F28" w:rsidRDefault="00756F28" w:rsidP="00756F28">
            <w:pPr>
              <w:pStyle w:val="TableParagraph"/>
              <w:spacing w:line="229" w:lineRule="exact"/>
              <w:ind w:left="102"/>
              <w:rPr>
                <w:rFonts w:ascii="Times New Roman" w:eastAsia="Times New Roman" w:hAnsi="Times New Roman" w:cs="Times New Roman"/>
                <w:sz w:val="20"/>
                <w:szCs w:val="20"/>
              </w:rPr>
            </w:pPr>
            <w:r w:rsidRPr="00756F28">
              <w:rPr>
                <w:rFonts w:ascii="Times New Roman" w:eastAsia="Times New Roman" w:hAnsi="Times New Roman" w:cs="Times New Roman"/>
                <w:sz w:val="20"/>
                <w:szCs w:val="20"/>
              </w:rPr>
              <w:t>HSA-id för person som signerat dokumentet</w:t>
            </w:r>
          </w:p>
          <w:p w14:paraId="5425493A" w14:textId="77777777" w:rsidR="00756F28" w:rsidRPr="00BC5B0B" w:rsidRDefault="00756F28" w:rsidP="008021A9">
            <w:pPr>
              <w:pStyle w:val="TableParagraph"/>
              <w:spacing w:line="229" w:lineRule="exact"/>
              <w:ind w:left="102"/>
              <w:rPr>
                <w:rFonts w:ascii="Times New Roman" w:eastAsia="Times New Roman" w:hAnsi="Times New Roman" w:cs="Times New Roman"/>
                <w:sz w:val="20"/>
                <w:szCs w:val="20"/>
              </w:rPr>
            </w:pPr>
          </w:p>
        </w:tc>
        <w:tc>
          <w:tcPr>
            <w:tcW w:w="1184" w:type="dxa"/>
          </w:tcPr>
          <w:p w14:paraId="357710BC" w14:textId="77777777" w:rsidR="00756F28" w:rsidRPr="00BC5B0B" w:rsidRDefault="00667DC0" w:rsidP="008021A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roofErr w:type="gramStart"/>
            <w:r w:rsidR="00756F28">
              <w:rPr>
                <w:rFonts w:ascii="Times New Roman" w:eastAsia="Times New Roman" w:hAnsi="Times New Roman" w:cs="Times New Roman"/>
                <w:sz w:val="20"/>
                <w:szCs w:val="20"/>
              </w:rPr>
              <w:t>..</w:t>
            </w:r>
            <w:proofErr w:type="gramEnd"/>
            <w:r w:rsidR="00756F28">
              <w:rPr>
                <w:rFonts w:ascii="Times New Roman" w:eastAsia="Times New Roman" w:hAnsi="Times New Roman" w:cs="Times New Roman"/>
                <w:sz w:val="20"/>
                <w:szCs w:val="20"/>
              </w:rPr>
              <w:t>1</w:t>
            </w:r>
          </w:p>
        </w:tc>
      </w:tr>
    </w:tbl>
    <w:p w14:paraId="5FEC9C9C" w14:textId="77777777" w:rsidR="008021A9" w:rsidRDefault="008021A9" w:rsidP="008021A9">
      <w:pPr>
        <w:rPr>
          <w:rFonts w:ascii="Arial" w:hAnsi="Arial" w:cs="Arial"/>
          <w:b/>
          <w:sz w:val="22"/>
          <w:szCs w:val="22"/>
        </w:rPr>
      </w:pPr>
    </w:p>
    <w:p w14:paraId="13410562" w14:textId="77777777" w:rsidR="008021A9" w:rsidRPr="00DB47A9" w:rsidRDefault="008021A9" w:rsidP="008021A9">
      <w:pPr>
        <w:rPr>
          <w:rFonts w:ascii="Arial" w:hAnsi="Arial" w:cs="Arial"/>
          <w:b/>
        </w:rPr>
      </w:pPr>
      <w:proofErr w:type="spellStart"/>
      <w:r>
        <w:rPr>
          <w:rFonts w:ascii="Arial" w:hAnsi="Arial" w:cs="Arial"/>
          <w:b/>
          <w:sz w:val="22"/>
          <w:szCs w:val="22"/>
        </w:rPr>
        <w:t>MultimediaType</w:t>
      </w:r>
      <w:proofErr w:type="spellEnd"/>
    </w:p>
    <w:p w14:paraId="40784BFB" w14:textId="77777777" w:rsidR="008021A9" w:rsidRDefault="008021A9" w:rsidP="008021A9"/>
    <w:tbl>
      <w:tblPr>
        <w:tblStyle w:val="Tabellrutnt"/>
        <w:tblW w:w="9100" w:type="dxa"/>
        <w:tblLayout w:type="fixed"/>
        <w:tblLook w:val="04A0" w:firstRow="1" w:lastRow="0" w:firstColumn="1" w:lastColumn="0" w:noHBand="0" w:noVBand="1"/>
      </w:tblPr>
      <w:tblGrid>
        <w:gridCol w:w="2520"/>
        <w:gridCol w:w="1807"/>
        <w:gridCol w:w="3589"/>
        <w:gridCol w:w="1184"/>
      </w:tblGrid>
      <w:tr w:rsidR="008021A9" w14:paraId="03E83AD4" w14:textId="77777777" w:rsidTr="008021A9">
        <w:trPr>
          <w:trHeight w:val="384"/>
        </w:trPr>
        <w:tc>
          <w:tcPr>
            <w:tcW w:w="2520" w:type="dxa"/>
            <w:shd w:val="clear" w:color="auto" w:fill="D9D9D9" w:themeFill="background1" w:themeFillShade="D9"/>
            <w:vAlign w:val="bottom"/>
          </w:tcPr>
          <w:p w14:paraId="6207ABAE" w14:textId="77777777" w:rsidR="008021A9" w:rsidRDefault="008021A9" w:rsidP="008021A9">
            <w:pPr>
              <w:rPr>
                <w:b/>
              </w:rPr>
            </w:pPr>
            <w:r>
              <w:rPr>
                <w:b/>
              </w:rPr>
              <w:t>Namn</w:t>
            </w:r>
          </w:p>
        </w:tc>
        <w:tc>
          <w:tcPr>
            <w:tcW w:w="1807" w:type="dxa"/>
            <w:shd w:val="clear" w:color="auto" w:fill="D9D9D9" w:themeFill="background1" w:themeFillShade="D9"/>
            <w:vAlign w:val="bottom"/>
          </w:tcPr>
          <w:p w14:paraId="5B5227B2"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79C9D0AC"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4E573DBC" w14:textId="77777777" w:rsidR="008021A9" w:rsidRDefault="008021A9" w:rsidP="008021A9">
            <w:pPr>
              <w:rPr>
                <w:b/>
              </w:rPr>
            </w:pPr>
            <w:r>
              <w:rPr>
                <w:b/>
              </w:rPr>
              <w:t>Kardinalitet</w:t>
            </w:r>
          </w:p>
        </w:tc>
      </w:tr>
      <w:tr w:rsidR="008021A9" w14:paraId="774E7BB3" w14:textId="77777777" w:rsidTr="00FD7CD9">
        <w:trPr>
          <w:trHeight w:val="821"/>
        </w:trPr>
        <w:tc>
          <w:tcPr>
            <w:tcW w:w="2520" w:type="dxa"/>
          </w:tcPr>
          <w:p w14:paraId="7F258F35" w14:textId="4C0359A7" w:rsidR="008021A9" w:rsidRDefault="00D068D5" w:rsidP="008021A9">
            <w:pPr>
              <w:spacing w:line="226" w:lineRule="exact"/>
              <w:ind w:left="102"/>
              <w:rPr>
                <w:sz w:val="20"/>
                <w:szCs w:val="20"/>
              </w:rPr>
            </w:pPr>
            <w:r>
              <w:rPr>
                <w:sz w:val="20"/>
                <w:szCs w:val="20"/>
              </w:rPr>
              <w:t>i</w:t>
            </w:r>
            <w:r w:rsidR="008021A9">
              <w:rPr>
                <w:sz w:val="20"/>
                <w:szCs w:val="20"/>
              </w:rPr>
              <w:t>d</w:t>
            </w:r>
          </w:p>
        </w:tc>
        <w:tc>
          <w:tcPr>
            <w:tcW w:w="1807" w:type="dxa"/>
          </w:tcPr>
          <w:p w14:paraId="5EF3ED4C" w14:textId="77777777" w:rsidR="008021A9" w:rsidRDefault="008021A9" w:rsidP="008021A9">
            <w:pPr>
              <w:spacing w:line="229" w:lineRule="exact"/>
              <w:ind w:left="102"/>
              <w:rPr>
                <w:sz w:val="20"/>
                <w:szCs w:val="20"/>
              </w:rPr>
            </w:pPr>
            <w:r>
              <w:rPr>
                <w:sz w:val="20"/>
                <w:szCs w:val="20"/>
              </w:rPr>
              <w:t>string</w:t>
            </w:r>
          </w:p>
        </w:tc>
        <w:tc>
          <w:tcPr>
            <w:tcW w:w="3589" w:type="dxa"/>
          </w:tcPr>
          <w:p w14:paraId="4EE35EFD"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 xml:space="preserve">Identitet på </w:t>
            </w:r>
            <w:proofErr w:type="spellStart"/>
            <w:r>
              <w:rPr>
                <w:rFonts w:ascii="Times New Roman" w:eastAsia="Times New Roman" w:hAnsi="Times New Roman" w:cs="Times New Roman"/>
                <w:spacing w:val="-1"/>
                <w:sz w:val="20"/>
                <w:szCs w:val="20"/>
              </w:rPr>
              <w:t>multimediaobjekt</w:t>
            </w:r>
            <w:proofErr w:type="spellEnd"/>
            <w:r>
              <w:rPr>
                <w:rFonts w:ascii="Times New Roman" w:eastAsia="Times New Roman" w:hAnsi="Times New Roman" w:cs="Times New Roman"/>
                <w:spacing w:val="-1"/>
                <w:sz w:val="20"/>
                <w:szCs w:val="20"/>
              </w:rPr>
              <w:t xml:space="preserve"> som används vid referenser inom </w:t>
            </w:r>
            <w:proofErr w:type="spellStart"/>
            <w:r>
              <w:rPr>
                <w:rFonts w:ascii="Times New Roman" w:eastAsia="Times New Roman" w:hAnsi="Times New Roman" w:cs="Times New Roman"/>
                <w:spacing w:val="-1"/>
                <w:sz w:val="20"/>
                <w:szCs w:val="20"/>
              </w:rPr>
              <w:t>multimediadokument</w:t>
            </w:r>
            <w:proofErr w:type="spellEnd"/>
            <w:r>
              <w:rPr>
                <w:rFonts w:ascii="Times New Roman" w:eastAsia="Times New Roman" w:hAnsi="Times New Roman" w:cs="Times New Roman"/>
                <w:spacing w:val="-1"/>
                <w:sz w:val="20"/>
                <w:szCs w:val="20"/>
              </w:rPr>
              <w:t>.</w:t>
            </w:r>
          </w:p>
        </w:tc>
        <w:tc>
          <w:tcPr>
            <w:tcW w:w="1184" w:type="dxa"/>
          </w:tcPr>
          <w:p w14:paraId="03BFFCB6" w14:textId="77777777" w:rsidR="008021A9" w:rsidRDefault="00E9786C"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sidR="008021A9">
              <w:rPr>
                <w:rFonts w:ascii="Times New Roman" w:eastAsia="Times New Roman" w:hAnsi="Times New Roman" w:cs="Times New Roman"/>
                <w:spacing w:val="-1"/>
                <w:sz w:val="20"/>
                <w:szCs w:val="20"/>
              </w:rPr>
              <w:t>..</w:t>
            </w:r>
            <w:proofErr w:type="gramEnd"/>
            <w:r w:rsidR="008021A9">
              <w:rPr>
                <w:rFonts w:ascii="Times New Roman" w:eastAsia="Times New Roman" w:hAnsi="Times New Roman" w:cs="Times New Roman"/>
                <w:spacing w:val="-1"/>
                <w:sz w:val="20"/>
                <w:szCs w:val="20"/>
              </w:rPr>
              <w:t>1</w:t>
            </w:r>
          </w:p>
        </w:tc>
      </w:tr>
      <w:tr w:rsidR="008021A9" w14:paraId="1257637B" w14:textId="77777777" w:rsidTr="00756F28">
        <w:trPr>
          <w:trHeight w:val="279"/>
        </w:trPr>
        <w:tc>
          <w:tcPr>
            <w:tcW w:w="2520" w:type="dxa"/>
          </w:tcPr>
          <w:p w14:paraId="18EC7AF7" w14:textId="77777777" w:rsidR="008021A9" w:rsidRDefault="008021A9" w:rsidP="008021A9">
            <w:pPr>
              <w:spacing w:line="226" w:lineRule="exact"/>
              <w:ind w:left="102"/>
              <w:rPr>
                <w:sz w:val="20"/>
                <w:szCs w:val="20"/>
              </w:rPr>
            </w:pPr>
            <w:proofErr w:type="spellStart"/>
            <w:r>
              <w:rPr>
                <w:sz w:val="20"/>
                <w:szCs w:val="20"/>
              </w:rPr>
              <w:t>mediaType</w:t>
            </w:r>
            <w:proofErr w:type="spellEnd"/>
          </w:p>
        </w:tc>
        <w:tc>
          <w:tcPr>
            <w:tcW w:w="1807" w:type="dxa"/>
          </w:tcPr>
          <w:p w14:paraId="43360FCD" w14:textId="77777777" w:rsidR="008021A9" w:rsidRPr="000A0B70" w:rsidRDefault="008021A9" w:rsidP="008021A9">
            <w:pPr>
              <w:spacing w:line="229" w:lineRule="exact"/>
              <w:ind w:left="102"/>
              <w:rPr>
                <w:sz w:val="20"/>
                <w:szCs w:val="20"/>
              </w:rPr>
            </w:pPr>
            <w:proofErr w:type="spellStart"/>
            <w:r>
              <w:rPr>
                <w:sz w:val="20"/>
                <w:szCs w:val="20"/>
              </w:rPr>
              <w:t>MediaTypeEnum</w:t>
            </w:r>
            <w:proofErr w:type="spellEnd"/>
          </w:p>
        </w:tc>
        <w:tc>
          <w:tcPr>
            <w:tcW w:w="3589" w:type="dxa"/>
          </w:tcPr>
          <w:p w14:paraId="0C08FC8C"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Mediatyper</w:t>
            </w:r>
            <w:proofErr w:type="spellEnd"/>
            <w:r>
              <w:rPr>
                <w:rFonts w:ascii="Times New Roman" w:eastAsia="Times New Roman" w:hAnsi="Times New Roman" w:cs="Times New Roman"/>
                <w:spacing w:val="-1"/>
                <w:sz w:val="20"/>
                <w:szCs w:val="20"/>
              </w:rPr>
              <w:t xml:space="preserve"> enligt HL7</w:t>
            </w:r>
          </w:p>
        </w:tc>
        <w:tc>
          <w:tcPr>
            <w:tcW w:w="1184" w:type="dxa"/>
          </w:tcPr>
          <w:p w14:paraId="4FCD4EDD"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8021A9" w14:paraId="492744F7" w14:textId="77777777" w:rsidTr="008021A9">
        <w:tc>
          <w:tcPr>
            <w:tcW w:w="2520" w:type="dxa"/>
          </w:tcPr>
          <w:p w14:paraId="3D902E70" w14:textId="28A3296E" w:rsidR="008021A9" w:rsidRDefault="00D068D5" w:rsidP="008021A9">
            <w:pPr>
              <w:spacing w:line="226" w:lineRule="exact"/>
              <w:ind w:left="102"/>
              <w:rPr>
                <w:sz w:val="20"/>
                <w:szCs w:val="20"/>
              </w:rPr>
            </w:pPr>
            <w:proofErr w:type="spellStart"/>
            <w:r>
              <w:rPr>
                <w:sz w:val="20"/>
                <w:szCs w:val="20"/>
              </w:rPr>
              <w:t>v</w:t>
            </w:r>
            <w:r w:rsidR="008021A9">
              <w:rPr>
                <w:sz w:val="20"/>
                <w:szCs w:val="20"/>
              </w:rPr>
              <w:t>alue</w:t>
            </w:r>
            <w:proofErr w:type="spellEnd"/>
          </w:p>
        </w:tc>
        <w:tc>
          <w:tcPr>
            <w:tcW w:w="1807" w:type="dxa"/>
          </w:tcPr>
          <w:p w14:paraId="5F5266D6" w14:textId="77777777" w:rsidR="008021A9" w:rsidRPr="000A0B70" w:rsidRDefault="00834243" w:rsidP="008021A9">
            <w:pPr>
              <w:spacing w:line="229" w:lineRule="exact"/>
              <w:ind w:left="102"/>
              <w:rPr>
                <w:sz w:val="20"/>
                <w:szCs w:val="20"/>
              </w:rPr>
            </w:pPr>
            <w:r>
              <w:rPr>
                <w:sz w:val="20"/>
                <w:szCs w:val="20"/>
              </w:rPr>
              <w:t>b</w:t>
            </w:r>
            <w:r w:rsidR="008021A9">
              <w:rPr>
                <w:sz w:val="20"/>
                <w:szCs w:val="20"/>
              </w:rPr>
              <w:t>ase64Binary</w:t>
            </w:r>
          </w:p>
        </w:tc>
        <w:tc>
          <w:tcPr>
            <w:tcW w:w="3589" w:type="dxa"/>
          </w:tcPr>
          <w:p w14:paraId="77400C03"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Value</w:t>
            </w:r>
            <w:proofErr w:type="spellEnd"/>
            <w:r>
              <w:rPr>
                <w:rFonts w:ascii="Times New Roman" w:eastAsia="Times New Roman" w:hAnsi="Times New Roman" w:cs="Times New Roman"/>
                <w:spacing w:val="-1"/>
                <w:sz w:val="20"/>
                <w:szCs w:val="20"/>
              </w:rPr>
              <w:t xml:space="preserve"> är binärdata som representerar objektet. Ett och endast ett av </w:t>
            </w:r>
            <w:proofErr w:type="spellStart"/>
            <w:r>
              <w:rPr>
                <w:rFonts w:ascii="Times New Roman" w:eastAsia="Times New Roman" w:hAnsi="Times New Roman" w:cs="Times New Roman"/>
                <w:spacing w:val="-1"/>
                <w:sz w:val="20"/>
                <w:szCs w:val="20"/>
              </w:rPr>
              <w:t>value</w:t>
            </w:r>
            <w:proofErr w:type="spellEnd"/>
            <w:r>
              <w:rPr>
                <w:rFonts w:ascii="Times New Roman" w:eastAsia="Times New Roman" w:hAnsi="Times New Roman" w:cs="Times New Roman"/>
                <w:spacing w:val="-1"/>
                <w:sz w:val="20"/>
                <w:szCs w:val="20"/>
              </w:rPr>
              <w:t xml:space="preserve"> och </w:t>
            </w:r>
            <w:proofErr w:type="spellStart"/>
            <w:r>
              <w:rPr>
                <w:rFonts w:ascii="Times New Roman" w:eastAsia="Times New Roman" w:hAnsi="Times New Roman" w:cs="Times New Roman"/>
                <w:spacing w:val="-1"/>
                <w:sz w:val="20"/>
                <w:szCs w:val="20"/>
              </w:rPr>
              <w:t>reference</w:t>
            </w:r>
            <w:proofErr w:type="spellEnd"/>
            <w:r>
              <w:rPr>
                <w:rFonts w:ascii="Times New Roman" w:eastAsia="Times New Roman" w:hAnsi="Times New Roman" w:cs="Times New Roman"/>
                <w:spacing w:val="-1"/>
                <w:sz w:val="20"/>
                <w:szCs w:val="20"/>
              </w:rPr>
              <w:t xml:space="preserve"> ska anges. </w:t>
            </w:r>
          </w:p>
        </w:tc>
        <w:tc>
          <w:tcPr>
            <w:tcW w:w="1184" w:type="dxa"/>
          </w:tcPr>
          <w:p w14:paraId="6F19BAFC"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8021A9" w14:paraId="32D7C05E" w14:textId="77777777" w:rsidTr="008021A9">
        <w:tc>
          <w:tcPr>
            <w:tcW w:w="2520" w:type="dxa"/>
          </w:tcPr>
          <w:p w14:paraId="028D9578" w14:textId="42113052" w:rsidR="008021A9" w:rsidRDefault="00D068D5" w:rsidP="008021A9">
            <w:pPr>
              <w:spacing w:line="226" w:lineRule="exact"/>
              <w:ind w:left="102"/>
              <w:rPr>
                <w:sz w:val="20"/>
                <w:szCs w:val="20"/>
              </w:rPr>
            </w:pPr>
            <w:proofErr w:type="spellStart"/>
            <w:r>
              <w:rPr>
                <w:sz w:val="20"/>
                <w:szCs w:val="20"/>
              </w:rPr>
              <w:t>r</w:t>
            </w:r>
            <w:r w:rsidR="008021A9">
              <w:rPr>
                <w:sz w:val="20"/>
                <w:szCs w:val="20"/>
              </w:rPr>
              <w:t>eference</w:t>
            </w:r>
            <w:proofErr w:type="spellEnd"/>
          </w:p>
        </w:tc>
        <w:tc>
          <w:tcPr>
            <w:tcW w:w="1807" w:type="dxa"/>
          </w:tcPr>
          <w:p w14:paraId="0CABD8FD" w14:textId="77777777" w:rsidR="008021A9" w:rsidRPr="000A0B70" w:rsidRDefault="008021A9" w:rsidP="008021A9">
            <w:pPr>
              <w:spacing w:line="229" w:lineRule="exact"/>
              <w:ind w:left="102"/>
              <w:rPr>
                <w:sz w:val="20"/>
                <w:szCs w:val="20"/>
              </w:rPr>
            </w:pPr>
            <w:proofErr w:type="spellStart"/>
            <w:r>
              <w:rPr>
                <w:sz w:val="20"/>
                <w:szCs w:val="20"/>
              </w:rPr>
              <w:t>anyURI</w:t>
            </w:r>
            <w:proofErr w:type="spellEnd"/>
          </w:p>
        </w:tc>
        <w:tc>
          <w:tcPr>
            <w:tcW w:w="3589" w:type="dxa"/>
          </w:tcPr>
          <w:p w14:paraId="37B024D3"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 xml:space="preserve">Referens till extern bild i form av en URL. Ett och endast ett av </w:t>
            </w:r>
            <w:proofErr w:type="spellStart"/>
            <w:r>
              <w:rPr>
                <w:rFonts w:ascii="Times New Roman" w:eastAsia="Times New Roman" w:hAnsi="Times New Roman" w:cs="Times New Roman"/>
                <w:spacing w:val="-1"/>
                <w:sz w:val="20"/>
                <w:szCs w:val="20"/>
              </w:rPr>
              <w:t>value</w:t>
            </w:r>
            <w:proofErr w:type="spellEnd"/>
            <w:r>
              <w:rPr>
                <w:rFonts w:ascii="Times New Roman" w:eastAsia="Times New Roman" w:hAnsi="Times New Roman" w:cs="Times New Roman"/>
                <w:spacing w:val="-1"/>
                <w:sz w:val="20"/>
                <w:szCs w:val="20"/>
              </w:rPr>
              <w:t xml:space="preserve"> och </w:t>
            </w:r>
            <w:proofErr w:type="spellStart"/>
            <w:r>
              <w:rPr>
                <w:rFonts w:ascii="Times New Roman" w:eastAsia="Times New Roman" w:hAnsi="Times New Roman" w:cs="Times New Roman"/>
                <w:spacing w:val="-1"/>
                <w:sz w:val="20"/>
                <w:szCs w:val="20"/>
              </w:rPr>
              <w:t>reference</w:t>
            </w:r>
            <w:proofErr w:type="spellEnd"/>
            <w:r>
              <w:rPr>
                <w:rFonts w:ascii="Times New Roman" w:eastAsia="Times New Roman" w:hAnsi="Times New Roman" w:cs="Times New Roman"/>
                <w:spacing w:val="-1"/>
                <w:sz w:val="20"/>
                <w:szCs w:val="20"/>
              </w:rPr>
              <w:t xml:space="preserve"> ska anges.</w:t>
            </w:r>
          </w:p>
        </w:tc>
        <w:tc>
          <w:tcPr>
            <w:tcW w:w="1184" w:type="dxa"/>
          </w:tcPr>
          <w:p w14:paraId="7B8184FC"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bl>
    <w:p w14:paraId="19FBA3B4" w14:textId="77777777" w:rsidR="008021A9" w:rsidRDefault="008021A9" w:rsidP="008021A9">
      <w:pPr>
        <w:rPr>
          <w:rFonts w:ascii="Arial" w:hAnsi="Arial" w:cs="Arial"/>
          <w:b/>
          <w:sz w:val="22"/>
          <w:szCs w:val="22"/>
        </w:rPr>
      </w:pPr>
    </w:p>
    <w:p w14:paraId="65C3E3CA" w14:textId="77777777" w:rsidR="008021A9" w:rsidRPr="00551CB4" w:rsidRDefault="008021A9" w:rsidP="008021A9">
      <w:pPr>
        <w:rPr>
          <w:rFonts w:ascii="Arial" w:hAnsi="Arial" w:cs="Arial"/>
          <w:b/>
          <w:sz w:val="22"/>
          <w:szCs w:val="22"/>
        </w:rPr>
      </w:pPr>
      <w:proofErr w:type="spellStart"/>
      <w:r w:rsidRPr="00551CB4">
        <w:rPr>
          <w:rFonts w:ascii="Arial" w:hAnsi="Arial" w:cs="Arial"/>
          <w:b/>
          <w:sz w:val="22"/>
          <w:szCs w:val="22"/>
        </w:rPr>
        <w:t>PatientSumm</w:t>
      </w:r>
      <w:r>
        <w:rPr>
          <w:rFonts w:ascii="Arial" w:hAnsi="Arial" w:cs="Arial"/>
          <w:b/>
          <w:sz w:val="22"/>
          <w:szCs w:val="22"/>
        </w:rPr>
        <w:t>ary</w:t>
      </w:r>
      <w:r w:rsidRPr="00551CB4">
        <w:rPr>
          <w:rFonts w:ascii="Arial" w:hAnsi="Arial" w:cs="Arial"/>
          <w:b/>
          <w:sz w:val="22"/>
          <w:szCs w:val="22"/>
        </w:rPr>
        <w:t>HeaderType</w:t>
      </w:r>
      <w:proofErr w:type="spellEnd"/>
    </w:p>
    <w:p w14:paraId="2706AD74" w14:textId="77777777" w:rsidR="008021A9" w:rsidRDefault="008021A9" w:rsidP="008021A9">
      <w:pPr>
        <w:rPr>
          <w:sz w:val="20"/>
          <w:szCs w:val="20"/>
        </w:rPr>
      </w:pPr>
      <w:r w:rsidRPr="00BC5B0B">
        <w:rPr>
          <w:sz w:val="20"/>
          <w:szCs w:val="20"/>
        </w:rPr>
        <w:t xml:space="preserve">Innehåller basinformation om </w:t>
      </w:r>
      <w:r>
        <w:rPr>
          <w:sz w:val="20"/>
          <w:szCs w:val="20"/>
        </w:rPr>
        <w:t xml:space="preserve">ett </w:t>
      </w:r>
      <w:r w:rsidR="0005173F">
        <w:rPr>
          <w:sz w:val="20"/>
          <w:szCs w:val="20"/>
        </w:rPr>
        <w:t>dokument</w:t>
      </w:r>
    </w:p>
    <w:p w14:paraId="4638F24A" w14:textId="77777777" w:rsidR="004C1D1F" w:rsidRDefault="004C1D1F" w:rsidP="004C1D1F"/>
    <w:tbl>
      <w:tblPr>
        <w:tblStyle w:val="Tabellrutnt"/>
        <w:tblW w:w="9100" w:type="dxa"/>
        <w:tblLayout w:type="fixed"/>
        <w:tblLook w:val="04A0" w:firstRow="1" w:lastRow="0" w:firstColumn="1" w:lastColumn="0" w:noHBand="0" w:noVBand="1"/>
      </w:tblPr>
      <w:tblGrid>
        <w:gridCol w:w="2660"/>
        <w:gridCol w:w="1667"/>
        <w:gridCol w:w="3589"/>
        <w:gridCol w:w="1184"/>
      </w:tblGrid>
      <w:tr w:rsidR="004C1D1F" w14:paraId="5843B3B1" w14:textId="77777777" w:rsidTr="00020569">
        <w:trPr>
          <w:trHeight w:val="384"/>
        </w:trPr>
        <w:tc>
          <w:tcPr>
            <w:tcW w:w="2660" w:type="dxa"/>
            <w:shd w:val="clear" w:color="auto" w:fill="D9D9D9" w:themeFill="background1" w:themeFillShade="D9"/>
            <w:vAlign w:val="bottom"/>
          </w:tcPr>
          <w:p w14:paraId="11B3CEBD" w14:textId="77777777" w:rsidR="004C1D1F" w:rsidRDefault="004C1D1F" w:rsidP="00020569">
            <w:pPr>
              <w:rPr>
                <w:b/>
              </w:rPr>
            </w:pPr>
            <w:r>
              <w:rPr>
                <w:b/>
              </w:rPr>
              <w:t>Namn</w:t>
            </w:r>
          </w:p>
        </w:tc>
        <w:tc>
          <w:tcPr>
            <w:tcW w:w="1667" w:type="dxa"/>
            <w:shd w:val="clear" w:color="auto" w:fill="D9D9D9" w:themeFill="background1" w:themeFillShade="D9"/>
            <w:vAlign w:val="bottom"/>
          </w:tcPr>
          <w:p w14:paraId="3A0ED192" w14:textId="77777777" w:rsidR="004C1D1F" w:rsidRDefault="004C1D1F" w:rsidP="00020569">
            <w:pPr>
              <w:rPr>
                <w:b/>
              </w:rPr>
            </w:pPr>
            <w:proofErr w:type="spellStart"/>
            <w:r>
              <w:rPr>
                <w:b/>
              </w:rPr>
              <w:t>Datatyp</w:t>
            </w:r>
            <w:proofErr w:type="spellEnd"/>
          </w:p>
        </w:tc>
        <w:tc>
          <w:tcPr>
            <w:tcW w:w="3589" w:type="dxa"/>
            <w:shd w:val="clear" w:color="auto" w:fill="D9D9D9" w:themeFill="background1" w:themeFillShade="D9"/>
            <w:vAlign w:val="bottom"/>
          </w:tcPr>
          <w:p w14:paraId="658AAE9F" w14:textId="77777777" w:rsidR="004C1D1F" w:rsidRDefault="004C1D1F" w:rsidP="00020569">
            <w:pPr>
              <w:rPr>
                <w:b/>
              </w:rPr>
            </w:pPr>
            <w:r>
              <w:rPr>
                <w:b/>
              </w:rPr>
              <w:t>Beskrivning</w:t>
            </w:r>
          </w:p>
        </w:tc>
        <w:tc>
          <w:tcPr>
            <w:tcW w:w="1184" w:type="dxa"/>
            <w:shd w:val="clear" w:color="auto" w:fill="D9D9D9" w:themeFill="background1" w:themeFillShade="D9"/>
            <w:vAlign w:val="bottom"/>
          </w:tcPr>
          <w:p w14:paraId="1459E8C6" w14:textId="77777777" w:rsidR="004C1D1F" w:rsidRDefault="004C1D1F" w:rsidP="00020569">
            <w:pPr>
              <w:rPr>
                <w:b/>
              </w:rPr>
            </w:pPr>
            <w:r>
              <w:rPr>
                <w:b/>
              </w:rPr>
              <w:t>Kardinalitet</w:t>
            </w:r>
          </w:p>
        </w:tc>
      </w:tr>
      <w:tr w:rsidR="004C1D1F" w14:paraId="74C5FABB" w14:textId="77777777" w:rsidTr="00020569">
        <w:tc>
          <w:tcPr>
            <w:tcW w:w="2660" w:type="dxa"/>
          </w:tcPr>
          <w:p w14:paraId="38517D3F"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z w:val="20"/>
                <w:szCs w:val="20"/>
              </w:rPr>
              <w:t>document</w:t>
            </w:r>
            <w:r>
              <w:rPr>
                <w:rFonts w:ascii="Times New Roman" w:eastAsia="Times New Roman" w:hAnsi="Times New Roman" w:cs="Times New Roman"/>
                <w:sz w:val="20"/>
                <w:szCs w:val="20"/>
              </w:rPr>
              <w:t>Id</w:t>
            </w:r>
            <w:proofErr w:type="spellEnd"/>
          </w:p>
        </w:tc>
        <w:tc>
          <w:tcPr>
            <w:tcW w:w="1667" w:type="dxa"/>
          </w:tcPr>
          <w:p w14:paraId="293E9B9A" w14:textId="77777777" w:rsidR="004C1D1F" w:rsidRPr="0028563A" w:rsidRDefault="004C1D1F" w:rsidP="00020569">
            <w:pPr>
              <w:pStyle w:val="TableParagraph"/>
              <w:spacing w:line="226" w:lineRule="exact"/>
              <w:rPr>
                <w:rFonts w:ascii="Times New Roman" w:eastAsia="Times New Roman" w:hAnsi="Times New Roman" w:cs="Times New Roman"/>
                <w:sz w:val="20"/>
                <w:szCs w:val="20"/>
              </w:rPr>
            </w:pPr>
            <w:r>
              <w:rPr>
                <w:rFonts w:ascii="Times New Roman" w:eastAsia="Times New Roman" w:hAnsi="Times New Roman" w:cs="Times New Roman"/>
                <w:sz w:val="20"/>
                <w:szCs w:val="20"/>
              </w:rPr>
              <w:t>string</w:t>
            </w:r>
          </w:p>
        </w:tc>
        <w:tc>
          <w:tcPr>
            <w:tcW w:w="3589" w:type="dxa"/>
          </w:tcPr>
          <w:p w14:paraId="61E421E2"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Dokumentets identitet som är unik inom källsystemet</w:t>
            </w:r>
          </w:p>
          <w:p w14:paraId="07F4CB20" w14:textId="77777777" w:rsidR="004C1D1F" w:rsidRPr="0079760A" w:rsidRDefault="004C1D1F" w:rsidP="00020569">
            <w:pPr>
              <w:pStyle w:val="TableParagraph"/>
              <w:spacing w:line="226" w:lineRule="exact"/>
              <w:ind w:left="102"/>
              <w:rPr>
                <w:rFonts w:ascii="Times New Roman" w:eastAsia="Times New Roman" w:hAnsi="Times New Roman" w:cs="Times New Roman"/>
                <w:sz w:val="20"/>
                <w:szCs w:val="20"/>
              </w:rPr>
            </w:pPr>
          </w:p>
        </w:tc>
        <w:tc>
          <w:tcPr>
            <w:tcW w:w="1184" w:type="dxa"/>
          </w:tcPr>
          <w:p w14:paraId="55212CF1"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4C1D1F" w14:paraId="607F1527" w14:textId="77777777" w:rsidTr="00020569">
        <w:tc>
          <w:tcPr>
            <w:tcW w:w="2660" w:type="dxa"/>
          </w:tcPr>
          <w:p w14:paraId="6A30C853" w14:textId="2E128D80"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97220C">
              <w:rPr>
                <w:rFonts w:ascii="Times New Roman" w:eastAsia="Times New Roman" w:hAnsi="Times New Roman" w:cs="Times New Roman"/>
                <w:sz w:val="20"/>
                <w:szCs w:val="20"/>
              </w:rPr>
              <w:t>sourceSystem</w:t>
            </w:r>
            <w:r w:rsidR="00D068D5">
              <w:rPr>
                <w:rFonts w:ascii="Times New Roman" w:eastAsia="Times New Roman" w:hAnsi="Times New Roman" w:cs="Times New Roman"/>
                <w:sz w:val="20"/>
                <w:szCs w:val="20"/>
              </w:rPr>
              <w:t>HSAI</w:t>
            </w:r>
            <w:r w:rsidR="0074581C">
              <w:rPr>
                <w:rFonts w:ascii="Times New Roman" w:eastAsia="Times New Roman" w:hAnsi="Times New Roman" w:cs="Times New Roman"/>
                <w:sz w:val="20"/>
                <w:szCs w:val="20"/>
              </w:rPr>
              <w:t>d</w:t>
            </w:r>
            <w:proofErr w:type="spellEnd"/>
          </w:p>
        </w:tc>
        <w:tc>
          <w:tcPr>
            <w:tcW w:w="1667" w:type="dxa"/>
          </w:tcPr>
          <w:p w14:paraId="6C8203AC" w14:textId="18F9E339" w:rsidR="004C1D1F" w:rsidRDefault="00D068D5" w:rsidP="00020569">
            <w:pPr>
              <w:pStyle w:val="TableParagraph"/>
              <w:spacing w:line="226" w:lineRule="exact"/>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HSAI</w:t>
            </w:r>
            <w:r w:rsidR="004C1D1F" w:rsidRPr="0097220C">
              <w:rPr>
                <w:rFonts w:ascii="Times New Roman" w:eastAsia="Times New Roman" w:hAnsi="Times New Roman" w:cs="Times New Roman"/>
                <w:sz w:val="20"/>
                <w:szCs w:val="20"/>
              </w:rPr>
              <w:t>dType</w:t>
            </w:r>
            <w:proofErr w:type="spellEnd"/>
          </w:p>
        </w:tc>
        <w:tc>
          <w:tcPr>
            <w:tcW w:w="3589" w:type="dxa"/>
          </w:tcPr>
          <w:p w14:paraId="52D3D06C"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97220C">
              <w:rPr>
                <w:rFonts w:ascii="Times New Roman" w:eastAsia="Times New Roman" w:hAnsi="Times New Roman" w:cs="Times New Roman"/>
                <w:sz w:val="20"/>
                <w:szCs w:val="20"/>
              </w:rPr>
              <w:t>HSAid</w:t>
            </w:r>
            <w:proofErr w:type="spellEnd"/>
            <w:r w:rsidRPr="0097220C">
              <w:rPr>
                <w:rFonts w:ascii="Times New Roman" w:eastAsia="Times New Roman" w:hAnsi="Times New Roman" w:cs="Times New Roman"/>
                <w:sz w:val="20"/>
                <w:szCs w:val="20"/>
              </w:rPr>
              <w:t xml:space="preserve"> för det system som dokumentet är skapat i.</w:t>
            </w:r>
          </w:p>
        </w:tc>
        <w:tc>
          <w:tcPr>
            <w:tcW w:w="1184" w:type="dxa"/>
          </w:tcPr>
          <w:p w14:paraId="22EFB1A7" w14:textId="77777777" w:rsidR="004C1D1F" w:rsidRPr="00BC5B0B" w:rsidRDefault="004C1D1F" w:rsidP="0002056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1</w:t>
            </w:r>
          </w:p>
        </w:tc>
      </w:tr>
      <w:tr w:rsidR="004C1D1F" w14:paraId="56B37181" w14:textId="77777777" w:rsidTr="00020569">
        <w:trPr>
          <w:trHeight w:val="561"/>
        </w:trPr>
        <w:tc>
          <w:tcPr>
            <w:tcW w:w="2660" w:type="dxa"/>
          </w:tcPr>
          <w:p w14:paraId="065B6FEF"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z w:val="20"/>
                <w:szCs w:val="20"/>
              </w:rPr>
              <w:t>documentTitle</w:t>
            </w:r>
            <w:proofErr w:type="spellEnd"/>
          </w:p>
          <w:p w14:paraId="7CE1D37A"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7E7ADD3D" w14:textId="77777777" w:rsidR="004C1D1F" w:rsidRPr="00BC5B0B" w:rsidRDefault="004C1D1F" w:rsidP="00020569">
            <w:pPr>
              <w:pStyle w:val="TableParagraph"/>
              <w:spacing w:line="226" w:lineRule="exact"/>
              <w:rPr>
                <w:rFonts w:ascii="Times New Roman" w:eastAsia="Times New Roman" w:hAnsi="Times New Roman" w:cs="Times New Roman"/>
                <w:spacing w:val="-1"/>
                <w:sz w:val="20"/>
                <w:szCs w:val="20"/>
              </w:rPr>
            </w:pPr>
            <w:r>
              <w:rPr>
                <w:rFonts w:ascii="Times New Roman" w:eastAsia="Times New Roman" w:hAnsi="Times New Roman" w:cs="Times New Roman"/>
                <w:sz w:val="20"/>
                <w:szCs w:val="20"/>
              </w:rPr>
              <w:t>string</w:t>
            </w:r>
          </w:p>
        </w:tc>
        <w:tc>
          <w:tcPr>
            <w:tcW w:w="3589" w:type="dxa"/>
          </w:tcPr>
          <w:p w14:paraId="4A8658FB"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8F5E89">
              <w:rPr>
                <w:rFonts w:ascii="Times New Roman" w:eastAsia="Times New Roman" w:hAnsi="Times New Roman" w:cs="Times New Roman"/>
                <w:sz w:val="20"/>
                <w:szCs w:val="20"/>
              </w:rPr>
              <w:t>Titel som beskriver den information som sänds i dokumentet.</w:t>
            </w:r>
          </w:p>
        </w:tc>
        <w:tc>
          <w:tcPr>
            <w:tcW w:w="1184" w:type="dxa"/>
          </w:tcPr>
          <w:p w14:paraId="1F107DB6"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0</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4C1D1F" w14:paraId="4F439792" w14:textId="77777777" w:rsidTr="00020569">
        <w:tc>
          <w:tcPr>
            <w:tcW w:w="2660" w:type="dxa"/>
          </w:tcPr>
          <w:p w14:paraId="3D163928"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z w:val="20"/>
                <w:szCs w:val="20"/>
              </w:rPr>
              <w:t>documentTime</w:t>
            </w:r>
            <w:proofErr w:type="spellEnd"/>
          </w:p>
          <w:p w14:paraId="189B7E76"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204F40EC" w14:textId="77777777" w:rsidR="004C1D1F" w:rsidRPr="00BC5B0B" w:rsidRDefault="004C1D1F" w:rsidP="00020569">
            <w:pPr>
              <w:pStyle w:val="TableParagraph"/>
              <w:spacing w:line="226" w:lineRule="exact"/>
              <w:rPr>
                <w:rFonts w:ascii="Times New Roman" w:eastAsia="Times New Roman" w:hAnsi="Times New Roman" w:cs="Times New Roman"/>
                <w:spacing w:val="-1"/>
                <w:sz w:val="20"/>
                <w:szCs w:val="20"/>
              </w:rPr>
            </w:pPr>
            <w:proofErr w:type="spellStart"/>
            <w:r w:rsidRPr="000A0B70">
              <w:rPr>
                <w:rFonts w:ascii="Times New Roman" w:eastAsia="Times New Roman" w:hAnsi="Times New Roman" w:cs="Times New Roman"/>
                <w:sz w:val="20"/>
                <w:szCs w:val="20"/>
              </w:rPr>
              <w:t>TimeStampTyp</w:t>
            </w:r>
            <w:r>
              <w:rPr>
                <w:rFonts w:ascii="Times New Roman" w:eastAsia="Times New Roman" w:hAnsi="Times New Roman" w:cs="Times New Roman"/>
                <w:sz w:val="20"/>
                <w:szCs w:val="20"/>
              </w:rPr>
              <w:t>e</w:t>
            </w:r>
            <w:proofErr w:type="spellEnd"/>
          </w:p>
        </w:tc>
        <w:tc>
          <w:tcPr>
            <w:tcW w:w="3589" w:type="dxa"/>
          </w:tcPr>
          <w:p w14:paraId="1B7A5F39" w14:textId="77777777"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Tidpunkt då dokumentet skapades</w:t>
            </w:r>
          </w:p>
          <w:p w14:paraId="40A3DE1B" w14:textId="77777777" w:rsidR="004C1D1F" w:rsidRPr="0028563A" w:rsidRDefault="004C1D1F" w:rsidP="00020569">
            <w:pPr>
              <w:pStyle w:val="TableParagraph"/>
              <w:spacing w:line="229" w:lineRule="exact"/>
              <w:ind w:left="102"/>
              <w:rPr>
                <w:rFonts w:ascii="Times New Roman" w:eastAsia="Times New Roman" w:hAnsi="Times New Roman" w:cs="Times New Roman"/>
                <w:spacing w:val="-1"/>
                <w:sz w:val="20"/>
                <w:szCs w:val="20"/>
              </w:rPr>
            </w:pPr>
          </w:p>
        </w:tc>
        <w:tc>
          <w:tcPr>
            <w:tcW w:w="1184" w:type="dxa"/>
          </w:tcPr>
          <w:p w14:paraId="698C87D3"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4C1D1F" w14:paraId="3B6407B5" w14:textId="77777777" w:rsidTr="00020569">
        <w:tc>
          <w:tcPr>
            <w:tcW w:w="2660" w:type="dxa"/>
          </w:tcPr>
          <w:p w14:paraId="6F1AA7C9"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patientId</w:t>
            </w:r>
            <w:proofErr w:type="spellEnd"/>
          </w:p>
        </w:tc>
        <w:tc>
          <w:tcPr>
            <w:tcW w:w="1667" w:type="dxa"/>
          </w:tcPr>
          <w:p w14:paraId="6CA3AB80" w14:textId="77777777" w:rsidR="004C1D1F" w:rsidRPr="000A0B70" w:rsidRDefault="004C1D1F" w:rsidP="00020569">
            <w:pPr>
              <w:pStyle w:val="TableParagraph"/>
              <w:spacing w:line="226" w:lineRule="exact"/>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PatientIdType</w:t>
            </w:r>
            <w:proofErr w:type="spellEnd"/>
          </w:p>
        </w:tc>
        <w:tc>
          <w:tcPr>
            <w:tcW w:w="3589" w:type="dxa"/>
          </w:tcPr>
          <w:p w14:paraId="5DF7337A" w14:textId="77777777" w:rsidR="004C1D1F" w:rsidRDefault="004C1D1F" w:rsidP="00020569">
            <w:pPr>
              <w:pStyle w:val="TableParagraph"/>
              <w:spacing w:line="226" w:lineRule="exact"/>
              <w:ind w:left="102"/>
              <w:rPr>
                <w:rFonts w:ascii="Times New Roman" w:eastAsia="Times New Roman" w:hAnsi="Times New Roman" w:cs="Times New Roman"/>
                <w:sz w:val="20"/>
                <w:szCs w:val="20"/>
              </w:rPr>
            </w:pPr>
            <w:r w:rsidRPr="00F87D00">
              <w:rPr>
                <w:rFonts w:ascii="Times New Roman" w:eastAsia="Times New Roman" w:hAnsi="Times New Roman" w:cs="Times New Roman"/>
                <w:sz w:val="20"/>
                <w:szCs w:val="20"/>
              </w:rPr>
              <w:t>Id för patienten.</w:t>
            </w:r>
            <w:r>
              <w:rPr>
                <w:rFonts w:ascii="Times New Roman" w:eastAsia="Times New Roman" w:hAnsi="Times New Roman" w:cs="Times New Roman"/>
                <w:sz w:val="20"/>
                <w:szCs w:val="20"/>
              </w:rPr>
              <w:t xml:space="preserve"> Skall anges mer 12 tecken utan avskiljare.</w:t>
            </w:r>
          </w:p>
          <w:p w14:paraId="6F7EB166" w14:textId="77777777" w:rsidR="004C1D1F" w:rsidRPr="00F87D00" w:rsidRDefault="004C1D1F" w:rsidP="00020569">
            <w:pPr>
              <w:pStyle w:val="TableParagraph"/>
              <w:spacing w:line="226" w:lineRule="exact"/>
              <w:ind w:left="102"/>
              <w:rPr>
                <w:rFonts w:ascii="Times New Roman" w:eastAsia="Times New Roman" w:hAnsi="Times New Roman" w:cs="Times New Roman"/>
                <w:sz w:val="20"/>
                <w:szCs w:val="20"/>
              </w:rPr>
            </w:pPr>
            <w:r w:rsidRPr="00F87D00">
              <w:rPr>
                <w:rFonts w:ascii="Times New Roman" w:eastAsia="Times New Roman" w:hAnsi="Times New Roman" w:cs="Times New Roman"/>
                <w:sz w:val="20"/>
                <w:szCs w:val="20"/>
              </w:rPr>
              <w:br/>
            </w:r>
            <w:proofErr w:type="spellStart"/>
            <w:proofErr w:type="gramStart"/>
            <w:r w:rsidRPr="00F87D00">
              <w:rPr>
                <w:rFonts w:ascii="Times New Roman" w:eastAsia="Times New Roman" w:hAnsi="Times New Roman" w:cs="Times New Roman"/>
                <w:sz w:val="20"/>
                <w:szCs w:val="20"/>
              </w:rPr>
              <w:t>value</w:t>
            </w:r>
            <w:proofErr w:type="spellEnd"/>
            <w:r w:rsidRPr="00F87D00">
              <w:rPr>
                <w:rFonts w:ascii="Times New Roman" w:eastAsia="Times New Roman" w:hAnsi="Times New Roman" w:cs="Times New Roman"/>
                <w:sz w:val="20"/>
                <w:szCs w:val="20"/>
              </w:rPr>
              <w:t xml:space="preserve"> sätts till patientens identifierare.</w:t>
            </w:r>
            <w:proofErr w:type="gramEnd"/>
            <w:r w:rsidRPr="00F87D00">
              <w:rPr>
                <w:rFonts w:ascii="Times New Roman" w:eastAsia="Times New Roman" w:hAnsi="Times New Roman" w:cs="Times New Roman"/>
                <w:sz w:val="20"/>
                <w:szCs w:val="20"/>
              </w:rPr>
              <w:br/>
            </w:r>
            <w:proofErr w:type="spellStart"/>
            <w:r w:rsidRPr="00F87D00">
              <w:rPr>
                <w:rFonts w:ascii="Times New Roman" w:eastAsia="Times New Roman" w:hAnsi="Times New Roman" w:cs="Times New Roman"/>
                <w:sz w:val="20"/>
                <w:szCs w:val="20"/>
              </w:rPr>
              <w:t>Type</w:t>
            </w:r>
            <w:proofErr w:type="spellEnd"/>
            <w:r w:rsidRPr="00F87D00">
              <w:rPr>
                <w:rFonts w:ascii="Times New Roman" w:eastAsia="Times New Roman" w:hAnsi="Times New Roman" w:cs="Times New Roman"/>
                <w:sz w:val="20"/>
                <w:szCs w:val="20"/>
              </w:rPr>
              <w:t xml:space="preserve"> sätts till OID för typ av identifierare. </w:t>
            </w:r>
            <w:r w:rsidRPr="00F87D00">
              <w:rPr>
                <w:rFonts w:ascii="Times New Roman" w:eastAsia="Times New Roman" w:hAnsi="Times New Roman" w:cs="Times New Roman"/>
                <w:sz w:val="20"/>
                <w:szCs w:val="20"/>
              </w:rPr>
              <w:br/>
              <w:t xml:space="preserve">För personnummer ska Skatteverkets </w:t>
            </w:r>
            <w:r w:rsidRPr="00F87D00">
              <w:rPr>
                <w:rFonts w:ascii="Times New Roman" w:eastAsia="Times New Roman" w:hAnsi="Times New Roman" w:cs="Times New Roman"/>
                <w:sz w:val="20"/>
                <w:szCs w:val="20"/>
              </w:rPr>
              <w:lastRenderedPageBreak/>
              <w:t>personnummer (1.2.752.129.2.1.3.1).</w:t>
            </w:r>
            <w:r w:rsidRPr="00F87D00">
              <w:rPr>
                <w:rFonts w:ascii="Times New Roman" w:eastAsia="Times New Roman" w:hAnsi="Times New Roman" w:cs="Times New Roman"/>
                <w:sz w:val="20"/>
                <w:szCs w:val="20"/>
              </w:rPr>
              <w:br/>
              <w:t>För samordningsnummer ska Skatteverkets samordningsnummer (1.2.752.129.2.1.3.3).</w:t>
            </w:r>
            <w:r w:rsidRPr="00F87D00">
              <w:rPr>
                <w:rFonts w:ascii="Times New Roman" w:eastAsia="Times New Roman" w:hAnsi="Times New Roman" w:cs="Times New Roman"/>
                <w:sz w:val="20"/>
                <w:szCs w:val="20"/>
              </w:rPr>
              <w:br/>
              <w:t>För reservnummer används lokalt definierade reservnummet, exempelvis SLL reservnummer (1.2.752.</w:t>
            </w:r>
            <w:proofErr w:type="gramStart"/>
            <w:r w:rsidRPr="00F87D00">
              <w:rPr>
                <w:rFonts w:ascii="Times New Roman" w:eastAsia="Times New Roman" w:hAnsi="Times New Roman" w:cs="Times New Roman"/>
                <w:sz w:val="20"/>
                <w:szCs w:val="20"/>
              </w:rPr>
              <w:t>97.3.1</w:t>
            </w:r>
            <w:proofErr w:type="gramEnd"/>
            <w:r w:rsidRPr="00F87D00">
              <w:rPr>
                <w:rFonts w:ascii="Times New Roman" w:eastAsia="Times New Roman" w:hAnsi="Times New Roman" w:cs="Times New Roman"/>
                <w:sz w:val="20"/>
                <w:szCs w:val="20"/>
              </w:rPr>
              <w:t>.3)</w:t>
            </w:r>
          </w:p>
          <w:p w14:paraId="6A688D57" w14:textId="77777777"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p>
        </w:tc>
        <w:tc>
          <w:tcPr>
            <w:tcW w:w="1184" w:type="dxa"/>
          </w:tcPr>
          <w:p w14:paraId="4803230A" w14:textId="77777777" w:rsidR="004C1D1F" w:rsidRPr="00BC5B0B" w:rsidRDefault="004C1D1F" w:rsidP="0002056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1</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1</w:t>
            </w:r>
          </w:p>
        </w:tc>
      </w:tr>
      <w:tr w:rsidR="004C1D1F" w14:paraId="62C19C11" w14:textId="77777777" w:rsidTr="00020569">
        <w:tc>
          <w:tcPr>
            <w:tcW w:w="2660" w:type="dxa"/>
          </w:tcPr>
          <w:p w14:paraId="078872C4"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z w:val="20"/>
                <w:szCs w:val="20"/>
              </w:rPr>
              <w:lastRenderedPageBreak/>
              <w:t>author</w:t>
            </w:r>
            <w:proofErr w:type="spellEnd"/>
          </w:p>
          <w:p w14:paraId="18A76BAC"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69DA6E3D" w14:textId="77777777" w:rsidR="004C1D1F" w:rsidRPr="00BC5B0B" w:rsidRDefault="004C1D1F" w:rsidP="00020569">
            <w:pPr>
              <w:pStyle w:val="TableParagraph"/>
              <w:spacing w:line="229" w:lineRule="exact"/>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A</w:t>
            </w:r>
            <w:r w:rsidRPr="00BC5B0B">
              <w:rPr>
                <w:rFonts w:ascii="Times New Roman" w:eastAsia="Times New Roman" w:hAnsi="Times New Roman" w:cs="Times New Roman"/>
                <w:sz w:val="20"/>
                <w:szCs w:val="20"/>
              </w:rPr>
              <w:t>uthorType</w:t>
            </w:r>
            <w:proofErr w:type="spellEnd"/>
          </w:p>
          <w:p w14:paraId="7BC4024F"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29997CF9" w14:textId="1557340D"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 xml:space="preserve">Information om den hälso- och </w:t>
            </w:r>
            <w:r w:rsidRPr="005F619E">
              <w:rPr>
                <w:rFonts w:ascii="Times New Roman" w:eastAsia="Times New Roman" w:hAnsi="Times New Roman" w:cs="Times New Roman"/>
                <w:sz w:val="20"/>
                <w:szCs w:val="20"/>
              </w:rPr>
              <w:t>sjukvårdsperson som skapat informationen i dokumentet, nedan kallas författare.</w:t>
            </w:r>
            <w:r w:rsidR="005F619E" w:rsidRPr="005F619E">
              <w:rPr>
                <w:rFonts w:ascii="Times New Roman" w:eastAsia="Times New Roman" w:hAnsi="Times New Roman" w:cs="Times New Roman"/>
                <w:sz w:val="20"/>
                <w:szCs w:val="20"/>
              </w:rPr>
              <w:t xml:space="preserve"> </w:t>
            </w:r>
            <w:r w:rsidR="005F619E" w:rsidRPr="005F619E">
              <w:rPr>
                <w:rFonts w:ascii="Times New Roman" w:hAnsi="Times New Roman" w:cs="Times New Roman"/>
                <w:spacing w:val="-1"/>
                <w:sz w:val="20"/>
                <w:szCs w:val="20"/>
              </w:rPr>
              <w:t>Vid uppdatering av tidigare skapade dokument avses den hälso- och sjukvårdsperson som senast uppdaterade informationen</w:t>
            </w:r>
            <w:r w:rsidR="005F619E">
              <w:rPr>
                <w:rFonts w:ascii="Times New Roman" w:hAnsi="Times New Roman" w:cs="Times New Roman"/>
                <w:spacing w:val="-1"/>
                <w:sz w:val="20"/>
                <w:szCs w:val="20"/>
              </w:rPr>
              <w:t>.</w:t>
            </w:r>
          </w:p>
          <w:p w14:paraId="005C2212"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993B632"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4C1D1F" w14:paraId="01AAD720" w14:textId="77777777" w:rsidTr="00020569">
        <w:tc>
          <w:tcPr>
            <w:tcW w:w="2660" w:type="dxa"/>
          </w:tcPr>
          <w:p w14:paraId="388D22B9"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lang w:val="en-US"/>
              </w:rPr>
            </w:pPr>
            <w:proofErr w:type="spellStart"/>
            <w:r w:rsidRPr="00240DAB">
              <w:rPr>
                <w:rFonts w:ascii="Times New Roman" w:eastAsia="Times New Roman" w:hAnsi="Times New Roman" w:cs="Times New Roman"/>
                <w:sz w:val="20"/>
                <w:szCs w:val="20"/>
                <w:lang w:val="en-US"/>
              </w:rPr>
              <w:t>legalAuthenticator</w:t>
            </w:r>
            <w:proofErr w:type="spellEnd"/>
          </w:p>
        </w:tc>
        <w:tc>
          <w:tcPr>
            <w:tcW w:w="1667" w:type="dxa"/>
          </w:tcPr>
          <w:p w14:paraId="1979F84A" w14:textId="77777777" w:rsidR="004C1D1F" w:rsidRPr="00240DAB" w:rsidRDefault="004C1D1F" w:rsidP="00020569">
            <w:pPr>
              <w:pStyle w:val="TableParagraph"/>
              <w:spacing w:line="226" w:lineRule="exact"/>
              <w:ind w:left="102"/>
              <w:rPr>
                <w:rFonts w:ascii="Times New Roman" w:eastAsia="Times New Roman" w:hAnsi="Times New Roman" w:cs="Times New Roman"/>
                <w:spacing w:val="-1"/>
                <w:sz w:val="20"/>
                <w:szCs w:val="20"/>
                <w:lang w:val="en-US"/>
              </w:rPr>
            </w:pPr>
            <w:proofErr w:type="spellStart"/>
            <w:r w:rsidRPr="0028563A">
              <w:rPr>
                <w:rFonts w:ascii="Times New Roman" w:eastAsia="Times New Roman" w:hAnsi="Times New Roman" w:cs="Times New Roman"/>
                <w:spacing w:val="-1"/>
                <w:sz w:val="20"/>
                <w:szCs w:val="20"/>
                <w:lang w:val="en-US"/>
              </w:rPr>
              <w:t>LegalAuthenticatorType</w:t>
            </w:r>
            <w:proofErr w:type="spellEnd"/>
          </w:p>
        </w:tc>
        <w:tc>
          <w:tcPr>
            <w:tcW w:w="3589" w:type="dxa"/>
          </w:tcPr>
          <w:p w14:paraId="7736E3A1"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Information om vem som signerat informationen i dokumentet.</w:t>
            </w:r>
          </w:p>
          <w:p w14:paraId="0FC792E6"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
          <w:p w14:paraId="765B3B52"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p>
        </w:tc>
        <w:tc>
          <w:tcPr>
            <w:tcW w:w="1184" w:type="dxa"/>
          </w:tcPr>
          <w:p w14:paraId="24FFBAB7"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0</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4C1D1F" w14:paraId="3C478C0F" w14:textId="77777777" w:rsidTr="00020569">
        <w:tc>
          <w:tcPr>
            <w:tcW w:w="2660" w:type="dxa"/>
          </w:tcPr>
          <w:p w14:paraId="120B9589" w14:textId="77777777" w:rsidR="004C1D1F" w:rsidRPr="00E74D83" w:rsidRDefault="004C1D1F" w:rsidP="00020569">
            <w:pPr>
              <w:spacing w:line="229" w:lineRule="exact"/>
              <w:ind w:left="102"/>
              <w:rPr>
                <w:sz w:val="20"/>
                <w:szCs w:val="20"/>
              </w:rPr>
            </w:pPr>
            <w:proofErr w:type="spellStart"/>
            <w:r w:rsidRPr="0079760A">
              <w:rPr>
                <w:spacing w:val="-1"/>
                <w:sz w:val="20"/>
                <w:szCs w:val="20"/>
                <w:lang w:eastAsia="en-US"/>
              </w:rPr>
              <w:t>approvedForPatient</w:t>
            </w:r>
            <w:proofErr w:type="spellEnd"/>
          </w:p>
          <w:p w14:paraId="61745102"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rPr>
            </w:pPr>
          </w:p>
        </w:tc>
        <w:tc>
          <w:tcPr>
            <w:tcW w:w="1667" w:type="dxa"/>
          </w:tcPr>
          <w:p w14:paraId="465498F6" w14:textId="77777777" w:rsidR="004C1D1F" w:rsidRPr="0028563A" w:rsidRDefault="004C1D1F" w:rsidP="00020569">
            <w:pPr>
              <w:pStyle w:val="TableParagraph"/>
              <w:spacing w:line="226" w:lineRule="exact"/>
              <w:ind w:left="102"/>
              <w:rPr>
                <w:rFonts w:ascii="Times New Roman" w:eastAsia="Times New Roman" w:hAnsi="Times New Roman" w:cs="Times New Roman"/>
                <w:spacing w:val="-1"/>
                <w:sz w:val="20"/>
                <w:szCs w:val="20"/>
              </w:rPr>
            </w:pPr>
            <w:proofErr w:type="spellStart"/>
            <w:r w:rsidRPr="0028563A">
              <w:rPr>
                <w:rFonts w:ascii="Times New Roman" w:eastAsia="Times New Roman" w:hAnsi="Times New Roman" w:cs="Times New Roman"/>
                <w:spacing w:val="-1"/>
                <w:sz w:val="20"/>
                <w:szCs w:val="20"/>
              </w:rPr>
              <w:t>boolean</w:t>
            </w:r>
            <w:proofErr w:type="spellEnd"/>
          </w:p>
          <w:p w14:paraId="367CEA09"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712B3ED9"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6B1876">
              <w:rPr>
                <w:rFonts w:ascii="Times New Roman" w:eastAsia="Times New Roman" w:hAnsi="Times New Roman" w:cs="Times New Roman"/>
                <w:sz w:val="20"/>
                <w:szCs w:val="20"/>
              </w:rPr>
              <w:t xml:space="preserve">Anger om information får delas till patient. Värdet sätts i sådant fall till </w:t>
            </w:r>
            <w:proofErr w:type="spellStart"/>
            <w:r w:rsidRPr="006B1876">
              <w:rPr>
                <w:rFonts w:ascii="Times New Roman" w:eastAsia="Times New Roman" w:hAnsi="Times New Roman" w:cs="Times New Roman"/>
                <w:sz w:val="20"/>
                <w:szCs w:val="20"/>
              </w:rPr>
              <w:t>true</w:t>
            </w:r>
            <w:proofErr w:type="spellEnd"/>
            <w:r w:rsidRPr="006B1876">
              <w:rPr>
                <w:rFonts w:ascii="Times New Roman" w:eastAsia="Times New Roman" w:hAnsi="Times New Roman" w:cs="Times New Roman"/>
                <w:sz w:val="20"/>
                <w:szCs w:val="20"/>
              </w:rPr>
              <w:t xml:space="preserve">, i annat fall till </w:t>
            </w:r>
            <w:proofErr w:type="spellStart"/>
            <w:r w:rsidRPr="006B1876">
              <w:rPr>
                <w:rFonts w:ascii="Times New Roman" w:eastAsia="Times New Roman" w:hAnsi="Times New Roman" w:cs="Times New Roman"/>
                <w:sz w:val="20"/>
                <w:szCs w:val="20"/>
              </w:rPr>
              <w:t>false</w:t>
            </w:r>
            <w:proofErr w:type="spellEnd"/>
            <w:r w:rsidRPr="006B1876">
              <w:rPr>
                <w:rFonts w:ascii="Times New Roman" w:eastAsia="Times New Roman" w:hAnsi="Times New Roman" w:cs="Times New Roman"/>
                <w:sz w:val="20"/>
                <w:szCs w:val="20"/>
              </w:rPr>
              <w:t xml:space="preserve">. </w:t>
            </w:r>
          </w:p>
        </w:tc>
        <w:tc>
          <w:tcPr>
            <w:tcW w:w="1184" w:type="dxa"/>
          </w:tcPr>
          <w:p w14:paraId="2316F409"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p w14:paraId="429CB1A5"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1057DF83"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16264C88"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5652A9C3"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r>
      <w:tr w:rsidR="004C1D1F" w14:paraId="3B7D4240" w14:textId="77777777" w:rsidTr="00020569">
        <w:tc>
          <w:tcPr>
            <w:tcW w:w="2660" w:type="dxa"/>
          </w:tcPr>
          <w:p w14:paraId="1FD4FCB5" w14:textId="77777777" w:rsidR="004C1D1F" w:rsidRPr="0079760A" w:rsidRDefault="004C1D1F" w:rsidP="00020569">
            <w:pPr>
              <w:spacing w:line="229" w:lineRule="exact"/>
              <w:ind w:left="102"/>
              <w:rPr>
                <w:spacing w:val="-1"/>
                <w:sz w:val="20"/>
                <w:szCs w:val="20"/>
                <w:lang w:eastAsia="en-US"/>
              </w:rPr>
            </w:pPr>
            <w:proofErr w:type="spellStart"/>
            <w:r>
              <w:rPr>
                <w:spacing w:val="-1"/>
                <w:sz w:val="20"/>
                <w:szCs w:val="20"/>
                <w:lang w:eastAsia="en-US"/>
              </w:rPr>
              <w:t>careContactId</w:t>
            </w:r>
            <w:proofErr w:type="spellEnd"/>
          </w:p>
        </w:tc>
        <w:tc>
          <w:tcPr>
            <w:tcW w:w="1667" w:type="dxa"/>
          </w:tcPr>
          <w:p w14:paraId="48EF7CC0" w14:textId="77777777" w:rsidR="004C1D1F" w:rsidRPr="0028563A"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2691B927" w14:textId="77777777" w:rsidR="004C1D1F" w:rsidRPr="003B0919" w:rsidRDefault="004C1D1F" w:rsidP="00020569">
            <w:pPr>
              <w:pStyle w:val="TableParagraph"/>
              <w:spacing w:line="229"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Identitet</w:t>
            </w:r>
            <w:r w:rsidRPr="003B0919">
              <w:rPr>
                <w:rFonts w:ascii="Times New Roman" w:eastAsia="Times New Roman" w:hAnsi="Times New Roman" w:cs="Times New Roman"/>
                <w:sz w:val="20"/>
                <w:szCs w:val="20"/>
              </w:rPr>
              <w:t xml:space="preserve"> för den vård- och omsorgskontakt som föranlett den information som omfattas av dokumentet. Identiteten är unik inom källsystemet</w:t>
            </w:r>
          </w:p>
          <w:p w14:paraId="3F78DA1F" w14:textId="77777777" w:rsidR="004C1D1F" w:rsidRPr="0028563A" w:rsidRDefault="004C1D1F" w:rsidP="00020569">
            <w:pPr>
              <w:pStyle w:val="TableParagraph"/>
              <w:spacing w:line="229" w:lineRule="exact"/>
              <w:ind w:left="102"/>
              <w:rPr>
                <w:rFonts w:ascii="Times New Roman" w:eastAsia="Times New Roman" w:hAnsi="Times New Roman" w:cs="Times New Roman"/>
                <w:sz w:val="20"/>
                <w:szCs w:val="20"/>
              </w:rPr>
            </w:pPr>
          </w:p>
        </w:tc>
        <w:tc>
          <w:tcPr>
            <w:tcW w:w="1184" w:type="dxa"/>
          </w:tcPr>
          <w:p w14:paraId="1A549FA5"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bl>
    <w:p w14:paraId="4F636BC3" w14:textId="77777777" w:rsidR="004C1D1F" w:rsidRDefault="004C1D1F" w:rsidP="004C1D1F">
      <w:pPr>
        <w:rPr>
          <w:b/>
        </w:rPr>
      </w:pPr>
    </w:p>
    <w:p w14:paraId="342A01DD" w14:textId="77777777" w:rsidR="008021A9" w:rsidRPr="00DB47A9" w:rsidRDefault="008021A9" w:rsidP="008021A9">
      <w:pPr>
        <w:rPr>
          <w:rFonts w:ascii="Arial" w:hAnsi="Arial" w:cs="Arial"/>
          <w:b/>
        </w:rPr>
      </w:pPr>
      <w:proofErr w:type="spellStart"/>
      <w:r>
        <w:rPr>
          <w:rFonts w:ascii="Arial" w:hAnsi="Arial" w:cs="Arial"/>
          <w:b/>
          <w:sz w:val="22"/>
          <w:szCs w:val="22"/>
        </w:rPr>
        <w:t>PatientIdType</w:t>
      </w:r>
      <w:proofErr w:type="spellEnd"/>
    </w:p>
    <w:p w14:paraId="4A9655F3" w14:textId="77777777" w:rsidR="008021A9" w:rsidRDefault="008021A9" w:rsidP="008021A9"/>
    <w:tbl>
      <w:tblPr>
        <w:tblStyle w:val="Tabellrutnt"/>
        <w:tblW w:w="9100" w:type="dxa"/>
        <w:tblLayout w:type="fixed"/>
        <w:tblLook w:val="04A0" w:firstRow="1" w:lastRow="0" w:firstColumn="1" w:lastColumn="0" w:noHBand="0" w:noVBand="1"/>
      </w:tblPr>
      <w:tblGrid>
        <w:gridCol w:w="2943"/>
        <w:gridCol w:w="1384"/>
        <w:gridCol w:w="3589"/>
        <w:gridCol w:w="1184"/>
      </w:tblGrid>
      <w:tr w:rsidR="008021A9" w14:paraId="69312399" w14:textId="77777777" w:rsidTr="008021A9">
        <w:trPr>
          <w:trHeight w:val="384"/>
        </w:trPr>
        <w:tc>
          <w:tcPr>
            <w:tcW w:w="2943" w:type="dxa"/>
            <w:shd w:val="clear" w:color="auto" w:fill="D9D9D9" w:themeFill="background1" w:themeFillShade="D9"/>
            <w:vAlign w:val="bottom"/>
          </w:tcPr>
          <w:p w14:paraId="046C1CE1" w14:textId="77777777" w:rsidR="008021A9" w:rsidRDefault="008021A9" w:rsidP="008021A9">
            <w:pPr>
              <w:rPr>
                <w:b/>
              </w:rPr>
            </w:pPr>
            <w:r>
              <w:rPr>
                <w:b/>
              </w:rPr>
              <w:t>Namn</w:t>
            </w:r>
          </w:p>
        </w:tc>
        <w:tc>
          <w:tcPr>
            <w:tcW w:w="1384" w:type="dxa"/>
            <w:shd w:val="clear" w:color="auto" w:fill="D9D9D9" w:themeFill="background1" w:themeFillShade="D9"/>
            <w:vAlign w:val="bottom"/>
          </w:tcPr>
          <w:p w14:paraId="429C8FCC"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0B455776"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7E38EEE1" w14:textId="77777777" w:rsidR="008021A9" w:rsidRDefault="008021A9" w:rsidP="008021A9">
            <w:pPr>
              <w:rPr>
                <w:b/>
              </w:rPr>
            </w:pPr>
            <w:r>
              <w:rPr>
                <w:b/>
              </w:rPr>
              <w:t>Kardinalitet</w:t>
            </w:r>
          </w:p>
        </w:tc>
      </w:tr>
      <w:tr w:rsidR="008021A9" w14:paraId="4060025F" w14:textId="77777777" w:rsidTr="008021A9">
        <w:tc>
          <w:tcPr>
            <w:tcW w:w="2943" w:type="dxa"/>
          </w:tcPr>
          <w:p w14:paraId="1D2F9A26" w14:textId="0DD8289D" w:rsidR="008021A9" w:rsidRPr="00241FD5" w:rsidRDefault="00D068D5" w:rsidP="008021A9">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i</w:t>
            </w:r>
            <w:r w:rsidR="008021A9">
              <w:rPr>
                <w:rFonts w:ascii="Times New Roman" w:eastAsia="Times New Roman" w:hAnsi="Times New Roman" w:cs="Times New Roman"/>
                <w:spacing w:val="-1"/>
                <w:sz w:val="20"/>
                <w:szCs w:val="20"/>
              </w:rPr>
              <w:t>d</w:t>
            </w:r>
          </w:p>
        </w:tc>
        <w:tc>
          <w:tcPr>
            <w:tcW w:w="1384" w:type="dxa"/>
          </w:tcPr>
          <w:p w14:paraId="4639570E"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20CD9738" w14:textId="77777777" w:rsidR="008021A9" w:rsidRDefault="008021A9" w:rsidP="008021A9">
            <w:pPr>
              <w:pStyle w:val="TableParagraph"/>
              <w:spacing w:line="226" w:lineRule="exact"/>
              <w:ind w:left="102"/>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Identiten</w:t>
            </w:r>
            <w:proofErr w:type="spellEnd"/>
            <w:r>
              <w:rPr>
                <w:rFonts w:ascii="Times New Roman" w:eastAsia="Times New Roman" w:hAnsi="Times New Roman" w:cs="Times New Roman"/>
                <w:sz w:val="20"/>
                <w:szCs w:val="20"/>
              </w:rPr>
              <w:t xml:space="preserve"> enligt den </w:t>
            </w:r>
            <w:proofErr w:type="gramStart"/>
            <w:r>
              <w:rPr>
                <w:rFonts w:ascii="Times New Roman" w:eastAsia="Times New Roman" w:hAnsi="Times New Roman" w:cs="Times New Roman"/>
                <w:sz w:val="20"/>
                <w:szCs w:val="20"/>
              </w:rPr>
              <w:t>identitetstyp</w:t>
            </w:r>
            <w:proofErr w:type="gram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type</w:t>
            </w:r>
            <w:proofErr w:type="spellEnd"/>
            <w:r>
              <w:rPr>
                <w:rFonts w:ascii="Times New Roman" w:eastAsia="Times New Roman" w:hAnsi="Times New Roman" w:cs="Times New Roman"/>
                <w:sz w:val="20"/>
                <w:szCs w:val="20"/>
              </w:rPr>
              <w:t>)</w:t>
            </w:r>
          </w:p>
          <w:p w14:paraId="0A2EFEBD"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som angivits.</w:t>
            </w:r>
            <w:proofErr w:type="gramEnd"/>
            <w:r w:rsidR="006D41EF">
              <w:rPr>
                <w:rFonts w:ascii="Times New Roman" w:eastAsia="Times New Roman" w:hAnsi="Times New Roman" w:cs="Times New Roman"/>
                <w:sz w:val="20"/>
                <w:szCs w:val="20"/>
              </w:rPr>
              <w:t xml:space="preserve"> Anges med 12 tecken utan bindestreck.</w:t>
            </w:r>
          </w:p>
        </w:tc>
        <w:tc>
          <w:tcPr>
            <w:tcW w:w="1184" w:type="dxa"/>
          </w:tcPr>
          <w:p w14:paraId="47EF3F66"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8021A9" w14:paraId="3DF68105" w14:textId="77777777" w:rsidTr="008021A9">
        <w:tc>
          <w:tcPr>
            <w:tcW w:w="2943" w:type="dxa"/>
          </w:tcPr>
          <w:p w14:paraId="3E47D9F1" w14:textId="24362C7D" w:rsidR="008021A9" w:rsidRDefault="00D068D5" w:rsidP="008021A9">
            <w:pPr>
              <w:pStyle w:val="TableParagraph"/>
              <w:spacing w:line="229"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t</w:t>
            </w:r>
            <w:r w:rsidR="008021A9">
              <w:rPr>
                <w:rFonts w:ascii="Times New Roman" w:eastAsia="Times New Roman" w:hAnsi="Times New Roman" w:cs="Times New Roman"/>
                <w:spacing w:val="-1"/>
                <w:sz w:val="20"/>
                <w:szCs w:val="20"/>
              </w:rPr>
              <w:t>ype</w:t>
            </w:r>
            <w:proofErr w:type="spellEnd"/>
          </w:p>
        </w:tc>
        <w:tc>
          <w:tcPr>
            <w:tcW w:w="1384" w:type="dxa"/>
          </w:tcPr>
          <w:p w14:paraId="6580CDD0"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1964878C"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 xml:space="preserve">OID för typ av identifierare. </w:t>
            </w:r>
          </w:p>
          <w:p w14:paraId="40B0B750"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För personnummer ska Skatteverkets personnummer (1.2.752.129.2.1.3.1).</w:t>
            </w:r>
          </w:p>
          <w:p w14:paraId="56754D68"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För samordningsnummer ska Skatteverkets samordningsnummer (1.2.752.129.2.1.3.3).</w:t>
            </w:r>
          </w:p>
          <w:p w14:paraId="6D276459" w14:textId="77777777" w:rsidR="008021A9"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 xml:space="preserve">För reservnummer används lokalt </w:t>
            </w:r>
            <w:r>
              <w:rPr>
                <w:rFonts w:ascii="Times New Roman" w:eastAsia="Times New Roman" w:hAnsi="Times New Roman" w:cs="Times New Roman"/>
                <w:sz w:val="20"/>
                <w:szCs w:val="20"/>
              </w:rPr>
              <w:t>definierade reservnummer</w:t>
            </w:r>
            <w:r w:rsidRPr="00222385">
              <w:rPr>
                <w:rFonts w:ascii="Times New Roman" w:eastAsia="Times New Roman" w:hAnsi="Times New Roman" w:cs="Times New Roman"/>
                <w:sz w:val="20"/>
                <w:szCs w:val="20"/>
              </w:rPr>
              <w:t>, exempelvis SLL reservnummer (1.2.752.</w:t>
            </w:r>
            <w:proofErr w:type="gramStart"/>
            <w:r w:rsidRPr="00222385">
              <w:rPr>
                <w:rFonts w:ascii="Times New Roman" w:eastAsia="Times New Roman" w:hAnsi="Times New Roman" w:cs="Times New Roman"/>
                <w:sz w:val="20"/>
                <w:szCs w:val="20"/>
              </w:rPr>
              <w:t>97.3.1</w:t>
            </w:r>
            <w:proofErr w:type="gramEnd"/>
            <w:r w:rsidRPr="00222385">
              <w:rPr>
                <w:rFonts w:ascii="Times New Roman" w:eastAsia="Times New Roman" w:hAnsi="Times New Roman" w:cs="Times New Roman"/>
                <w:sz w:val="20"/>
                <w:szCs w:val="20"/>
              </w:rPr>
              <w:t>.3)</w:t>
            </w:r>
          </w:p>
        </w:tc>
        <w:tc>
          <w:tcPr>
            <w:tcW w:w="1184" w:type="dxa"/>
          </w:tcPr>
          <w:p w14:paraId="1B4194CF" w14:textId="77777777" w:rsidR="008021A9" w:rsidRPr="00BC5B0B" w:rsidRDefault="008021A9" w:rsidP="008021A9">
            <w:pPr>
              <w:pStyle w:val="TableParagraph"/>
              <w:spacing w:line="226" w:lineRule="exact"/>
              <w:ind w:left="102"/>
              <w:rPr>
                <w:rFonts w:ascii="Times New Roman" w:eastAsia="Times New Roman" w:hAnsi="Times New Roman" w:cs="Times New Roman"/>
                <w:sz w:val="20"/>
                <w:szCs w:val="20"/>
              </w:rPr>
            </w:pPr>
            <w:r w:rsidRPr="00241FD5">
              <w:rPr>
                <w:rFonts w:ascii="Times New Roman" w:eastAsia="Times New Roman" w:hAnsi="Times New Roman" w:cs="Times New Roman"/>
                <w:sz w:val="20"/>
                <w:szCs w:val="20"/>
              </w:rPr>
              <w:t>1</w:t>
            </w:r>
            <w:proofErr w:type="gramStart"/>
            <w:r w:rsidRPr="00241FD5">
              <w:rPr>
                <w:rFonts w:ascii="Times New Roman" w:eastAsia="Times New Roman" w:hAnsi="Times New Roman" w:cs="Times New Roman"/>
                <w:sz w:val="20"/>
                <w:szCs w:val="20"/>
              </w:rPr>
              <w:t>..</w:t>
            </w:r>
            <w:proofErr w:type="gramEnd"/>
            <w:r w:rsidRPr="00241FD5">
              <w:rPr>
                <w:rFonts w:ascii="Times New Roman" w:eastAsia="Times New Roman" w:hAnsi="Times New Roman" w:cs="Times New Roman"/>
                <w:sz w:val="20"/>
                <w:szCs w:val="20"/>
              </w:rPr>
              <w:t>1</w:t>
            </w:r>
          </w:p>
        </w:tc>
      </w:tr>
    </w:tbl>
    <w:p w14:paraId="34C08305" w14:textId="77777777" w:rsidR="008021A9" w:rsidRDefault="008021A9" w:rsidP="008021A9">
      <w:pPr>
        <w:rPr>
          <w:rFonts w:ascii="Arial" w:hAnsi="Arial" w:cs="Arial"/>
          <w:b/>
          <w:sz w:val="22"/>
          <w:szCs w:val="22"/>
        </w:rPr>
      </w:pPr>
    </w:p>
    <w:p w14:paraId="586F275D" w14:textId="77777777" w:rsidR="000741B7" w:rsidRDefault="000741B7" w:rsidP="008021A9">
      <w:pPr>
        <w:rPr>
          <w:rFonts w:ascii="Arial" w:hAnsi="Arial" w:cs="Arial"/>
          <w:b/>
          <w:sz w:val="22"/>
          <w:szCs w:val="22"/>
        </w:rPr>
      </w:pPr>
      <w:proofErr w:type="spellStart"/>
      <w:r>
        <w:rPr>
          <w:rFonts w:ascii="Arial" w:hAnsi="Arial" w:cs="Arial"/>
          <w:b/>
          <w:sz w:val="22"/>
          <w:szCs w:val="22"/>
        </w:rPr>
        <w:t>PQType</w:t>
      </w:r>
      <w:proofErr w:type="spellEnd"/>
    </w:p>
    <w:p w14:paraId="3B45FEBD" w14:textId="7A2364A9" w:rsidR="000741B7" w:rsidRDefault="00BB7213" w:rsidP="000741B7">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Typ som beskriver överföring av uppmätta värden (”</w:t>
      </w:r>
      <w:proofErr w:type="spellStart"/>
      <w:r>
        <w:rPr>
          <w:rFonts w:ascii="Times New Roman" w:eastAsia="Times New Roman" w:hAnsi="Times New Roman" w:cs="Times New Roman"/>
          <w:sz w:val="20"/>
          <w:szCs w:val="20"/>
        </w:rPr>
        <w:t>Physical</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Quantity</w:t>
      </w:r>
      <w:proofErr w:type="spellEnd"/>
      <w:r>
        <w:rPr>
          <w:rFonts w:ascii="Times New Roman" w:eastAsia="Times New Roman" w:hAnsi="Times New Roman" w:cs="Times New Roman"/>
          <w:sz w:val="20"/>
          <w:szCs w:val="20"/>
        </w:rPr>
        <w:t xml:space="preserve">”). </w:t>
      </w:r>
    </w:p>
    <w:p w14:paraId="3AD98EA5" w14:textId="2C5F2A48" w:rsidR="00BB7213" w:rsidRDefault="00BB7213" w:rsidP="000741B7">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Tillåtna värden för ”</w:t>
      </w:r>
      <w:proofErr w:type="spellStart"/>
      <w:r>
        <w:rPr>
          <w:rFonts w:ascii="Times New Roman" w:eastAsia="Times New Roman" w:hAnsi="Times New Roman" w:cs="Times New Roman"/>
          <w:sz w:val="20"/>
          <w:szCs w:val="20"/>
        </w:rPr>
        <w:t>unit</w:t>
      </w:r>
      <w:proofErr w:type="spellEnd"/>
      <w:r>
        <w:rPr>
          <w:rFonts w:ascii="Times New Roman" w:eastAsia="Times New Roman" w:hAnsi="Times New Roman" w:cs="Times New Roman"/>
          <w:sz w:val="20"/>
          <w:szCs w:val="20"/>
        </w:rPr>
        <w:t xml:space="preserve">” bestäms av </w:t>
      </w:r>
      <w:hyperlink r:id="rId17" w:anchor="section-Derived-Unit-Atoms" w:history="1">
        <w:r w:rsidR="007451A5" w:rsidRPr="00734A99">
          <w:rPr>
            <w:rStyle w:val="Hyperlnk"/>
            <w:rFonts w:ascii="Times New Roman" w:eastAsia="Times New Roman" w:hAnsi="Times New Roman" w:cs="Times New Roman"/>
            <w:sz w:val="20"/>
            <w:szCs w:val="20"/>
          </w:rPr>
          <w:t>http://unitsofmeasure.org/ucum.html#section-Derived-Unit-Atoms</w:t>
        </w:r>
      </w:hyperlink>
      <w:r>
        <w:rPr>
          <w:rFonts w:ascii="Times New Roman" w:eastAsia="Times New Roman" w:hAnsi="Times New Roman" w:cs="Times New Roman"/>
          <w:sz w:val="20"/>
          <w:szCs w:val="20"/>
        </w:rPr>
        <w:t>.</w:t>
      </w:r>
      <w:r w:rsidR="007451A5">
        <w:rPr>
          <w:rFonts w:ascii="Times New Roman" w:eastAsia="Times New Roman" w:hAnsi="Times New Roman" w:cs="Times New Roman"/>
          <w:sz w:val="20"/>
          <w:szCs w:val="20"/>
        </w:rPr>
        <w:t xml:space="preserve"> Dimension ska preciseras av fältregel vid tillämpning</w:t>
      </w:r>
      <w:r w:rsidR="00025766">
        <w:rPr>
          <w:rFonts w:ascii="Times New Roman" w:eastAsia="Times New Roman" w:hAnsi="Times New Roman" w:cs="Times New Roman"/>
          <w:sz w:val="20"/>
          <w:szCs w:val="20"/>
        </w:rPr>
        <w:t xml:space="preserve"> (ex. ”Massa”)</w:t>
      </w:r>
      <w:r w:rsidR="007451A5">
        <w:rPr>
          <w:rFonts w:ascii="Times New Roman" w:eastAsia="Times New Roman" w:hAnsi="Times New Roman" w:cs="Times New Roman"/>
          <w:sz w:val="20"/>
          <w:szCs w:val="20"/>
        </w:rPr>
        <w:t>.</w:t>
      </w:r>
      <w:r w:rsidR="00F766C8">
        <w:rPr>
          <w:rFonts w:ascii="Times New Roman" w:eastAsia="Times New Roman" w:hAnsi="Times New Roman" w:cs="Times New Roman"/>
          <w:sz w:val="20"/>
          <w:szCs w:val="20"/>
        </w:rPr>
        <w:t xml:space="preserve"> </w:t>
      </w:r>
      <w:proofErr w:type="spellStart"/>
      <w:r w:rsidR="00F766C8">
        <w:rPr>
          <w:rFonts w:ascii="Times New Roman" w:eastAsia="Times New Roman" w:hAnsi="Times New Roman" w:cs="Times New Roman"/>
          <w:sz w:val="20"/>
          <w:szCs w:val="20"/>
        </w:rPr>
        <w:t>Jmfr</w:t>
      </w:r>
      <w:proofErr w:type="spellEnd"/>
      <w:r w:rsidR="00F766C8">
        <w:rPr>
          <w:rFonts w:ascii="Times New Roman" w:eastAsia="Times New Roman" w:hAnsi="Times New Roman" w:cs="Times New Roman"/>
          <w:sz w:val="20"/>
          <w:szCs w:val="20"/>
        </w:rPr>
        <w:t xml:space="preserve"> HL7 {</w:t>
      </w:r>
      <w:proofErr w:type="gramStart"/>
      <w:r w:rsidR="00F766C8" w:rsidRPr="00F766C8">
        <w:rPr>
          <w:rFonts w:ascii="Times New Roman" w:eastAsia="Times New Roman" w:hAnsi="Times New Roman" w:cs="Times New Roman"/>
          <w:sz w:val="20"/>
          <w:szCs w:val="20"/>
        </w:rPr>
        <w:t>urn:hl</w:t>
      </w:r>
      <w:proofErr w:type="gramEnd"/>
      <w:r w:rsidR="00F766C8" w:rsidRPr="00F766C8">
        <w:rPr>
          <w:rFonts w:ascii="Times New Roman" w:eastAsia="Times New Roman" w:hAnsi="Times New Roman" w:cs="Times New Roman"/>
          <w:sz w:val="20"/>
          <w:szCs w:val="20"/>
        </w:rPr>
        <w:t>7-org:v3</w:t>
      </w:r>
      <w:r w:rsidR="00F766C8">
        <w:rPr>
          <w:rFonts w:ascii="Times New Roman" w:eastAsia="Times New Roman" w:hAnsi="Times New Roman" w:cs="Times New Roman"/>
          <w:sz w:val="20"/>
          <w:szCs w:val="20"/>
        </w:rPr>
        <w:t>}PQ.</w:t>
      </w:r>
    </w:p>
    <w:p w14:paraId="074A7E57" w14:textId="77777777" w:rsidR="00B5668B" w:rsidRDefault="00B5668B" w:rsidP="000741B7">
      <w:pPr>
        <w:pStyle w:val="TableParagraph"/>
        <w:spacing w:line="226"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943"/>
        <w:gridCol w:w="1384"/>
        <w:gridCol w:w="3589"/>
        <w:gridCol w:w="1184"/>
      </w:tblGrid>
      <w:tr w:rsidR="00B5668B" w14:paraId="4B7B57B7" w14:textId="77777777" w:rsidTr="0099356C">
        <w:trPr>
          <w:trHeight w:val="384"/>
        </w:trPr>
        <w:tc>
          <w:tcPr>
            <w:tcW w:w="2943" w:type="dxa"/>
            <w:shd w:val="clear" w:color="auto" w:fill="D9D9D9" w:themeFill="background1" w:themeFillShade="D9"/>
            <w:vAlign w:val="bottom"/>
          </w:tcPr>
          <w:p w14:paraId="4FDD95BD" w14:textId="77777777" w:rsidR="00B5668B" w:rsidRDefault="00B5668B" w:rsidP="0099356C">
            <w:pPr>
              <w:rPr>
                <w:b/>
              </w:rPr>
            </w:pPr>
            <w:r>
              <w:rPr>
                <w:b/>
              </w:rPr>
              <w:t>Namn</w:t>
            </w:r>
          </w:p>
        </w:tc>
        <w:tc>
          <w:tcPr>
            <w:tcW w:w="1384" w:type="dxa"/>
            <w:shd w:val="clear" w:color="auto" w:fill="D9D9D9" w:themeFill="background1" w:themeFillShade="D9"/>
            <w:vAlign w:val="bottom"/>
          </w:tcPr>
          <w:p w14:paraId="02C64E1A" w14:textId="77777777" w:rsidR="00B5668B" w:rsidRDefault="00B5668B" w:rsidP="0099356C">
            <w:pPr>
              <w:rPr>
                <w:b/>
              </w:rPr>
            </w:pPr>
            <w:proofErr w:type="spellStart"/>
            <w:r>
              <w:rPr>
                <w:b/>
              </w:rPr>
              <w:t>Datatyp</w:t>
            </w:r>
            <w:proofErr w:type="spellEnd"/>
          </w:p>
        </w:tc>
        <w:tc>
          <w:tcPr>
            <w:tcW w:w="3589" w:type="dxa"/>
            <w:shd w:val="clear" w:color="auto" w:fill="D9D9D9" w:themeFill="background1" w:themeFillShade="D9"/>
            <w:vAlign w:val="bottom"/>
          </w:tcPr>
          <w:p w14:paraId="0CAEF824" w14:textId="77777777" w:rsidR="00B5668B" w:rsidRDefault="00B5668B" w:rsidP="0099356C">
            <w:pPr>
              <w:rPr>
                <w:b/>
              </w:rPr>
            </w:pPr>
            <w:r>
              <w:rPr>
                <w:b/>
              </w:rPr>
              <w:t>Beskrivning</w:t>
            </w:r>
          </w:p>
        </w:tc>
        <w:tc>
          <w:tcPr>
            <w:tcW w:w="1184" w:type="dxa"/>
            <w:shd w:val="clear" w:color="auto" w:fill="D9D9D9" w:themeFill="background1" w:themeFillShade="D9"/>
            <w:vAlign w:val="bottom"/>
          </w:tcPr>
          <w:p w14:paraId="2F723581" w14:textId="77777777" w:rsidR="00B5668B" w:rsidRDefault="00B5668B" w:rsidP="0099356C">
            <w:pPr>
              <w:rPr>
                <w:b/>
              </w:rPr>
            </w:pPr>
            <w:r>
              <w:rPr>
                <w:b/>
              </w:rPr>
              <w:t>Kardinalitet</w:t>
            </w:r>
          </w:p>
        </w:tc>
      </w:tr>
      <w:tr w:rsidR="00B5668B" w14:paraId="7E9C673D" w14:textId="77777777" w:rsidTr="0099356C">
        <w:tc>
          <w:tcPr>
            <w:tcW w:w="2943" w:type="dxa"/>
          </w:tcPr>
          <w:p w14:paraId="55E0EB79" w14:textId="62EC4160" w:rsidR="00B5668B" w:rsidRPr="00241FD5" w:rsidRDefault="00D068D5" w:rsidP="0099356C">
            <w:pPr>
              <w:pStyle w:val="TableParagraph"/>
              <w:spacing w:line="229"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v</w:t>
            </w:r>
            <w:r w:rsidR="00B5668B">
              <w:rPr>
                <w:rFonts w:ascii="Times New Roman" w:eastAsia="Times New Roman" w:hAnsi="Times New Roman" w:cs="Times New Roman"/>
                <w:spacing w:val="-1"/>
                <w:sz w:val="20"/>
                <w:szCs w:val="20"/>
              </w:rPr>
              <w:t>alue</w:t>
            </w:r>
            <w:proofErr w:type="spellEnd"/>
          </w:p>
        </w:tc>
        <w:tc>
          <w:tcPr>
            <w:tcW w:w="1384" w:type="dxa"/>
          </w:tcPr>
          <w:p w14:paraId="30B656FA" w14:textId="480A1E12" w:rsidR="00B5668B" w:rsidRPr="00BC5B0B" w:rsidRDefault="00285AD9" w:rsidP="0099356C">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double</w:t>
            </w:r>
          </w:p>
        </w:tc>
        <w:tc>
          <w:tcPr>
            <w:tcW w:w="3589" w:type="dxa"/>
          </w:tcPr>
          <w:p w14:paraId="5E337C60" w14:textId="1766DC21" w:rsidR="00B5668B" w:rsidRPr="00222385" w:rsidRDefault="00FA40E6" w:rsidP="0099356C">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Mätetal</w:t>
            </w:r>
            <w:r w:rsidR="00B5668B">
              <w:rPr>
                <w:rFonts w:ascii="Times New Roman" w:eastAsia="Times New Roman" w:hAnsi="Times New Roman" w:cs="Times New Roman"/>
                <w:sz w:val="20"/>
                <w:szCs w:val="20"/>
              </w:rPr>
              <w:t xml:space="preserve"> mätt i enheten som anges av ”</w:t>
            </w:r>
            <w:proofErr w:type="spellStart"/>
            <w:r w:rsidR="00B5668B">
              <w:rPr>
                <w:rFonts w:ascii="Times New Roman" w:eastAsia="Times New Roman" w:hAnsi="Times New Roman" w:cs="Times New Roman"/>
                <w:sz w:val="20"/>
                <w:szCs w:val="20"/>
              </w:rPr>
              <w:t>unit</w:t>
            </w:r>
            <w:proofErr w:type="spellEnd"/>
            <w:r w:rsidR="00B5668B">
              <w:rPr>
                <w:rFonts w:ascii="Times New Roman" w:eastAsia="Times New Roman" w:hAnsi="Times New Roman" w:cs="Times New Roman"/>
                <w:sz w:val="20"/>
                <w:szCs w:val="20"/>
              </w:rPr>
              <w:t>”</w:t>
            </w:r>
          </w:p>
        </w:tc>
        <w:tc>
          <w:tcPr>
            <w:tcW w:w="1184" w:type="dxa"/>
          </w:tcPr>
          <w:p w14:paraId="78375A9E" w14:textId="77777777" w:rsidR="00B5668B" w:rsidRPr="00BC5B0B" w:rsidRDefault="00B5668B" w:rsidP="0099356C">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B5668B" w14:paraId="61AD5E9A" w14:textId="77777777" w:rsidTr="0099356C">
        <w:tc>
          <w:tcPr>
            <w:tcW w:w="2943" w:type="dxa"/>
          </w:tcPr>
          <w:p w14:paraId="51319B80" w14:textId="15E9CDB9" w:rsidR="00B5668B" w:rsidRDefault="00D068D5" w:rsidP="0099356C">
            <w:pPr>
              <w:pStyle w:val="TableParagraph"/>
              <w:spacing w:line="229"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lastRenderedPageBreak/>
              <w:t>u</w:t>
            </w:r>
            <w:r w:rsidR="00B5668B">
              <w:rPr>
                <w:rFonts w:ascii="Times New Roman" w:eastAsia="Times New Roman" w:hAnsi="Times New Roman" w:cs="Times New Roman"/>
                <w:spacing w:val="-1"/>
                <w:sz w:val="20"/>
                <w:szCs w:val="20"/>
              </w:rPr>
              <w:t>nit</w:t>
            </w:r>
            <w:proofErr w:type="spellEnd"/>
          </w:p>
        </w:tc>
        <w:tc>
          <w:tcPr>
            <w:tcW w:w="1384" w:type="dxa"/>
          </w:tcPr>
          <w:p w14:paraId="77275F94" w14:textId="77777777" w:rsidR="00B5668B" w:rsidRDefault="00B5668B" w:rsidP="0099356C">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3C8AA80D" w14:textId="7A33B824" w:rsidR="00B5668B" w:rsidRDefault="00B5668B" w:rsidP="00E73255">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Enhet enligt standard </w:t>
            </w:r>
            <w:r w:rsidR="00E73255" w:rsidRPr="00BB7213">
              <w:rPr>
                <w:rFonts w:ascii="Times New Roman" w:eastAsia="Times New Roman" w:hAnsi="Times New Roman" w:cs="Times New Roman"/>
                <w:sz w:val="20"/>
                <w:szCs w:val="20"/>
              </w:rPr>
              <w:t>http://unitsofmeasure.org/ucum.html#section-Derived-Unit-Atoms</w:t>
            </w:r>
          </w:p>
        </w:tc>
        <w:tc>
          <w:tcPr>
            <w:tcW w:w="1184" w:type="dxa"/>
          </w:tcPr>
          <w:p w14:paraId="2E5DDB28" w14:textId="77777777" w:rsidR="00B5668B" w:rsidRPr="00BC5B0B" w:rsidRDefault="00B5668B" w:rsidP="0099356C">
            <w:pPr>
              <w:pStyle w:val="TableParagraph"/>
              <w:spacing w:line="226" w:lineRule="exact"/>
              <w:ind w:left="102"/>
              <w:rPr>
                <w:rFonts w:ascii="Times New Roman" w:eastAsia="Times New Roman" w:hAnsi="Times New Roman" w:cs="Times New Roman"/>
                <w:sz w:val="20"/>
                <w:szCs w:val="20"/>
              </w:rPr>
            </w:pPr>
            <w:r w:rsidRPr="00241FD5">
              <w:rPr>
                <w:rFonts w:ascii="Times New Roman" w:eastAsia="Times New Roman" w:hAnsi="Times New Roman" w:cs="Times New Roman"/>
                <w:sz w:val="20"/>
                <w:szCs w:val="20"/>
              </w:rPr>
              <w:t>1</w:t>
            </w:r>
            <w:proofErr w:type="gramStart"/>
            <w:r w:rsidRPr="00241FD5">
              <w:rPr>
                <w:rFonts w:ascii="Times New Roman" w:eastAsia="Times New Roman" w:hAnsi="Times New Roman" w:cs="Times New Roman"/>
                <w:sz w:val="20"/>
                <w:szCs w:val="20"/>
              </w:rPr>
              <w:t>..</w:t>
            </w:r>
            <w:proofErr w:type="gramEnd"/>
            <w:r w:rsidRPr="00241FD5">
              <w:rPr>
                <w:rFonts w:ascii="Times New Roman" w:eastAsia="Times New Roman" w:hAnsi="Times New Roman" w:cs="Times New Roman"/>
                <w:sz w:val="20"/>
                <w:szCs w:val="20"/>
              </w:rPr>
              <w:t>1</w:t>
            </w:r>
          </w:p>
        </w:tc>
      </w:tr>
    </w:tbl>
    <w:p w14:paraId="53132850" w14:textId="77777777" w:rsidR="00B5668B" w:rsidRPr="000741B7" w:rsidRDefault="00B5668B" w:rsidP="000741B7">
      <w:pPr>
        <w:pStyle w:val="TableParagraph"/>
        <w:spacing w:line="226" w:lineRule="exact"/>
        <w:ind w:left="102"/>
        <w:rPr>
          <w:rFonts w:ascii="Times New Roman" w:eastAsia="Times New Roman" w:hAnsi="Times New Roman" w:cs="Times New Roman"/>
          <w:sz w:val="20"/>
          <w:szCs w:val="20"/>
        </w:rPr>
      </w:pPr>
    </w:p>
    <w:p w14:paraId="20FE7442" w14:textId="77777777" w:rsidR="000741B7" w:rsidRDefault="000741B7" w:rsidP="008021A9">
      <w:pPr>
        <w:rPr>
          <w:rFonts w:ascii="Arial" w:hAnsi="Arial" w:cs="Arial"/>
          <w:b/>
          <w:sz w:val="22"/>
          <w:szCs w:val="22"/>
        </w:rPr>
      </w:pPr>
    </w:p>
    <w:p w14:paraId="5CBED0BB" w14:textId="77777777" w:rsidR="008021A9" w:rsidRPr="00DB47A9" w:rsidRDefault="008021A9" w:rsidP="008021A9">
      <w:pPr>
        <w:rPr>
          <w:rFonts w:ascii="Arial" w:hAnsi="Arial" w:cs="Arial"/>
          <w:b/>
        </w:rPr>
      </w:pPr>
      <w:proofErr w:type="spellStart"/>
      <w:r>
        <w:rPr>
          <w:rFonts w:ascii="Arial" w:hAnsi="Arial" w:cs="Arial"/>
          <w:b/>
          <w:sz w:val="22"/>
          <w:szCs w:val="22"/>
        </w:rPr>
        <w:t>TimeStampType</w:t>
      </w:r>
      <w:proofErr w:type="spellEnd"/>
    </w:p>
    <w:p w14:paraId="1F5A7E16" w14:textId="77777777" w:rsidR="008021A9" w:rsidRDefault="008021A9" w:rsidP="008021A9"/>
    <w:tbl>
      <w:tblPr>
        <w:tblStyle w:val="Tabellrutnt"/>
        <w:tblW w:w="6157" w:type="dxa"/>
        <w:tblLayout w:type="fixed"/>
        <w:tblLook w:val="04A0" w:firstRow="1" w:lastRow="0" w:firstColumn="1" w:lastColumn="0" w:noHBand="0" w:noVBand="1"/>
      </w:tblPr>
      <w:tblGrid>
        <w:gridCol w:w="1384"/>
        <w:gridCol w:w="3589"/>
        <w:gridCol w:w="1184"/>
      </w:tblGrid>
      <w:tr w:rsidR="008021A9" w14:paraId="79E2E8D2" w14:textId="77777777" w:rsidTr="008021A9">
        <w:trPr>
          <w:trHeight w:val="384"/>
        </w:trPr>
        <w:tc>
          <w:tcPr>
            <w:tcW w:w="1384" w:type="dxa"/>
            <w:shd w:val="clear" w:color="auto" w:fill="D9D9D9" w:themeFill="background1" w:themeFillShade="D9"/>
            <w:vAlign w:val="bottom"/>
          </w:tcPr>
          <w:p w14:paraId="6DA3D7E6"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419E7E74"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7865F131" w14:textId="77777777" w:rsidR="008021A9" w:rsidRDefault="008021A9" w:rsidP="008021A9">
            <w:pPr>
              <w:rPr>
                <w:b/>
              </w:rPr>
            </w:pPr>
            <w:r>
              <w:rPr>
                <w:b/>
              </w:rPr>
              <w:t>Kardinalitet</w:t>
            </w:r>
          </w:p>
        </w:tc>
      </w:tr>
      <w:tr w:rsidR="008021A9" w14:paraId="6C3E9DA0" w14:textId="77777777" w:rsidTr="008021A9">
        <w:tc>
          <w:tcPr>
            <w:tcW w:w="1384" w:type="dxa"/>
          </w:tcPr>
          <w:p w14:paraId="110AC298" w14:textId="3F869CB1" w:rsidR="008021A9" w:rsidRPr="00241FD5" w:rsidRDefault="00D068D5"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w:t>
            </w:r>
            <w:r w:rsidR="008021A9">
              <w:rPr>
                <w:rFonts w:ascii="Times New Roman" w:eastAsia="Times New Roman" w:hAnsi="Times New Roman" w:cs="Times New Roman"/>
                <w:spacing w:val="-1"/>
                <w:sz w:val="20"/>
                <w:szCs w:val="20"/>
              </w:rPr>
              <w:t>tring</w:t>
            </w:r>
          </w:p>
        </w:tc>
        <w:tc>
          <w:tcPr>
            <w:tcW w:w="3589" w:type="dxa"/>
          </w:tcPr>
          <w:p w14:paraId="64D7EFE6" w14:textId="0F429D86" w:rsidR="008021A9" w:rsidRPr="00241FD5" w:rsidRDefault="008021A9" w:rsidP="007D0F60">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Tid uttrycks med formatet ”</w:t>
            </w:r>
            <w:proofErr w:type="spellStart"/>
            <w:r w:rsidR="007D0F60">
              <w:rPr>
                <w:rFonts w:ascii="Times New Roman" w:eastAsia="Times New Roman" w:hAnsi="Times New Roman" w:cs="Times New Roman"/>
                <w:spacing w:val="-1"/>
                <w:sz w:val="20"/>
                <w:szCs w:val="20"/>
              </w:rPr>
              <w:t>ÅÅÅÅ</w:t>
            </w:r>
            <w:r>
              <w:rPr>
                <w:rFonts w:ascii="Times New Roman" w:eastAsia="Times New Roman" w:hAnsi="Times New Roman" w:cs="Times New Roman"/>
                <w:spacing w:val="-1"/>
                <w:sz w:val="20"/>
                <w:szCs w:val="20"/>
              </w:rPr>
              <w:t>MMDD</w:t>
            </w:r>
            <w:r w:rsidR="007D0F60">
              <w:rPr>
                <w:rFonts w:ascii="Times New Roman" w:eastAsia="Times New Roman" w:hAnsi="Times New Roman" w:cs="Times New Roman"/>
                <w:spacing w:val="-1"/>
                <w:sz w:val="20"/>
                <w:szCs w:val="20"/>
              </w:rPr>
              <w:t>tt</w:t>
            </w:r>
            <w:r>
              <w:rPr>
                <w:rFonts w:ascii="Times New Roman" w:eastAsia="Times New Roman" w:hAnsi="Times New Roman" w:cs="Times New Roman"/>
                <w:spacing w:val="-1"/>
                <w:sz w:val="20"/>
                <w:szCs w:val="20"/>
              </w:rPr>
              <w:t>mmss</w:t>
            </w:r>
            <w:proofErr w:type="spellEnd"/>
            <w:r>
              <w:rPr>
                <w:rFonts w:ascii="Times New Roman" w:eastAsia="Times New Roman" w:hAnsi="Times New Roman" w:cs="Times New Roman"/>
                <w:spacing w:val="-1"/>
                <w:sz w:val="20"/>
                <w:szCs w:val="20"/>
              </w:rPr>
              <w:t>”</w:t>
            </w:r>
          </w:p>
        </w:tc>
        <w:tc>
          <w:tcPr>
            <w:tcW w:w="1184" w:type="dxa"/>
          </w:tcPr>
          <w:p w14:paraId="4B1B2A9D"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w:t>
            </w:r>
            <w:proofErr w:type="gramStart"/>
            <w:r w:rsidRPr="00241FD5">
              <w:rPr>
                <w:rFonts w:ascii="Times New Roman" w:eastAsia="Times New Roman" w:hAnsi="Times New Roman" w:cs="Times New Roman"/>
                <w:sz w:val="20"/>
                <w:szCs w:val="20"/>
              </w:rPr>
              <w:t>..</w:t>
            </w:r>
            <w:proofErr w:type="gramEnd"/>
            <w:r w:rsidRPr="00241FD5">
              <w:rPr>
                <w:rFonts w:ascii="Times New Roman" w:eastAsia="Times New Roman" w:hAnsi="Times New Roman" w:cs="Times New Roman"/>
                <w:sz w:val="20"/>
                <w:szCs w:val="20"/>
              </w:rPr>
              <w:t>1</w:t>
            </w:r>
          </w:p>
        </w:tc>
      </w:tr>
    </w:tbl>
    <w:p w14:paraId="3932061A" w14:textId="77777777" w:rsidR="008021A9" w:rsidRDefault="008021A9" w:rsidP="00DB47A9">
      <w:pPr>
        <w:rPr>
          <w:rFonts w:ascii="Arial" w:hAnsi="Arial" w:cs="Arial"/>
          <w:b/>
          <w:sz w:val="22"/>
          <w:szCs w:val="22"/>
        </w:rPr>
      </w:pPr>
    </w:p>
    <w:p w14:paraId="4F20DA67" w14:textId="77777777" w:rsidR="00DB47A9" w:rsidRPr="00DB47A9" w:rsidRDefault="008021A9" w:rsidP="00DB47A9">
      <w:pPr>
        <w:rPr>
          <w:rFonts w:ascii="Arial" w:hAnsi="Arial" w:cs="Arial"/>
          <w:b/>
        </w:rPr>
      </w:pPr>
      <w:proofErr w:type="spellStart"/>
      <w:r>
        <w:rPr>
          <w:rFonts w:ascii="Arial" w:hAnsi="Arial" w:cs="Arial"/>
          <w:b/>
          <w:sz w:val="22"/>
          <w:szCs w:val="22"/>
        </w:rPr>
        <w:t>T</w:t>
      </w:r>
      <w:r w:rsidR="00DB47A9" w:rsidRPr="00551CB4">
        <w:rPr>
          <w:rFonts w:ascii="Arial" w:hAnsi="Arial" w:cs="Arial"/>
          <w:b/>
          <w:sz w:val="22"/>
          <w:szCs w:val="22"/>
        </w:rPr>
        <w:t>ime</w:t>
      </w:r>
      <w:r>
        <w:rPr>
          <w:rFonts w:ascii="Arial" w:hAnsi="Arial" w:cs="Arial"/>
          <w:b/>
          <w:sz w:val="22"/>
          <w:szCs w:val="22"/>
        </w:rPr>
        <w:t>Period</w:t>
      </w:r>
      <w:r w:rsidR="00DB47A9" w:rsidRPr="00551CB4">
        <w:rPr>
          <w:rFonts w:ascii="Arial" w:hAnsi="Arial" w:cs="Arial"/>
          <w:b/>
          <w:sz w:val="22"/>
          <w:szCs w:val="22"/>
        </w:rPr>
        <w:t>Type</w:t>
      </w:r>
      <w:proofErr w:type="spellEnd"/>
    </w:p>
    <w:p w14:paraId="3A677BC8" w14:textId="77777777" w:rsidR="00DB47A9" w:rsidRDefault="00DB47A9" w:rsidP="00DB47A9"/>
    <w:tbl>
      <w:tblPr>
        <w:tblStyle w:val="Tabellrutnt"/>
        <w:tblW w:w="9100" w:type="dxa"/>
        <w:tblLayout w:type="fixed"/>
        <w:tblLook w:val="04A0" w:firstRow="1" w:lastRow="0" w:firstColumn="1" w:lastColumn="0" w:noHBand="0" w:noVBand="1"/>
      </w:tblPr>
      <w:tblGrid>
        <w:gridCol w:w="2520"/>
        <w:gridCol w:w="1807"/>
        <w:gridCol w:w="3589"/>
        <w:gridCol w:w="1184"/>
      </w:tblGrid>
      <w:tr w:rsidR="00DB47A9" w14:paraId="71555D73" w14:textId="77777777" w:rsidTr="00D12DAD">
        <w:trPr>
          <w:trHeight w:val="384"/>
        </w:trPr>
        <w:tc>
          <w:tcPr>
            <w:tcW w:w="2520" w:type="dxa"/>
            <w:shd w:val="clear" w:color="auto" w:fill="D9D9D9" w:themeFill="background1" w:themeFillShade="D9"/>
            <w:vAlign w:val="bottom"/>
          </w:tcPr>
          <w:p w14:paraId="2F0483BF" w14:textId="77777777" w:rsidR="00DB47A9" w:rsidRDefault="00DB47A9" w:rsidP="00D12DAD">
            <w:pPr>
              <w:rPr>
                <w:b/>
              </w:rPr>
            </w:pPr>
            <w:r>
              <w:rPr>
                <w:b/>
              </w:rPr>
              <w:t>Namn</w:t>
            </w:r>
          </w:p>
        </w:tc>
        <w:tc>
          <w:tcPr>
            <w:tcW w:w="1807" w:type="dxa"/>
            <w:shd w:val="clear" w:color="auto" w:fill="D9D9D9" w:themeFill="background1" w:themeFillShade="D9"/>
            <w:vAlign w:val="bottom"/>
          </w:tcPr>
          <w:p w14:paraId="5B3EF2ED" w14:textId="77777777" w:rsidR="00DB47A9" w:rsidRDefault="00DB47A9" w:rsidP="00D12DAD">
            <w:pPr>
              <w:rPr>
                <w:b/>
              </w:rPr>
            </w:pPr>
            <w:proofErr w:type="spellStart"/>
            <w:r>
              <w:rPr>
                <w:b/>
              </w:rPr>
              <w:t>Datatyp</w:t>
            </w:r>
            <w:proofErr w:type="spellEnd"/>
          </w:p>
        </w:tc>
        <w:tc>
          <w:tcPr>
            <w:tcW w:w="3589" w:type="dxa"/>
            <w:shd w:val="clear" w:color="auto" w:fill="D9D9D9" w:themeFill="background1" w:themeFillShade="D9"/>
            <w:vAlign w:val="bottom"/>
          </w:tcPr>
          <w:p w14:paraId="18FA6550" w14:textId="77777777" w:rsidR="00DB47A9" w:rsidRDefault="00DB47A9" w:rsidP="00D12DAD">
            <w:pPr>
              <w:rPr>
                <w:b/>
              </w:rPr>
            </w:pPr>
            <w:r>
              <w:rPr>
                <w:b/>
              </w:rPr>
              <w:t>Beskrivning</w:t>
            </w:r>
          </w:p>
        </w:tc>
        <w:tc>
          <w:tcPr>
            <w:tcW w:w="1184" w:type="dxa"/>
            <w:shd w:val="clear" w:color="auto" w:fill="D9D9D9" w:themeFill="background1" w:themeFillShade="D9"/>
            <w:vAlign w:val="bottom"/>
          </w:tcPr>
          <w:p w14:paraId="590D612A" w14:textId="77777777" w:rsidR="00DB47A9" w:rsidRDefault="00DB47A9" w:rsidP="00D12DAD">
            <w:pPr>
              <w:rPr>
                <w:b/>
              </w:rPr>
            </w:pPr>
            <w:r>
              <w:rPr>
                <w:b/>
              </w:rPr>
              <w:t>Kardinalitet</w:t>
            </w:r>
          </w:p>
        </w:tc>
      </w:tr>
      <w:tr w:rsidR="00DB47A9" w14:paraId="68F257FD" w14:textId="77777777" w:rsidTr="00D12DAD">
        <w:tc>
          <w:tcPr>
            <w:tcW w:w="2520" w:type="dxa"/>
          </w:tcPr>
          <w:p w14:paraId="72EEF2C5" w14:textId="7534E17D" w:rsidR="00DB47A9" w:rsidRDefault="00D068D5" w:rsidP="00D12DAD">
            <w:pPr>
              <w:spacing w:line="226" w:lineRule="exact"/>
              <w:ind w:left="102"/>
              <w:rPr>
                <w:sz w:val="20"/>
                <w:szCs w:val="20"/>
              </w:rPr>
            </w:pPr>
            <w:r>
              <w:rPr>
                <w:sz w:val="20"/>
                <w:szCs w:val="20"/>
              </w:rPr>
              <w:t>s</w:t>
            </w:r>
            <w:r w:rsidR="00DB47A9">
              <w:rPr>
                <w:sz w:val="20"/>
                <w:szCs w:val="20"/>
              </w:rPr>
              <w:t>tart</w:t>
            </w:r>
          </w:p>
        </w:tc>
        <w:tc>
          <w:tcPr>
            <w:tcW w:w="1807" w:type="dxa"/>
          </w:tcPr>
          <w:p w14:paraId="53E46248" w14:textId="77777777" w:rsidR="00DB47A9" w:rsidRPr="000A0B70" w:rsidRDefault="00E843CD" w:rsidP="00D12DAD">
            <w:pPr>
              <w:spacing w:line="229" w:lineRule="exact"/>
              <w:ind w:left="102"/>
              <w:rPr>
                <w:sz w:val="20"/>
                <w:szCs w:val="20"/>
              </w:rPr>
            </w:pPr>
            <w:proofErr w:type="spellStart"/>
            <w:r>
              <w:rPr>
                <w:sz w:val="20"/>
                <w:szCs w:val="20"/>
              </w:rPr>
              <w:t>TimeStampType</w:t>
            </w:r>
            <w:proofErr w:type="spellEnd"/>
          </w:p>
        </w:tc>
        <w:tc>
          <w:tcPr>
            <w:tcW w:w="3589" w:type="dxa"/>
          </w:tcPr>
          <w:p w14:paraId="7B9B4197" w14:textId="77777777" w:rsidR="00DB47A9" w:rsidRPr="00907C9B" w:rsidRDefault="008021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w:t>
            </w:r>
            <w:r w:rsidR="00DB47A9">
              <w:rPr>
                <w:rFonts w:ascii="Times New Roman" w:eastAsia="Times New Roman" w:hAnsi="Times New Roman" w:cs="Times New Roman"/>
                <w:spacing w:val="-1"/>
                <w:sz w:val="20"/>
                <w:szCs w:val="20"/>
              </w:rPr>
              <w:t>tarttid</w:t>
            </w:r>
          </w:p>
        </w:tc>
        <w:tc>
          <w:tcPr>
            <w:tcW w:w="1184" w:type="dxa"/>
          </w:tcPr>
          <w:p w14:paraId="0E302B1B" w14:textId="77777777" w:rsidR="00DB47A9" w:rsidRPr="00907C9B" w:rsidRDefault="00DB47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DB47A9" w14:paraId="600AE672" w14:textId="77777777" w:rsidTr="00D12DAD">
        <w:tc>
          <w:tcPr>
            <w:tcW w:w="2520" w:type="dxa"/>
          </w:tcPr>
          <w:p w14:paraId="3426730E" w14:textId="1C67E144" w:rsidR="00DB47A9" w:rsidRDefault="00D068D5" w:rsidP="00D12DAD">
            <w:pPr>
              <w:spacing w:line="226" w:lineRule="exact"/>
              <w:ind w:left="102"/>
              <w:rPr>
                <w:sz w:val="20"/>
                <w:szCs w:val="20"/>
              </w:rPr>
            </w:pPr>
            <w:r>
              <w:rPr>
                <w:sz w:val="20"/>
                <w:szCs w:val="20"/>
              </w:rPr>
              <w:t>e</w:t>
            </w:r>
            <w:r w:rsidR="00DB47A9">
              <w:rPr>
                <w:sz w:val="20"/>
                <w:szCs w:val="20"/>
              </w:rPr>
              <w:t>nd</w:t>
            </w:r>
          </w:p>
        </w:tc>
        <w:tc>
          <w:tcPr>
            <w:tcW w:w="1807" w:type="dxa"/>
          </w:tcPr>
          <w:p w14:paraId="4218BA60" w14:textId="77777777" w:rsidR="00DB47A9" w:rsidRPr="000A0B70" w:rsidRDefault="00E843CD" w:rsidP="00D12DAD">
            <w:pPr>
              <w:spacing w:line="229" w:lineRule="exact"/>
              <w:ind w:left="102"/>
              <w:rPr>
                <w:sz w:val="20"/>
                <w:szCs w:val="20"/>
              </w:rPr>
            </w:pPr>
            <w:proofErr w:type="spellStart"/>
            <w:r>
              <w:rPr>
                <w:sz w:val="20"/>
                <w:szCs w:val="20"/>
              </w:rPr>
              <w:t>TimeStampType</w:t>
            </w:r>
            <w:proofErr w:type="spellEnd"/>
          </w:p>
        </w:tc>
        <w:tc>
          <w:tcPr>
            <w:tcW w:w="3589" w:type="dxa"/>
          </w:tcPr>
          <w:p w14:paraId="49B2C9FE" w14:textId="77777777" w:rsidR="00DB47A9" w:rsidRPr="00907C9B" w:rsidRDefault="008021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sluttid</w:t>
            </w:r>
          </w:p>
        </w:tc>
        <w:tc>
          <w:tcPr>
            <w:tcW w:w="1184" w:type="dxa"/>
          </w:tcPr>
          <w:p w14:paraId="6AFBFC4C" w14:textId="77777777" w:rsidR="00DB47A9" w:rsidRPr="00907C9B" w:rsidRDefault="00DB47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bl>
    <w:p w14:paraId="1D37808D" w14:textId="77777777" w:rsidR="00DB47A9" w:rsidRPr="00CA37F4" w:rsidRDefault="00DB47A9" w:rsidP="00DB47A9">
      <w:pPr>
        <w:pStyle w:val="TableParagraph"/>
        <w:spacing w:line="226" w:lineRule="exact"/>
        <w:ind w:left="102"/>
        <w:rPr>
          <w:rFonts w:ascii="Times New Roman" w:eastAsia="Times New Roman" w:hAnsi="Times New Roman" w:cs="Times New Roman"/>
          <w:spacing w:val="-1"/>
          <w:sz w:val="20"/>
          <w:szCs w:val="20"/>
        </w:rPr>
      </w:pPr>
    </w:p>
    <w:p w14:paraId="754B7298" w14:textId="77777777" w:rsidR="005B3644" w:rsidRDefault="005B3644">
      <w:pPr>
        <w:rPr>
          <w:sz w:val="26"/>
          <w:szCs w:val="26"/>
        </w:rPr>
      </w:pPr>
    </w:p>
    <w:bookmarkEnd w:id="58"/>
    <w:p w14:paraId="6A781519" w14:textId="77777777" w:rsidR="00907C9B" w:rsidRPr="00907C9B" w:rsidRDefault="00907C9B" w:rsidP="00907C9B">
      <w:pPr>
        <w:spacing w:before="4" w:line="280" w:lineRule="exact"/>
        <w:rPr>
          <w:sz w:val="28"/>
          <w:szCs w:val="28"/>
        </w:rPr>
      </w:pPr>
    </w:p>
    <w:p w14:paraId="1BCE3EDE" w14:textId="77777777" w:rsidR="00907C9B" w:rsidRPr="00907C9B" w:rsidRDefault="00907C9B" w:rsidP="00907C9B">
      <w:pPr>
        <w:rPr>
          <w:rFonts w:ascii="Arial" w:hAnsi="Arial" w:cs="Arial"/>
          <w:b/>
          <w:bCs/>
          <w:sz w:val="20"/>
          <w:szCs w:val="20"/>
        </w:rPr>
      </w:pPr>
      <w:r w:rsidRPr="00907C9B">
        <w:tab/>
      </w:r>
    </w:p>
    <w:p w14:paraId="524E9BDF" w14:textId="4AA26239" w:rsidR="00907C9B" w:rsidRPr="00907C9B" w:rsidRDefault="00907C9B" w:rsidP="00907C9B">
      <w:pPr>
        <w:pStyle w:val="Rubrik1"/>
      </w:pPr>
      <w:bookmarkStart w:id="84" w:name="_Toc240974312"/>
      <w:proofErr w:type="spellStart"/>
      <w:r w:rsidRPr="00907C9B">
        <w:t>GetReferral</w:t>
      </w:r>
      <w:r w:rsidR="0051739C">
        <w:t>Outcome</w:t>
      </w:r>
      <w:bookmarkEnd w:id="84"/>
      <w:proofErr w:type="spellEnd"/>
    </w:p>
    <w:p w14:paraId="2CBE8FF5" w14:textId="77777777" w:rsidR="00907C9B" w:rsidRPr="00907C9B" w:rsidRDefault="00907C9B" w:rsidP="00907C9B">
      <w:pPr>
        <w:spacing w:line="239" w:lineRule="auto"/>
        <w:ind w:left="867" w:right="145"/>
        <w:rPr>
          <w:spacing w:val="-1"/>
        </w:rPr>
      </w:pPr>
      <w:proofErr w:type="spellStart"/>
      <w:r w:rsidRPr="00907C9B">
        <w:rPr>
          <w:spacing w:val="-1"/>
        </w:rPr>
        <w:t>GetReferral</w:t>
      </w:r>
      <w:r w:rsidR="0051739C">
        <w:rPr>
          <w:spacing w:val="-1"/>
        </w:rPr>
        <w:t>Outcome</w:t>
      </w:r>
      <w:proofErr w:type="spellEnd"/>
      <w:r w:rsidRPr="00907C9B">
        <w:rPr>
          <w:spacing w:val="-1"/>
        </w:rPr>
        <w:t xml:space="preserve"> returnerar svar på en konsultationsremiss</w:t>
      </w:r>
      <w:r w:rsidR="00527535">
        <w:rPr>
          <w:spacing w:val="-1"/>
        </w:rPr>
        <w:t>.</w:t>
      </w:r>
      <w:r w:rsidR="00073FB0">
        <w:rPr>
          <w:spacing w:val="-1"/>
        </w:rPr>
        <w:t xml:space="preserve"> Svarsposterna är sorterade fallande i datumordning.</w:t>
      </w:r>
    </w:p>
    <w:p w14:paraId="25A56A98" w14:textId="77777777" w:rsidR="00907C9B" w:rsidRPr="00907C9B" w:rsidRDefault="00907C9B" w:rsidP="00907C9B">
      <w:pPr>
        <w:spacing w:line="239" w:lineRule="auto"/>
        <w:ind w:left="867" w:right="145"/>
        <w:rPr>
          <w:spacing w:val="-1"/>
        </w:rPr>
      </w:pPr>
    </w:p>
    <w:p w14:paraId="55F712B9" w14:textId="77777777" w:rsidR="00907C9B" w:rsidRPr="00907C9B" w:rsidRDefault="00907C9B" w:rsidP="00907C9B">
      <w:pPr>
        <w:spacing w:before="2" w:line="160" w:lineRule="exact"/>
        <w:rPr>
          <w:sz w:val="16"/>
          <w:szCs w:val="16"/>
        </w:rPr>
      </w:pPr>
    </w:p>
    <w:p w14:paraId="02962451" w14:textId="77777777" w:rsidR="00527535" w:rsidRPr="002E1905" w:rsidRDefault="00527535" w:rsidP="00F845D2">
      <w:pPr>
        <w:pStyle w:val="Rubrik2b"/>
      </w:pPr>
      <w:bookmarkStart w:id="85" w:name="_Toc240974313"/>
      <w:r w:rsidRPr="002E1905">
        <w:t>Frivillighet</w:t>
      </w:r>
      <w:bookmarkEnd w:id="85"/>
    </w:p>
    <w:p w14:paraId="54FBFA7C" w14:textId="77777777" w:rsidR="00527535" w:rsidRPr="002E1905" w:rsidRDefault="00527535" w:rsidP="00527535">
      <w:pPr>
        <w:spacing w:before="9" w:line="110" w:lineRule="exact"/>
        <w:rPr>
          <w:color w:val="000000" w:themeColor="text1"/>
          <w:sz w:val="11"/>
          <w:szCs w:val="11"/>
        </w:rPr>
      </w:pPr>
    </w:p>
    <w:p w14:paraId="61C556B1" w14:textId="77777777" w:rsidR="00527535" w:rsidRPr="002E1905" w:rsidRDefault="00527535" w:rsidP="00527535">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6A9BA781" w14:textId="77777777" w:rsidR="00527535" w:rsidRPr="00BC5B0B" w:rsidRDefault="00527535" w:rsidP="00527535">
      <w:pPr>
        <w:spacing w:before="2" w:line="160" w:lineRule="exact"/>
        <w:rPr>
          <w:color w:val="FF0000"/>
          <w:sz w:val="16"/>
          <w:szCs w:val="16"/>
        </w:rPr>
      </w:pPr>
    </w:p>
    <w:p w14:paraId="7075EC95" w14:textId="77777777" w:rsidR="00527535" w:rsidRPr="00BC5B0B" w:rsidRDefault="00527535" w:rsidP="00527535">
      <w:pPr>
        <w:spacing w:line="200" w:lineRule="exact"/>
        <w:rPr>
          <w:color w:val="FF0000"/>
          <w:sz w:val="20"/>
          <w:szCs w:val="20"/>
        </w:rPr>
      </w:pPr>
    </w:p>
    <w:p w14:paraId="7701FF78" w14:textId="77777777" w:rsidR="00527535" w:rsidRPr="00866C77" w:rsidRDefault="00527535" w:rsidP="00F845D2">
      <w:pPr>
        <w:pStyle w:val="Rubrik2b"/>
      </w:pPr>
      <w:bookmarkStart w:id="86" w:name="_Toc240974314"/>
      <w:r w:rsidRPr="00866C77">
        <w:t>Version</w:t>
      </w:r>
      <w:bookmarkEnd w:id="86"/>
    </w:p>
    <w:p w14:paraId="22B29BCD" w14:textId="77777777" w:rsidR="00527535" w:rsidRPr="00866C77" w:rsidRDefault="00527535" w:rsidP="00527535">
      <w:pPr>
        <w:spacing w:before="9" w:line="110" w:lineRule="exact"/>
        <w:rPr>
          <w:color w:val="000000" w:themeColor="text1"/>
          <w:sz w:val="11"/>
          <w:szCs w:val="11"/>
        </w:rPr>
      </w:pPr>
    </w:p>
    <w:p w14:paraId="390FCF08" w14:textId="77777777" w:rsidR="00527535" w:rsidRPr="00866C77" w:rsidRDefault="00527535" w:rsidP="00527535">
      <w:pPr>
        <w:pStyle w:val="Brdtext"/>
        <w:ind w:right="689"/>
        <w:rPr>
          <w:color w:val="000000" w:themeColor="text1"/>
        </w:rPr>
      </w:pPr>
      <w:r w:rsidRPr="00866C77">
        <w:rPr>
          <w:color w:val="000000" w:themeColor="text1"/>
        </w:rPr>
        <w:t>2.0</w:t>
      </w:r>
    </w:p>
    <w:p w14:paraId="2E862B4B" w14:textId="77777777" w:rsidR="00527535" w:rsidRPr="00BC5B0B" w:rsidRDefault="00527535" w:rsidP="00527535">
      <w:pPr>
        <w:spacing w:before="10" w:line="150" w:lineRule="exact"/>
        <w:rPr>
          <w:color w:val="FF0000"/>
          <w:sz w:val="15"/>
          <w:szCs w:val="15"/>
        </w:rPr>
      </w:pPr>
    </w:p>
    <w:p w14:paraId="6C37975D" w14:textId="77777777" w:rsidR="00527535" w:rsidRPr="00BC5B0B" w:rsidRDefault="00527535" w:rsidP="00527535">
      <w:pPr>
        <w:spacing w:line="200" w:lineRule="exact"/>
        <w:rPr>
          <w:color w:val="FF0000"/>
          <w:sz w:val="20"/>
          <w:szCs w:val="20"/>
        </w:rPr>
      </w:pPr>
    </w:p>
    <w:p w14:paraId="2BB6B0B0" w14:textId="77777777" w:rsidR="00527535" w:rsidRPr="001C06B7" w:rsidRDefault="00527535" w:rsidP="00F845D2">
      <w:pPr>
        <w:pStyle w:val="Rubrik2b"/>
      </w:pPr>
      <w:bookmarkStart w:id="87" w:name="_Toc240974315"/>
      <w:r w:rsidRPr="001C06B7">
        <w:t>SLA-krav</w:t>
      </w:r>
      <w:bookmarkEnd w:id="87"/>
    </w:p>
    <w:p w14:paraId="1AA52AFA" w14:textId="77777777" w:rsidR="00527535" w:rsidRPr="001C06B7" w:rsidRDefault="00527535" w:rsidP="00527535">
      <w:pPr>
        <w:spacing w:before="9" w:line="110" w:lineRule="exact"/>
        <w:rPr>
          <w:color w:val="000000" w:themeColor="text1"/>
          <w:sz w:val="11"/>
          <w:szCs w:val="11"/>
        </w:rPr>
      </w:pPr>
    </w:p>
    <w:p w14:paraId="4D6E86E5" w14:textId="77777777" w:rsidR="00527535" w:rsidRPr="002A2A8D" w:rsidRDefault="00527535" w:rsidP="00527535">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439E35F" w14:textId="77777777" w:rsidR="00527535" w:rsidRPr="00527535" w:rsidRDefault="00527535" w:rsidP="00527535">
      <w:pPr>
        <w:pStyle w:val="Brdtext"/>
        <w:ind w:right="150"/>
        <w:rPr>
          <w:spacing w:val="-1"/>
        </w:rPr>
      </w:pPr>
    </w:p>
    <w:p w14:paraId="5BD487BB" w14:textId="77777777" w:rsidR="00527535" w:rsidRPr="00527535" w:rsidRDefault="00527535" w:rsidP="00527535"/>
    <w:p w14:paraId="0367F112" w14:textId="77777777" w:rsidR="00907C9B" w:rsidRPr="00907C9B" w:rsidRDefault="00527535" w:rsidP="00F845D2">
      <w:pPr>
        <w:pStyle w:val="Rubrik2b"/>
        <w:rPr>
          <w:color w:val="FF0000"/>
        </w:rPr>
      </w:pPr>
      <w:bookmarkStart w:id="88" w:name="_Toc240974316"/>
      <w:r w:rsidRPr="00527535">
        <w:t>Fältregler</w:t>
      </w:r>
      <w:bookmarkEnd w:id="88"/>
      <w:r w:rsidRPr="00527535">
        <w:br/>
      </w:r>
      <w:r w:rsidR="00907C9B" w:rsidRPr="00907C9B">
        <w:rPr>
          <w:color w:val="FF0000"/>
        </w:rPr>
        <w:tab/>
      </w:r>
      <w:r w:rsidR="00907C9B" w:rsidRPr="00907C9B">
        <w:rPr>
          <w:color w:val="FF0000"/>
        </w:rPr>
        <w:tab/>
      </w:r>
      <w:r w:rsidR="00907C9B" w:rsidRPr="00907C9B">
        <w:rPr>
          <w:color w:val="FF0000"/>
        </w:rPr>
        <w:tab/>
      </w:r>
      <w:r w:rsidR="00907C9B"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3D6271" w:rsidRPr="00907C9B" w14:paraId="1369C26E" w14:textId="77777777" w:rsidTr="009962CE">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97F4BD" w14:textId="77777777" w:rsidR="00907C9B" w:rsidRPr="00907C9B" w:rsidRDefault="00907C9B" w:rsidP="00907C9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194CF26" w14:textId="77777777" w:rsidR="00907C9B" w:rsidRPr="00907C9B" w:rsidRDefault="00907C9B" w:rsidP="00907C9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DBD27F" w14:textId="77777777" w:rsidR="00907C9B" w:rsidRPr="00907C9B" w:rsidRDefault="00907C9B" w:rsidP="00907C9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74F58" w14:textId="77777777" w:rsidR="00907C9B" w:rsidRPr="00907C9B" w:rsidRDefault="00907C9B" w:rsidP="00907C9B">
            <w:pPr>
              <w:spacing w:line="226" w:lineRule="exact"/>
              <w:ind w:left="101"/>
              <w:rPr>
                <w:b/>
                <w:sz w:val="20"/>
                <w:szCs w:val="20"/>
              </w:rPr>
            </w:pPr>
            <w:proofErr w:type="spellStart"/>
            <w:r w:rsidRPr="00907C9B">
              <w:rPr>
                <w:b/>
                <w:sz w:val="20"/>
                <w:szCs w:val="20"/>
              </w:rPr>
              <w:t>Ka</w:t>
            </w:r>
            <w:r w:rsidRPr="00907C9B">
              <w:rPr>
                <w:b/>
                <w:spacing w:val="-1"/>
                <w:sz w:val="20"/>
                <w:szCs w:val="20"/>
              </w:rPr>
              <w:t>r</w:t>
            </w:r>
            <w:r w:rsidRPr="00907C9B">
              <w:rPr>
                <w:b/>
                <w:sz w:val="20"/>
                <w:szCs w:val="20"/>
              </w:rPr>
              <w:t>di</w:t>
            </w:r>
            <w:proofErr w:type="spellEnd"/>
            <w:r w:rsidRPr="00907C9B">
              <w:rPr>
                <w:b/>
                <w:sz w:val="20"/>
                <w:szCs w:val="20"/>
              </w:rPr>
              <w:t>-</w:t>
            </w:r>
          </w:p>
          <w:p w14:paraId="6F1BAA86" w14:textId="77777777" w:rsidR="00907C9B" w:rsidRPr="00907C9B" w:rsidRDefault="00907C9B" w:rsidP="00907C9B">
            <w:pPr>
              <w:ind w:left="102"/>
              <w:rPr>
                <w:sz w:val="20"/>
                <w:szCs w:val="20"/>
              </w:rPr>
            </w:pPr>
            <w:proofErr w:type="spellStart"/>
            <w:r w:rsidRPr="00907C9B">
              <w:rPr>
                <w:b/>
                <w:sz w:val="20"/>
                <w:szCs w:val="20"/>
              </w:rPr>
              <w:t>n</w:t>
            </w:r>
            <w:r w:rsidRPr="00907C9B">
              <w:rPr>
                <w:b/>
                <w:spacing w:val="-1"/>
                <w:sz w:val="20"/>
                <w:szCs w:val="20"/>
              </w:rPr>
              <w:t>alitet</w:t>
            </w:r>
            <w:proofErr w:type="spellEnd"/>
          </w:p>
        </w:tc>
      </w:tr>
      <w:tr w:rsidR="003D6271" w:rsidRPr="00907C9B" w14:paraId="57F63182" w14:textId="77777777" w:rsidTr="00CA770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B54B13A" w14:textId="77777777" w:rsidR="00907C9B" w:rsidRPr="00907C9B" w:rsidRDefault="00907C9B" w:rsidP="00907C9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B1FF1E8" w14:textId="77777777" w:rsidR="00907C9B" w:rsidRPr="00907C9B" w:rsidRDefault="00907C9B" w:rsidP="00907C9B"/>
        </w:tc>
        <w:tc>
          <w:tcPr>
            <w:tcW w:w="3969" w:type="dxa"/>
            <w:tcBorders>
              <w:top w:val="single" w:sz="5" w:space="0" w:color="000000"/>
              <w:left w:val="single" w:sz="5" w:space="0" w:color="000000"/>
              <w:bottom w:val="single" w:sz="5" w:space="0" w:color="000000"/>
              <w:right w:val="single" w:sz="5" w:space="0" w:color="000000"/>
            </w:tcBorders>
          </w:tcPr>
          <w:p w14:paraId="73904A70" w14:textId="77777777" w:rsidR="00907C9B" w:rsidRPr="00907C9B" w:rsidRDefault="00907C9B" w:rsidP="00907C9B"/>
        </w:tc>
        <w:tc>
          <w:tcPr>
            <w:tcW w:w="851" w:type="dxa"/>
            <w:tcBorders>
              <w:top w:val="single" w:sz="5" w:space="0" w:color="000000"/>
              <w:left w:val="single" w:sz="5" w:space="0" w:color="000000"/>
              <w:bottom w:val="single" w:sz="5" w:space="0" w:color="000000"/>
              <w:right w:val="single" w:sz="5" w:space="0" w:color="000000"/>
            </w:tcBorders>
          </w:tcPr>
          <w:p w14:paraId="01849FE1" w14:textId="77777777" w:rsidR="00907C9B" w:rsidRPr="00907C9B" w:rsidRDefault="00907C9B" w:rsidP="00907C9B"/>
        </w:tc>
      </w:tr>
      <w:tr w:rsidR="008E1B34" w:rsidRPr="00907C9B" w14:paraId="3CAEF9DF" w14:textId="77777777" w:rsidTr="00CA7700">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1AD63FF7" w14:textId="77777777" w:rsidR="008E1B34" w:rsidRPr="00907C9B" w:rsidRDefault="008E1B34" w:rsidP="00907C9B">
            <w:pPr>
              <w:spacing w:line="227" w:lineRule="exact"/>
              <w:ind w:left="102"/>
              <w:rPr>
                <w:sz w:val="20"/>
                <w:szCs w:val="20"/>
              </w:rPr>
            </w:pPr>
            <w:proofErr w:type="spellStart"/>
            <w:r>
              <w:rPr>
                <w:sz w:val="20"/>
                <w:szCs w:val="20"/>
              </w:rPr>
              <w:t>careUnitHSAid</w:t>
            </w:r>
            <w:proofErr w:type="spellEnd"/>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2860AFB6" w14:textId="07CA4F96" w:rsidR="008E1B34" w:rsidRPr="00907C9B" w:rsidRDefault="008B29AE" w:rsidP="00907C9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041AFD0" w14:textId="77777777" w:rsidR="008E1B34" w:rsidRPr="00907C9B" w:rsidRDefault="008E1B34" w:rsidP="005F77B3">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proofErr w:type="spellStart"/>
            <w:r>
              <w:rPr>
                <w:spacing w:val="-1"/>
                <w:sz w:val="20"/>
                <w:szCs w:val="20"/>
              </w:rPr>
              <w:t>careUnitHSAid</w:t>
            </w:r>
            <w:proofErr w:type="spellEnd"/>
            <w:r w:rsidRPr="00907C9B">
              <w:rPr>
                <w:spacing w:val="-1"/>
                <w:sz w:val="20"/>
                <w:szCs w:val="20"/>
              </w:rPr>
              <w:t xml:space="preserve"> i </w:t>
            </w:r>
            <w:proofErr w:type="spellStart"/>
            <w:r w:rsidRPr="00907C9B">
              <w:rPr>
                <w:spacing w:val="-1"/>
                <w:sz w:val="20"/>
                <w:szCs w:val="20"/>
              </w:rPr>
              <w:t>authorType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302781C" w14:textId="77777777" w:rsidR="008E1B34" w:rsidRPr="00907C9B" w:rsidRDefault="008E1B34"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60C690D4" w14:textId="77777777" w:rsidR="008E1B34" w:rsidRPr="00907C9B" w:rsidRDefault="008E1B34" w:rsidP="00907C9B">
            <w:pPr>
              <w:ind w:left="102"/>
              <w:rPr>
                <w:sz w:val="20"/>
                <w:szCs w:val="20"/>
              </w:rPr>
            </w:pPr>
          </w:p>
        </w:tc>
      </w:tr>
      <w:tr w:rsidR="008E1B34" w:rsidRPr="00907C9B" w14:paraId="094D34DF" w14:textId="77777777" w:rsidTr="001C358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FB4A639" w14:textId="77777777" w:rsidR="008E1B34" w:rsidRPr="00907C9B" w:rsidRDefault="008E1B34" w:rsidP="00907C9B">
            <w:pPr>
              <w:spacing w:line="226" w:lineRule="exact"/>
              <w:ind w:left="102"/>
              <w:rPr>
                <w:spacing w:val="-1"/>
                <w:sz w:val="20"/>
                <w:szCs w:val="20"/>
              </w:rPr>
            </w:pPr>
            <w:proofErr w:type="spellStart"/>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05993BF" w14:textId="77777777" w:rsidR="008E1B34" w:rsidRPr="00907C9B" w:rsidRDefault="008E1B34" w:rsidP="002E3143">
            <w:pPr>
              <w:spacing w:line="226" w:lineRule="exact"/>
              <w:ind w:left="102"/>
              <w:rPr>
                <w:spacing w:val="-1"/>
                <w:sz w:val="20"/>
                <w:szCs w:val="20"/>
              </w:rPr>
            </w:pPr>
            <w:proofErr w:type="spellStart"/>
            <w:r>
              <w:rPr>
                <w:spacing w:val="-1"/>
                <w:sz w:val="20"/>
                <w:szCs w:val="20"/>
              </w:rPr>
              <w:t>PatientIdType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7860BAF" w14:textId="77777777" w:rsidR="008E1B34" w:rsidRPr="00CA0259" w:rsidRDefault="008E1B34" w:rsidP="00CA025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spellStart"/>
            <w:proofErr w:type="gramStart"/>
            <w:r w:rsidRPr="0041336D">
              <w:rPr>
                <w:spacing w:val="-1"/>
                <w:sz w:val="20"/>
                <w:szCs w:val="20"/>
              </w:rPr>
              <w:t>value</w:t>
            </w:r>
            <w:proofErr w:type="spellEnd"/>
            <w:r w:rsidRPr="0041336D">
              <w:rPr>
                <w:spacing w:val="-1"/>
                <w:sz w:val="20"/>
                <w:szCs w:val="20"/>
              </w:rPr>
              <w:t xml:space="preserve"> sätts till patientens identifierare.</w:t>
            </w:r>
            <w:proofErr w:type="gramEnd"/>
            <w:r>
              <w:rPr>
                <w:spacing w:val="-1"/>
                <w:sz w:val="20"/>
                <w:szCs w:val="20"/>
              </w:rPr>
              <w:t xml:space="preserve"> Anges med 12 tecken utan avskiljare.</w:t>
            </w:r>
            <w:r w:rsidRPr="0041336D">
              <w:rPr>
                <w:spacing w:val="-1"/>
                <w:sz w:val="20"/>
                <w:szCs w:val="20"/>
              </w:rPr>
              <w:br/>
            </w:r>
            <w:proofErr w:type="spellStart"/>
            <w:r w:rsidRPr="0041336D">
              <w:rPr>
                <w:spacing w:val="-1"/>
                <w:sz w:val="20"/>
                <w:szCs w:val="20"/>
              </w:rPr>
              <w:t>Type</w:t>
            </w:r>
            <w:proofErr w:type="spellEnd"/>
            <w:r w:rsidRPr="0041336D">
              <w:rPr>
                <w:spacing w:val="-1"/>
                <w:sz w:val="20"/>
                <w:szCs w:val="20"/>
              </w:rPr>
              <w:t xml:space="preserv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2C7B17CF" w14:textId="77777777" w:rsidR="008E1B34" w:rsidRPr="00907C9B" w:rsidRDefault="008E1B34"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8E1B34" w:rsidRPr="00907C9B" w14:paraId="29B8DF97" w14:textId="77777777" w:rsidTr="00CA7700">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71F20C3A" w14:textId="77777777" w:rsidR="008E1B34" w:rsidRPr="00907C9B" w:rsidRDefault="008E1B34" w:rsidP="00907C9B">
            <w:pPr>
              <w:spacing w:line="226" w:lineRule="exact"/>
              <w:ind w:left="102"/>
              <w:rPr>
                <w:sz w:val="20"/>
                <w:szCs w:val="20"/>
              </w:rPr>
            </w:pPr>
            <w:proofErr w:type="spellStart"/>
            <w:r w:rsidRPr="00907C9B">
              <w:rPr>
                <w:sz w:val="20"/>
                <w:szCs w:val="20"/>
              </w:rPr>
              <w:t>timePeriod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DCBF644" w14:textId="77777777" w:rsidR="008E1B34" w:rsidRPr="00907C9B" w:rsidRDefault="008E1B34" w:rsidP="00907C9B">
            <w:pPr>
              <w:spacing w:line="226" w:lineRule="exact"/>
              <w:ind w:left="102"/>
              <w:rPr>
                <w:spacing w:val="-1"/>
                <w:sz w:val="20"/>
                <w:szCs w:val="20"/>
              </w:rPr>
            </w:pPr>
            <w:proofErr w:type="spellStart"/>
            <w:r>
              <w:rPr>
                <w:spacing w:val="-1"/>
                <w:sz w:val="20"/>
                <w:szCs w:val="20"/>
              </w:rPr>
              <w:t>DatePeriodType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4B38FCE" w14:textId="77777777" w:rsidR="008E1B34" w:rsidRPr="00907C9B" w:rsidRDefault="008E1B34" w:rsidP="00696D02">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7A0AA7A" w14:textId="77777777" w:rsidR="008E1B34" w:rsidRPr="00907C9B" w:rsidRDefault="008E1B34"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680228" w:rsidRPr="00907C9B" w14:paraId="019559AC"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4667275" w14:textId="77777777" w:rsidR="00680228" w:rsidRPr="005F1D2D" w:rsidRDefault="00680228" w:rsidP="00907C9B">
            <w:pPr>
              <w:spacing w:line="226" w:lineRule="exact"/>
              <w:ind w:left="102"/>
              <w:rPr>
                <w:sz w:val="20"/>
                <w:szCs w:val="20"/>
              </w:rPr>
            </w:pP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941BABC"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59C08" w14:textId="77777777" w:rsidR="00680228" w:rsidRPr="005F1D2D" w:rsidRDefault="00680228" w:rsidP="00020569">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15FC1A9" w14:textId="77777777" w:rsidR="00680228" w:rsidRPr="005F1D2D" w:rsidRDefault="00680228"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680228" w:rsidRPr="00907C9B" w14:paraId="58DDB5EB"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99DD6E7" w14:textId="77777777" w:rsidR="00680228" w:rsidRPr="005F1D2D" w:rsidRDefault="00680228" w:rsidP="00907C9B">
            <w:pPr>
              <w:spacing w:line="226" w:lineRule="exact"/>
              <w:ind w:left="102"/>
              <w:rPr>
                <w:sz w:val="20"/>
                <w:szCs w:val="20"/>
              </w:rPr>
            </w:pP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74A3756"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398DE6" w14:textId="77777777" w:rsidR="00680228" w:rsidRPr="005F1D2D" w:rsidRDefault="00680228" w:rsidP="00020569">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05781C" w14:textId="77777777" w:rsidR="00680228" w:rsidRPr="005F1D2D" w:rsidRDefault="00B06853" w:rsidP="00020569">
            <w:pPr>
              <w:spacing w:line="229" w:lineRule="exact"/>
              <w:ind w:left="102"/>
              <w:rPr>
                <w:sz w:val="20"/>
                <w:szCs w:val="20"/>
              </w:rPr>
            </w:pPr>
            <w:r>
              <w:rPr>
                <w:sz w:val="20"/>
                <w:szCs w:val="20"/>
              </w:rPr>
              <w:t>1</w:t>
            </w:r>
            <w:proofErr w:type="gramStart"/>
            <w:r w:rsidR="00680228">
              <w:rPr>
                <w:sz w:val="20"/>
                <w:szCs w:val="20"/>
              </w:rPr>
              <w:t>..</w:t>
            </w:r>
            <w:proofErr w:type="gramEnd"/>
            <w:r w:rsidR="001C358E">
              <w:rPr>
                <w:sz w:val="20"/>
                <w:szCs w:val="20"/>
              </w:rPr>
              <w:t>1</w:t>
            </w:r>
          </w:p>
        </w:tc>
      </w:tr>
      <w:tr w:rsidR="008E1B34" w:rsidRPr="00907C9B" w14:paraId="52F63B6E"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C98D9DA" w14:textId="77777777" w:rsidR="008E1B34" w:rsidRPr="00907C9B" w:rsidRDefault="008E1B34" w:rsidP="00907C9B">
            <w:pPr>
              <w:spacing w:line="226" w:lineRule="exact"/>
              <w:ind w:left="102"/>
              <w:rPr>
                <w:sz w:val="20"/>
                <w:szCs w:val="20"/>
              </w:rPr>
            </w:pPr>
            <w:proofErr w:type="spellStart"/>
            <w:r w:rsidRPr="005F1D2D">
              <w:rPr>
                <w:sz w:val="20"/>
                <w:szCs w:val="20"/>
              </w:rPr>
              <w:t>sourceSystem</w:t>
            </w:r>
            <w:r w:rsidR="00282580">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EEA661A" w14:textId="1AC11C8B" w:rsidR="008E1B34" w:rsidRPr="00907C9B" w:rsidRDefault="008B29AE" w:rsidP="00907C9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15BA81F" w14:textId="77777777" w:rsidR="008E1B34" w:rsidRPr="005F1D2D" w:rsidRDefault="008E1B34" w:rsidP="00020569">
            <w:pPr>
              <w:spacing w:line="226" w:lineRule="exact"/>
              <w:ind w:left="102"/>
              <w:rPr>
                <w:sz w:val="20"/>
                <w:szCs w:val="20"/>
              </w:rPr>
            </w:pPr>
            <w:r w:rsidRPr="005F1D2D">
              <w:rPr>
                <w:sz w:val="20"/>
                <w:szCs w:val="20"/>
              </w:rPr>
              <w:t xml:space="preserve">Begränsar sökningen till dokument som är skapade i angivet system. </w:t>
            </w:r>
          </w:p>
          <w:p w14:paraId="544D7B56" w14:textId="77777777" w:rsidR="008E1B34" w:rsidRPr="005F1D2D" w:rsidRDefault="008E1B34" w:rsidP="00020569">
            <w:pPr>
              <w:spacing w:line="226" w:lineRule="exact"/>
              <w:ind w:left="102"/>
              <w:rPr>
                <w:sz w:val="20"/>
                <w:szCs w:val="20"/>
              </w:rPr>
            </w:pPr>
          </w:p>
          <w:p w14:paraId="3B81766C" w14:textId="77777777" w:rsidR="008E1B34" w:rsidRPr="005F1D2D" w:rsidRDefault="008E1B34" w:rsidP="00020569">
            <w:pPr>
              <w:spacing w:line="226" w:lineRule="exact"/>
              <w:ind w:left="102"/>
              <w:rPr>
                <w:sz w:val="20"/>
                <w:szCs w:val="20"/>
              </w:rPr>
            </w:pPr>
            <w:r w:rsidRPr="005F1D2D">
              <w:rPr>
                <w:sz w:val="20"/>
                <w:szCs w:val="20"/>
              </w:rPr>
              <w:t xml:space="preserve">Värdet på detta fält måste överensstämma med värdet på </w:t>
            </w:r>
            <w:proofErr w:type="spellStart"/>
            <w:r w:rsidRPr="005F1D2D">
              <w:rPr>
                <w:sz w:val="20"/>
                <w:szCs w:val="20"/>
              </w:rPr>
              <w:t>logicalAddress</w:t>
            </w:r>
            <w:proofErr w:type="spellEnd"/>
            <w:r w:rsidRPr="005F1D2D">
              <w:rPr>
                <w:sz w:val="20"/>
                <w:szCs w:val="20"/>
              </w:rPr>
              <w:t xml:space="preserve"> i anropets tekniska </w:t>
            </w:r>
            <w:proofErr w:type="spellStart"/>
            <w:r w:rsidRPr="005F1D2D">
              <w:rPr>
                <w:sz w:val="20"/>
                <w:szCs w:val="20"/>
              </w:rPr>
              <w:t>kuvertering</w:t>
            </w:r>
            <w:proofErr w:type="spellEnd"/>
            <w:r w:rsidRPr="005F1D2D">
              <w:rPr>
                <w:sz w:val="20"/>
                <w:szCs w:val="20"/>
              </w:rPr>
              <w:t xml:space="preserve"> (ex. </w:t>
            </w:r>
            <w:proofErr w:type="spellStart"/>
            <w:r w:rsidRPr="005F1D2D">
              <w:rPr>
                <w:sz w:val="20"/>
                <w:szCs w:val="20"/>
              </w:rPr>
              <w:t>SOAP-header</w:t>
            </w:r>
            <w:proofErr w:type="spellEnd"/>
            <w:r w:rsidRPr="005F1D2D">
              <w:rPr>
                <w:sz w:val="20"/>
                <w:szCs w:val="20"/>
              </w:rPr>
              <w:t>).</w:t>
            </w:r>
          </w:p>
          <w:p w14:paraId="70A8E173" w14:textId="77777777" w:rsidR="008E1B34" w:rsidRPr="005F1D2D" w:rsidRDefault="008E1B34" w:rsidP="00020569">
            <w:pPr>
              <w:spacing w:line="226" w:lineRule="exact"/>
              <w:ind w:left="102"/>
              <w:rPr>
                <w:spacing w:val="-1"/>
                <w:sz w:val="20"/>
                <w:szCs w:val="20"/>
              </w:rPr>
            </w:pPr>
          </w:p>
          <w:p w14:paraId="19DDFF47" w14:textId="77777777" w:rsidR="008E1B34" w:rsidRPr="005F1D2D" w:rsidRDefault="008E1B34" w:rsidP="00020569">
            <w:pPr>
              <w:spacing w:line="226" w:lineRule="exact"/>
              <w:ind w:left="102"/>
              <w:rPr>
                <w:sz w:val="20"/>
                <w:szCs w:val="20"/>
              </w:rPr>
            </w:pPr>
            <w:r w:rsidRPr="005F1D2D">
              <w:rPr>
                <w:sz w:val="20"/>
                <w:szCs w:val="20"/>
              </w:rPr>
              <w:t>Det innebär i praktiken att aggregerande tjänster inte används när detta fält anges.</w:t>
            </w:r>
          </w:p>
          <w:p w14:paraId="7496FC10" w14:textId="77777777" w:rsidR="008E1B34" w:rsidRPr="005F1D2D" w:rsidRDefault="008E1B34" w:rsidP="00020569">
            <w:pPr>
              <w:spacing w:line="226" w:lineRule="exact"/>
              <w:ind w:left="102"/>
              <w:rPr>
                <w:sz w:val="20"/>
                <w:szCs w:val="20"/>
              </w:rPr>
            </w:pPr>
          </w:p>
          <w:p w14:paraId="5F50F7A2" w14:textId="77777777" w:rsidR="008E1B34" w:rsidRPr="00907C9B" w:rsidRDefault="008E1B34" w:rsidP="002E3143">
            <w:pPr>
              <w:spacing w:line="229" w:lineRule="exact"/>
              <w:ind w:left="102"/>
              <w:rPr>
                <w:sz w:val="20"/>
                <w:szCs w:val="20"/>
              </w:rPr>
            </w:pPr>
            <w:r w:rsidRPr="005F1D2D">
              <w:rPr>
                <w:sz w:val="20"/>
                <w:szCs w:val="20"/>
              </w:rPr>
              <w:t xml:space="preserve">Fältet är tvingande om </w:t>
            </w:r>
            <w:proofErr w:type="spellStart"/>
            <w:r w:rsidRPr="005F1D2D">
              <w:rPr>
                <w:sz w:val="20"/>
                <w:szCs w:val="20"/>
              </w:rPr>
              <w:t>careContactId</w:t>
            </w:r>
            <w:proofErr w:type="spellEnd"/>
            <w:r w:rsidRPr="005F1D2D">
              <w:rPr>
                <w:sz w:val="20"/>
                <w:szCs w:val="20"/>
              </w:rPr>
              <w:t xml:space="preserve"> angivits.</w:t>
            </w:r>
          </w:p>
        </w:tc>
        <w:tc>
          <w:tcPr>
            <w:tcW w:w="851" w:type="dxa"/>
            <w:tcBorders>
              <w:top w:val="single" w:sz="5" w:space="0" w:color="000000"/>
              <w:left w:val="single" w:sz="5" w:space="0" w:color="000000"/>
              <w:bottom w:val="single" w:sz="5" w:space="0" w:color="000000"/>
              <w:right w:val="single" w:sz="5" w:space="0" w:color="000000"/>
            </w:tcBorders>
          </w:tcPr>
          <w:p w14:paraId="4038EB93" w14:textId="77777777" w:rsidR="008E1B34" w:rsidRPr="005F1D2D" w:rsidRDefault="008E1B3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62B24B8E" w14:textId="77777777" w:rsidR="008E1B34" w:rsidRPr="005F1D2D" w:rsidRDefault="008E1B34" w:rsidP="00020569">
            <w:pPr>
              <w:spacing w:line="229" w:lineRule="exact"/>
              <w:ind w:left="102"/>
              <w:rPr>
                <w:sz w:val="20"/>
                <w:szCs w:val="20"/>
              </w:rPr>
            </w:pPr>
          </w:p>
          <w:p w14:paraId="6D0968AA" w14:textId="77777777" w:rsidR="008E1B34" w:rsidRPr="005F1D2D" w:rsidRDefault="008E1B34" w:rsidP="00020569">
            <w:pPr>
              <w:spacing w:line="229" w:lineRule="exact"/>
              <w:ind w:left="102"/>
              <w:rPr>
                <w:sz w:val="20"/>
                <w:szCs w:val="20"/>
              </w:rPr>
            </w:pPr>
          </w:p>
          <w:p w14:paraId="1D01390C" w14:textId="77777777" w:rsidR="008E1B34" w:rsidRPr="00907C9B" w:rsidRDefault="008E1B34" w:rsidP="00907C9B">
            <w:pPr>
              <w:spacing w:line="229" w:lineRule="exact"/>
              <w:ind w:left="102"/>
              <w:rPr>
                <w:sz w:val="20"/>
                <w:szCs w:val="20"/>
              </w:rPr>
            </w:pPr>
          </w:p>
        </w:tc>
      </w:tr>
      <w:tr w:rsidR="008E1B34" w:rsidRPr="00907C9B" w14:paraId="1CB306E4" w14:textId="77777777" w:rsidTr="00EA07BF">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4B52BC08" w14:textId="77777777" w:rsidR="008E1B34" w:rsidRPr="00907C9B" w:rsidRDefault="008E1B34" w:rsidP="00907C9B">
            <w:pPr>
              <w:spacing w:line="226" w:lineRule="exact"/>
              <w:ind w:left="102"/>
              <w:rPr>
                <w:b/>
                <w:sz w:val="20"/>
                <w:szCs w:val="20"/>
              </w:rPr>
            </w:pPr>
            <w:proofErr w:type="spellStart"/>
            <w:r w:rsidRPr="005F1D2D">
              <w:rPr>
                <w:sz w:val="20"/>
                <w:szCs w:val="20"/>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0046D47" w14:textId="77777777" w:rsidR="008E1B34" w:rsidRPr="00907C9B" w:rsidRDefault="008E1B34" w:rsidP="00180F30">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E105A1" w14:textId="77777777" w:rsidR="008E1B34" w:rsidRPr="00907C9B" w:rsidRDefault="008E1B34" w:rsidP="009E769B">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A193E1" w14:textId="77777777" w:rsidR="008E1B34" w:rsidRPr="00907C9B" w:rsidRDefault="008E1B34" w:rsidP="002F049F">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8E1B34" w:rsidRPr="00907C9B" w14:paraId="6A7CB14C"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1B1C1EBD" w14:textId="77777777" w:rsidR="008E1B34" w:rsidRDefault="008E1B34" w:rsidP="00907C9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D3FE32" w14:textId="77777777" w:rsidR="008E1B34" w:rsidRDefault="008E1B34" w:rsidP="00180F30">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CB8D37" w14:textId="77777777" w:rsidR="008E1B34" w:rsidRDefault="008E1B34" w:rsidP="002E3143">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F57B01" w14:textId="77777777" w:rsidR="008E1B34" w:rsidRDefault="008E1B34" w:rsidP="002F049F">
            <w:pPr>
              <w:spacing w:line="229" w:lineRule="exact"/>
              <w:ind w:left="102"/>
              <w:rPr>
                <w:sz w:val="20"/>
                <w:szCs w:val="20"/>
              </w:rPr>
            </w:pPr>
          </w:p>
        </w:tc>
      </w:tr>
      <w:tr w:rsidR="003D6271" w:rsidRPr="00907C9B" w14:paraId="37FBA987" w14:textId="77777777" w:rsidTr="00CA770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CAAABF1" w14:textId="77777777" w:rsidR="00D90BD2" w:rsidRDefault="00D90BD2" w:rsidP="00907C9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4A9315A4" w14:textId="77777777" w:rsidR="00D90BD2" w:rsidRPr="00B43AC4" w:rsidRDefault="00D90BD2" w:rsidP="00907C9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B20D4C" w14:textId="77777777" w:rsidR="00D90BD2" w:rsidRDefault="00D90BD2" w:rsidP="00907C9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B4D27B" w14:textId="77777777" w:rsidR="00D90BD2" w:rsidRDefault="00D90BD2" w:rsidP="00907C9B">
            <w:pPr>
              <w:rPr>
                <w:sz w:val="20"/>
                <w:szCs w:val="20"/>
              </w:rPr>
            </w:pPr>
          </w:p>
        </w:tc>
      </w:tr>
      <w:tr w:rsidR="003D6271" w:rsidRPr="00907C9B" w14:paraId="2D23BF93"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CA368A6" w14:textId="77777777" w:rsidR="00D90BD2" w:rsidRPr="00907C9B" w:rsidRDefault="00D90BD2" w:rsidP="0051739C">
            <w:pPr>
              <w:spacing w:line="226" w:lineRule="exact"/>
              <w:ind w:left="102"/>
              <w:rPr>
                <w:sz w:val="20"/>
                <w:szCs w:val="20"/>
              </w:rPr>
            </w:pPr>
            <w:proofErr w:type="spellStart"/>
            <w:r w:rsidRPr="00907C9B">
              <w:rPr>
                <w:sz w:val="20"/>
                <w:szCs w:val="20"/>
              </w:rPr>
              <w:t>referral</w:t>
            </w:r>
            <w:r>
              <w:rPr>
                <w:sz w:val="20"/>
                <w:szCs w:val="20"/>
              </w:rPr>
              <w:t>Outcome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3F28285" w14:textId="77777777" w:rsidR="00D90BD2" w:rsidRPr="00907C9B" w:rsidRDefault="00D90BD2" w:rsidP="0051739C">
            <w:pPr>
              <w:spacing w:line="226" w:lineRule="exact"/>
              <w:ind w:left="102"/>
              <w:rPr>
                <w:sz w:val="20"/>
                <w:szCs w:val="20"/>
              </w:rPr>
            </w:pPr>
            <w:proofErr w:type="spellStart"/>
            <w:r>
              <w:rPr>
                <w:sz w:val="20"/>
                <w:szCs w:val="20"/>
              </w:rPr>
              <w:t>R</w:t>
            </w:r>
            <w:r w:rsidRPr="00907C9B">
              <w:rPr>
                <w:sz w:val="20"/>
                <w:szCs w:val="20"/>
              </w:rPr>
              <w:t>eferral</w:t>
            </w:r>
            <w:r>
              <w:rPr>
                <w:sz w:val="20"/>
                <w:szCs w:val="20"/>
              </w:rPr>
              <w:t>Outcome</w:t>
            </w:r>
            <w:r w:rsidRPr="00907C9B">
              <w:rPr>
                <w:sz w:val="20"/>
                <w:szCs w:val="20"/>
              </w:rPr>
              <w:t>Type</w:t>
            </w:r>
            <w:proofErr w:type="spellEnd"/>
            <w:r w:rsidRPr="00907C9B">
              <w:rPr>
                <w:sz w:val="20"/>
                <w:szCs w:val="20"/>
              </w:rPr>
              <w:t xml:space="preserve"> </w:t>
            </w:r>
          </w:p>
        </w:tc>
        <w:tc>
          <w:tcPr>
            <w:tcW w:w="3969" w:type="dxa"/>
            <w:tcBorders>
              <w:top w:val="single" w:sz="5" w:space="0" w:color="000000"/>
              <w:left w:val="single" w:sz="5" w:space="0" w:color="000000"/>
              <w:bottom w:val="single" w:sz="5" w:space="0" w:color="000000"/>
              <w:right w:val="single" w:sz="5" w:space="0" w:color="000000"/>
            </w:tcBorders>
          </w:tcPr>
          <w:p w14:paraId="7985F677" w14:textId="77777777" w:rsidR="00CA0259" w:rsidRDefault="00CA0259" w:rsidP="00CA0259">
            <w:pPr>
              <w:spacing w:line="229" w:lineRule="exact"/>
              <w:ind w:left="102"/>
              <w:rPr>
                <w:rFonts w:ascii="Calibri" w:hAnsi="Calibri"/>
                <w:spacing w:val="-1"/>
              </w:rPr>
            </w:pPr>
            <w:r w:rsidRPr="004742A5">
              <w:rPr>
                <w:sz w:val="20"/>
                <w:szCs w:val="20"/>
              </w:rPr>
              <w:t xml:space="preserve">Returnerar en patients </w:t>
            </w:r>
            <w:proofErr w:type="spellStart"/>
            <w:r w:rsidRPr="004742A5">
              <w:rPr>
                <w:sz w:val="20"/>
                <w:szCs w:val="20"/>
              </w:rPr>
              <w:t>konsultationsremisssvar</w:t>
            </w:r>
            <w:proofErr w:type="spellEnd"/>
            <w:r w:rsidRPr="004742A5">
              <w:rPr>
                <w:sz w:val="20"/>
                <w:szCs w:val="20"/>
              </w:rPr>
              <w:t>.</w:t>
            </w:r>
          </w:p>
          <w:p w14:paraId="234D1E61" w14:textId="77777777" w:rsidR="00D90BD2" w:rsidRDefault="00D90BD2" w:rsidP="004742A5">
            <w:pPr>
              <w:rPr>
                <w:rFonts w:ascii="Arial" w:hAnsi="Arial" w:cs="Arial"/>
                <w:b/>
                <w:bCs/>
              </w:rPr>
            </w:pPr>
          </w:p>
          <w:p w14:paraId="60933F7C" w14:textId="77777777" w:rsidR="00D90BD2" w:rsidRPr="00907C9B" w:rsidRDefault="00D90BD2" w:rsidP="00CA025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BF7667F" w14:textId="77777777" w:rsidR="00D90BD2" w:rsidRPr="00907C9B" w:rsidRDefault="00D90BD2" w:rsidP="00907C9B">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3D6271" w:rsidRPr="00907C9B" w14:paraId="6FC1A1B4" w14:textId="77777777" w:rsidTr="00CA7700">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F792F09" w14:textId="77777777" w:rsidR="00D90BD2" w:rsidRPr="00907C9B" w:rsidRDefault="00D90BD2" w:rsidP="00907C9B">
            <w:pPr>
              <w:spacing w:line="229" w:lineRule="exact"/>
              <w:ind w:left="102"/>
              <w:rPr>
                <w:sz w:val="20"/>
                <w:szCs w:val="20"/>
              </w:rPr>
            </w:pPr>
            <w:r w:rsidRPr="00907C9B">
              <w:rPr>
                <w:sz w:val="20"/>
                <w:szCs w:val="20"/>
              </w:rPr>
              <w:t>.</w:t>
            </w:r>
            <w:proofErr w:type="spellStart"/>
            <w:r w:rsidR="002B66A6" w:rsidRPr="00907C9B">
              <w:rPr>
                <w:sz w:val="20"/>
                <w:szCs w:val="20"/>
              </w:rPr>
              <w:t>referral</w:t>
            </w:r>
            <w:r w:rsidR="002B66A6">
              <w:rPr>
                <w:sz w:val="20"/>
                <w:szCs w:val="20"/>
              </w:rPr>
              <w:t>Outcome</w:t>
            </w:r>
            <w:r w:rsidRPr="00907C9B">
              <w:rPr>
                <w:sz w:val="20"/>
                <w:szCs w:val="20"/>
              </w:rPr>
              <w:t>Header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70E54CB" w14:textId="77777777" w:rsidR="00D90BD2" w:rsidRPr="00907C9B" w:rsidRDefault="00D90BD2" w:rsidP="00907C9B">
            <w:pPr>
              <w:spacing w:line="229" w:lineRule="exact"/>
              <w:ind w:left="102"/>
              <w:rPr>
                <w:sz w:val="20"/>
                <w:szCs w:val="20"/>
              </w:rPr>
            </w:pPr>
            <w:proofErr w:type="spellStart"/>
            <w:r>
              <w:rPr>
                <w:sz w:val="20"/>
                <w:szCs w:val="20"/>
              </w:rPr>
              <w:t>P</w:t>
            </w:r>
            <w:r w:rsidRPr="00907C9B">
              <w:rPr>
                <w:sz w:val="20"/>
                <w:szCs w:val="20"/>
              </w:rPr>
              <w:t>atient</w:t>
            </w:r>
            <w:r w:rsidR="00E834C2">
              <w:rPr>
                <w:sz w:val="20"/>
                <w:szCs w:val="20"/>
              </w:rPr>
              <w:t>Summary</w:t>
            </w:r>
            <w:r w:rsidRPr="00907C9B">
              <w:rPr>
                <w:sz w:val="20"/>
                <w:szCs w:val="20"/>
              </w:rPr>
              <w:t>HeaderType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BD7D87E" w14:textId="77777777" w:rsidR="00D90BD2" w:rsidRPr="00907C9B" w:rsidRDefault="00D90BD2" w:rsidP="00907C9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2995795"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3D6271" w:rsidRPr="00907C9B" w14:paraId="33FB9649"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2656788" w14:textId="77777777" w:rsidR="00D90BD2" w:rsidRPr="00907C9B" w:rsidRDefault="00D90BD2" w:rsidP="00907C9B">
            <w:pPr>
              <w:spacing w:line="229" w:lineRule="exact"/>
              <w:ind w:left="102"/>
              <w:rPr>
                <w:b/>
                <w:sz w:val="20"/>
                <w:szCs w:val="20"/>
              </w:rPr>
            </w:pPr>
            <w:proofErr w:type="gramStart"/>
            <w:r w:rsidRPr="00907C9B">
              <w:rPr>
                <w:sz w:val="20"/>
                <w:szCs w:val="20"/>
              </w:rPr>
              <w:t>..</w:t>
            </w:r>
            <w:proofErr w:type="spellStart"/>
            <w:proofErr w:type="gramEnd"/>
            <w:r w:rsidRPr="00907C9B">
              <w:rPr>
                <w:sz w:val="20"/>
                <w:szCs w:val="20"/>
              </w:rPr>
              <w:t>document</w:t>
            </w:r>
            <w:r w:rsidR="007855DA">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741B109" w14:textId="77777777" w:rsidR="00D90BD2" w:rsidRPr="00907C9B" w:rsidRDefault="00E843CD"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317E02" w14:textId="77777777" w:rsidR="00041CC6" w:rsidRPr="00041CC6" w:rsidRDefault="00041CC6" w:rsidP="00041CC6">
            <w:pPr>
              <w:spacing w:line="229" w:lineRule="exact"/>
              <w:ind w:left="102"/>
              <w:rPr>
                <w:sz w:val="20"/>
                <w:szCs w:val="20"/>
              </w:rPr>
            </w:pPr>
            <w:r w:rsidRPr="00041CC6">
              <w:rPr>
                <w:sz w:val="20"/>
                <w:szCs w:val="20"/>
              </w:rPr>
              <w:t>Dokumentets identitet som är unik inom källsystemet</w:t>
            </w:r>
          </w:p>
          <w:p w14:paraId="7BBC0776" w14:textId="77777777" w:rsidR="00D90BD2" w:rsidRPr="00907C9B" w:rsidRDefault="00D90BD2" w:rsidP="00907C9B">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773A11"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080A4E27"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5C14EF4" w14:textId="77777777" w:rsidR="007E7169" w:rsidRPr="00907C9B" w:rsidRDefault="007E7169" w:rsidP="0016683B">
            <w:pPr>
              <w:spacing w:line="229" w:lineRule="exact"/>
              <w:ind w:left="102"/>
              <w:rPr>
                <w:sz w:val="20"/>
                <w:szCs w:val="20"/>
              </w:rPr>
            </w:pPr>
            <w:proofErr w:type="gramStart"/>
            <w:r>
              <w:rPr>
                <w:sz w:val="20"/>
                <w:szCs w:val="20"/>
              </w:rPr>
              <w:t>..</w:t>
            </w:r>
            <w:proofErr w:type="spellStart"/>
            <w:proofErr w:type="gramEnd"/>
            <w:r w:rsidRPr="007D6475">
              <w:rPr>
                <w:sz w:val="20"/>
                <w:szCs w:val="20"/>
              </w:rPr>
              <w:t>sourceSystem</w:t>
            </w:r>
            <w:r w:rsidR="00DF3595">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73FEB7B6" w14:textId="77777777" w:rsidR="007E7169" w:rsidRDefault="007E7169" w:rsidP="00907C9B">
            <w:pPr>
              <w:spacing w:line="229" w:lineRule="exact"/>
              <w:ind w:left="102"/>
              <w:rPr>
                <w:sz w:val="20"/>
                <w:szCs w:val="20"/>
              </w:rPr>
            </w:pPr>
            <w:proofErr w:type="spellStart"/>
            <w:r w:rsidRPr="007D6475">
              <w:rPr>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0DDAAF7D" w14:textId="77777777" w:rsidR="007E7169" w:rsidRPr="00041CC6" w:rsidRDefault="007E7169" w:rsidP="00041CC6">
            <w:pPr>
              <w:spacing w:line="229" w:lineRule="exact"/>
              <w:ind w:left="102"/>
              <w:rPr>
                <w:sz w:val="20"/>
                <w:szCs w:val="20"/>
              </w:rPr>
            </w:pPr>
            <w:proofErr w:type="spellStart"/>
            <w:r w:rsidRPr="007D6475">
              <w:rPr>
                <w:sz w:val="20"/>
                <w:szCs w:val="20"/>
              </w:rPr>
              <w:t>HSAid</w:t>
            </w:r>
            <w:proofErr w:type="spellEnd"/>
            <w:r w:rsidRPr="007D6475">
              <w:rPr>
                <w:sz w:val="20"/>
                <w:szCs w:val="20"/>
              </w:rPr>
              <w:t xml:space="preserve">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98B1751" w14:textId="77777777" w:rsidR="007E7169" w:rsidRPr="00907C9B" w:rsidRDefault="007E7169" w:rsidP="00907C9B">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7E7169" w:rsidRPr="00907C9B" w14:paraId="24C23684"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0E64EBD6"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proofErr w:type="gramEnd"/>
            <w:r w:rsidRPr="00907C9B">
              <w:rPr>
                <w:sz w:val="20"/>
                <w:szCs w:val="20"/>
              </w:rPr>
              <w:t>documentTitle</w:t>
            </w:r>
            <w:proofErr w:type="spellEnd"/>
          </w:p>
          <w:p w14:paraId="50B8370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623C98E"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F82766" w14:textId="77777777" w:rsidR="007E7169" w:rsidRPr="00041CC6" w:rsidRDefault="007E7169" w:rsidP="00041CC6">
            <w:pPr>
              <w:spacing w:line="229" w:lineRule="exact"/>
              <w:ind w:left="102"/>
              <w:rPr>
                <w:sz w:val="20"/>
                <w:szCs w:val="20"/>
              </w:rPr>
            </w:pPr>
            <w:r w:rsidRPr="00041CC6">
              <w:rPr>
                <w:sz w:val="20"/>
                <w:szCs w:val="20"/>
              </w:rPr>
              <w:t>Titel som beskriver den information som sänds i dokumentet.</w:t>
            </w:r>
          </w:p>
          <w:p w14:paraId="7C0C539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FEF9208"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066C23A1"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49B2384D" w14:textId="77777777" w:rsidR="007E7169" w:rsidRPr="00907C9B" w:rsidRDefault="007E7169" w:rsidP="0016683B">
            <w:pPr>
              <w:spacing w:line="229" w:lineRule="exact"/>
              <w:ind w:left="102"/>
              <w:rPr>
                <w:sz w:val="20"/>
                <w:szCs w:val="20"/>
              </w:rPr>
            </w:pPr>
            <w:proofErr w:type="gramStart"/>
            <w:r w:rsidRPr="00907C9B">
              <w:rPr>
                <w:sz w:val="20"/>
                <w:szCs w:val="20"/>
              </w:rPr>
              <w:t>.</w:t>
            </w:r>
            <w:r>
              <w:rPr>
                <w:sz w:val="20"/>
                <w:szCs w:val="20"/>
              </w:rPr>
              <w:t>.</w:t>
            </w:r>
            <w:proofErr w:type="spellStart"/>
            <w:proofErr w:type="gramEnd"/>
            <w:r w:rsidRPr="00907C9B">
              <w:rPr>
                <w:sz w:val="20"/>
                <w:szCs w:val="20"/>
              </w:rPr>
              <w:t>documentTime</w:t>
            </w:r>
            <w:proofErr w:type="spellEnd"/>
          </w:p>
          <w:p w14:paraId="5526AD59"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D52532" w14:textId="77777777" w:rsidR="007E7169" w:rsidRPr="00171EC2" w:rsidRDefault="007E7169" w:rsidP="0016683B">
            <w:pPr>
              <w:spacing w:line="229" w:lineRule="exact"/>
              <w:ind w:left="102"/>
              <w:rPr>
                <w:sz w:val="20"/>
                <w:szCs w:val="20"/>
              </w:rPr>
            </w:pPr>
            <w:proofErr w:type="spellStart"/>
            <w:r>
              <w:rPr>
                <w:sz w:val="20"/>
                <w:szCs w:val="20"/>
              </w:rPr>
              <w:t>TimeStampType</w:t>
            </w:r>
            <w:proofErr w:type="spellEnd"/>
          </w:p>
          <w:p w14:paraId="5700BE4A"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90EF87" w14:textId="77777777" w:rsidR="007E7169" w:rsidRPr="00907C9B" w:rsidRDefault="007E7169" w:rsidP="00041CC6">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1D41F54C"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7E9DDEAE"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7D9F81BF" w14:textId="77777777" w:rsidR="007E7169" w:rsidRPr="00907C9B" w:rsidRDefault="007E7169" w:rsidP="00907C9B">
            <w:pPr>
              <w:spacing w:line="229" w:lineRule="exact"/>
              <w:ind w:left="102"/>
              <w:rPr>
                <w:sz w:val="20"/>
                <w:szCs w:val="20"/>
              </w:rPr>
            </w:pPr>
            <w:proofErr w:type="gramStart"/>
            <w:r>
              <w:rPr>
                <w:sz w:val="20"/>
                <w:szCs w:val="20"/>
              </w:rPr>
              <w:t>..</w:t>
            </w:r>
            <w:proofErr w:type="spellStart"/>
            <w:proofErr w:type="gramEnd"/>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B41674F" w14:textId="77777777" w:rsidR="007E7169" w:rsidRPr="002E3143" w:rsidRDefault="007E7169" w:rsidP="002E3143">
            <w:pPr>
              <w:spacing w:line="226" w:lineRule="exact"/>
              <w:ind w:left="102"/>
              <w:rPr>
                <w:spacing w:val="-1"/>
                <w:sz w:val="20"/>
                <w:szCs w:val="20"/>
              </w:rPr>
            </w:pPr>
            <w:proofErr w:type="spellStart"/>
            <w:r>
              <w:rPr>
                <w:spacing w:val="-1"/>
                <w:sz w:val="20"/>
                <w:szCs w:val="20"/>
              </w:rPr>
              <w:t>PatientIdType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7252355" w14:textId="77777777" w:rsidR="007E7169" w:rsidRPr="00041CC6" w:rsidRDefault="007E7169" w:rsidP="00041CC6">
            <w:pPr>
              <w:spacing w:line="229" w:lineRule="exact"/>
              <w:ind w:left="102"/>
              <w:rPr>
                <w:sz w:val="20"/>
                <w:szCs w:val="20"/>
              </w:rPr>
            </w:pPr>
            <w:r w:rsidRPr="00041CC6">
              <w:rPr>
                <w:sz w:val="20"/>
                <w:szCs w:val="20"/>
              </w:rPr>
              <w:t>Id</w:t>
            </w:r>
            <w:r>
              <w:rPr>
                <w:sz w:val="20"/>
                <w:szCs w:val="20"/>
              </w:rPr>
              <w:t>entifierare för patient.</w:t>
            </w:r>
          </w:p>
          <w:p w14:paraId="76C9416D" w14:textId="77777777" w:rsidR="007E7169" w:rsidRPr="00A63DCF" w:rsidRDefault="007E7169" w:rsidP="0016683B">
            <w:pPr>
              <w:spacing w:line="226" w:lineRule="exact"/>
              <w:ind w:left="102"/>
              <w:rPr>
                <w:spacing w:val="-1"/>
                <w:sz w:val="20"/>
                <w:szCs w:val="20"/>
              </w:rPr>
            </w:pPr>
          </w:p>
          <w:p w14:paraId="21DFF2BA"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6F946D"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7227ED0"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974A530" w14:textId="77777777" w:rsidR="007E7169" w:rsidRPr="00907C9B" w:rsidRDefault="007E7169" w:rsidP="0016683B">
            <w:pPr>
              <w:spacing w:line="229" w:lineRule="exact"/>
              <w:ind w:left="102"/>
              <w:rPr>
                <w:sz w:val="20"/>
                <w:szCs w:val="20"/>
              </w:rPr>
            </w:pPr>
            <w:proofErr w:type="gramStart"/>
            <w:r w:rsidRPr="00907C9B">
              <w:rPr>
                <w:sz w:val="20"/>
                <w:szCs w:val="20"/>
              </w:rPr>
              <w:t>...</w:t>
            </w:r>
            <w:r>
              <w:rPr>
                <w:sz w:val="20"/>
                <w:szCs w:val="20"/>
              </w:rPr>
              <w:t>id</w:t>
            </w:r>
            <w:proofErr w:type="gramEnd"/>
          </w:p>
        </w:tc>
        <w:tc>
          <w:tcPr>
            <w:tcW w:w="1559" w:type="dxa"/>
            <w:tcBorders>
              <w:top w:val="single" w:sz="5" w:space="0" w:color="000000"/>
              <w:left w:val="single" w:sz="5" w:space="0" w:color="000000"/>
              <w:bottom w:val="single" w:sz="5" w:space="0" w:color="000000"/>
              <w:right w:val="single" w:sz="5" w:space="0" w:color="000000"/>
            </w:tcBorders>
          </w:tcPr>
          <w:p w14:paraId="5AF1CC2C"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2947F" w14:textId="77777777" w:rsidR="007E7169" w:rsidRPr="00041CC6" w:rsidRDefault="007E7169" w:rsidP="00041CC6">
            <w:pPr>
              <w:spacing w:line="226" w:lineRule="exact"/>
              <w:ind w:left="102"/>
              <w:rPr>
                <w:spacing w:val="-1"/>
                <w:sz w:val="20"/>
                <w:szCs w:val="20"/>
              </w:rPr>
            </w:pPr>
            <w:r>
              <w:rPr>
                <w:sz w:val="20"/>
                <w:szCs w:val="20"/>
              </w:rPr>
              <w:t>S</w:t>
            </w:r>
            <w:r w:rsidRPr="00041CC6">
              <w:rPr>
                <w:sz w:val="20"/>
                <w:szCs w:val="20"/>
              </w:rPr>
              <w:t>ätts till patientens identifierare.</w:t>
            </w:r>
            <w:r w:rsidR="00E505EB">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74777DD0"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498C1F5A" w14:textId="77777777" w:rsidTr="009962CE">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167BAEA" w14:textId="77777777" w:rsidR="007E7169" w:rsidRPr="00907C9B" w:rsidRDefault="007E7169" w:rsidP="002E3143">
            <w:pPr>
              <w:spacing w:line="229" w:lineRule="exact"/>
              <w:ind w:left="102"/>
              <w:rPr>
                <w:sz w:val="20"/>
                <w:szCs w:val="20"/>
              </w:rPr>
            </w:pPr>
            <w:proofErr w:type="gramStart"/>
            <w:r w:rsidRPr="00907C9B">
              <w:rPr>
                <w:sz w:val="20"/>
                <w:szCs w:val="20"/>
              </w:rPr>
              <w:lastRenderedPageBreak/>
              <w:t>...</w:t>
            </w:r>
            <w:proofErr w:type="spellStart"/>
            <w:r>
              <w:rPr>
                <w:sz w:val="20"/>
                <w:szCs w:val="20"/>
              </w:rPr>
              <w:t>type</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337A9C8B"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1D44BF4" w14:textId="77777777" w:rsidR="007E7169" w:rsidRDefault="007E7169" w:rsidP="00041CC6">
            <w:pPr>
              <w:spacing w:line="226" w:lineRule="exact"/>
              <w:ind w:left="102"/>
              <w:rPr>
                <w:sz w:val="20"/>
                <w:szCs w:val="20"/>
              </w:rPr>
            </w:pPr>
            <w:proofErr w:type="spellStart"/>
            <w:r>
              <w:rPr>
                <w:sz w:val="20"/>
                <w:szCs w:val="20"/>
              </w:rPr>
              <w:t>t</w:t>
            </w:r>
            <w:r w:rsidRPr="00041CC6">
              <w:rPr>
                <w:sz w:val="20"/>
                <w:szCs w:val="20"/>
              </w:rPr>
              <w:t>ype</w:t>
            </w:r>
            <w:proofErr w:type="spellEnd"/>
            <w:r w:rsidRPr="00041CC6">
              <w:rPr>
                <w:sz w:val="20"/>
                <w:szCs w:val="20"/>
              </w:rPr>
              <w:t xml:space="preserv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p>
          <w:p w14:paraId="48727FBF" w14:textId="77777777" w:rsidR="007E7169" w:rsidRPr="00041CC6" w:rsidRDefault="007E7169" w:rsidP="00041CC6">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B9B8D64"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305127CC" w14:textId="77777777" w:rsidTr="00D068D5">
        <w:trPr>
          <w:trHeight w:hRule="exact" w:val="1518"/>
          <w:tblHeader/>
        </w:trPr>
        <w:tc>
          <w:tcPr>
            <w:tcW w:w="2922" w:type="dxa"/>
            <w:tcBorders>
              <w:top w:val="single" w:sz="5" w:space="0" w:color="000000"/>
              <w:left w:val="single" w:sz="5" w:space="0" w:color="000000"/>
              <w:bottom w:val="single" w:sz="5" w:space="0" w:color="000000"/>
              <w:right w:val="single" w:sz="5" w:space="0" w:color="000000"/>
            </w:tcBorders>
          </w:tcPr>
          <w:p w14:paraId="1F9B9A70"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proofErr w:type="gramEnd"/>
            <w:r w:rsidRPr="00907C9B">
              <w:rPr>
                <w:sz w:val="20"/>
                <w:szCs w:val="20"/>
              </w:rPr>
              <w:t>author</w:t>
            </w:r>
            <w:proofErr w:type="spellEnd"/>
          </w:p>
          <w:p w14:paraId="2F806CE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CDE3520" w14:textId="77777777" w:rsidR="007E7169" w:rsidRPr="00907C9B" w:rsidRDefault="007E7169" w:rsidP="0016683B">
            <w:pPr>
              <w:spacing w:line="229" w:lineRule="exact"/>
              <w:ind w:left="102"/>
              <w:rPr>
                <w:sz w:val="20"/>
                <w:szCs w:val="20"/>
              </w:rPr>
            </w:pPr>
            <w:proofErr w:type="spellStart"/>
            <w:r>
              <w:rPr>
                <w:sz w:val="20"/>
                <w:szCs w:val="20"/>
              </w:rPr>
              <w:t>A</w:t>
            </w:r>
            <w:r w:rsidRPr="00907C9B">
              <w:rPr>
                <w:sz w:val="20"/>
                <w:szCs w:val="20"/>
              </w:rPr>
              <w:t>uthorType</w:t>
            </w:r>
            <w:proofErr w:type="spellEnd"/>
          </w:p>
          <w:p w14:paraId="23A905B6"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64CDEFA" w14:textId="6CA21F66" w:rsidR="007E7169" w:rsidRPr="00041CC6" w:rsidRDefault="007E7169" w:rsidP="00041CC6">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sidR="00D068D5">
              <w:rPr>
                <w:spacing w:val="-1"/>
                <w:sz w:val="20"/>
                <w:szCs w:val="20"/>
              </w:rPr>
              <w:t xml:space="preserve"> </w:t>
            </w:r>
            <w:r w:rsidR="005F619E">
              <w:rPr>
                <w:spacing w:val="-1"/>
                <w:sz w:val="20"/>
                <w:szCs w:val="20"/>
              </w:rPr>
              <w:t>Vid uppdatering av tidigare skapade dokument avses den hälso- och sjukvårdsperson som senast uppdaterade informationen</w:t>
            </w:r>
          </w:p>
          <w:p w14:paraId="6E12D7B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EA587A"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3B77F9E"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4709108"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r w:rsidRPr="00907C9B">
              <w:rPr>
                <w:sz w:val="20"/>
                <w:szCs w:val="20"/>
              </w:rPr>
              <w:t>a</w:t>
            </w:r>
            <w:r w:rsidRPr="00907C9B">
              <w:rPr>
                <w:spacing w:val="-1"/>
                <w:sz w:val="20"/>
                <w:szCs w:val="20"/>
              </w:rPr>
              <w:t>uthorTime</w:t>
            </w:r>
            <w:proofErr w:type="spellEnd"/>
            <w:proofErr w:type="gramEnd"/>
          </w:p>
          <w:p w14:paraId="5D78A42A"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3ECB4D" w14:textId="77777777" w:rsidR="007E7169" w:rsidRDefault="007E7169" w:rsidP="0016683B">
            <w:pPr>
              <w:spacing w:line="229" w:lineRule="exact"/>
              <w:ind w:left="102"/>
              <w:rPr>
                <w:rFonts w:ascii="Arial" w:hAnsi="Arial" w:cs="Arial"/>
                <w:color w:val="FF0000"/>
                <w:sz w:val="20"/>
                <w:szCs w:val="20"/>
              </w:rPr>
            </w:pPr>
            <w:proofErr w:type="spellStart"/>
            <w:r>
              <w:rPr>
                <w:sz w:val="20"/>
                <w:szCs w:val="20"/>
              </w:rPr>
              <w:t>TimeStampType</w:t>
            </w:r>
            <w:proofErr w:type="spellEnd"/>
          </w:p>
          <w:p w14:paraId="1C0A4655"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38DA02" w14:textId="77777777" w:rsidR="007E7169" w:rsidRPr="00907C9B" w:rsidRDefault="007E7169" w:rsidP="0016683B">
            <w:pPr>
              <w:spacing w:line="226" w:lineRule="exact"/>
              <w:ind w:left="102"/>
              <w:rPr>
                <w:spacing w:val="-1"/>
                <w:sz w:val="20"/>
                <w:szCs w:val="20"/>
              </w:rPr>
            </w:pPr>
            <w:r w:rsidRPr="00907C9B">
              <w:rPr>
                <w:spacing w:val="-1"/>
                <w:sz w:val="20"/>
                <w:szCs w:val="20"/>
              </w:rPr>
              <w:t>Tidpunkt då dokumentet skapades</w:t>
            </w:r>
          </w:p>
          <w:p w14:paraId="0D10623C"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553AA" w14:textId="77777777" w:rsidR="007E7169" w:rsidRPr="00907C9B" w:rsidRDefault="007E7169" w:rsidP="00907C9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40F9BB82" w14:textId="77777777" w:rsidTr="00CA7700">
        <w:trPr>
          <w:trHeight w:hRule="exact" w:val="295"/>
          <w:tblHeader/>
        </w:trPr>
        <w:tc>
          <w:tcPr>
            <w:tcW w:w="2922" w:type="dxa"/>
            <w:tcBorders>
              <w:top w:val="single" w:sz="5" w:space="0" w:color="000000"/>
              <w:left w:val="single" w:sz="5" w:space="0" w:color="000000"/>
              <w:bottom w:val="single" w:sz="5" w:space="0" w:color="000000"/>
              <w:right w:val="single" w:sz="5" w:space="0" w:color="000000"/>
            </w:tcBorders>
          </w:tcPr>
          <w:p w14:paraId="51A7A897"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r w:rsidRPr="00907C9B">
              <w:rPr>
                <w:spacing w:val="-1"/>
                <w:sz w:val="20"/>
                <w:szCs w:val="20"/>
              </w:rPr>
              <w:t>author</w:t>
            </w:r>
            <w:r>
              <w:rPr>
                <w:spacing w:val="-1"/>
                <w:sz w:val="20"/>
                <w:szCs w:val="20"/>
              </w:rPr>
              <w:t>HSAid</w:t>
            </w:r>
            <w:proofErr w:type="spellEnd"/>
            <w:proofErr w:type="gramEnd"/>
          </w:p>
          <w:p w14:paraId="27FB7AAE"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9E262C" w14:textId="6B587F3A" w:rsidR="007E7169" w:rsidRDefault="008B29AE" w:rsidP="0016683B">
            <w:pPr>
              <w:spacing w:line="229" w:lineRule="exact"/>
              <w:ind w:left="102"/>
              <w:rPr>
                <w:rFonts w:ascii="Arial" w:hAnsi="Arial" w:cs="Arial"/>
                <w:sz w:val="20"/>
                <w:szCs w:val="20"/>
              </w:rPr>
            </w:pPr>
            <w:proofErr w:type="spellStart"/>
            <w:r>
              <w:rPr>
                <w:sz w:val="20"/>
                <w:szCs w:val="20"/>
              </w:rPr>
              <w:t>HSAidType</w:t>
            </w:r>
            <w:proofErr w:type="spellEnd"/>
          </w:p>
          <w:p w14:paraId="4F2B5255"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C025388" w14:textId="77777777" w:rsidR="007E7169" w:rsidRPr="00907C9B" w:rsidRDefault="007E7169" w:rsidP="0016683B">
            <w:pPr>
              <w:spacing w:line="226" w:lineRule="exact"/>
              <w:ind w:left="102"/>
              <w:rPr>
                <w:spacing w:val="-1"/>
                <w:sz w:val="20"/>
                <w:szCs w:val="20"/>
              </w:rPr>
            </w:pPr>
            <w:r w:rsidRPr="00171EC2">
              <w:rPr>
                <w:spacing w:val="-1"/>
                <w:sz w:val="20"/>
                <w:szCs w:val="20"/>
              </w:rPr>
              <w:t>Författarens HSA-id</w:t>
            </w:r>
          </w:p>
          <w:p w14:paraId="104B5B48"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5F98896"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69D6F8F3" w14:textId="77777777" w:rsidTr="009962CE">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479B3BF9"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r w:rsidRPr="00907C9B">
              <w:rPr>
                <w:spacing w:val="-1"/>
                <w:sz w:val="20"/>
                <w:szCs w:val="20"/>
              </w:rPr>
              <w:t>authorRoleCode</w:t>
            </w:r>
            <w:proofErr w:type="spellEnd"/>
            <w:proofErr w:type="gramEnd"/>
          </w:p>
          <w:p w14:paraId="29589FD1"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F7DF08" w14:textId="77777777" w:rsidR="007E7169" w:rsidRDefault="007E7169" w:rsidP="0016683B">
            <w:pPr>
              <w:spacing w:line="229" w:lineRule="exact"/>
              <w:ind w:left="102"/>
              <w:rPr>
                <w:rFonts w:ascii="Arial" w:hAnsi="Arial" w:cs="Arial"/>
                <w:sz w:val="20"/>
                <w:szCs w:val="20"/>
              </w:rPr>
            </w:pPr>
            <w:r>
              <w:rPr>
                <w:spacing w:val="-1"/>
                <w:sz w:val="20"/>
                <w:szCs w:val="20"/>
              </w:rPr>
              <w:t>string</w:t>
            </w:r>
          </w:p>
          <w:p w14:paraId="0B340209" w14:textId="77777777" w:rsidR="007E7169" w:rsidRPr="00171EC2" w:rsidRDefault="007E7169" w:rsidP="0016683B">
            <w:pPr>
              <w:spacing w:line="226" w:lineRule="exact"/>
              <w:ind w:left="102"/>
              <w:rPr>
                <w:spacing w:val="-1"/>
                <w:sz w:val="20"/>
                <w:szCs w:val="20"/>
              </w:rPr>
            </w:pPr>
          </w:p>
          <w:p w14:paraId="653EDBB9"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803AD9" w14:textId="6CFBEF7D" w:rsidR="007E7169" w:rsidRPr="00041CC6" w:rsidRDefault="007E7169" w:rsidP="00041CC6">
            <w:pPr>
              <w:spacing w:line="226" w:lineRule="exact"/>
              <w:ind w:left="102"/>
              <w:rPr>
                <w:spacing w:val="-1"/>
                <w:sz w:val="20"/>
                <w:szCs w:val="20"/>
              </w:rPr>
            </w:pPr>
            <w:r w:rsidRPr="00041CC6">
              <w:rPr>
                <w:spacing w:val="-1"/>
                <w:sz w:val="20"/>
                <w:szCs w:val="20"/>
              </w:rPr>
              <w:t>Kod för författarens befattning. Tillåtna värden från kodverk Befattning (OID 1.2.752.129.2.2.1.</w:t>
            </w:r>
            <w:proofErr w:type="gramStart"/>
            <w:r w:rsidRPr="00041CC6">
              <w:rPr>
                <w:spacing w:val="-1"/>
                <w:sz w:val="20"/>
                <w:szCs w:val="20"/>
              </w:rPr>
              <w:t>4) ,</w:t>
            </w:r>
            <w:proofErr w:type="gramEnd"/>
            <w:r w:rsidRPr="00041CC6">
              <w:rPr>
                <w:spacing w:val="-1"/>
                <w:sz w:val="20"/>
                <w:szCs w:val="20"/>
              </w:rPr>
              <w:t xml:space="preserve"> se </w:t>
            </w:r>
            <w:r w:rsidR="007334BD" w:rsidRPr="007334BD">
              <w:rPr>
                <w:spacing w:val="-1"/>
                <w:sz w:val="20"/>
                <w:szCs w:val="20"/>
              </w:rPr>
              <w:t>http://www.inera.se/Documents/TJANSTER_PROJEKT/Katalogtjanst_HSA/Innehall/hsa_innehall_befattning.pdf</w:t>
            </w:r>
          </w:p>
          <w:p w14:paraId="4D5E6D3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910E1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42E573E6"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71965A1" w14:textId="77777777" w:rsidR="007E7169" w:rsidRPr="00907C9B" w:rsidRDefault="007E7169" w:rsidP="0016683B">
            <w:pPr>
              <w:spacing w:line="226" w:lineRule="exact"/>
              <w:ind w:left="102"/>
              <w:rPr>
                <w:spacing w:val="-1"/>
                <w:sz w:val="20"/>
                <w:szCs w:val="20"/>
              </w:rPr>
            </w:pPr>
            <w:proofErr w:type="gramStart"/>
            <w:r w:rsidRPr="00907C9B">
              <w:rPr>
                <w:sz w:val="20"/>
                <w:szCs w:val="20"/>
              </w:rPr>
              <w:t>...</w:t>
            </w:r>
            <w:proofErr w:type="spellStart"/>
            <w:r w:rsidRPr="00907C9B">
              <w:rPr>
                <w:spacing w:val="-1"/>
                <w:sz w:val="20"/>
                <w:szCs w:val="20"/>
              </w:rPr>
              <w:t>authorName</w:t>
            </w:r>
            <w:proofErr w:type="spellEnd"/>
            <w:proofErr w:type="gramEnd"/>
          </w:p>
          <w:p w14:paraId="245CCC26"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7108E9F" w14:textId="77777777" w:rsidR="007E7169" w:rsidRPr="00907C9B" w:rsidRDefault="007E7169" w:rsidP="0016683B">
            <w:pPr>
              <w:spacing w:line="226" w:lineRule="exact"/>
              <w:ind w:left="102"/>
              <w:rPr>
                <w:spacing w:val="-1"/>
                <w:sz w:val="20"/>
                <w:szCs w:val="20"/>
              </w:rPr>
            </w:pPr>
            <w:r>
              <w:rPr>
                <w:spacing w:val="-1"/>
                <w:sz w:val="20"/>
                <w:szCs w:val="20"/>
              </w:rPr>
              <w:t>string</w:t>
            </w:r>
          </w:p>
          <w:p w14:paraId="713C21CE"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AE9D6F2" w14:textId="77777777" w:rsidR="007E7169" w:rsidRPr="00907C9B" w:rsidRDefault="007E7169" w:rsidP="0016683B">
            <w:pPr>
              <w:spacing w:line="226" w:lineRule="exact"/>
              <w:ind w:left="102"/>
              <w:rPr>
                <w:spacing w:val="-1"/>
                <w:sz w:val="20"/>
                <w:szCs w:val="20"/>
              </w:rPr>
            </w:pPr>
            <w:r>
              <w:rPr>
                <w:spacing w:val="-1"/>
                <w:sz w:val="20"/>
                <w:szCs w:val="20"/>
              </w:rPr>
              <w:t>Författarens namn</w:t>
            </w:r>
          </w:p>
          <w:p w14:paraId="67E7C62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AA7208"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EF3FCD" w:rsidRPr="00907C9B" w14:paraId="32E9A347"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79C13F8" w14:textId="77777777" w:rsidR="00EF3FCD" w:rsidRPr="00907C9B" w:rsidRDefault="00EF3FCD" w:rsidP="00907C9B">
            <w:pPr>
              <w:spacing w:line="226" w:lineRule="exact"/>
              <w:ind w:left="102"/>
              <w:rPr>
                <w:spacing w:val="-1"/>
                <w:sz w:val="20"/>
                <w:szCs w:val="20"/>
              </w:rPr>
            </w:pPr>
            <w:proofErr w:type="gramStart"/>
            <w:r>
              <w:rPr>
                <w:spacing w:val="-1"/>
                <w:sz w:val="20"/>
                <w:szCs w:val="20"/>
              </w:rPr>
              <w:t>…</w:t>
            </w:r>
            <w:proofErr w:type="spellStart"/>
            <w:r w:rsidRPr="008C68A3">
              <w:rPr>
                <w:spacing w:val="-1"/>
                <w:sz w:val="20"/>
                <w:szCs w:val="20"/>
              </w:rPr>
              <w:t>authorOrgUnitHSAid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39B713FF" w14:textId="04D188FB" w:rsidR="00EF3FCD" w:rsidRPr="00907C9B" w:rsidRDefault="008B29AE" w:rsidP="00907C9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F86DDB3" w14:textId="77777777" w:rsidR="00EF3FCD" w:rsidRPr="00907C9B" w:rsidRDefault="00EF3FCD" w:rsidP="00907C9B">
            <w:pPr>
              <w:spacing w:line="226" w:lineRule="exact"/>
              <w:ind w:left="102"/>
              <w:rPr>
                <w:spacing w:val="-1"/>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33F4017B"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31DD61A1"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48299B3B" w14:textId="77777777" w:rsidR="00EF3FCD" w:rsidRPr="008C68A3" w:rsidRDefault="00EF3FC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eastAsia="Times New Roman" w:hAnsi="Times New Roman" w:cs="Times New Roman"/>
                <w:spacing w:val="-1"/>
                <w:sz w:val="20"/>
                <w:szCs w:val="20"/>
              </w:rPr>
              <w:t>…</w:t>
            </w:r>
            <w:proofErr w:type="spellStart"/>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w:t>
            </w:r>
            <w:r w:rsidRPr="008C68A3">
              <w:rPr>
                <w:rFonts w:ascii="Times New Roman" w:eastAsia="Times New Roman" w:hAnsi="Times New Roman" w:cs="Times New Roman"/>
                <w:spacing w:val="-1"/>
                <w:sz w:val="20"/>
                <w:szCs w:val="20"/>
              </w:rPr>
              <w:t>Name</w:t>
            </w:r>
            <w:proofErr w:type="spellEnd"/>
            <w:proofErr w:type="gramEnd"/>
          </w:p>
          <w:p w14:paraId="7F35085D"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08EC123" w14:textId="77777777" w:rsidR="00EF3FCD" w:rsidRPr="00907C9B" w:rsidRDefault="00EF3FCD"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941E2C" w14:textId="77777777" w:rsidR="00EF3FCD" w:rsidRPr="00907C9B" w:rsidRDefault="00EF3FCD" w:rsidP="00907C9B">
            <w:pPr>
              <w:spacing w:line="226" w:lineRule="exact"/>
              <w:ind w:left="102"/>
              <w:rPr>
                <w:spacing w:val="-1"/>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056829C"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585129DC" w14:textId="77777777" w:rsidTr="009962CE">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4F737DB" w14:textId="77777777" w:rsidR="00EF3FCD" w:rsidRPr="00907C9B" w:rsidRDefault="00EF3FCD" w:rsidP="00907C9B">
            <w:pPr>
              <w:spacing w:line="229" w:lineRule="exact"/>
              <w:ind w:left="102"/>
              <w:rPr>
                <w:sz w:val="20"/>
                <w:szCs w:val="20"/>
              </w:rPr>
            </w:pPr>
            <w:proofErr w:type="gramStart"/>
            <w:r>
              <w:rPr>
                <w:spacing w:val="-1"/>
                <w:sz w:val="20"/>
                <w:szCs w:val="20"/>
              </w:rPr>
              <w:t>…</w:t>
            </w:r>
            <w:proofErr w:type="spellStart"/>
            <w:r w:rsidRPr="008C68A3">
              <w:rPr>
                <w:spacing w:val="-1"/>
                <w:sz w:val="20"/>
                <w:szCs w:val="20"/>
              </w:rPr>
              <w:t>authorOrgUni</w:t>
            </w:r>
            <w:r>
              <w:rPr>
                <w:spacing w:val="-1"/>
                <w:sz w:val="20"/>
                <w:szCs w:val="20"/>
              </w:rPr>
              <w:t>tAddress</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6B268248" w14:textId="77777777" w:rsidR="00EF3FCD" w:rsidRPr="00907C9B" w:rsidRDefault="00EF3FCD"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60E710" w14:textId="77777777" w:rsidR="00EF3FCD" w:rsidRPr="00907C9B" w:rsidRDefault="00EF3FCD" w:rsidP="00907C9B">
            <w:pPr>
              <w:spacing w:line="226" w:lineRule="exact"/>
              <w:ind w:left="102"/>
              <w:rPr>
                <w:spacing w:val="-1"/>
                <w:sz w:val="20"/>
                <w:szCs w:val="20"/>
              </w:rPr>
            </w:pPr>
            <w:r>
              <w:rPr>
                <w:spacing w:val="-1"/>
                <w:sz w:val="20"/>
                <w:szCs w:val="20"/>
              </w:rPr>
              <w:t>Postadress för</w:t>
            </w:r>
            <w:r w:rsidRPr="008C68A3">
              <w:rPr>
                <w:spacing w:val="-1"/>
                <w:sz w:val="20"/>
                <w:szCs w:val="20"/>
              </w:rPr>
              <w:t xml:space="preserve">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38D21AA" w14:textId="77777777" w:rsidR="00EF3FCD" w:rsidRPr="00907C9B" w:rsidRDefault="00EF3FCD"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54A3D47D"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3CBFB21E" w14:textId="77777777" w:rsidR="00EF3FCD" w:rsidRPr="00907C9B" w:rsidRDefault="00EF3FCD" w:rsidP="00020569">
            <w:pPr>
              <w:spacing w:line="229" w:lineRule="exact"/>
              <w:ind w:left="102"/>
              <w:rPr>
                <w:sz w:val="20"/>
                <w:szCs w:val="20"/>
              </w:rPr>
            </w:pPr>
            <w:proofErr w:type="gramStart"/>
            <w:r w:rsidRPr="00907C9B">
              <w:rPr>
                <w:sz w:val="20"/>
                <w:szCs w:val="20"/>
              </w:rPr>
              <w:t>...</w:t>
            </w:r>
            <w:proofErr w:type="spellStart"/>
            <w:r>
              <w:rPr>
                <w:spacing w:val="-1"/>
                <w:sz w:val="20"/>
                <w:szCs w:val="20"/>
              </w:rPr>
              <w:t>careUnitHSAid</w:t>
            </w:r>
            <w:proofErr w:type="spellEnd"/>
            <w:proofErr w:type="gramEnd"/>
          </w:p>
          <w:p w14:paraId="2120F088"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7B85DC3" w14:textId="65672681" w:rsidR="00EF3FCD" w:rsidRDefault="008B29AE" w:rsidP="00020569">
            <w:pPr>
              <w:spacing w:line="229" w:lineRule="exact"/>
              <w:ind w:left="102"/>
              <w:rPr>
                <w:rFonts w:ascii="Arial" w:hAnsi="Arial" w:cs="Arial"/>
                <w:sz w:val="20"/>
                <w:szCs w:val="20"/>
              </w:rPr>
            </w:pPr>
            <w:proofErr w:type="spellStart"/>
            <w:r>
              <w:rPr>
                <w:spacing w:val="-1"/>
                <w:sz w:val="20"/>
                <w:szCs w:val="20"/>
              </w:rPr>
              <w:t>HSAidType</w:t>
            </w:r>
            <w:proofErr w:type="spellEnd"/>
          </w:p>
          <w:p w14:paraId="46F1B8D6" w14:textId="77777777" w:rsidR="00EF3FCD" w:rsidRPr="00907C9B" w:rsidRDefault="00EF3FCD" w:rsidP="00020569">
            <w:pPr>
              <w:spacing w:line="226" w:lineRule="exact"/>
              <w:ind w:left="102"/>
              <w:rPr>
                <w:spacing w:val="-1"/>
                <w:sz w:val="20"/>
                <w:szCs w:val="20"/>
              </w:rPr>
            </w:pPr>
          </w:p>
          <w:p w14:paraId="424CD005"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7D52756" w14:textId="77777777" w:rsidR="00EF3FCD" w:rsidRPr="006B1876" w:rsidRDefault="00EF3FCD" w:rsidP="00020569">
            <w:pPr>
              <w:spacing w:line="229" w:lineRule="exact"/>
              <w:ind w:left="102"/>
              <w:rPr>
                <w:sz w:val="20"/>
                <w:szCs w:val="20"/>
              </w:rPr>
            </w:pPr>
            <w:r w:rsidRPr="006B1876">
              <w:rPr>
                <w:sz w:val="20"/>
                <w:szCs w:val="20"/>
              </w:rPr>
              <w:t>HSA-id för PDL-enhet</w:t>
            </w:r>
          </w:p>
          <w:p w14:paraId="6752C7B6" w14:textId="77777777" w:rsidR="00EF3FCD" w:rsidRPr="006B1876" w:rsidRDefault="00EF3FCD" w:rsidP="00020569">
            <w:pPr>
              <w:spacing w:line="229" w:lineRule="exact"/>
              <w:ind w:left="102"/>
              <w:rPr>
                <w:sz w:val="20"/>
                <w:szCs w:val="20"/>
              </w:rPr>
            </w:pPr>
          </w:p>
          <w:p w14:paraId="6DC4772B"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C9599" w14:textId="77777777" w:rsidR="00EF3FCD" w:rsidRPr="00907C9B" w:rsidRDefault="00EF3FCD"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EF3FCD" w:rsidRPr="00907C9B" w14:paraId="63D1E4B8"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C1BAB4F" w14:textId="77777777" w:rsidR="00EF3FCD" w:rsidRPr="00907C9B" w:rsidRDefault="00EF3FCD" w:rsidP="00907C9B">
            <w:pPr>
              <w:spacing w:line="226" w:lineRule="exact"/>
              <w:ind w:left="102"/>
              <w:rPr>
                <w:spacing w:val="-1"/>
                <w:sz w:val="20"/>
                <w:szCs w:val="20"/>
              </w:rPr>
            </w:pPr>
            <w:proofErr w:type="gramStart"/>
            <w:r>
              <w:rPr>
                <w:sz w:val="20"/>
                <w:szCs w:val="20"/>
              </w:rPr>
              <w:t>...</w:t>
            </w:r>
            <w:proofErr w:type="spellStart"/>
            <w:r w:rsidRPr="00907C9B">
              <w:rPr>
                <w:spacing w:val="-1"/>
                <w:sz w:val="20"/>
                <w:szCs w:val="20"/>
              </w:rPr>
              <w:t>care</w:t>
            </w:r>
            <w:r>
              <w:rPr>
                <w:spacing w:val="-1"/>
                <w:sz w:val="20"/>
                <w:szCs w:val="20"/>
              </w:rPr>
              <w:t>GiverHSAid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3C87BEC1" w14:textId="607FDFF8" w:rsidR="00EF3FCD" w:rsidRPr="00907C9B" w:rsidRDefault="008B29AE" w:rsidP="00020569">
            <w:pPr>
              <w:spacing w:line="226" w:lineRule="exact"/>
              <w:ind w:left="102"/>
              <w:rPr>
                <w:spacing w:val="-1"/>
                <w:sz w:val="20"/>
                <w:szCs w:val="20"/>
              </w:rPr>
            </w:pPr>
            <w:proofErr w:type="spellStart"/>
            <w:r>
              <w:rPr>
                <w:spacing w:val="-1"/>
                <w:sz w:val="20"/>
                <w:szCs w:val="20"/>
              </w:rPr>
              <w:t>HSAidType</w:t>
            </w:r>
            <w:proofErr w:type="spellEnd"/>
          </w:p>
          <w:p w14:paraId="3EADCFC6"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D08BAB8" w14:textId="77777777" w:rsidR="00EF3FCD" w:rsidRPr="00907C9B" w:rsidRDefault="00EF3FCD"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42EFEBE0"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38D1B6" w14:textId="77777777" w:rsidR="00EF3FCD" w:rsidRPr="00907C9B" w:rsidRDefault="00EF3FCD"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EF3FCD" w:rsidRPr="00907C9B" w14:paraId="4CE5B31E"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6404A21" w14:textId="77777777" w:rsidR="00EF3FCD" w:rsidRPr="00907C9B" w:rsidRDefault="00EF3FCD" w:rsidP="00907C9B">
            <w:pPr>
              <w:spacing w:line="229" w:lineRule="exact"/>
              <w:ind w:left="102"/>
              <w:rPr>
                <w:sz w:val="20"/>
                <w:szCs w:val="20"/>
              </w:rPr>
            </w:pPr>
            <w:r w:rsidRPr="00907C9B">
              <w:rPr>
                <w:sz w:val="20"/>
                <w:szCs w:val="20"/>
                <w:lang w:val="en-US"/>
              </w:rPr>
              <w:t>..</w:t>
            </w:r>
            <w:proofErr w:type="spellStart"/>
            <w:r w:rsidRPr="00907C9B">
              <w:rPr>
                <w:sz w:val="20"/>
                <w:szCs w:val="20"/>
                <w:lang w:val="en-US"/>
              </w:rPr>
              <w:t>legalAuthenticator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B687AF3" w14:textId="77777777" w:rsidR="00EF3FCD" w:rsidRPr="00907C9B" w:rsidRDefault="00EF3FCD" w:rsidP="00907C9B">
            <w:pPr>
              <w:spacing w:line="226" w:lineRule="exact"/>
              <w:ind w:left="102"/>
              <w:rPr>
                <w:spacing w:val="-1"/>
                <w:sz w:val="20"/>
                <w:szCs w:val="20"/>
              </w:rPr>
            </w:pPr>
            <w:proofErr w:type="spellStart"/>
            <w:r>
              <w:rPr>
                <w:sz w:val="20"/>
                <w:szCs w:val="20"/>
                <w:lang w:val="en-US"/>
              </w:rPr>
              <w:t>L</w:t>
            </w:r>
            <w:r w:rsidRPr="00907C9B">
              <w:rPr>
                <w:sz w:val="20"/>
                <w:szCs w:val="20"/>
                <w:lang w:val="en-US"/>
              </w:rPr>
              <w:t>egalAuthenticatorType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241A780" w14:textId="77777777" w:rsidR="00EF3FCD" w:rsidRPr="003C17D1" w:rsidRDefault="00EF3FCD" w:rsidP="00020569">
            <w:pPr>
              <w:spacing w:line="229" w:lineRule="exact"/>
              <w:ind w:left="102"/>
              <w:rPr>
                <w:sz w:val="20"/>
                <w:szCs w:val="20"/>
              </w:rPr>
            </w:pPr>
            <w:r w:rsidRPr="003C17D1">
              <w:rPr>
                <w:sz w:val="20"/>
                <w:szCs w:val="20"/>
              </w:rPr>
              <w:t>Information om vem som signerat informationen i dokumentet.</w:t>
            </w:r>
          </w:p>
          <w:p w14:paraId="4BC3B0A4"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5C66EF" w14:textId="77777777" w:rsidR="00EF3FCD" w:rsidRPr="00907C9B" w:rsidRDefault="00EF3FCD" w:rsidP="00907C9B">
            <w:pPr>
              <w:spacing w:line="226" w:lineRule="exact"/>
              <w:ind w:left="102"/>
              <w:rPr>
                <w:spacing w:val="-1"/>
                <w:sz w:val="20"/>
                <w:szCs w:val="20"/>
              </w:rPr>
            </w:pPr>
            <w:r w:rsidRPr="00907C9B">
              <w:rPr>
                <w:sz w:val="20"/>
                <w:szCs w:val="20"/>
                <w:lang w:val="en-US"/>
              </w:rPr>
              <w:t>0..1</w:t>
            </w:r>
          </w:p>
        </w:tc>
      </w:tr>
      <w:tr w:rsidR="00EF3FCD" w:rsidRPr="00907C9B" w14:paraId="5C92F5CD" w14:textId="77777777" w:rsidTr="009962CE">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23156D00" w14:textId="77777777" w:rsidR="00EF3FCD" w:rsidRPr="00907C9B" w:rsidRDefault="00EF3FCD" w:rsidP="00020569">
            <w:pPr>
              <w:spacing w:line="229" w:lineRule="exact"/>
              <w:ind w:left="102"/>
              <w:rPr>
                <w:sz w:val="20"/>
                <w:szCs w:val="20"/>
              </w:rPr>
            </w:pPr>
            <w:r>
              <w:rPr>
                <w:sz w:val="20"/>
                <w:szCs w:val="20"/>
                <w:lang w:val="en-US"/>
              </w:rPr>
              <w:t>...</w:t>
            </w:r>
            <w:proofErr w:type="spellStart"/>
            <w:r w:rsidRPr="00E74D83">
              <w:rPr>
                <w:sz w:val="20"/>
                <w:szCs w:val="20"/>
              </w:rPr>
              <w:t>signatureTime</w:t>
            </w:r>
            <w:proofErr w:type="spellEnd"/>
          </w:p>
          <w:p w14:paraId="08037072" w14:textId="77777777" w:rsidR="00EF3FCD" w:rsidRPr="00907C9B"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6FD77EB" w14:textId="77777777" w:rsidR="00EF3FCD" w:rsidRDefault="00EF3FCD" w:rsidP="00020569">
            <w:pPr>
              <w:spacing w:line="229" w:lineRule="exact"/>
              <w:ind w:left="102"/>
              <w:rPr>
                <w:rFonts w:ascii="Arial" w:hAnsi="Arial" w:cs="Arial"/>
                <w:color w:val="FF0000"/>
                <w:sz w:val="20"/>
                <w:szCs w:val="20"/>
              </w:rPr>
            </w:pPr>
            <w:proofErr w:type="spellStart"/>
            <w:r>
              <w:rPr>
                <w:sz w:val="20"/>
                <w:szCs w:val="20"/>
              </w:rPr>
              <w:t>TimeStampType</w:t>
            </w:r>
            <w:proofErr w:type="spellEnd"/>
          </w:p>
          <w:p w14:paraId="44EE362E" w14:textId="77777777" w:rsidR="00EF3FCD" w:rsidRPr="00907C9B"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A16B51" w14:textId="77777777" w:rsidR="00EF3FCD" w:rsidRPr="00907C9B" w:rsidRDefault="00EF3FCD" w:rsidP="00020569">
            <w:pPr>
              <w:spacing w:line="229" w:lineRule="exact"/>
              <w:ind w:left="102"/>
              <w:rPr>
                <w:sz w:val="20"/>
                <w:szCs w:val="20"/>
              </w:rPr>
            </w:pPr>
            <w:r w:rsidRPr="00907C9B">
              <w:rPr>
                <w:sz w:val="20"/>
                <w:szCs w:val="20"/>
              </w:rPr>
              <w:t>Tidpunkt för signering</w:t>
            </w:r>
          </w:p>
          <w:p w14:paraId="289EA56B" w14:textId="77777777" w:rsidR="00EF3FCD" w:rsidRPr="00907C9B" w:rsidRDefault="00EF3FCD"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CCD0A" w14:textId="77777777" w:rsidR="00EF3FCD" w:rsidRPr="00907C9B" w:rsidRDefault="00EF3FCD"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EF3FCD" w:rsidRPr="00907C9B" w14:paraId="1B5825A8"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EC90B1" w14:textId="77777777" w:rsidR="00EF3FCD" w:rsidRPr="00907C9B" w:rsidRDefault="00EF3FCD" w:rsidP="00020569">
            <w:pPr>
              <w:spacing w:line="229" w:lineRule="exact"/>
              <w:ind w:left="102"/>
              <w:rPr>
                <w:sz w:val="20"/>
                <w:szCs w:val="20"/>
              </w:rPr>
            </w:pPr>
            <w:proofErr w:type="gramStart"/>
            <w:r>
              <w:rPr>
                <w:sz w:val="20"/>
                <w:szCs w:val="20"/>
              </w:rPr>
              <w:t>...</w:t>
            </w:r>
            <w:proofErr w:type="spellStart"/>
            <w:r w:rsidRPr="0035083B">
              <w:rPr>
                <w:sz w:val="20"/>
                <w:szCs w:val="20"/>
              </w:rPr>
              <w:t>legalAuthenticatorHSAid</w:t>
            </w:r>
            <w:proofErr w:type="spellEnd"/>
            <w:proofErr w:type="gramEnd"/>
          </w:p>
          <w:p w14:paraId="6A779A42" w14:textId="77777777" w:rsidR="00EF3FCD" w:rsidRPr="00907C9B" w:rsidRDefault="00EF3FCD" w:rsidP="00907C9B">
            <w:pPr>
              <w:spacing w:line="226" w:lineRule="exact"/>
              <w:ind w:left="102"/>
              <w:rPr>
                <w:spacing w:val="-1"/>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0965CC84" w14:textId="77777777" w:rsidR="00EF3FCD" w:rsidRPr="00907C9B" w:rsidRDefault="00EF3FCD" w:rsidP="00020569">
            <w:pPr>
              <w:spacing w:line="229" w:lineRule="exact"/>
              <w:ind w:left="102"/>
              <w:rPr>
                <w:sz w:val="20"/>
                <w:szCs w:val="20"/>
              </w:rPr>
            </w:pPr>
            <w:proofErr w:type="spellStart"/>
            <w:r w:rsidRPr="0035083B">
              <w:rPr>
                <w:sz w:val="20"/>
                <w:szCs w:val="20"/>
              </w:rPr>
              <w:t>HSAIDType</w:t>
            </w:r>
            <w:proofErr w:type="spellEnd"/>
          </w:p>
          <w:p w14:paraId="2163A511" w14:textId="77777777" w:rsidR="00EF3FCD" w:rsidRPr="00907C9B" w:rsidRDefault="00EF3FCD" w:rsidP="00907C9B">
            <w:pPr>
              <w:spacing w:line="229" w:lineRule="exact"/>
              <w:ind w:left="102"/>
              <w:rPr>
                <w:sz w:val="20"/>
                <w:szCs w:val="20"/>
                <w:highlight w:val="yellow"/>
                <w:lang w:val="en-US"/>
              </w:rPr>
            </w:pPr>
          </w:p>
        </w:tc>
        <w:tc>
          <w:tcPr>
            <w:tcW w:w="3969" w:type="dxa"/>
            <w:tcBorders>
              <w:top w:val="single" w:sz="5" w:space="0" w:color="000000"/>
              <w:left w:val="single" w:sz="5" w:space="0" w:color="000000"/>
              <w:bottom w:val="single" w:sz="5" w:space="0" w:color="000000"/>
              <w:right w:val="single" w:sz="5" w:space="0" w:color="000000"/>
            </w:tcBorders>
          </w:tcPr>
          <w:p w14:paraId="06C05119" w14:textId="77777777" w:rsidR="00EF3FCD" w:rsidRPr="00D90BD2" w:rsidRDefault="00EF3FCD" w:rsidP="00907C9B">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1AF3F058" w14:textId="77777777" w:rsidR="00EF3FCD" w:rsidRPr="00907C9B" w:rsidRDefault="00EF3FCD" w:rsidP="00907C9B">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EF3FCD" w:rsidRPr="00907C9B" w14:paraId="21A74FFF"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FA94EA9" w14:textId="77777777" w:rsidR="00EF3FCD" w:rsidRPr="00E74D83" w:rsidRDefault="00EF3FCD" w:rsidP="00020569">
            <w:pPr>
              <w:spacing w:line="229" w:lineRule="exact"/>
              <w:ind w:left="102"/>
              <w:rPr>
                <w:sz w:val="20"/>
                <w:szCs w:val="20"/>
              </w:rPr>
            </w:pPr>
            <w:proofErr w:type="gramStart"/>
            <w:r w:rsidRPr="00907C9B">
              <w:rPr>
                <w:sz w:val="20"/>
                <w:szCs w:val="20"/>
              </w:rPr>
              <w:t>..</w:t>
            </w:r>
            <w:proofErr w:type="spellStart"/>
            <w:proofErr w:type="gramEnd"/>
            <w:r w:rsidRPr="00E74D83">
              <w:rPr>
                <w:spacing w:val="-1"/>
                <w:sz w:val="20"/>
                <w:szCs w:val="20"/>
              </w:rPr>
              <w:t>approvedForPatient</w:t>
            </w:r>
            <w:proofErr w:type="spellEnd"/>
          </w:p>
          <w:p w14:paraId="3D3B7ED0"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E7CCE1A" w14:textId="77777777" w:rsidR="00EF3FCD" w:rsidRDefault="00EF3FCD" w:rsidP="00020569">
            <w:pPr>
              <w:spacing w:line="229" w:lineRule="exact"/>
              <w:ind w:left="102"/>
              <w:rPr>
                <w:rFonts w:ascii="Arial" w:hAnsi="Arial" w:cs="Arial"/>
                <w:color w:val="FF0000"/>
                <w:sz w:val="20"/>
                <w:szCs w:val="20"/>
              </w:rPr>
            </w:pPr>
            <w:proofErr w:type="spellStart"/>
            <w:r w:rsidRPr="00E74D83">
              <w:rPr>
                <w:sz w:val="20"/>
                <w:szCs w:val="20"/>
              </w:rPr>
              <w:t>boolean</w:t>
            </w:r>
            <w:proofErr w:type="spellEnd"/>
          </w:p>
          <w:p w14:paraId="04FB7B70"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BB2FCF" w14:textId="77777777" w:rsidR="00EF3FCD" w:rsidRPr="0083546F" w:rsidRDefault="00EF3FCD"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w:t>
            </w:r>
            <w:proofErr w:type="spellStart"/>
            <w:r w:rsidRPr="0083546F">
              <w:rPr>
                <w:spacing w:val="-1"/>
                <w:sz w:val="20"/>
                <w:szCs w:val="20"/>
              </w:rPr>
              <w:t>true</w:t>
            </w:r>
            <w:proofErr w:type="spellEnd"/>
            <w:r w:rsidRPr="0083546F">
              <w:rPr>
                <w:spacing w:val="-1"/>
                <w:sz w:val="20"/>
                <w:szCs w:val="20"/>
              </w:rPr>
              <w:t xml:space="preserve">, i annat fall till </w:t>
            </w:r>
            <w:proofErr w:type="spellStart"/>
            <w:r w:rsidRPr="0083546F">
              <w:rPr>
                <w:spacing w:val="-1"/>
                <w:sz w:val="20"/>
                <w:szCs w:val="20"/>
              </w:rPr>
              <w:t>false</w:t>
            </w:r>
            <w:proofErr w:type="spellEnd"/>
            <w:r w:rsidRPr="0083546F">
              <w:rPr>
                <w:spacing w:val="-1"/>
                <w:sz w:val="20"/>
                <w:szCs w:val="20"/>
              </w:rPr>
              <w:t xml:space="preserve">. </w:t>
            </w:r>
          </w:p>
          <w:p w14:paraId="2E25F3E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0B1813"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068C683D"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AB49ADE" w14:textId="77777777" w:rsidR="00EF3FCD" w:rsidRPr="00835228" w:rsidRDefault="00EF3FCD" w:rsidP="00907C9B">
            <w:pPr>
              <w:spacing w:line="229" w:lineRule="exact"/>
              <w:ind w:left="102"/>
              <w:rPr>
                <w:sz w:val="20"/>
                <w:szCs w:val="20"/>
              </w:rPr>
            </w:pPr>
            <w:r w:rsidRPr="00907C9B">
              <w:rPr>
                <w:sz w:val="20"/>
                <w:szCs w:val="20"/>
                <w:lang w:val="en-US"/>
              </w:rPr>
              <w:t>..</w:t>
            </w:r>
            <w:proofErr w:type="spellStart"/>
            <w:r>
              <w:rPr>
                <w:spacing w:val="-1"/>
                <w:sz w:val="20"/>
                <w:szCs w:val="20"/>
                <w:lang w:val="en-US"/>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DA60296" w14:textId="77777777" w:rsidR="00EF3FCD" w:rsidRDefault="00EF3FCD" w:rsidP="00907C9B">
            <w:pPr>
              <w:spacing w:line="229" w:lineRule="exact"/>
              <w:ind w:left="102"/>
              <w:rPr>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14BE2513" w14:textId="77777777" w:rsidR="00EF3FCD" w:rsidRPr="00907C9B" w:rsidRDefault="00EF3FCD" w:rsidP="00907C9B">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5DA10D69" w14:textId="77777777" w:rsidR="00EF3FCD" w:rsidRPr="00907C9B" w:rsidRDefault="00EF3FCD" w:rsidP="00907C9B">
            <w:pPr>
              <w:spacing w:line="226" w:lineRule="exact"/>
              <w:ind w:left="102"/>
              <w:rPr>
                <w:spacing w:val="-1"/>
                <w:sz w:val="20"/>
                <w:szCs w:val="20"/>
              </w:rPr>
            </w:pPr>
            <w:r w:rsidRPr="00907C9B">
              <w:rPr>
                <w:spacing w:val="-1"/>
                <w:sz w:val="20"/>
                <w:szCs w:val="20"/>
                <w:lang w:val="en-US"/>
              </w:rPr>
              <w:t>0..1</w:t>
            </w:r>
          </w:p>
        </w:tc>
      </w:tr>
      <w:tr w:rsidR="00EF3FCD" w:rsidRPr="00907C9B" w14:paraId="712837C5"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879FA3"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50401E4"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C93AD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E3B1C9" w14:textId="77777777" w:rsidR="00EF3FCD" w:rsidRPr="00907C9B" w:rsidRDefault="00EF3FCD" w:rsidP="00907C9B">
            <w:pPr>
              <w:spacing w:line="226" w:lineRule="exact"/>
              <w:ind w:left="102"/>
              <w:rPr>
                <w:spacing w:val="-1"/>
                <w:sz w:val="20"/>
                <w:szCs w:val="20"/>
              </w:rPr>
            </w:pPr>
          </w:p>
        </w:tc>
      </w:tr>
      <w:tr w:rsidR="007E7169" w:rsidRPr="00907C9B" w14:paraId="195F9E7C"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F072E9" w14:textId="77777777" w:rsidR="007E7169" w:rsidRPr="00835228" w:rsidRDefault="007E7169" w:rsidP="00907C9B">
            <w:pPr>
              <w:spacing w:line="229" w:lineRule="exact"/>
              <w:ind w:left="102"/>
              <w:rPr>
                <w:sz w:val="20"/>
                <w:szCs w:val="20"/>
              </w:rPr>
            </w:pPr>
            <w:r w:rsidRPr="00835228">
              <w:rPr>
                <w:sz w:val="20"/>
                <w:szCs w:val="20"/>
              </w:rPr>
              <w:t>.</w:t>
            </w:r>
            <w:proofErr w:type="spellStart"/>
            <w:r w:rsidRPr="00835228">
              <w:rPr>
                <w:sz w:val="20"/>
                <w:szCs w:val="20"/>
              </w:rPr>
              <w:t>referralOutcomeBody</w:t>
            </w:r>
            <w:proofErr w:type="spellEnd"/>
          </w:p>
          <w:p w14:paraId="59750F50"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D95284" w14:textId="77777777" w:rsidR="007E7169" w:rsidRPr="00907C9B" w:rsidRDefault="007E7169" w:rsidP="00907C9B">
            <w:pPr>
              <w:spacing w:line="229" w:lineRule="exact"/>
              <w:ind w:left="102"/>
              <w:rPr>
                <w:sz w:val="20"/>
                <w:szCs w:val="20"/>
              </w:rPr>
            </w:pPr>
            <w:proofErr w:type="spellStart"/>
            <w:r>
              <w:rPr>
                <w:sz w:val="20"/>
                <w:szCs w:val="20"/>
              </w:rPr>
              <w:t>R</w:t>
            </w:r>
            <w:r w:rsidRPr="00907C9B">
              <w:rPr>
                <w:sz w:val="20"/>
                <w:szCs w:val="20"/>
              </w:rPr>
              <w:t>eferral</w:t>
            </w:r>
            <w:r>
              <w:rPr>
                <w:sz w:val="20"/>
                <w:szCs w:val="20"/>
              </w:rPr>
              <w:t>OutcomeBodyType</w:t>
            </w:r>
            <w:proofErr w:type="spellEnd"/>
          </w:p>
          <w:p w14:paraId="7E3F85B7"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9AFB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6D80C60"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28E6E04" w14:textId="77777777" w:rsidTr="009962CE">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044FCC33" w14:textId="77777777" w:rsidR="007E7169" w:rsidRPr="00835228" w:rsidRDefault="007E7169" w:rsidP="00907C9B">
            <w:pPr>
              <w:spacing w:line="229" w:lineRule="exact"/>
              <w:ind w:left="102"/>
              <w:rPr>
                <w:sz w:val="20"/>
                <w:szCs w:val="20"/>
              </w:rPr>
            </w:pPr>
            <w:proofErr w:type="gramStart"/>
            <w:r>
              <w:rPr>
                <w:sz w:val="20"/>
                <w:szCs w:val="20"/>
              </w:rPr>
              <w:lastRenderedPageBreak/>
              <w:t>..</w:t>
            </w:r>
            <w:proofErr w:type="spellStart"/>
            <w:proofErr w:type="gramEnd"/>
            <w:r w:rsidRPr="00835228">
              <w:rPr>
                <w:sz w:val="20"/>
                <w:szCs w:val="20"/>
              </w:rPr>
              <w:t>referralOutcomeTypeCode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4596924" w14:textId="77777777" w:rsidR="007E7169" w:rsidRDefault="007E7169" w:rsidP="00907C9B">
            <w:pPr>
              <w:spacing w:line="229" w:lineRule="exact"/>
              <w:ind w:left="102"/>
              <w:rPr>
                <w:sz w:val="20"/>
                <w:szCs w:val="20"/>
              </w:rPr>
            </w:pPr>
            <w:proofErr w:type="spellStart"/>
            <w:r w:rsidRPr="00835228">
              <w:rPr>
                <w:sz w:val="20"/>
                <w:szCs w:val="20"/>
              </w:rPr>
              <w:t>referralOutcomeTypeCode</w:t>
            </w:r>
            <w:r>
              <w:rPr>
                <w:sz w:val="20"/>
                <w:szCs w:val="20"/>
              </w:rPr>
              <w:t>Enum</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5234EC9" w14:textId="77777777" w:rsidR="007E7169" w:rsidRDefault="007E7169" w:rsidP="00835228">
            <w:pPr>
              <w:spacing w:line="226" w:lineRule="exact"/>
              <w:ind w:left="102"/>
              <w:rPr>
                <w:rFonts w:ascii="Arial" w:hAnsi="Arial" w:cs="Arial"/>
                <w:color w:val="FF0000"/>
                <w:sz w:val="20"/>
                <w:szCs w:val="20"/>
              </w:rPr>
            </w:pPr>
            <w:r w:rsidRPr="00835228">
              <w:rPr>
                <w:spacing w:val="-1"/>
                <w:sz w:val="20"/>
                <w:szCs w:val="20"/>
              </w:rPr>
              <w:t xml:space="preserve">Anger typ av svar. </w:t>
            </w:r>
            <w:r w:rsidRPr="00835228">
              <w:rPr>
                <w:spacing w:val="-1"/>
                <w:sz w:val="20"/>
                <w:szCs w:val="20"/>
              </w:rPr>
              <w:br/>
              <w:t xml:space="preserve">Giltiga koder: </w:t>
            </w:r>
            <w:r w:rsidRPr="00835228">
              <w:rPr>
                <w:spacing w:val="-1"/>
                <w:sz w:val="20"/>
                <w:szCs w:val="20"/>
              </w:rPr>
              <w:br/>
              <w:t>SR, svar på remissfråga</w:t>
            </w:r>
            <w:r w:rsidRPr="00835228">
              <w:rPr>
                <w:spacing w:val="-1"/>
                <w:sz w:val="20"/>
                <w:szCs w:val="20"/>
              </w:rPr>
              <w:br/>
              <w:t xml:space="preserve">SS, slutsvar på remissfråga </w:t>
            </w:r>
          </w:p>
          <w:p w14:paraId="6692648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26DA39"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67A7679" w14:textId="77777777" w:rsidTr="00CA7700">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2D1F307F" w14:textId="77777777" w:rsidR="007E7169" w:rsidRPr="00907C9B" w:rsidRDefault="007E7169" w:rsidP="0051739C">
            <w:pPr>
              <w:spacing w:line="229" w:lineRule="exact"/>
              <w:ind w:left="102"/>
              <w:rPr>
                <w:sz w:val="20"/>
                <w:szCs w:val="20"/>
              </w:rPr>
            </w:pPr>
            <w:proofErr w:type="gramStart"/>
            <w:r>
              <w:rPr>
                <w:sz w:val="20"/>
                <w:szCs w:val="20"/>
              </w:rPr>
              <w:t>..</w:t>
            </w:r>
            <w:proofErr w:type="spellStart"/>
            <w:proofErr w:type="gramEnd"/>
            <w:r w:rsidRPr="00907C9B">
              <w:rPr>
                <w:sz w:val="20"/>
                <w:szCs w:val="20"/>
              </w:rPr>
              <w:t>referral</w:t>
            </w:r>
            <w:r>
              <w:rPr>
                <w:sz w:val="20"/>
                <w:szCs w:val="20"/>
              </w:rPr>
              <w:t>Outcome</w:t>
            </w:r>
            <w:r w:rsidRPr="00907C9B">
              <w:rPr>
                <w:sz w:val="20"/>
                <w:szCs w:val="20"/>
              </w:rPr>
              <w:t>Title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09455F4"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B225A3" w14:textId="77777777" w:rsidR="007E7169" w:rsidRPr="00835228" w:rsidRDefault="007E7169" w:rsidP="00835228">
            <w:pPr>
              <w:spacing w:line="226" w:lineRule="exact"/>
              <w:ind w:left="102"/>
              <w:rPr>
                <w:spacing w:val="-1"/>
                <w:sz w:val="20"/>
                <w:szCs w:val="20"/>
              </w:rPr>
            </w:pPr>
            <w:r w:rsidRPr="00835228">
              <w:rPr>
                <w:spacing w:val="-1"/>
                <w:sz w:val="20"/>
                <w:szCs w:val="20"/>
              </w:rPr>
              <w:t>Detaljerad remissvarsinformation som anger typ av svar</w:t>
            </w:r>
          </w:p>
          <w:p w14:paraId="4E5AE0AA"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69BCBE"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D7464E2" w14:textId="77777777" w:rsidTr="009962CE">
        <w:trPr>
          <w:trHeight w:hRule="exact" w:val="1000"/>
          <w:tblHeader/>
        </w:trPr>
        <w:tc>
          <w:tcPr>
            <w:tcW w:w="2922" w:type="dxa"/>
            <w:tcBorders>
              <w:top w:val="single" w:sz="5" w:space="0" w:color="000000"/>
              <w:left w:val="single" w:sz="5" w:space="0" w:color="000000"/>
              <w:bottom w:val="single" w:sz="5" w:space="0" w:color="000000"/>
              <w:right w:val="single" w:sz="5" w:space="0" w:color="000000"/>
            </w:tcBorders>
          </w:tcPr>
          <w:p w14:paraId="031FFBAB" w14:textId="77777777" w:rsidR="007E7169" w:rsidRPr="00907C9B"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referralOutcome</w:t>
            </w:r>
            <w:r w:rsidRPr="00907C9B">
              <w:rPr>
                <w:sz w:val="20"/>
                <w:szCs w:val="20"/>
              </w:rPr>
              <w:t>Text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D067E5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D2920A0" w14:textId="77777777" w:rsidR="007E7169" w:rsidRPr="00835228" w:rsidRDefault="007E7169" w:rsidP="00835228">
            <w:pPr>
              <w:spacing w:line="226" w:lineRule="exact"/>
              <w:ind w:left="102"/>
              <w:rPr>
                <w:spacing w:val="-1"/>
                <w:sz w:val="20"/>
                <w:szCs w:val="20"/>
              </w:rPr>
            </w:pPr>
            <w:r w:rsidRPr="00835228">
              <w:rPr>
                <w:spacing w:val="-1"/>
                <w:sz w:val="20"/>
                <w:szCs w:val="20"/>
              </w:rPr>
              <w:t xml:space="preserve">Själva utlåtandet. Formatet i textfältet ska följa HL7 CDA "Narrative Block", för att i klartext beskriva alla eventuella ingående </w:t>
            </w:r>
            <w:proofErr w:type="spellStart"/>
            <w:r w:rsidRPr="00835228">
              <w:rPr>
                <w:spacing w:val="-1"/>
                <w:sz w:val="20"/>
                <w:szCs w:val="20"/>
              </w:rPr>
              <w:t>Entry</w:t>
            </w:r>
            <w:proofErr w:type="spellEnd"/>
            <w:r w:rsidRPr="00835228">
              <w:rPr>
                <w:spacing w:val="-1"/>
                <w:sz w:val="20"/>
                <w:szCs w:val="20"/>
              </w:rPr>
              <w:t xml:space="preserve"> </w:t>
            </w:r>
            <w:proofErr w:type="spellStart"/>
            <w:r w:rsidRPr="00835228">
              <w:rPr>
                <w:spacing w:val="-1"/>
                <w:sz w:val="20"/>
                <w:szCs w:val="20"/>
              </w:rPr>
              <w:t>Acts</w:t>
            </w:r>
            <w:proofErr w:type="spellEnd"/>
            <w:r w:rsidRPr="00835228">
              <w:rPr>
                <w:spacing w:val="-1"/>
                <w:sz w:val="20"/>
                <w:szCs w:val="20"/>
              </w:rPr>
              <w:t xml:space="preserve"> och </w:t>
            </w:r>
            <w:proofErr w:type="spellStart"/>
            <w:r w:rsidRPr="00835228">
              <w:rPr>
                <w:spacing w:val="-1"/>
                <w:sz w:val="20"/>
                <w:szCs w:val="20"/>
              </w:rPr>
              <w:t>EntryRelationship</w:t>
            </w:r>
            <w:proofErr w:type="spellEnd"/>
            <w:r w:rsidRPr="00835228">
              <w:rPr>
                <w:spacing w:val="-1"/>
                <w:sz w:val="20"/>
                <w:szCs w:val="20"/>
              </w:rPr>
              <w:t xml:space="preserve"> </w:t>
            </w:r>
            <w:proofErr w:type="spellStart"/>
            <w:r w:rsidRPr="00835228">
              <w:rPr>
                <w:spacing w:val="-1"/>
                <w:sz w:val="20"/>
                <w:szCs w:val="20"/>
              </w:rPr>
              <w:t>Acts</w:t>
            </w:r>
            <w:proofErr w:type="spellEnd"/>
            <w:r w:rsidRPr="00835228">
              <w:rPr>
                <w:spacing w:val="-1"/>
                <w:sz w:val="20"/>
                <w:szCs w:val="20"/>
              </w:rPr>
              <w:t xml:space="preserve"> om sådana finns.</w:t>
            </w:r>
          </w:p>
          <w:p w14:paraId="2DD58F3D"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4E4ED66"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6CC990C" w14:textId="77777777" w:rsidTr="009962CE">
        <w:trPr>
          <w:trHeight w:hRule="exact" w:val="560"/>
          <w:tblHeader/>
        </w:trPr>
        <w:tc>
          <w:tcPr>
            <w:tcW w:w="2922" w:type="dxa"/>
            <w:tcBorders>
              <w:top w:val="single" w:sz="5" w:space="0" w:color="000000"/>
              <w:left w:val="single" w:sz="5" w:space="0" w:color="000000"/>
              <w:bottom w:val="single" w:sz="5" w:space="0" w:color="000000"/>
              <w:right w:val="single" w:sz="5" w:space="0" w:color="000000"/>
            </w:tcBorders>
          </w:tcPr>
          <w:p w14:paraId="454EEB46" w14:textId="77777777" w:rsidR="007E7169" w:rsidRPr="00907C9B" w:rsidRDefault="007E7169" w:rsidP="00907C9B">
            <w:pPr>
              <w:spacing w:line="229" w:lineRule="exact"/>
              <w:ind w:left="102"/>
              <w:rPr>
                <w:sz w:val="20"/>
                <w:szCs w:val="20"/>
              </w:rPr>
            </w:pPr>
            <w:proofErr w:type="gramStart"/>
            <w:r>
              <w:rPr>
                <w:sz w:val="20"/>
                <w:szCs w:val="20"/>
              </w:rPr>
              <w:t>..</w:t>
            </w:r>
            <w:proofErr w:type="spellStart"/>
            <w:proofErr w:type="gramEnd"/>
            <w:r w:rsidRPr="00907C9B">
              <w:rPr>
                <w:sz w:val="20"/>
                <w:szCs w:val="20"/>
              </w:rPr>
              <w:t>clinicalInformation</w:t>
            </w:r>
            <w:proofErr w:type="spellEnd"/>
          </w:p>
          <w:p w14:paraId="7FA4A69B" w14:textId="77777777" w:rsidR="007E7169" w:rsidRPr="00907C9B" w:rsidRDefault="007E7169" w:rsidP="00907C9B">
            <w:pPr>
              <w:spacing w:line="229" w:lineRule="exact"/>
              <w:ind w:left="102"/>
            </w:pPr>
          </w:p>
          <w:p w14:paraId="6A9881C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B726F9" w14:textId="77777777" w:rsidR="007E7169" w:rsidRPr="00907C9B" w:rsidRDefault="007E7169" w:rsidP="00907C9B">
            <w:pPr>
              <w:spacing w:line="229" w:lineRule="exact"/>
              <w:ind w:left="102"/>
              <w:rPr>
                <w:sz w:val="20"/>
                <w:szCs w:val="20"/>
              </w:rPr>
            </w:pPr>
            <w:proofErr w:type="spellStart"/>
            <w:r>
              <w:rPr>
                <w:sz w:val="20"/>
                <w:szCs w:val="20"/>
              </w:rPr>
              <w:t>C</w:t>
            </w:r>
            <w:r w:rsidRPr="00907C9B">
              <w:rPr>
                <w:sz w:val="20"/>
                <w:szCs w:val="20"/>
              </w:rPr>
              <w:t>linicalInformationType</w:t>
            </w:r>
            <w:proofErr w:type="spellEnd"/>
          </w:p>
          <w:p w14:paraId="485F187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3975CE"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Klinisk </w:t>
            </w:r>
            <w:proofErr w:type="gramStart"/>
            <w:r w:rsidRPr="00907C9B">
              <w:rPr>
                <w:spacing w:val="-1"/>
                <w:sz w:val="20"/>
                <w:szCs w:val="20"/>
              </w:rPr>
              <w:t>information  för</w:t>
            </w:r>
            <w:proofErr w:type="gramEnd"/>
            <w:r w:rsidRPr="00907C9B">
              <w:rPr>
                <w:spacing w:val="-1"/>
                <w:sz w:val="20"/>
                <w:szCs w:val="20"/>
              </w:rPr>
              <w:t xml:space="preserve"> remissvaret. Dessa kliniska data är direkt kopplat till svaret.</w:t>
            </w:r>
          </w:p>
          <w:p w14:paraId="4E690FA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89DC1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35C783E0" w14:textId="77777777" w:rsidTr="009962CE">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02183A87" w14:textId="77777777" w:rsidR="007E7169" w:rsidRPr="00907C9B" w:rsidRDefault="007E7169" w:rsidP="00907C9B">
            <w:pPr>
              <w:spacing w:line="229" w:lineRule="exact"/>
              <w:ind w:left="102"/>
              <w:rPr>
                <w:sz w:val="20"/>
                <w:szCs w:val="20"/>
              </w:rPr>
            </w:pPr>
            <w:proofErr w:type="gramStart"/>
            <w:r>
              <w:rPr>
                <w:sz w:val="20"/>
                <w:szCs w:val="20"/>
              </w:rPr>
              <w:t>...</w:t>
            </w:r>
            <w:proofErr w:type="spellStart"/>
            <w:r w:rsidRPr="00907C9B">
              <w:rPr>
                <w:sz w:val="20"/>
                <w:szCs w:val="20"/>
              </w:rPr>
              <w:t>clinicalInformationCode</w:t>
            </w:r>
            <w:proofErr w:type="spellEnd"/>
            <w:proofErr w:type="gramEnd"/>
          </w:p>
          <w:p w14:paraId="768A065C"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822F5E8" w14:textId="77777777" w:rsidR="007E7169" w:rsidRDefault="007E7169" w:rsidP="00FE377D">
            <w:pPr>
              <w:spacing w:line="226" w:lineRule="exact"/>
              <w:ind w:left="102"/>
              <w:rPr>
                <w:rFonts w:ascii="Arial" w:hAnsi="Arial" w:cs="Arial"/>
                <w:color w:val="FF0000"/>
                <w:sz w:val="20"/>
                <w:szCs w:val="20"/>
              </w:rPr>
            </w:pPr>
            <w:proofErr w:type="spellStart"/>
            <w:r>
              <w:rPr>
                <w:sz w:val="20"/>
                <w:szCs w:val="20"/>
              </w:rPr>
              <w:t>C</w:t>
            </w:r>
            <w:r w:rsidRPr="00835228">
              <w:rPr>
                <w:sz w:val="20"/>
                <w:szCs w:val="20"/>
              </w:rPr>
              <w:t>linicalInformationCodeType</w:t>
            </w:r>
            <w:proofErr w:type="spellEnd"/>
          </w:p>
          <w:p w14:paraId="604080D9" w14:textId="77777777" w:rsidR="007E7169" w:rsidRDefault="007E7169" w:rsidP="00835228">
            <w:pPr>
              <w:spacing w:line="226" w:lineRule="exact"/>
              <w:ind w:left="102"/>
              <w:rPr>
                <w:rFonts w:ascii="Arial" w:hAnsi="Arial" w:cs="Arial"/>
                <w:color w:val="FF0000"/>
                <w:sz w:val="20"/>
                <w:szCs w:val="20"/>
              </w:rPr>
            </w:pPr>
          </w:p>
          <w:p w14:paraId="259BEE2F"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D4362" w14:textId="77777777" w:rsidR="007E7169" w:rsidRDefault="007E7169" w:rsidP="00FE377D">
            <w:pPr>
              <w:spacing w:line="226" w:lineRule="exact"/>
              <w:ind w:left="102"/>
              <w:rPr>
                <w:spacing w:val="-1"/>
                <w:sz w:val="20"/>
                <w:szCs w:val="20"/>
              </w:rPr>
            </w:pPr>
            <w:r>
              <w:rPr>
                <w:spacing w:val="-1"/>
                <w:sz w:val="20"/>
                <w:szCs w:val="20"/>
              </w:rPr>
              <w:t>Kod för åtgärd.</w:t>
            </w:r>
          </w:p>
          <w:p w14:paraId="19DEFD4A" w14:textId="77777777" w:rsidR="007E7169" w:rsidRDefault="007E7169" w:rsidP="00FE377D">
            <w:pPr>
              <w:spacing w:line="226" w:lineRule="exact"/>
              <w:ind w:left="102"/>
              <w:rPr>
                <w:spacing w:val="-1"/>
                <w:sz w:val="20"/>
                <w:szCs w:val="20"/>
              </w:rPr>
            </w:pPr>
            <w:r w:rsidRPr="001807E7">
              <w:rPr>
                <w:spacing w:val="-1"/>
                <w:sz w:val="20"/>
                <w:szCs w:val="20"/>
              </w:rPr>
              <w:t xml:space="preserve">Koden anges i </w:t>
            </w:r>
            <w:proofErr w:type="spellStart"/>
            <w:r w:rsidRPr="001807E7">
              <w:rPr>
                <w:spacing w:val="-1"/>
                <w:sz w:val="20"/>
                <w:szCs w:val="20"/>
              </w:rPr>
              <w:t>code</w:t>
            </w:r>
            <w:proofErr w:type="spellEnd"/>
            <w:r>
              <w:rPr>
                <w:spacing w:val="-1"/>
                <w:sz w:val="20"/>
                <w:szCs w:val="20"/>
              </w:rPr>
              <w:t>.</w:t>
            </w:r>
            <w:r w:rsidRPr="001807E7">
              <w:rPr>
                <w:spacing w:val="-1"/>
                <w:sz w:val="20"/>
                <w:szCs w:val="20"/>
              </w:rPr>
              <w:t xml:space="preserve"> </w:t>
            </w:r>
          </w:p>
          <w:p w14:paraId="1AA7CEEF" w14:textId="77777777" w:rsidR="007E7169" w:rsidRPr="00907C9B" w:rsidRDefault="007E7169" w:rsidP="00FE377D">
            <w:pPr>
              <w:spacing w:line="226" w:lineRule="exact"/>
              <w:ind w:left="102"/>
              <w:rPr>
                <w:spacing w:val="-1"/>
                <w:sz w:val="20"/>
                <w:szCs w:val="20"/>
              </w:rPr>
            </w:pPr>
            <w:r>
              <w:rPr>
                <w:spacing w:val="-1"/>
                <w:sz w:val="20"/>
                <w:szCs w:val="20"/>
              </w:rPr>
              <w:t>K</w:t>
            </w:r>
            <w:r w:rsidRPr="001807E7">
              <w:rPr>
                <w:spacing w:val="-1"/>
                <w:sz w:val="20"/>
                <w:szCs w:val="20"/>
              </w:rPr>
              <w:t>od</w:t>
            </w:r>
            <w:r>
              <w:rPr>
                <w:spacing w:val="-1"/>
                <w:sz w:val="20"/>
                <w:szCs w:val="20"/>
              </w:rPr>
              <w:t>verkets</w:t>
            </w:r>
            <w:r w:rsidRPr="001807E7">
              <w:rPr>
                <w:spacing w:val="-1"/>
                <w:sz w:val="20"/>
                <w:szCs w:val="20"/>
              </w:rPr>
              <w:t xml:space="preserve"> O</w:t>
            </w:r>
            <w:r>
              <w:rPr>
                <w:spacing w:val="-1"/>
                <w:sz w:val="20"/>
                <w:szCs w:val="20"/>
              </w:rPr>
              <w:t>ID</w:t>
            </w:r>
            <w:r w:rsidRPr="001807E7">
              <w:rPr>
                <w:spacing w:val="-1"/>
                <w:sz w:val="20"/>
                <w:szCs w:val="20"/>
              </w:rPr>
              <w:t xml:space="preserve"> i </w:t>
            </w:r>
            <w:proofErr w:type="spellStart"/>
            <w:r w:rsidRPr="001807E7">
              <w:rPr>
                <w:spacing w:val="-1"/>
                <w:sz w:val="20"/>
                <w:szCs w:val="20"/>
              </w:rPr>
              <w:t>codeSystem</w:t>
            </w:r>
            <w:proofErr w:type="spellEnd"/>
            <w:r w:rsidRPr="001807E7">
              <w:rPr>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32BA728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1A93DBA8" w14:textId="77777777" w:rsidTr="009962CE">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421AE704" w14:textId="77777777" w:rsidR="007E7169"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D1D589A"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DCBEC0" w14:textId="77777777" w:rsidR="007E7169" w:rsidRPr="00BF0EC8" w:rsidRDefault="007E7169" w:rsidP="00907C9B">
            <w:pPr>
              <w:spacing w:line="226" w:lineRule="exact"/>
              <w:ind w:left="102"/>
              <w:rPr>
                <w:spacing w:val="-1"/>
                <w:sz w:val="20"/>
                <w:szCs w:val="20"/>
              </w:rPr>
            </w:pPr>
            <w:r w:rsidRPr="00BF0EC8">
              <w:rPr>
                <w:spacing w:val="-1"/>
                <w:sz w:val="20"/>
                <w:szCs w:val="20"/>
              </w:rPr>
              <w:t>Kod.</w:t>
            </w:r>
          </w:p>
        </w:tc>
        <w:tc>
          <w:tcPr>
            <w:tcW w:w="851" w:type="dxa"/>
            <w:tcBorders>
              <w:top w:val="single" w:sz="5" w:space="0" w:color="000000"/>
              <w:left w:val="single" w:sz="5" w:space="0" w:color="000000"/>
              <w:bottom w:val="single" w:sz="5" w:space="0" w:color="000000"/>
              <w:right w:val="single" w:sz="5" w:space="0" w:color="000000"/>
            </w:tcBorders>
          </w:tcPr>
          <w:p w14:paraId="748E851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9120F6" w14:textId="77777777" w:rsidTr="009962CE">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355E86E3" w14:textId="77777777" w:rsidR="007E7169"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669778D"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1C21D5" w14:textId="77777777" w:rsidR="007E7169" w:rsidRPr="001807E7" w:rsidRDefault="007E7169" w:rsidP="00FE377D">
            <w:pPr>
              <w:spacing w:line="226" w:lineRule="exact"/>
              <w:ind w:left="102"/>
              <w:rPr>
                <w:spacing w:val="-1"/>
                <w:sz w:val="20"/>
                <w:szCs w:val="20"/>
              </w:rPr>
            </w:pPr>
            <w:r w:rsidRPr="00BF0EC8">
              <w:rPr>
                <w:spacing w:val="-1"/>
                <w:sz w:val="20"/>
                <w:szCs w:val="20"/>
              </w:rPr>
              <w:t>Kod</w:t>
            </w:r>
            <w:r w:rsidRPr="001807E7">
              <w:rPr>
                <w:spacing w:val="-1"/>
                <w:sz w:val="20"/>
                <w:szCs w:val="20"/>
              </w:rPr>
              <w:t xml:space="preserve"> kan komma från kodverket ICD-10 (1.2.752.116.1.1.1.1.3)</w:t>
            </w:r>
            <w:r>
              <w:rPr>
                <w:spacing w:val="-1"/>
                <w:sz w:val="20"/>
                <w:szCs w:val="20"/>
              </w:rPr>
              <w:t xml:space="preserve"> men andra kodverk </w:t>
            </w:r>
            <w:proofErr w:type="gramStart"/>
            <w:r>
              <w:rPr>
                <w:spacing w:val="-1"/>
                <w:sz w:val="20"/>
                <w:szCs w:val="20"/>
              </w:rPr>
              <w:t>kan  förekomma</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D4AB867"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4222FC05" w14:textId="77777777" w:rsidTr="009962CE">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28AA332B" w14:textId="77777777" w:rsidR="007E7169" w:rsidRPr="00907C9B" w:rsidRDefault="007E7169" w:rsidP="00907C9B">
            <w:pPr>
              <w:spacing w:line="229" w:lineRule="exact"/>
              <w:ind w:left="102"/>
              <w:rPr>
                <w:sz w:val="20"/>
                <w:szCs w:val="20"/>
              </w:rPr>
            </w:pPr>
            <w:proofErr w:type="gramStart"/>
            <w:r>
              <w:rPr>
                <w:sz w:val="20"/>
                <w:szCs w:val="20"/>
              </w:rPr>
              <w:t>..</w:t>
            </w:r>
            <w:r w:rsidRPr="00907C9B">
              <w:rPr>
                <w:sz w:val="20"/>
                <w:szCs w:val="20"/>
              </w:rPr>
              <w:t>.</w:t>
            </w:r>
            <w:proofErr w:type="spellStart"/>
            <w:r w:rsidRPr="00907C9B">
              <w:rPr>
                <w:sz w:val="20"/>
                <w:szCs w:val="20"/>
              </w:rPr>
              <w:t>clinicalInformationText</w:t>
            </w:r>
            <w:proofErr w:type="spellEnd"/>
            <w:proofErr w:type="gramEnd"/>
          </w:p>
          <w:p w14:paraId="2479BC22"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D33311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EEA61A" w14:textId="77777777" w:rsidR="007E7169" w:rsidRPr="00907C9B" w:rsidRDefault="007E7169" w:rsidP="00907C9B">
            <w:pPr>
              <w:spacing w:line="226" w:lineRule="exact"/>
              <w:ind w:left="102"/>
              <w:rPr>
                <w:spacing w:val="-1"/>
                <w:sz w:val="20"/>
                <w:szCs w:val="20"/>
              </w:rPr>
            </w:pPr>
            <w:r w:rsidRPr="00907C9B">
              <w:rPr>
                <w:spacing w:val="-1"/>
                <w:sz w:val="20"/>
                <w:szCs w:val="20"/>
              </w:rPr>
              <w:t>Beskrivning av klinisk information</w:t>
            </w:r>
          </w:p>
          <w:p w14:paraId="61672B8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DFEC6F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B0B5DA9"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32B17F1" w14:textId="77777777" w:rsidR="007E7169" w:rsidRPr="00907C9B" w:rsidRDefault="007E7169" w:rsidP="00907C9B">
            <w:pPr>
              <w:spacing w:line="229" w:lineRule="exact"/>
              <w:ind w:left="102"/>
              <w:rPr>
                <w:sz w:val="20"/>
                <w:szCs w:val="20"/>
              </w:rPr>
            </w:pPr>
            <w:proofErr w:type="gramStart"/>
            <w:r>
              <w:rPr>
                <w:sz w:val="20"/>
                <w:szCs w:val="20"/>
              </w:rPr>
              <w:t>..</w:t>
            </w:r>
            <w:proofErr w:type="spellStart"/>
            <w:proofErr w:type="gramEnd"/>
            <w:r w:rsidRPr="00907C9B">
              <w:rPr>
                <w:sz w:val="20"/>
                <w:szCs w:val="20"/>
              </w:rPr>
              <w:t>act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742675F" w14:textId="77777777" w:rsidR="007E7169" w:rsidRPr="00907C9B" w:rsidRDefault="007E7169" w:rsidP="00907C9B">
            <w:pPr>
              <w:spacing w:line="226" w:lineRule="exact"/>
              <w:ind w:left="102"/>
              <w:rPr>
                <w:sz w:val="20"/>
                <w:szCs w:val="20"/>
              </w:rPr>
            </w:pPr>
            <w:proofErr w:type="spellStart"/>
            <w:r>
              <w:rPr>
                <w:sz w:val="20"/>
                <w:szCs w:val="20"/>
              </w:rPr>
              <w:t>A</w:t>
            </w:r>
            <w:r w:rsidRPr="00907C9B">
              <w:rPr>
                <w:sz w:val="20"/>
                <w:szCs w:val="20"/>
              </w:rPr>
              <w:t>ctType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98473CB" w14:textId="77777777" w:rsidR="007E7169" w:rsidRPr="00907C9B" w:rsidRDefault="007E7169" w:rsidP="00907C9B">
            <w:pPr>
              <w:spacing w:line="226" w:lineRule="exact"/>
              <w:ind w:left="102"/>
              <w:rPr>
                <w:spacing w:val="-1"/>
                <w:sz w:val="20"/>
                <w:szCs w:val="20"/>
              </w:rPr>
            </w:pPr>
            <w:r w:rsidRPr="00907C9B">
              <w:rPr>
                <w:spacing w:val="-1"/>
                <w:sz w:val="20"/>
                <w:szCs w:val="20"/>
              </w:rPr>
              <w:t>Utförd åtgärd</w:t>
            </w:r>
          </w:p>
          <w:p w14:paraId="395AE2C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BAB05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71FB98CA" w14:textId="77777777" w:rsidTr="009962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4E14D976" w14:textId="77777777" w:rsidR="007E7169" w:rsidRPr="00EF7DF9" w:rsidRDefault="007E7169" w:rsidP="00907C9B">
            <w:pPr>
              <w:spacing w:line="229" w:lineRule="exact"/>
              <w:ind w:left="102"/>
              <w:rPr>
                <w:sz w:val="20"/>
                <w:szCs w:val="20"/>
              </w:rPr>
            </w:pPr>
            <w:proofErr w:type="gramStart"/>
            <w:r>
              <w:rPr>
                <w:sz w:val="20"/>
                <w:szCs w:val="20"/>
              </w:rPr>
              <w:t>...</w:t>
            </w:r>
            <w:proofErr w:type="spellStart"/>
            <w:r w:rsidRPr="00EF7DF9">
              <w:rPr>
                <w:sz w:val="20"/>
                <w:szCs w:val="20"/>
              </w:rPr>
              <w:t>act</w:t>
            </w:r>
            <w:r>
              <w:rPr>
                <w:sz w:val="20"/>
                <w:szCs w:val="20"/>
              </w:rPr>
              <w:t>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10E75F22" w14:textId="77777777" w:rsidR="007E7169" w:rsidRDefault="007E7169" w:rsidP="0096469E">
            <w:pPr>
              <w:spacing w:line="226" w:lineRule="exact"/>
              <w:ind w:left="102"/>
              <w:rPr>
                <w:rFonts w:ascii="Arial" w:hAnsi="Arial" w:cs="Arial"/>
                <w:color w:val="FF0000"/>
                <w:sz w:val="20"/>
                <w:szCs w:val="20"/>
              </w:rPr>
            </w:pPr>
            <w:r>
              <w:rPr>
                <w:sz w:val="20"/>
                <w:szCs w:val="20"/>
              </w:rPr>
              <w:t>string</w:t>
            </w:r>
          </w:p>
          <w:p w14:paraId="173957F9" w14:textId="77777777" w:rsidR="007E7169" w:rsidRPr="00EF7DF9"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09CEA" w14:textId="77777777" w:rsidR="007E7169" w:rsidRPr="00907C9B" w:rsidRDefault="007E7169" w:rsidP="00907C9B">
            <w:pPr>
              <w:spacing w:line="226" w:lineRule="exact"/>
              <w:ind w:left="102"/>
              <w:rPr>
                <w:spacing w:val="-1"/>
                <w:sz w:val="20"/>
                <w:szCs w:val="20"/>
              </w:rPr>
            </w:pPr>
            <w:proofErr w:type="spellStart"/>
            <w:r w:rsidRPr="0096469E">
              <w:rPr>
                <w:spacing w:val="-1"/>
                <w:sz w:val="20"/>
                <w:szCs w:val="20"/>
              </w:rPr>
              <w:t>Åtgärdems</w:t>
            </w:r>
            <w:proofErr w:type="spellEnd"/>
            <w:r w:rsidRPr="0096469E">
              <w:rPr>
                <w:spacing w:val="-1"/>
                <w:sz w:val="20"/>
                <w:szCs w:val="20"/>
              </w:rPr>
              <w:t xml:space="preserve"> identitet som är unik inom det lokala </w:t>
            </w:r>
            <w:proofErr w:type="spellStart"/>
            <w:r w:rsidRPr="0096469E">
              <w:rPr>
                <w:spacing w:val="-1"/>
                <w:sz w:val="20"/>
                <w:szCs w:val="20"/>
              </w:rPr>
              <w:t>avsändade</w:t>
            </w:r>
            <w:proofErr w:type="spellEnd"/>
            <w:r w:rsidRPr="0096469E">
              <w:rPr>
                <w:spacing w:val="-1"/>
                <w:sz w:val="20"/>
                <w:szCs w:val="20"/>
              </w:rPr>
              <w:t xml:space="preserve"> systemet</w:t>
            </w:r>
          </w:p>
          <w:p w14:paraId="62C06BF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FB9E7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761400B5" w14:textId="77777777" w:rsidTr="009962CE">
        <w:trPr>
          <w:trHeight w:hRule="exact" w:val="708"/>
          <w:tblHeader/>
        </w:trPr>
        <w:tc>
          <w:tcPr>
            <w:tcW w:w="2922" w:type="dxa"/>
            <w:tcBorders>
              <w:top w:val="single" w:sz="5" w:space="0" w:color="000000"/>
              <w:left w:val="single" w:sz="5" w:space="0" w:color="000000"/>
              <w:bottom w:val="single" w:sz="5" w:space="0" w:color="000000"/>
              <w:right w:val="single" w:sz="5" w:space="0" w:color="000000"/>
            </w:tcBorders>
          </w:tcPr>
          <w:p w14:paraId="5C2181DB" w14:textId="77777777" w:rsidR="007E7169" w:rsidRPr="00907C9B" w:rsidRDefault="007E7169" w:rsidP="00907C9B">
            <w:pPr>
              <w:spacing w:line="229" w:lineRule="exact"/>
              <w:ind w:left="102"/>
              <w:rPr>
                <w:sz w:val="20"/>
                <w:szCs w:val="20"/>
                <w:lang w:val="en-US"/>
              </w:rPr>
            </w:pPr>
            <w:r>
              <w:rPr>
                <w:sz w:val="20"/>
                <w:szCs w:val="20"/>
                <w:lang w:val="en-US"/>
              </w:rPr>
              <w:t>..</w:t>
            </w:r>
            <w:r w:rsidRPr="00907C9B">
              <w:rPr>
                <w:sz w:val="20"/>
                <w:szCs w:val="20"/>
                <w:lang w:val="en-US"/>
              </w:rPr>
              <w:t>.</w:t>
            </w:r>
            <w:proofErr w:type="spellStart"/>
            <w:r w:rsidRPr="00907C9B">
              <w:rPr>
                <w:sz w:val="20"/>
                <w:szCs w:val="20"/>
                <w:lang w:val="en-US"/>
              </w:rPr>
              <w:t>actCode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C7F8DCC" w14:textId="77777777" w:rsidR="007E7169" w:rsidRPr="0096469E" w:rsidRDefault="007E7169" w:rsidP="00FE377D">
            <w:pPr>
              <w:spacing w:line="226" w:lineRule="exact"/>
              <w:ind w:left="102"/>
              <w:rPr>
                <w:sz w:val="20"/>
                <w:szCs w:val="20"/>
              </w:rPr>
            </w:pPr>
            <w:proofErr w:type="spellStart"/>
            <w:r w:rsidRPr="0096469E">
              <w:rPr>
                <w:sz w:val="20"/>
                <w:szCs w:val="20"/>
              </w:rPr>
              <w:t>Act</w:t>
            </w:r>
            <w:r w:rsidRPr="00835228">
              <w:rPr>
                <w:sz w:val="20"/>
                <w:szCs w:val="20"/>
              </w:rPr>
              <w:t>CodeType</w:t>
            </w:r>
            <w:proofErr w:type="spellEnd"/>
          </w:p>
          <w:p w14:paraId="146F796B" w14:textId="77777777" w:rsidR="007E7169" w:rsidRPr="0096469E" w:rsidRDefault="007E7169" w:rsidP="0096469E">
            <w:pPr>
              <w:spacing w:line="226" w:lineRule="exact"/>
              <w:ind w:left="102"/>
              <w:rPr>
                <w:sz w:val="20"/>
                <w:szCs w:val="20"/>
              </w:rPr>
            </w:pPr>
          </w:p>
          <w:p w14:paraId="1391BB17"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C32431" w14:textId="77777777" w:rsidR="007E7169" w:rsidRDefault="007E7169" w:rsidP="00FE377D">
            <w:pPr>
              <w:spacing w:line="226" w:lineRule="exact"/>
              <w:ind w:left="102"/>
              <w:rPr>
                <w:spacing w:val="-1"/>
                <w:sz w:val="20"/>
                <w:szCs w:val="20"/>
              </w:rPr>
            </w:pPr>
            <w:r>
              <w:rPr>
                <w:spacing w:val="-1"/>
                <w:sz w:val="20"/>
                <w:szCs w:val="20"/>
              </w:rPr>
              <w:t>K</w:t>
            </w:r>
            <w:r w:rsidRPr="00907C9B">
              <w:rPr>
                <w:spacing w:val="-1"/>
                <w:sz w:val="20"/>
                <w:szCs w:val="20"/>
              </w:rPr>
              <w:t>od</w:t>
            </w:r>
            <w:r>
              <w:rPr>
                <w:spacing w:val="-1"/>
                <w:sz w:val="20"/>
                <w:szCs w:val="20"/>
              </w:rPr>
              <w:t xml:space="preserve"> för åtgärd. </w:t>
            </w:r>
          </w:p>
          <w:p w14:paraId="5150468A" w14:textId="77777777" w:rsidR="007E7169" w:rsidRDefault="007E7169" w:rsidP="00FE377D">
            <w:pPr>
              <w:spacing w:line="226" w:lineRule="exact"/>
              <w:ind w:left="102"/>
              <w:rPr>
                <w:spacing w:val="-1"/>
                <w:sz w:val="20"/>
                <w:szCs w:val="20"/>
              </w:rPr>
            </w:pPr>
            <w:r>
              <w:rPr>
                <w:spacing w:val="-1"/>
                <w:sz w:val="20"/>
                <w:szCs w:val="20"/>
              </w:rPr>
              <w:t xml:space="preserve">Koden anges i </w:t>
            </w:r>
            <w:proofErr w:type="spellStart"/>
            <w:r>
              <w:rPr>
                <w:spacing w:val="-1"/>
                <w:sz w:val="20"/>
                <w:szCs w:val="20"/>
              </w:rPr>
              <w:t>code</w:t>
            </w:r>
            <w:proofErr w:type="spellEnd"/>
            <w:r>
              <w:rPr>
                <w:spacing w:val="-1"/>
                <w:sz w:val="20"/>
                <w:szCs w:val="20"/>
              </w:rPr>
              <w:t xml:space="preserve">. </w:t>
            </w:r>
          </w:p>
          <w:p w14:paraId="0FAEF4B4" w14:textId="77777777" w:rsidR="007E7169" w:rsidRDefault="007E7169" w:rsidP="00FE377D">
            <w:pPr>
              <w:spacing w:line="226" w:lineRule="exact"/>
              <w:ind w:left="102"/>
              <w:rPr>
                <w:spacing w:val="-1"/>
                <w:sz w:val="20"/>
                <w:szCs w:val="20"/>
              </w:rPr>
            </w:pPr>
            <w:r>
              <w:rPr>
                <w:spacing w:val="-1"/>
                <w:sz w:val="20"/>
                <w:szCs w:val="20"/>
              </w:rPr>
              <w:t xml:space="preserve">Kodverkets OID anges i </w:t>
            </w:r>
            <w:proofErr w:type="spellStart"/>
            <w:r>
              <w:rPr>
                <w:spacing w:val="-1"/>
                <w:sz w:val="20"/>
                <w:szCs w:val="20"/>
              </w:rPr>
              <w:t>codeSystem</w:t>
            </w:r>
            <w:proofErr w:type="spellEnd"/>
            <w:r>
              <w:rPr>
                <w:spacing w:val="-1"/>
                <w:sz w:val="20"/>
                <w:szCs w:val="20"/>
              </w:rPr>
              <w:t>.</w:t>
            </w:r>
          </w:p>
          <w:p w14:paraId="45EE4554" w14:textId="77777777" w:rsidR="007E7169" w:rsidRDefault="007E7169" w:rsidP="00FE377D">
            <w:pPr>
              <w:spacing w:line="226" w:lineRule="exact"/>
              <w:ind w:left="102"/>
              <w:rPr>
                <w:spacing w:val="-1"/>
                <w:sz w:val="20"/>
                <w:szCs w:val="20"/>
              </w:rPr>
            </w:pPr>
          </w:p>
          <w:p w14:paraId="60E67A3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EC3E0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46056D46"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86C171D" w14:textId="77777777" w:rsidR="007E7169"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5BF9B02"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AA9617" w14:textId="77777777" w:rsidR="007E7169" w:rsidRPr="00907C9B" w:rsidRDefault="007E7169" w:rsidP="00907C9B">
            <w:pPr>
              <w:spacing w:line="226" w:lineRule="exact"/>
              <w:ind w:left="102"/>
              <w:rPr>
                <w:spacing w:val="-1"/>
                <w:sz w:val="20"/>
                <w:szCs w:val="20"/>
              </w:rPr>
            </w:pPr>
            <w:proofErr w:type="spellStart"/>
            <w:r w:rsidRPr="00907C9B">
              <w:rPr>
                <w:spacing w:val="-1"/>
                <w:sz w:val="20"/>
                <w:szCs w:val="20"/>
              </w:rPr>
              <w:t>Nullvärde</w:t>
            </w:r>
            <w:proofErr w:type="spellEnd"/>
            <w:r w:rsidRPr="00907C9B">
              <w:rPr>
                <w:spacing w:val="-1"/>
                <w:sz w:val="20"/>
                <w:szCs w:val="20"/>
              </w:rPr>
              <w:t xml:space="preserve"> är til</w:t>
            </w:r>
            <w:r>
              <w:rPr>
                <w:spacing w:val="-1"/>
                <w:sz w:val="20"/>
                <w:szCs w:val="20"/>
              </w:rPr>
              <w:t xml:space="preserve">låtet om kod </w:t>
            </w:r>
            <w:proofErr w:type="gramStart"/>
            <w:r>
              <w:rPr>
                <w:spacing w:val="-1"/>
                <w:sz w:val="20"/>
                <w:szCs w:val="20"/>
              </w:rPr>
              <w:t>ej</w:t>
            </w:r>
            <w:proofErr w:type="gramEnd"/>
            <w:r>
              <w:rPr>
                <w:spacing w:val="-1"/>
                <w:sz w:val="20"/>
                <w:szCs w:val="20"/>
              </w:rPr>
              <w:t xml:space="preserve"> är tillgänglig, och å</w:t>
            </w:r>
            <w:r w:rsidRPr="00907C9B">
              <w:rPr>
                <w:spacing w:val="-1"/>
                <w:sz w:val="20"/>
                <w:szCs w:val="20"/>
              </w:rPr>
              <w:t>tgärdskodstext skall då skrivas i &lt;</w:t>
            </w:r>
            <w:proofErr w:type="spellStart"/>
            <w:r w:rsidRPr="00907C9B">
              <w:rPr>
                <w:spacing w:val="-1"/>
                <w:sz w:val="20"/>
                <w:szCs w:val="20"/>
              </w:rPr>
              <w:t>actText</w:t>
            </w:r>
            <w:proofErr w:type="spellEnd"/>
            <w:r w:rsidRPr="00907C9B">
              <w:rPr>
                <w:spacing w:val="-1"/>
                <w:sz w:val="20"/>
                <w:szCs w:val="20"/>
              </w:rPr>
              <w:t>&gt;.</w:t>
            </w:r>
          </w:p>
        </w:tc>
        <w:tc>
          <w:tcPr>
            <w:tcW w:w="851" w:type="dxa"/>
            <w:tcBorders>
              <w:top w:val="single" w:sz="5" w:space="0" w:color="000000"/>
              <w:left w:val="single" w:sz="5" w:space="0" w:color="000000"/>
              <w:bottom w:val="single" w:sz="5" w:space="0" w:color="000000"/>
              <w:right w:val="single" w:sz="5" w:space="0" w:color="000000"/>
            </w:tcBorders>
          </w:tcPr>
          <w:p w14:paraId="654C9538"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1290035" w14:textId="77777777" w:rsidTr="009962CE">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593DDE6F" w14:textId="77777777" w:rsidR="007E7169"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58B3785"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DB213"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Lämpliga kodverk kan vara: KVÅ (1.2.752.116.1.3.2.1.4) </w:t>
            </w:r>
            <w:r>
              <w:rPr>
                <w:spacing w:val="-1"/>
                <w:sz w:val="20"/>
                <w:szCs w:val="20"/>
              </w:rPr>
              <w:t>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C0544B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03AAEF1D" w14:textId="77777777" w:rsidTr="009962CE">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CF9DD26" w14:textId="77777777" w:rsidR="007E7169" w:rsidRPr="00907C9B" w:rsidRDefault="007E7169" w:rsidP="00907C9B">
            <w:pPr>
              <w:spacing w:line="229" w:lineRule="exact"/>
              <w:ind w:left="102"/>
              <w:rPr>
                <w:sz w:val="20"/>
                <w:szCs w:val="20"/>
                <w:lang w:val="en-US"/>
              </w:rPr>
            </w:pPr>
            <w:proofErr w:type="gramStart"/>
            <w:r>
              <w:rPr>
                <w:sz w:val="20"/>
                <w:szCs w:val="20"/>
              </w:rPr>
              <w:t>..</w:t>
            </w:r>
            <w:r w:rsidRPr="00907C9B">
              <w:rPr>
                <w:sz w:val="20"/>
                <w:szCs w:val="20"/>
              </w:rPr>
              <w:t>.</w:t>
            </w:r>
            <w:proofErr w:type="spellStart"/>
            <w:r w:rsidRPr="00907C9B">
              <w:rPr>
                <w:sz w:val="20"/>
                <w:szCs w:val="20"/>
                <w:lang w:val="en-US"/>
              </w:rPr>
              <w:t>actText</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18A5EA3A"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176A72" w14:textId="77777777" w:rsidR="007E7169" w:rsidRPr="00907C9B" w:rsidRDefault="007E7169" w:rsidP="00693404">
            <w:pPr>
              <w:spacing w:line="226" w:lineRule="exact"/>
              <w:ind w:left="102"/>
              <w:rPr>
                <w:spacing w:val="-1"/>
                <w:sz w:val="20"/>
                <w:szCs w:val="20"/>
              </w:rPr>
            </w:pPr>
            <w:r w:rsidRPr="00907C9B">
              <w:rPr>
                <w:spacing w:val="-1"/>
                <w:sz w:val="20"/>
                <w:szCs w:val="20"/>
              </w:rPr>
              <w:t>Text som anger namnet på den kod som anges i attributet åtgärdskod. Beskrivning av åtgärd anges här om ingen kod har angetts i attributet åtgärdskod.</w:t>
            </w:r>
          </w:p>
        </w:tc>
        <w:tc>
          <w:tcPr>
            <w:tcW w:w="851" w:type="dxa"/>
            <w:tcBorders>
              <w:top w:val="single" w:sz="5" w:space="0" w:color="000000"/>
              <w:left w:val="single" w:sz="5" w:space="0" w:color="000000"/>
              <w:bottom w:val="single" w:sz="5" w:space="0" w:color="000000"/>
              <w:right w:val="single" w:sz="5" w:space="0" w:color="000000"/>
            </w:tcBorders>
          </w:tcPr>
          <w:p w14:paraId="0D5B53CF"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4180FD5" w14:textId="77777777" w:rsidTr="009962CE">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FA3E6E1" w14:textId="77777777" w:rsidR="007E7169" w:rsidRPr="00907C9B" w:rsidRDefault="007E7169" w:rsidP="00907C9B">
            <w:pPr>
              <w:spacing w:line="229" w:lineRule="exact"/>
              <w:ind w:left="102"/>
              <w:rPr>
                <w:sz w:val="20"/>
                <w:szCs w:val="20"/>
                <w:lang w:val="en-US"/>
              </w:rPr>
            </w:pPr>
            <w:r>
              <w:rPr>
                <w:sz w:val="20"/>
                <w:szCs w:val="20"/>
                <w:lang w:val="en-US"/>
              </w:rPr>
              <w:t>..</w:t>
            </w:r>
            <w:r w:rsidRPr="00907C9B">
              <w:rPr>
                <w:sz w:val="20"/>
                <w:szCs w:val="20"/>
                <w:lang w:val="en-US"/>
              </w:rPr>
              <w:t>.</w:t>
            </w:r>
            <w:proofErr w:type="spellStart"/>
            <w:r w:rsidRPr="00907C9B">
              <w:rPr>
                <w:sz w:val="20"/>
                <w:szCs w:val="20"/>
                <w:lang w:val="en-US"/>
              </w:rPr>
              <w:t>actTime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DDD1A2E" w14:textId="77777777" w:rsidR="007E7169" w:rsidRPr="0096469E" w:rsidRDefault="007E7169" w:rsidP="0096469E">
            <w:pPr>
              <w:spacing w:line="226" w:lineRule="exact"/>
              <w:ind w:left="102"/>
              <w:rPr>
                <w:sz w:val="20"/>
                <w:szCs w:val="20"/>
              </w:rPr>
            </w:pPr>
            <w:proofErr w:type="spellStart"/>
            <w:r w:rsidRPr="0096469E">
              <w:rPr>
                <w:sz w:val="20"/>
                <w:szCs w:val="20"/>
              </w:rPr>
              <w:t>TimeStampType</w:t>
            </w:r>
            <w:proofErr w:type="spellEnd"/>
          </w:p>
          <w:p w14:paraId="06424BC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60D3F3" w14:textId="77777777" w:rsidR="007E7169" w:rsidRPr="0096469E" w:rsidRDefault="007E7169" w:rsidP="0096469E">
            <w:pPr>
              <w:spacing w:line="226" w:lineRule="exact"/>
              <w:ind w:left="102"/>
              <w:rPr>
                <w:spacing w:val="-1"/>
                <w:sz w:val="20"/>
                <w:szCs w:val="20"/>
              </w:rPr>
            </w:pPr>
            <w:r w:rsidRPr="0096469E">
              <w:rPr>
                <w:spacing w:val="-1"/>
                <w:sz w:val="20"/>
                <w:szCs w:val="20"/>
              </w:rPr>
              <w:t>Tidpunkt då åtgärd genomfördes</w:t>
            </w:r>
          </w:p>
          <w:p w14:paraId="75AFEAE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8D30FF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39E143F6"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A243286" w14:textId="77777777" w:rsidR="007E7169" w:rsidRDefault="007E7169" w:rsidP="00907C9B">
            <w:pPr>
              <w:spacing w:line="229" w:lineRule="exact"/>
              <w:ind w:left="102"/>
              <w:rPr>
                <w:sz w:val="20"/>
                <w:szCs w:val="20"/>
                <w:lang w:val="en-US"/>
              </w:rPr>
            </w:pPr>
            <w:r>
              <w:rPr>
                <w:sz w:val="20"/>
                <w:szCs w:val="20"/>
                <w:lang w:val="en-US"/>
              </w:rPr>
              <w:t>...</w:t>
            </w:r>
            <w:proofErr w:type="spellStart"/>
            <w:r>
              <w:rPr>
                <w:sz w:val="20"/>
                <w:szCs w:val="20"/>
                <w:lang w:val="en-US"/>
              </w:rPr>
              <w:t>actResult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9B317D9" w14:textId="77777777" w:rsidR="007E7169" w:rsidRPr="0096469E" w:rsidRDefault="007E7169" w:rsidP="0096469E">
            <w:pPr>
              <w:spacing w:line="226" w:lineRule="exact"/>
              <w:ind w:left="102"/>
              <w:rPr>
                <w:sz w:val="20"/>
                <w:szCs w:val="20"/>
              </w:rPr>
            </w:pPr>
            <w:proofErr w:type="spellStart"/>
            <w:r>
              <w:rPr>
                <w:sz w:val="20"/>
                <w:szCs w:val="20"/>
              </w:rPr>
              <w:t>Multimedia</w:t>
            </w:r>
            <w:r w:rsidRPr="0096469E">
              <w:rPr>
                <w:sz w:val="20"/>
                <w:szCs w:val="20"/>
              </w:rPr>
              <w: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6A69928" w14:textId="77777777" w:rsidR="007E7169" w:rsidRPr="0096469E" w:rsidRDefault="007E7169" w:rsidP="003D6271">
            <w:pPr>
              <w:spacing w:line="226" w:lineRule="exact"/>
              <w:ind w:left="102"/>
              <w:rPr>
                <w:spacing w:val="-1"/>
                <w:sz w:val="20"/>
                <w:szCs w:val="20"/>
              </w:rPr>
            </w:pPr>
            <w:r w:rsidRPr="0096469E">
              <w:rPr>
                <w:spacing w:val="-1"/>
                <w:sz w:val="20"/>
                <w:szCs w:val="20"/>
              </w:rPr>
              <w:t>Resultat av åtgärd. Data i form av bifogade bilder eller liknande</w:t>
            </w:r>
          </w:p>
          <w:p w14:paraId="404E4549" w14:textId="77777777" w:rsidR="007E7169" w:rsidRPr="0096469E" w:rsidRDefault="007E7169" w:rsidP="0096469E">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4CC60" w14:textId="77777777" w:rsidR="007E7169" w:rsidRPr="00907C9B"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w:t>
            </w:r>
          </w:p>
        </w:tc>
      </w:tr>
      <w:tr w:rsidR="007E7169" w:rsidRPr="00907C9B" w14:paraId="5CDD1556" w14:textId="77777777" w:rsidTr="009962CE">
        <w:trPr>
          <w:trHeight w:hRule="exact" w:val="299"/>
          <w:tblHeader/>
        </w:trPr>
        <w:tc>
          <w:tcPr>
            <w:tcW w:w="2922" w:type="dxa"/>
            <w:tcBorders>
              <w:top w:val="single" w:sz="5" w:space="0" w:color="000000"/>
              <w:left w:val="single" w:sz="5" w:space="0" w:color="000000"/>
              <w:bottom w:val="single" w:sz="5" w:space="0" w:color="000000"/>
              <w:right w:val="single" w:sz="5" w:space="0" w:color="000000"/>
            </w:tcBorders>
          </w:tcPr>
          <w:p w14:paraId="11F8F9FB" w14:textId="77777777" w:rsidR="007E7169" w:rsidRDefault="007E7169" w:rsidP="00907C9B">
            <w:pPr>
              <w:spacing w:line="229" w:lineRule="exact"/>
              <w:ind w:left="102"/>
              <w:rPr>
                <w:sz w:val="20"/>
                <w:szCs w:val="20"/>
                <w:lang w:val="en-US"/>
              </w:rPr>
            </w:pPr>
            <w:r>
              <w:rPr>
                <w:sz w:val="20"/>
                <w:szCs w:val="20"/>
                <w:lang w:val="en-US"/>
              </w:rPr>
              <w:t>...</w:t>
            </w:r>
            <w:proofErr w:type="spellStart"/>
            <w:r>
              <w:rPr>
                <w:sz w:val="20"/>
                <w:szCs w:val="20"/>
                <w:lang w:val="en-US"/>
              </w:rPr>
              <w:t>mediaType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79ABBD9" w14:textId="77777777" w:rsidR="007E7169" w:rsidRDefault="007E7169" w:rsidP="0096469E">
            <w:pPr>
              <w:spacing w:line="226" w:lineRule="exact"/>
              <w:ind w:left="102"/>
              <w:rPr>
                <w:sz w:val="20"/>
                <w:szCs w:val="20"/>
              </w:rPr>
            </w:pPr>
            <w:proofErr w:type="spellStart"/>
            <w:r>
              <w:rPr>
                <w:sz w:val="20"/>
                <w:szCs w:val="20"/>
              </w:rPr>
              <w:t>MediaTypeEnum</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6252703" w14:textId="77777777" w:rsidR="007E7169" w:rsidRPr="0096469E" w:rsidRDefault="007E7169" w:rsidP="003D6271">
            <w:pPr>
              <w:spacing w:line="226" w:lineRule="exact"/>
              <w:ind w:left="102"/>
              <w:rPr>
                <w:spacing w:val="-1"/>
                <w:sz w:val="20"/>
                <w:szCs w:val="20"/>
              </w:rPr>
            </w:pPr>
            <w:r w:rsidRPr="00680547">
              <w:rPr>
                <w:spacing w:val="-1"/>
                <w:sz w:val="20"/>
                <w:szCs w:val="20"/>
              </w:rPr>
              <w:t>Typ av multimedia</w:t>
            </w:r>
          </w:p>
        </w:tc>
        <w:tc>
          <w:tcPr>
            <w:tcW w:w="851" w:type="dxa"/>
            <w:tcBorders>
              <w:top w:val="single" w:sz="5" w:space="0" w:color="000000"/>
              <w:left w:val="single" w:sz="5" w:space="0" w:color="000000"/>
              <w:bottom w:val="single" w:sz="5" w:space="0" w:color="000000"/>
              <w:right w:val="single" w:sz="5" w:space="0" w:color="000000"/>
            </w:tcBorders>
          </w:tcPr>
          <w:p w14:paraId="7A5653E3" w14:textId="77777777" w:rsidR="007E7169"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1AFFEB91"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8887769" w14:textId="77777777" w:rsidR="007E7169" w:rsidRDefault="007E7169" w:rsidP="00907C9B">
            <w:pPr>
              <w:spacing w:line="229" w:lineRule="exact"/>
              <w:ind w:left="102"/>
              <w:rPr>
                <w:sz w:val="20"/>
                <w:szCs w:val="20"/>
                <w:lang w:val="en-US"/>
              </w:rPr>
            </w:pPr>
            <w:r>
              <w:rPr>
                <w:sz w:val="20"/>
                <w:szCs w:val="20"/>
                <w:lang w:val="en-US"/>
              </w:rPr>
              <w:t>...value</w:t>
            </w:r>
          </w:p>
        </w:tc>
        <w:tc>
          <w:tcPr>
            <w:tcW w:w="1559" w:type="dxa"/>
            <w:tcBorders>
              <w:top w:val="single" w:sz="5" w:space="0" w:color="000000"/>
              <w:left w:val="single" w:sz="5" w:space="0" w:color="000000"/>
              <w:bottom w:val="single" w:sz="5" w:space="0" w:color="000000"/>
              <w:right w:val="single" w:sz="5" w:space="0" w:color="000000"/>
            </w:tcBorders>
          </w:tcPr>
          <w:p w14:paraId="1659B197" w14:textId="77777777" w:rsidR="007E7169" w:rsidRDefault="007E7169" w:rsidP="0096469E">
            <w:pPr>
              <w:spacing w:line="226" w:lineRule="exact"/>
              <w:ind w:left="102"/>
              <w:rPr>
                <w:sz w:val="20"/>
                <w:szCs w:val="20"/>
              </w:rPr>
            </w:pPr>
            <w:r>
              <w:rPr>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09FEBB69" w14:textId="77777777" w:rsidR="007E7169" w:rsidRPr="0096469E" w:rsidRDefault="007E7169" w:rsidP="003D6271">
            <w:pPr>
              <w:spacing w:line="226" w:lineRule="exact"/>
              <w:ind w:left="102"/>
              <w:rPr>
                <w:spacing w:val="-1"/>
                <w:sz w:val="20"/>
                <w:szCs w:val="20"/>
              </w:rPr>
            </w:pPr>
            <w:proofErr w:type="spellStart"/>
            <w:r w:rsidRPr="00680547">
              <w:rPr>
                <w:spacing w:val="-1"/>
                <w:sz w:val="20"/>
                <w:szCs w:val="20"/>
              </w:rPr>
              <w:t>Value</w:t>
            </w:r>
            <w:proofErr w:type="spellEnd"/>
            <w:r w:rsidRPr="00680547">
              <w:rPr>
                <w:spacing w:val="-1"/>
                <w:sz w:val="20"/>
                <w:szCs w:val="20"/>
              </w:rPr>
              <w:t xml:space="preserve"> är binärdata som representerar objektet. Ett och endast ett av </w:t>
            </w:r>
            <w:proofErr w:type="spellStart"/>
            <w:r w:rsidRPr="00680547">
              <w:rPr>
                <w:spacing w:val="-1"/>
                <w:sz w:val="20"/>
                <w:szCs w:val="20"/>
              </w:rPr>
              <w:t>value</w:t>
            </w:r>
            <w:proofErr w:type="spellEnd"/>
            <w:r w:rsidRPr="00680547">
              <w:rPr>
                <w:spacing w:val="-1"/>
                <w:sz w:val="20"/>
                <w:szCs w:val="20"/>
              </w:rPr>
              <w:t xml:space="preserve"> och </w:t>
            </w:r>
            <w:proofErr w:type="spellStart"/>
            <w:r w:rsidRPr="00680547">
              <w:rPr>
                <w:spacing w:val="-1"/>
                <w:sz w:val="20"/>
                <w:szCs w:val="20"/>
              </w:rPr>
              <w:t>reference</w:t>
            </w:r>
            <w:proofErr w:type="spellEnd"/>
            <w:r w:rsidRPr="00680547">
              <w:rPr>
                <w:spacing w:val="-1"/>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0C685E8C" w14:textId="77777777" w:rsidR="007E7169"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7E7169" w:rsidRPr="00907C9B" w14:paraId="0F235487"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66FCD0D2" w14:textId="77777777" w:rsidR="007E7169" w:rsidRDefault="007E7169" w:rsidP="00907C9B">
            <w:pPr>
              <w:spacing w:line="229" w:lineRule="exact"/>
              <w:ind w:left="102"/>
              <w:rPr>
                <w:sz w:val="20"/>
                <w:szCs w:val="20"/>
                <w:lang w:val="en-US"/>
              </w:rPr>
            </w:pPr>
            <w:r>
              <w:rPr>
                <w:sz w:val="20"/>
                <w:szCs w:val="20"/>
                <w:lang w:val="en-US"/>
              </w:rPr>
              <w:t>...reference</w:t>
            </w:r>
          </w:p>
        </w:tc>
        <w:tc>
          <w:tcPr>
            <w:tcW w:w="1559" w:type="dxa"/>
            <w:tcBorders>
              <w:top w:val="single" w:sz="5" w:space="0" w:color="000000"/>
              <w:left w:val="single" w:sz="5" w:space="0" w:color="000000"/>
              <w:bottom w:val="single" w:sz="5" w:space="0" w:color="000000"/>
              <w:right w:val="single" w:sz="5" w:space="0" w:color="000000"/>
            </w:tcBorders>
          </w:tcPr>
          <w:p w14:paraId="0BE3FC82" w14:textId="77777777" w:rsidR="007E7169" w:rsidRDefault="007E7169" w:rsidP="0096469E">
            <w:pPr>
              <w:spacing w:line="226" w:lineRule="exact"/>
              <w:ind w:left="102"/>
              <w:rPr>
                <w:sz w:val="20"/>
                <w:szCs w:val="20"/>
              </w:rPr>
            </w:pPr>
            <w:proofErr w:type="spellStart"/>
            <w:r>
              <w:rPr>
                <w:sz w:val="20"/>
                <w:szCs w:val="20"/>
              </w:rPr>
              <w:t>anyURI</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45AB023" w14:textId="77777777" w:rsidR="007E7169" w:rsidRPr="0096469E" w:rsidRDefault="007E7169" w:rsidP="003D6271">
            <w:pPr>
              <w:spacing w:line="226" w:lineRule="exact"/>
              <w:ind w:left="102"/>
              <w:rPr>
                <w:spacing w:val="-1"/>
                <w:sz w:val="20"/>
                <w:szCs w:val="20"/>
              </w:rPr>
            </w:pPr>
            <w:r w:rsidRPr="00680547">
              <w:rPr>
                <w:spacing w:val="-1"/>
                <w:sz w:val="20"/>
                <w:szCs w:val="20"/>
              </w:rPr>
              <w:t xml:space="preserve">Referens till extern bild i form av en URL. Ett och endast ett av </w:t>
            </w:r>
            <w:proofErr w:type="spellStart"/>
            <w:r w:rsidRPr="00680547">
              <w:rPr>
                <w:spacing w:val="-1"/>
                <w:sz w:val="20"/>
                <w:szCs w:val="20"/>
              </w:rPr>
              <w:t>value</w:t>
            </w:r>
            <w:proofErr w:type="spellEnd"/>
            <w:r w:rsidRPr="00680547">
              <w:rPr>
                <w:spacing w:val="-1"/>
                <w:sz w:val="20"/>
                <w:szCs w:val="20"/>
              </w:rPr>
              <w:t xml:space="preserve"> och </w:t>
            </w:r>
            <w:proofErr w:type="spellStart"/>
            <w:r w:rsidRPr="00680547">
              <w:rPr>
                <w:spacing w:val="-1"/>
                <w:sz w:val="20"/>
                <w:szCs w:val="20"/>
              </w:rPr>
              <w:t>reference</w:t>
            </w:r>
            <w:proofErr w:type="spellEnd"/>
            <w:r w:rsidRPr="00680547">
              <w:rPr>
                <w:spacing w:val="-1"/>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66240F4C" w14:textId="77777777" w:rsidR="007E7169" w:rsidRDefault="007E7169" w:rsidP="003D6271">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106BB59F" w14:textId="77777777" w:rsidR="007E7169" w:rsidRDefault="007E7169" w:rsidP="00907C9B">
            <w:pPr>
              <w:spacing w:line="226" w:lineRule="exact"/>
              <w:ind w:left="102"/>
              <w:rPr>
                <w:spacing w:val="-1"/>
                <w:sz w:val="20"/>
                <w:szCs w:val="20"/>
              </w:rPr>
            </w:pPr>
          </w:p>
        </w:tc>
      </w:tr>
      <w:tr w:rsidR="007E7169" w:rsidRPr="00907C9B" w14:paraId="5CBFFE12" w14:textId="77777777" w:rsidTr="00CA7700">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6E889F" w14:textId="77777777" w:rsidR="007E7169" w:rsidRPr="00907C9B" w:rsidRDefault="007E7169" w:rsidP="00907C9B">
            <w:pPr>
              <w:spacing w:line="229" w:lineRule="exact"/>
              <w:ind w:left="102"/>
              <w:rPr>
                <w:sz w:val="20"/>
                <w:szCs w:val="20"/>
              </w:rPr>
            </w:pPr>
            <w:proofErr w:type="gramStart"/>
            <w:r w:rsidRPr="00907C9B">
              <w:rPr>
                <w:sz w:val="20"/>
                <w:szCs w:val="20"/>
              </w:rPr>
              <w:t>..</w:t>
            </w:r>
            <w:proofErr w:type="spellStart"/>
            <w:proofErr w:type="gramEnd"/>
            <w:r w:rsidRPr="00907C9B">
              <w:rPr>
                <w:sz w:val="20"/>
                <w:szCs w:val="20"/>
              </w:rPr>
              <w:t>referral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07C23D7" w14:textId="77777777" w:rsidR="007E7169" w:rsidRDefault="007E7169" w:rsidP="00907C9B">
            <w:pPr>
              <w:spacing w:line="226" w:lineRule="exact"/>
              <w:ind w:left="102"/>
              <w:rPr>
                <w:sz w:val="20"/>
                <w:szCs w:val="20"/>
              </w:rPr>
            </w:pPr>
            <w:proofErr w:type="spellStart"/>
            <w:r>
              <w:rPr>
                <w:sz w:val="20"/>
                <w:szCs w:val="20"/>
              </w:rPr>
              <w:t>R</w:t>
            </w:r>
            <w:r w:rsidRPr="00907C9B">
              <w:rPr>
                <w:sz w:val="20"/>
                <w:szCs w:val="20"/>
              </w:rPr>
              <w:t>eferralType</w:t>
            </w:r>
            <w:proofErr w:type="spellEnd"/>
          </w:p>
          <w:p w14:paraId="3577AE0C"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5CCC04" w14:textId="77777777" w:rsidR="007E7169" w:rsidRPr="0096469E" w:rsidRDefault="007E7169" w:rsidP="0096469E">
            <w:pPr>
              <w:spacing w:line="226" w:lineRule="exact"/>
              <w:ind w:left="102"/>
              <w:rPr>
                <w:spacing w:val="-1"/>
                <w:sz w:val="20"/>
                <w:szCs w:val="20"/>
              </w:rPr>
            </w:pPr>
            <w:r w:rsidRPr="0096469E">
              <w:rPr>
                <w:spacing w:val="-1"/>
                <w:sz w:val="20"/>
                <w:szCs w:val="20"/>
              </w:rPr>
              <w:t>Information om den vårdbegäran som ligger till grund för svaret</w:t>
            </w:r>
          </w:p>
          <w:p w14:paraId="420B899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AA8BBF"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D41D73" w14:textId="77777777" w:rsidTr="009962CE">
        <w:trPr>
          <w:trHeight w:hRule="exact" w:val="511"/>
          <w:tblHeader/>
        </w:trPr>
        <w:tc>
          <w:tcPr>
            <w:tcW w:w="2922" w:type="dxa"/>
            <w:tcBorders>
              <w:top w:val="single" w:sz="5" w:space="0" w:color="000000"/>
              <w:left w:val="single" w:sz="5" w:space="0" w:color="000000"/>
              <w:bottom w:val="single" w:sz="5" w:space="0" w:color="000000"/>
              <w:right w:val="single" w:sz="5" w:space="0" w:color="000000"/>
            </w:tcBorders>
          </w:tcPr>
          <w:p w14:paraId="4C82D0A7" w14:textId="77777777" w:rsidR="007E7169" w:rsidRPr="00907C9B" w:rsidRDefault="007E7169" w:rsidP="00907C9B">
            <w:pPr>
              <w:spacing w:line="229" w:lineRule="exact"/>
              <w:ind w:left="102"/>
              <w:rPr>
                <w:sz w:val="20"/>
                <w:szCs w:val="20"/>
              </w:rPr>
            </w:pPr>
            <w:proofErr w:type="gramStart"/>
            <w:r>
              <w:rPr>
                <w:sz w:val="20"/>
                <w:szCs w:val="20"/>
              </w:rPr>
              <w:t>...</w:t>
            </w:r>
            <w:proofErr w:type="spellStart"/>
            <w:r w:rsidRPr="00907C9B">
              <w:rPr>
                <w:sz w:val="20"/>
                <w:szCs w:val="20"/>
              </w:rPr>
              <w:t>referral</w:t>
            </w:r>
            <w:r>
              <w:rPr>
                <w:sz w:val="20"/>
                <w:szCs w:val="20"/>
              </w:rPr>
              <w:t>Id</w:t>
            </w:r>
            <w:proofErr w:type="spellEnd"/>
            <w:proofErr w:type="gramEnd"/>
          </w:p>
          <w:p w14:paraId="518B87E2"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0E8D48C" w14:textId="77777777" w:rsidR="007E7169" w:rsidRPr="00907C9B" w:rsidRDefault="007E7169" w:rsidP="00907C9B">
            <w:pPr>
              <w:spacing w:line="229" w:lineRule="exact"/>
              <w:ind w:left="102"/>
              <w:rPr>
                <w:sz w:val="20"/>
                <w:szCs w:val="20"/>
              </w:rPr>
            </w:pPr>
            <w:r>
              <w:rPr>
                <w:sz w:val="20"/>
                <w:szCs w:val="20"/>
              </w:rPr>
              <w:t>string</w:t>
            </w:r>
          </w:p>
          <w:p w14:paraId="2F2EEAD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F3BD7A" w14:textId="77777777" w:rsidR="007E7169" w:rsidRPr="0096469E" w:rsidRDefault="007E7169" w:rsidP="0096469E">
            <w:pPr>
              <w:spacing w:line="226" w:lineRule="exact"/>
              <w:ind w:left="102"/>
              <w:rPr>
                <w:spacing w:val="-1"/>
                <w:sz w:val="20"/>
                <w:szCs w:val="20"/>
              </w:rPr>
            </w:pPr>
            <w:r w:rsidRPr="0096469E">
              <w:rPr>
                <w:spacing w:val="-1"/>
                <w:sz w:val="20"/>
                <w:szCs w:val="20"/>
              </w:rPr>
              <w:t xml:space="preserve">Remissens identitet som är unik inom det lokala </w:t>
            </w:r>
            <w:proofErr w:type="spellStart"/>
            <w:r w:rsidRPr="0096469E">
              <w:rPr>
                <w:spacing w:val="-1"/>
                <w:sz w:val="20"/>
                <w:szCs w:val="20"/>
              </w:rPr>
              <w:t>avsändade</w:t>
            </w:r>
            <w:proofErr w:type="spellEnd"/>
            <w:r w:rsidRPr="0096469E">
              <w:rPr>
                <w:spacing w:val="-1"/>
                <w:sz w:val="20"/>
                <w:szCs w:val="20"/>
              </w:rPr>
              <w:t xml:space="preserve"> systemet</w:t>
            </w:r>
          </w:p>
          <w:p w14:paraId="62B8D1D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7568A0E"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7DFB2555" w14:textId="77777777" w:rsidR="007E7169" w:rsidRPr="00907C9B" w:rsidRDefault="007E7169" w:rsidP="00907C9B">
            <w:pPr>
              <w:spacing w:line="229" w:lineRule="exact"/>
              <w:ind w:left="102"/>
              <w:rPr>
                <w:sz w:val="20"/>
                <w:szCs w:val="20"/>
              </w:rPr>
            </w:pPr>
          </w:p>
        </w:tc>
      </w:tr>
      <w:tr w:rsidR="007E7169" w:rsidRPr="00907C9B" w14:paraId="1B2ADD70" w14:textId="77777777" w:rsidTr="009962CE">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327A8A16" w14:textId="77777777" w:rsidR="007E7169" w:rsidRPr="00907C9B" w:rsidRDefault="007E7169" w:rsidP="00907C9B">
            <w:pPr>
              <w:spacing w:line="229" w:lineRule="exact"/>
              <w:ind w:left="102"/>
              <w:rPr>
                <w:rFonts w:ascii="Arial" w:hAnsi="Arial" w:cs="Arial"/>
                <w:sz w:val="20"/>
                <w:szCs w:val="20"/>
              </w:rPr>
            </w:pPr>
            <w:proofErr w:type="gramStart"/>
            <w:r>
              <w:rPr>
                <w:sz w:val="20"/>
                <w:szCs w:val="20"/>
              </w:rPr>
              <w:t>...</w:t>
            </w:r>
            <w:proofErr w:type="spellStart"/>
            <w:r w:rsidRPr="00907C9B">
              <w:rPr>
                <w:sz w:val="20"/>
                <w:szCs w:val="20"/>
              </w:rPr>
              <w:t>referralText</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22104882" w14:textId="77777777" w:rsidR="007E7169" w:rsidRPr="00907C9B" w:rsidRDefault="007E7169" w:rsidP="00907C9B">
            <w:pPr>
              <w:spacing w:line="229" w:lineRule="exact"/>
              <w:ind w:left="102"/>
              <w:rPr>
                <w:sz w:val="20"/>
                <w:szCs w:val="20"/>
              </w:rPr>
            </w:pPr>
            <w:r>
              <w:rPr>
                <w:sz w:val="20"/>
                <w:szCs w:val="20"/>
              </w:rPr>
              <w:t>string</w:t>
            </w:r>
          </w:p>
          <w:p w14:paraId="65BA66E3"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B09ED21" w14:textId="77777777" w:rsidR="007E7169" w:rsidRPr="000B565A" w:rsidRDefault="007E7169" w:rsidP="000B565A">
            <w:pPr>
              <w:spacing w:line="226" w:lineRule="exact"/>
              <w:ind w:left="102"/>
              <w:rPr>
                <w:spacing w:val="-1"/>
                <w:sz w:val="20"/>
                <w:szCs w:val="20"/>
              </w:rPr>
            </w:pPr>
            <w:r w:rsidRPr="000B565A">
              <w:rPr>
                <w:spacing w:val="-1"/>
                <w:sz w:val="20"/>
                <w:szCs w:val="20"/>
              </w:rPr>
              <w:t xml:space="preserve">Texten från vårdbegäran. Här placeras även HL7 CDA "Narrative Block" text för att i klartext beskriva alla eventuella ingående </w:t>
            </w:r>
            <w:proofErr w:type="spellStart"/>
            <w:r w:rsidRPr="000B565A">
              <w:rPr>
                <w:spacing w:val="-1"/>
                <w:sz w:val="20"/>
                <w:szCs w:val="20"/>
              </w:rPr>
              <w:t>Entry</w:t>
            </w:r>
            <w:proofErr w:type="spellEnd"/>
            <w:r w:rsidRPr="000B565A">
              <w:rPr>
                <w:spacing w:val="-1"/>
                <w:sz w:val="20"/>
                <w:szCs w:val="20"/>
              </w:rPr>
              <w:t xml:space="preserve"> </w:t>
            </w:r>
            <w:proofErr w:type="spellStart"/>
            <w:r w:rsidRPr="000B565A">
              <w:rPr>
                <w:spacing w:val="-1"/>
                <w:sz w:val="20"/>
                <w:szCs w:val="20"/>
              </w:rPr>
              <w:t>Acts</w:t>
            </w:r>
            <w:proofErr w:type="spellEnd"/>
            <w:r w:rsidRPr="000B565A">
              <w:rPr>
                <w:spacing w:val="-1"/>
                <w:sz w:val="20"/>
                <w:szCs w:val="20"/>
              </w:rPr>
              <w:t xml:space="preserve"> och </w:t>
            </w:r>
            <w:proofErr w:type="spellStart"/>
            <w:r w:rsidRPr="000B565A">
              <w:rPr>
                <w:spacing w:val="-1"/>
                <w:sz w:val="20"/>
                <w:szCs w:val="20"/>
              </w:rPr>
              <w:t>EntryRelationship</w:t>
            </w:r>
            <w:proofErr w:type="spellEnd"/>
            <w:r w:rsidRPr="000B565A">
              <w:rPr>
                <w:spacing w:val="-1"/>
                <w:sz w:val="20"/>
                <w:szCs w:val="20"/>
              </w:rPr>
              <w:t xml:space="preserve"> </w:t>
            </w:r>
            <w:proofErr w:type="spellStart"/>
            <w:r w:rsidRPr="000B565A">
              <w:rPr>
                <w:spacing w:val="-1"/>
                <w:sz w:val="20"/>
                <w:szCs w:val="20"/>
              </w:rPr>
              <w:t>Acts</w:t>
            </w:r>
            <w:proofErr w:type="spellEnd"/>
            <w:r w:rsidRPr="000B565A">
              <w:rPr>
                <w:spacing w:val="-1"/>
                <w:sz w:val="20"/>
                <w:szCs w:val="20"/>
              </w:rPr>
              <w:t xml:space="preserve"> om sådana finns.</w:t>
            </w:r>
          </w:p>
          <w:p w14:paraId="06DADC9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4D38EB"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4E8D3B5A" w14:textId="77777777" w:rsidR="007E7169" w:rsidRPr="00907C9B" w:rsidRDefault="007E7169" w:rsidP="00907C9B">
            <w:pPr>
              <w:spacing w:line="229" w:lineRule="exact"/>
              <w:ind w:left="102"/>
              <w:rPr>
                <w:sz w:val="20"/>
                <w:szCs w:val="20"/>
              </w:rPr>
            </w:pPr>
          </w:p>
        </w:tc>
      </w:tr>
      <w:tr w:rsidR="007E7169" w:rsidRPr="00907C9B" w14:paraId="2C0343FD" w14:textId="77777777" w:rsidTr="009962CE">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567DE12F" w14:textId="77777777" w:rsidR="007E7169" w:rsidRPr="00907C9B" w:rsidRDefault="007E7169" w:rsidP="00907C9B">
            <w:pPr>
              <w:spacing w:line="229" w:lineRule="exact"/>
              <w:ind w:left="102"/>
              <w:rPr>
                <w:rFonts w:ascii="Arial" w:hAnsi="Arial" w:cs="Arial"/>
                <w:sz w:val="20"/>
                <w:szCs w:val="20"/>
              </w:rPr>
            </w:pPr>
            <w:proofErr w:type="gramStart"/>
            <w:r>
              <w:rPr>
                <w:sz w:val="20"/>
                <w:szCs w:val="20"/>
              </w:rPr>
              <w:lastRenderedPageBreak/>
              <w:t>...</w:t>
            </w:r>
            <w:proofErr w:type="spellStart"/>
            <w:r w:rsidRPr="00907C9B">
              <w:rPr>
                <w:sz w:val="20"/>
                <w:szCs w:val="20"/>
              </w:rPr>
              <w:t>referralTime</w:t>
            </w:r>
            <w:proofErr w:type="spellEnd"/>
            <w:proofErr w:type="gramEnd"/>
          </w:p>
          <w:p w14:paraId="3634BD90" w14:textId="77777777" w:rsidR="007E7169" w:rsidRPr="00907C9B" w:rsidRDefault="007E7169" w:rsidP="00907C9B">
            <w:pPr>
              <w:spacing w:line="229" w:lineRule="exact"/>
              <w:ind w:left="102"/>
              <w:rPr>
                <w:b/>
                <w:sz w:val="20"/>
                <w:szCs w:val="20"/>
              </w:rPr>
            </w:pPr>
          </w:p>
          <w:p w14:paraId="20590FF6"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3C61142" w14:textId="77777777" w:rsidR="007E7169" w:rsidRPr="00693404" w:rsidRDefault="007E7169" w:rsidP="00693404">
            <w:pPr>
              <w:spacing w:line="229" w:lineRule="exact"/>
              <w:ind w:left="102"/>
              <w:rPr>
                <w:sz w:val="20"/>
                <w:szCs w:val="20"/>
              </w:rPr>
            </w:pPr>
            <w:proofErr w:type="spellStart"/>
            <w:r w:rsidRPr="000B565A">
              <w:rPr>
                <w:sz w:val="20"/>
                <w:szCs w:val="20"/>
              </w:rPr>
              <w:t>TimeStampType</w:t>
            </w:r>
            <w:proofErr w:type="spellEnd"/>
          </w:p>
          <w:p w14:paraId="3090CFFE"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8813E6"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Tid då vårdbegäran framställdes. </w:t>
            </w:r>
            <w:proofErr w:type="spellStart"/>
            <w:r w:rsidRPr="00907C9B">
              <w:rPr>
                <w:spacing w:val="-1"/>
                <w:sz w:val="20"/>
                <w:szCs w:val="20"/>
              </w:rPr>
              <w:t>Nullvärde</w:t>
            </w:r>
            <w:proofErr w:type="spellEnd"/>
            <w:r w:rsidRPr="00907C9B">
              <w:rPr>
                <w:spacing w:val="-1"/>
                <w:sz w:val="20"/>
                <w:szCs w:val="20"/>
              </w:rPr>
              <w:t xml:space="preserve"> tillåtet</w:t>
            </w:r>
          </w:p>
          <w:p w14:paraId="0570231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9FFF118"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2AD0EC3A" w14:textId="77777777" w:rsidR="007E7169" w:rsidRPr="00907C9B" w:rsidRDefault="007E7169" w:rsidP="00907C9B">
            <w:pPr>
              <w:spacing w:line="229" w:lineRule="exact"/>
              <w:ind w:left="102"/>
              <w:rPr>
                <w:sz w:val="20"/>
                <w:szCs w:val="20"/>
              </w:rPr>
            </w:pPr>
          </w:p>
        </w:tc>
      </w:tr>
      <w:tr w:rsidR="007E7169" w:rsidRPr="00907C9B" w14:paraId="0B7F68D0"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4540F5D" w14:textId="77777777" w:rsidR="007E7169" w:rsidRPr="00907C9B" w:rsidRDefault="007E7169" w:rsidP="00907C9B">
            <w:pPr>
              <w:spacing w:line="229" w:lineRule="exact"/>
              <w:ind w:left="102"/>
              <w:rPr>
                <w:rFonts w:ascii="Arial" w:hAnsi="Arial" w:cs="Arial"/>
                <w:sz w:val="20"/>
                <w:szCs w:val="20"/>
              </w:rPr>
            </w:pPr>
            <w:proofErr w:type="gramStart"/>
            <w:r>
              <w:rPr>
                <w:sz w:val="20"/>
                <w:szCs w:val="20"/>
              </w:rPr>
              <w:t>...</w:t>
            </w:r>
            <w:proofErr w:type="spellStart"/>
            <w:r w:rsidRPr="00907C9B">
              <w:rPr>
                <w:sz w:val="20"/>
                <w:szCs w:val="20"/>
              </w:rPr>
              <w:t>referralAuthorId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77DE1D14" w14:textId="7724417E" w:rsidR="007E7169" w:rsidRPr="00693404" w:rsidRDefault="008B29AE" w:rsidP="00693404">
            <w:pPr>
              <w:spacing w:line="229" w:lineRule="exact"/>
              <w:ind w:left="102"/>
              <w:rPr>
                <w:sz w:val="20"/>
                <w:szCs w:val="20"/>
              </w:rPr>
            </w:pPr>
            <w:proofErr w:type="spellStart"/>
            <w:r>
              <w:rPr>
                <w:sz w:val="20"/>
                <w:szCs w:val="20"/>
              </w:rPr>
              <w:t>HSAidType</w:t>
            </w:r>
            <w:proofErr w:type="spellEnd"/>
          </w:p>
          <w:p w14:paraId="1F0E6E3F" w14:textId="77777777" w:rsidR="007E7169" w:rsidRPr="00907C9B" w:rsidRDefault="007E7169" w:rsidP="00907C9B">
            <w:pPr>
              <w:spacing w:line="229" w:lineRule="exact"/>
              <w:ind w:left="102"/>
              <w:rPr>
                <w:sz w:val="20"/>
                <w:szCs w:val="20"/>
              </w:rPr>
            </w:pPr>
          </w:p>
          <w:p w14:paraId="07A8229C"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4653B" w14:textId="77777777" w:rsidR="007E7169" w:rsidRPr="00907C9B" w:rsidRDefault="007E7169" w:rsidP="00907C9B">
            <w:pPr>
              <w:spacing w:line="226" w:lineRule="exact"/>
              <w:ind w:left="102"/>
              <w:rPr>
                <w:spacing w:val="-1"/>
                <w:sz w:val="20"/>
                <w:szCs w:val="20"/>
              </w:rPr>
            </w:pPr>
            <w:r w:rsidRPr="00907C9B">
              <w:rPr>
                <w:spacing w:val="-1"/>
                <w:sz w:val="20"/>
                <w:szCs w:val="20"/>
              </w:rPr>
              <w:t>HSA för person som framställt vårdbegäran</w:t>
            </w:r>
          </w:p>
          <w:p w14:paraId="52EC68D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27FDDB8" w14:textId="77777777" w:rsidR="007E7169" w:rsidRPr="00907C9B" w:rsidRDefault="007E7169" w:rsidP="00907C9B">
            <w:pPr>
              <w:spacing w:line="229" w:lineRule="exact"/>
              <w:ind w:left="102"/>
              <w:rPr>
                <w:rFonts w:ascii="Arial" w:hAnsi="Arial" w:cs="Arial"/>
                <w:color w:val="C00000"/>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0E69CA37" w14:textId="77777777" w:rsidR="007E7169" w:rsidRPr="00907C9B" w:rsidRDefault="007E7169" w:rsidP="00907C9B">
            <w:pPr>
              <w:spacing w:line="229" w:lineRule="exact"/>
              <w:ind w:left="102"/>
              <w:rPr>
                <w:sz w:val="20"/>
                <w:szCs w:val="20"/>
              </w:rPr>
            </w:pPr>
          </w:p>
        </w:tc>
      </w:tr>
      <w:tr w:rsidR="007E7169" w:rsidRPr="00907C9B" w14:paraId="1E16A417" w14:textId="77777777" w:rsidTr="009962CE">
        <w:trPr>
          <w:trHeight w:hRule="exact" w:val="293"/>
          <w:tblHeader/>
        </w:trPr>
        <w:tc>
          <w:tcPr>
            <w:tcW w:w="2922" w:type="dxa"/>
            <w:tcBorders>
              <w:top w:val="single" w:sz="5" w:space="0" w:color="000000"/>
              <w:left w:val="single" w:sz="5" w:space="0" w:color="000000"/>
              <w:bottom w:val="single" w:sz="5" w:space="0" w:color="000000"/>
              <w:right w:val="single" w:sz="5" w:space="0" w:color="000000"/>
            </w:tcBorders>
          </w:tcPr>
          <w:p w14:paraId="31E4BC52" w14:textId="77777777" w:rsidR="007E7169" w:rsidRPr="00907C9B" w:rsidRDefault="007E7169" w:rsidP="00907C9B">
            <w:pPr>
              <w:spacing w:line="229" w:lineRule="exact"/>
              <w:ind w:left="102"/>
              <w:rPr>
                <w:sz w:val="20"/>
                <w:szCs w:val="20"/>
                <w:lang w:val="en-US"/>
              </w:rPr>
            </w:pPr>
            <w:r>
              <w:rPr>
                <w:sz w:val="20"/>
                <w:szCs w:val="20"/>
                <w:lang w:val="en-US"/>
              </w:rPr>
              <w:t>...</w:t>
            </w:r>
            <w:proofErr w:type="spellStart"/>
            <w:r w:rsidRPr="00907C9B">
              <w:rPr>
                <w:sz w:val="20"/>
                <w:szCs w:val="20"/>
              </w:rPr>
              <w:t>referral</w:t>
            </w:r>
            <w:r w:rsidRPr="00907C9B">
              <w:rPr>
                <w:sz w:val="20"/>
                <w:szCs w:val="20"/>
                <w:lang w:val="en-US"/>
              </w:rPr>
              <w:t>AuthorName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F195794" w14:textId="77777777" w:rsidR="007E7169" w:rsidRPr="00907C9B" w:rsidRDefault="007E7169" w:rsidP="00907C9B">
            <w:pPr>
              <w:spacing w:line="229" w:lineRule="exact"/>
              <w:ind w:left="102"/>
              <w:rPr>
                <w:sz w:val="20"/>
                <w:szCs w:val="20"/>
                <w:lang w:val="en-US"/>
              </w:rPr>
            </w:pPr>
            <w:r>
              <w:rPr>
                <w:sz w:val="20"/>
                <w:szCs w:val="20"/>
                <w:lang w:val="en-US"/>
              </w:rPr>
              <w:t>string</w:t>
            </w:r>
          </w:p>
          <w:p w14:paraId="7A418EAC" w14:textId="77777777" w:rsidR="007E7169" w:rsidRPr="00907C9B" w:rsidRDefault="007E7169" w:rsidP="00907C9B">
            <w:pPr>
              <w:rPr>
                <w:sz w:val="20"/>
                <w:szCs w:val="20"/>
                <w:lang w:val="en-US"/>
              </w:rPr>
            </w:pPr>
          </w:p>
        </w:tc>
        <w:tc>
          <w:tcPr>
            <w:tcW w:w="3969" w:type="dxa"/>
            <w:tcBorders>
              <w:top w:val="single" w:sz="5" w:space="0" w:color="000000"/>
              <w:left w:val="single" w:sz="5" w:space="0" w:color="000000"/>
              <w:bottom w:val="single" w:sz="5" w:space="0" w:color="000000"/>
              <w:right w:val="single" w:sz="5" w:space="0" w:color="000000"/>
            </w:tcBorders>
          </w:tcPr>
          <w:p w14:paraId="400B4862" w14:textId="77777777" w:rsidR="007E7169" w:rsidRPr="00907C9B" w:rsidRDefault="007E7169" w:rsidP="00907C9B">
            <w:pPr>
              <w:spacing w:line="226" w:lineRule="exact"/>
              <w:ind w:left="102"/>
              <w:rPr>
                <w:spacing w:val="-1"/>
                <w:sz w:val="20"/>
                <w:szCs w:val="20"/>
                <w:lang w:val="en-US"/>
              </w:rPr>
            </w:pPr>
            <w:proofErr w:type="spellStart"/>
            <w:r w:rsidRPr="00907C9B">
              <w:rPr>
                <w:spacing w:val="-1"/>
                <w:sz w:val="20"/>
                <w:szCs w:val="20"/>
                <w:lang w:val="en-US"/>
              </w:rPr>
              <w:t>Namn</w:t>
            </w:r>
            <w:proofErr w:type="spellEnd"/>
            <w:r w:rsidRPr="00907C9B">
              <w:rPr>
                <w:spacing w:val="-1"/>
                <w:sz w:val="20"/>
                <w:szCs w:val="20"/>
                <w:lang w:val="en-US"/>
              </w:rPr>
              <w:t xml:space="preserve"> </w:t>
            </w:r>
            <w:proofErr w:type="spellStart"/>
            <w:r w:rsidRPr="00907C9B">
              <w:rPr>
                <w:spacing w:val="-1"/>
                <w:sz w:val="20"/>
                <w:szCs w:val="20"/>
                <w:lang w:val="en-US"/>
              </w:rPr>
              <w:t>på</w:t>
            </w:r>
            <w:proofErr w:type="spellEnd"/>
            <w:r w:rsidRPr="00907C9B">
              <w:rPr>
                <w:spacing w:val="-1"/>
                <w:sz w:val="20"/>
                <w:szCs w:val="20"/>
                <w:lang w:val="en-US"/>
              </w:rPr>
              <w:t xml:space="preserve"> </w:t>
            </w:r>
            <w:proofErr w:type="spellStart"/>
            <w:r w:rsidRPr="00907C9B">
              <w:rPr>
                <w:spacing w:val="-1"/>
                <w:sz w:val="20"/>
                <w:szCs w:val="20"/>
                <w:lang w:val="en-US"/>
              </w:rPr>
              <w:t>författare</w:t>
            </w:r>
            <w:proofErr w:type="spellEnd"/>
          </w:p>
          <w:p w14:paraId="0BE4A0A9" w14:textId="77777777" w:rsidR="007E7169" w:rsidRPr="00907C9B" w:rsidRDefault="007E7169" w:rsidP="00907C9B">
            <w:pPr>
              <w:spacing w:line="226" w:lineRule="exact"/>
              <w:ind w:left="102"/>
              <w:rPr>
                <w:spacing w:val="-1"/>
                <w:sz w:val="20"/>
                <w:szCs w:val="20"/>
                <w:lang w:val="en-US"/>
              </w:rPr>
            </w:pPr>
          </w:p>
        </w:tc>
        <w:tc>
          <w:tcPr>
            <w:tcW w:w="851" w:type="dxa"/>
            <w:tcBorders>
              <w:top w:val="single" w:sz="5" w:space="0" w:color="000000"/>
              <w:left w:val="single" w:sz="5" w:space="0" w:color="000000"/>
              <w:bottom w:val="single" w:sz="5" w:space="0" w:color="000000"/>
              <w:right w:val="single" w:sz="5" w:space="0" w:color="000000"/>
            </w:tcBorders>
          </w:tcPr>
          <w:p w14:paraId="5CF42AB1" w14:textId="77777777" w:rsidR="007E7169" w:rsidRPr="00907C9B" w:rsidRDefault="007E7169" w:rsidP="00907C9B">
            <w:pPr>
              <w:spacing w:line="229" w:lineRule="exact"/>
              <w:ind w:left="102"/>
              <w:rPr>
                <w:sz w:val="20"/>
                <w:szCs w:val="20"/>
                <w:lang w:val="en-US"/>
              </w:rPr>
            </w:pPr>
            <w:r w:rsidRPr="00907C9B">
              <w:rPr>
                <w:sz w:val="20"/>
                <w:szCs w:val="20"/>
                <w:lang w:val="en-US"/>
              </w:rPr>
              <w:t>0..1</w:t>
            </w:r>
          </w:p>
        </w:tc>
      </w:tr>
      <w:tr w:rsidR="007E7169" w:rsidRPr="00907C9B" w14:paraId="436C265C" w14:textId="77777777" w:rsidTr="00CA7700">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65A1CD63" w14:textId="77777777" w:rsidR="007E7169" w:rsidRPr="00907C9B" w:rsidRDefault="007E7169" w:rsidP="00907C9B">
            <w:pPr>
              <w:spacing w:line="229" w:lineRule="exact"/>
              <w:ind w:left="102"/>
              <w:rPr>
                <w:rFonts w:ascii="Arial" w:hAnsi="Arial" w:cs="Arial"/>
                <w:sz w:val="20"/>
                <w:szCs w:val="20"/>
                <w:lang w:val="en-US"/>
              </w:rPr>
            </w:pPr>
            <w:r>
              <w:rPr>
                <w:sz w:val="20"/>
                <w:szCs w:val="20"/>
                <w:lang w:val="en-US"/>
              </w:rPr>
              <w:t>...</w:t>
            </w:r>
            <w:proofErr w:type="spellStart"/>
            <w:r w:rsidRPr="00907C9B">
              <w:rPr>
                <w:sz w:val="20"/>
                <w:szCs w:val="20"/>
              </w:rPr>
              <w:t>referral</w:t>
            </w:r>
            <w:r w:rsidRPr="00907C9B">
              <w:rPr>
                <w:sz w:val="20"/>
                <w:szCs w:val="20"/>
                <w:lang w:val="en-US"/>
              </w:rPr>
              <w:t>Organization</w:t>
            </w:r>
            <w:r>
              <w:rPr>
                <w:sz w:val="20"/>
                <w:szCs w:val="20"/>
                <w:lang w:val="en-US"/>
              </w:rPr>
              <w: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B51304D" w14:textId="7CE96DDC" w:rsidR="007E7169" w:rsidRPr="00693404" w:rsidRDefault="008B29AE" w:rsidP="00693404">
            <w:pPr>
              <w:spacing w:line="229" w:lineRule="exact"/>
              <w:ind w:left="102"/>
              <w:rPr>
                <w:sz w:val="20"/>
                <w:szCs w:val="20"/>
                <w:lang w:val="en-US"/>
              </w:rPr>
            </w:pPr>
            <w:proofErr w:type="spellStart"/>
            <w:r>
              <w:rPr>
                <w:sz w:val="20"/>
                <w:szCs w:val="20"/>
                <w:lang w:val="en-US"/>
              </w:rPr>
              <w:t>HSAidType</w:t>
            </w:r>
            <w:proofErr w:type="spellEnd"/>
          </w:p>
          <w:p w14:paraId="44B6AB93" w14:textId="77777777" w:rsidR="007E7169" w:rsidRPr="00907C9B" w:rsidRDefault="007E7169" w:rsidP="00907C9B">
            <w:pPr>
              <w:spacing w:line="229" w:lineRule="exact"/>
              <w:ind w:left="102"/>
              <w:rPr>
                <w:sz w:val="20"/>
                <w:szCs w:val="20"/>
                <w:lang w:val="en-US"/>
              </w:rPr>
            </w:pPr>
          </w:p>
        </w:tc>
        <w:tc>
          <w:tcPr>
            <w:tcW w:w="3969" w:type="dxa"/>
            <w:tcBorders>
              <w:top w:val="single" w:sz="5" w:space="0" w:color="000000"/>
              <w:left w:val="single" w:sz="5" w:space="0" w:color="000000"/>
              <w:bottom w:val="single" w:sz="5" w:space="0" w:color="000000"/>
              <w:right w:val="single" w:sz="5" w:space="0" w:color="000000"/>
            </w:tcBorders>
          </w:tcPr>
          <w:p w14:paraId="2EE109AF"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HSA id för organisationen där person som har </w:t>
            </w:r>
            <w:proofErr w:type="spellStart"/>
            <w:r w:rsidRPr="00907C9B">
              <w:rPr>
                <w:spacing w:val="-1"/>
                <w:sz w:val="20"/>
                <w:szCs w:val="20"/>
              </w:rPr>
              <w:t>faställt</w:t>
            </w:r>
            <w:proofErr w:type="spellEnd"/>
            <w:r w:rsidRPr="00907C9B">
              <w:rPr>
                <w:spacing w:val="-1"/>
                <w:sz w:val="20"/>
                <w:szCs w:val="20"/>
              </w:rPr>
              <w:t xml:space="preserve"> vårdbegäran är uppdragstagare hos</w:t>
            </w:r>
          </w:p>
          <w:p w14:paraId="0A3D4BE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C95A1C6"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60456CAA" w14:textId="77777777" w:rsidTr="009962CE">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270873F6" w14:textId="77777777" w:rsidR="007E7169" w:rsidRPr="00907C9B" w:rsidRDefault="007E7169" w:rsidP="00907C9B">
            <w:pPr>
              <w:spacing w:line="229" w:lineRule="exact"/>
              <w:ind w:left="102"/>
              <w:rPr>
                <w:rFonts w:ascii="Arial" w:hAnsi="Arial" w:cs="Arial"/>
                <w:sz w:val="20"/>
                <w:szCs w:val="20"/>
              </w:rPr>
            </w:pPr>
            <w:proofErr w:type="gramStart"/>
            <w:r>
              <w:rPr>
                <w:sz w:val="20"/>
                <w:szCs w:val="20"/>
              </w:rPr>
              <w:t>...</w:t>
            </w:r>
            <w:proofErr w:type="spellStart"/>
            <w:r w:rsidRPr="00907C9B">
              <w:rPr>
                <w:sz w:val="20"/>
                <w:szCs w:val="20"/>
              </w:rPr>
              <w:t>referralOrganizationName</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0A55645C"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F7D58C" w14:textId="77777777" w:rsidR="007E7169" w:rsidRPr="00907C9B" w:rsidRDefault="007E7169" w:rsidP="00907C9B">
            <w:pPr>
              <w:spacing w:line="226" w:lineRule="exact"/>
              <w:ind w:left="102"/>
              <w:rPr>
                <w:spacing w:val="-1"/>
                <w:sz w:val="20"/>
                <w:szCs w:val="20"/>
              </w:rPr>
            </w:pPr>
            <w:r w:rsidRPr="00907C9B">
              <w:rPr>
                <w:spacing w:val="-1"/>
                <w:sz w:val="20"/>
                <w:szCs w:val="20"/>
              </w:rPr>
              <w:t>Namn på organisatorisk enhet</w:t>
            </w:r>
          </w:p>
          <w:p w14:paraId="26C81136"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44904AE"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3691D98E" w14:textId="77777777" w:rsidTr="00CA7700">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62668D59" w14:textId="77777777" w:rsidR="007E7169" w:rsidRPr="00907C9B" w:rsidRDefault="007E7169" w:rsidP="00907C9B">
            <w:pPr>
              <w:spacing w:line="229" w:lineRule="exact"/>
              <w:ind w:left="102"/>
              <w:rPr>
                <w:sz w:val="20"/>
                <w:szCs w:val="20"/>
              </w:rPr>
            </w:pPr>
            <w:proofErr w:type="gramStart"/>
            <w:r w:rsidRPr="00907C9B">
              <w:rPr>
                <w:sz w:val="20"/>
                <w:szCs w:val="20"/>
              </w:rPr>
              <w:t>..</w:t>
            </w:r>
            <w:r w:rsidRPr="00907C9B">
              <w:rPr>
                <w:rFonts w:ascii="Arial" w:hAnsi="Arial" w:cs="Arial"/>
                <w:sz w:val="20"/>
                <w:szCs w:val="20"/>
              </w:rPr>
              <w:t>.</w:t>
            </w:r>
            <w:proofErr w:type="spellStart"/>
            <w:r w:rsidRPr="00907C9B">
              <w:rPr>
                <w:sz w:val="20"/>
                <w:szCs w:val="20"/>
              </w:rPr>
              <w:t>referralOrganizationTelecom</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13497623" w14:textId="77777777" w:rsidR="007E7169" w:rsidRPr="00907C9B" w:rsidRDefault="007E7169" w:rsidP="00907C9B">
            <w:pPr>
              <w:spacing w:line="229" w:lineRule="exact"/>
              <w:ind w:left="102"/>
              <w:rPr>
                <w:sz w:val="20"/>
                <w:szCs w:val="20"/>
              </w:rPr>
            </w:pPr>
            <w:r>
              <w:rPr>
                <w:sz w:val="20"/>
                <w:szCs w:val="20"/>
              </w:rPr>
              <w:t>string</w:t>
            </w:r>
          </w:p>
          <w:p w14:paraId="0445D849"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872B82" w14:textId="77777777" w:rsidR="007E7169" w:rsidRPr="00907C9B" w:rsidRDefault="007E7169" w:rsidP="00907C9B">
            <w:pPr>
              <w:spacing w:line="226" w:lineRule="exact"/>
              <w:ind w:left="102"/>
              <w:rPr>
                <w:spacing w:val="-1"/>
                <w:sz w:val="20"/>
                <w:szCs w:val="20"/>
              </w:rPr>
            </w:pPr>
            <w:r w:rsidRPr="00907C9B">
              <w:rPr>
                <w:spacing w:val="-1"/>
                <w:sz w:val="20"/>
                <w:szCs w:val="20"/>
              </w:rPr>
              <w:t>Telefonnummer till organisatorisk enhet</w:t>
            </w:r>
          </w:p>
          <w:p w14:paraId="0A9CDC8B"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C56A75"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2ECC5CE2" w14:textId="77777777" w:rsidTr="00CA7700">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1453E844" w14:textId="77777777" w:rsidR="007E7169" w:rsidRPr="00907C9B" w:rsidRDefault="007E7169" w:rsidP="00907C9B">
            <w:pPr>
              <w:spacing w:line="229" w:lineRule="exact"/>
              <w:ind w:left="102"/>
              <w:rPr>
                <w:sz w:val="20"/>
                <w:szCs w:val="20"/>
              </w:rPr>
            </w:pPr>
            <w:proofErr w:type="gramStart"/>
            <w:r>
              <w:rPr>
                <w:sz w:val="20"/>
                <w:szCs w:val="20"/>
              </w:rPr>
              <w:t>...</w:t>
            </w:r>
            <w:proofErr w:type="spellStart"/>
            <w:r w:rsidRPr="00907C9B">
              <w:rPr>
                <w:sz w:val="20"/>
                <w:szCs w:val="20"/>
              </w:rPr>
              <w:t>referralOrganizationAdress</w:t>
            </w:r>
            <w:proofErr w:type="spellEnd"/>
            <w:proofErr w:type="gramEnd"/>
          </w:p>
          <w:p w14:paraId="72023DB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B06541F" w14:textId="77777777" w:rsidR="007E7169" w:rsidRPr="00907C9B" w:rsidRDefault="007E7169" w:rsidP="00907C9B">
            <w:pPr>
              <w:spacing w:line="229" w:lineRule="exact"/>
              <w:ind w:left="102"/>
              <w:rPr>
                <w:sz w:val="20"/>
                <w:szCs w:val="20"/>
              </w:rPr>
            </w:pPr>
            <w:r>
              <w:rPr>
                <w:sz w:val="20"/>
                <w:szCs w:val="20"/>
              </w:rPr>
              <w:t>string</w:t>
            </w:r>
          </w:p>
          <w:p w14:paraId="1CD5FD69"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6757F2" w14:textId="77777777" w:rsidR="007E7169" w:rsidRPr="00907C9B" w:rsidRDefault="007E7169" w:rsidP="00907C9B">
            <w:pPr>
              <w:spacing w:line="226" w:lineRule="exact"/>
              <w:ind w:left="102"/>
              <w:rPr>
                <w:spacing w:val="-1"/>
                <w:sz w:val="20"/>
                <w:szCs w:val="20"/>
              </w:rPr>
            </w:pPr>
            <w:r w:rsidRPr="00907C9B">
              <w:rPr>
                <w:spacing w:val="-1"/>
                <w:sz w:val="20"/>
                <w:szCs w:val="20"/>
              </w:rPr>
              <w:t>Adress till organisatorisk enhet</w:t>
            </w:r>
          </w:p>
          <w:p w14:paraId="0FA5BE9A"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48DCBB2"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2560475E" w14:textId="77777777" w:rsidTr="007824D8">
        <w:trPr>
          <w:trHeight w:hRule="exact" w:val="1684"/>
          <w:tblHeader/>
        </w:trPr>
        <w:tc>
          <w:tcPr>
            <w:tcW w:w="2922" w:type="dxa"/>
            <w:tcBorders>
              <w:top w:val="single" w:sz="5" w:space="0" w:color="000000"/>
              <w:left w:val="single" w:sz="5" w:space="0" w:color="000000"/>
              <w:bottom w:val="single" w:sz="5" w:space="0" w:color="000000"/>
              <w:right w:val="single" w:sz="5" w:space="0" w:color="000000"/>
            </w:tcBorders>
          </w:tcPr>
          <w:p w14:paraId="71140F2F" w14:textId="77777777" w:rsidR="007E7169" w:rsidRPr="00907C9B" w:rsidRDefault="007E7169" w:rsidP="002A2A60">
            <w:pPr>
              <w:spacing w:line="229" w:lineRule="exact"/>
              <w:ind w:left="102"/>
              <w:rPr>
                <w:sz w:val="20"/>
                <w:szCs w:val="20"/>
              </w:rPr>
            </w:pPr>
            <w:proofErr w:type="gramStart"/>
            <w:r>
              <w:rPr>
                <w:sz w:val="20"/>
                <w:szCs w:val="20"/>
              </w:rPr>
              <w:t>..</w:t>
            </w:r>
            <w:r w:rsidRPr="00907C9B">
              <w:rPr>
                <w:sz w:val="20"/>
                <w:szCs w:val="20"/>
              </w:rPr>
              <w:t>.</w:t>
            </w:r>
            <w:proofErr w:type="spellStart"/>
            <w:r w:rsidRPr="00907C9B">
              <w:rPr>
                <w:sz w:val="20"/>
                <w:szCs w:val="20"/>
              </w:rPr>
              <w:t>care</w:t>
            </w:r>
            <w:r>
              <w:rPr>
                <w:sz w:val="20"/>
                <w:szCs w:val="20"/>
              </w:rPr>
              <w:t>ContactId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29976A0C" w14:textId="77777777" w:rsidR="007E7169" w:rsidRPr="00907C9B" w:rsidRDefault="007E7169" w:rsidP="00907C9B">
            <w:pPr>
              <w:spacing w:line="229" w:lineRule="exact"/>
              <w:ind w:left="102"/>
              <w:rPr>
                <w:sz w:val="20"/>
                <w:szCs w:val="20"/>
              </w:rPr>
            </w:pPr>
            <w:r>
              <w:rPr>
                <w:sz w:val="20"/>
                <w:szCs w:val="20"/>
              </w:rPr>
              <w:t>string</w:t>
            </w:r>
          </w:p>
          <w:p w14:paraId="30CC1E7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1B94F04" w14:textId="77777777" w:rsidR="007E7169" w:rsidRDefault="007E7169" w:rsidP="006D6198">
            <w:pPr>
              <w:spacing w:line="226" w:lineRule="exact"/>
              <w:ind w:left="102"/>
              <w:rPr>
                <w:rFonts w:ascii="Arial" w:hAnsi="Arial" w:cs="Arial"/>
                <w:sz w:val="20"/>
                <w:szCs w:val="20"/>
              </w:rPr>
            </w:pPr>
            <w:r w:rsidRPr="006D6198">
              <w:rPr>
                <w:spacing w:val="-1"/>
                <w:sz w:val="20"/>
                <w:szCs w:val="20"/>
              </w:rPr>
              <w:t>Identitet för den vård- och omsorgskontakt som föranlett den information som omfattas av dokumentet. Identiteten är unik inom</w:t>
            </w:r>
            <w:r>
              <w:rPr>
                <w:rFonts w:ascii="Arial" w:hAnsi="Arial" w:cs="Arial"/>
                <w:sz w:val="20"/>
                <w:szCs w:val="20"/>
              </w:rPr>
              <w:t xml:space="preserve"> </w:t>
            </w:r>
            <w:r w:rsidRPr="006B4D5C">
              <w:rPr>
                <w:spacing w:val="-1"/>
                <w:sz w:val="20"/>
                <w:szCs w:val="20"/>
              </w:rPr>
              <w:t>källsystemet</w:t>
            </w:r>
            <w:r w:rsidR="007824D8">
              <w:rPr>
                <w:spacing w:val="-1"/>
                <w:sz w:val="20"/>
                <w:szCs w:val="20"/>
              </w:rPr>
              <w:t xml:space="preserve">. Detta ID kan användas för att genom tjänstekontaktet </w:t>
            </w:r>
            <w:proofErr w:type="spellStart"/>
            <w:r w:rsidR="007824D8">
              <w:rPr>
                <w:spacing w:val="-1"/>
                <w:sz w:val="20"/>
                <w:szCs w:val="20"/>
              </w:rPr>
              <w:t>GetCareContacts</w:t>
            </w:r>
            <w:proofErr w:type="spellEnd"/>
            <w:r w:rsidR="007824D8">
              <w:rPr>
                <w:spacing w:val="-1"/>
                <w:sz w:val="20"/>
                <w:szCs w:val="20"/>
              </w:rPr>
              <w:t xml:space="preserve"> (annan tjänstedomän) hämta kompletterandekontaktinformation.</w:t>
            </w:r>
          </w:p>
          <w:p w14:paraId="5D18FE2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DA223D" w14:textId="77777777" w:rsidR="007E7169" w:rsidRPr="00907C9B" w:rsidRDefault="007E7169" w:rsidP="003337CF">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799EA661" w14:textId="77777777" w:rsidR="00907C9B" w:rsidRPr="00907C9B" w:rsidRDefault="00907C9B" w:rsidP="00907C9B">
      <w:pPr>
        <w:rPr>
          <w:i/>
          <w:sz w:val="20"/>
          <w:szCs w:val="20"/>
        </w:rPr>
      </w:pPr>
    </w:p>
    <w:p w14:paraId="5661D125" w14:textId="77777777" w:rsidR="00020569" w:rsidRPr="00907C9B" w:rsidRDefault="00020569" w:rsidP="00020569">
      <w:pPr>
        <w:pStyle w:val="Rubrik1"/>
      </w:pPr>
      <w:bookmarkStart w:id="89" w:name="_Toc240974317"/>
      <w:proofErr w:type="spellStart"/>
      <w:r w:rsidRPr="001656B7">
        <w:rPr>
          <w:highlight w:val="yellow"/>
        </w:rPr>
        <w:t>Get</w:t>
      </w:r>
      <w:r w:rsidR="00A2758B">
        <w:rPr>
          <w:highlight w:val="yellow"/>
        </w:rPr>
        <w:t>Maternity</w:t>
      </w:r>
      <w:r w:rsidRPr="001656B7">
        <w:rPr>
          <w:highlight w:val="yellow"/>
        </w:rPr>
        <w:t>MedicalHistory</w:t>
      </w:r>
      <w:bookmarkEnd w:id="89"/>
      <w:proofErr w:type="spellEnd"/>
      <w:r w:rsidRPr="00907C9B">
        <w:br/>
      </w:r>
    </w:p>
    <w:p w14:paraId="01A166AA" w14:textId="77777777" w:rsidR="00020569" w:rsidRPr="00907C9B" w:rsidRDefault="00A2758B" w:rsidP="00020569">
      <w:pPr>
        <w:spacing w:line="239" w:lineRule="auto"/>
        <w:ind w:left="867" w:right="145"/>
        <w:rPr>
          <w:spacing w:val="-1"/>
        </w:rPr>
      </w:pPr>
      <w:r>
        <w:rPr>
          <w:spacing w:val="-1"/>
        </w:rPr>
        <w:t>Tjänsten</w:t>
      </w:r>
      <w:r w:rsidR="00020569">
        <w:rPr>
          <w:spacing w:val="-1"/>
        </w:rPr>
        <w:t xml:space="preserve"> returnerar mödravårdsinformation.</w:t>
      </w:r>
      <w:r w:rsidR="005F6E28">
        <w:rPr>
          <w:spacing w:val="-1"/>
        </w:rPr>
        <w:t xml:space="preserve"> </w:t>
      </w:r>
    </w:p>
    <w:p w14:paraId="27EC42A7" w14:textId="77777777" w:rsidR="00020569" w:rsidRPr="00907C9B" w:rsidRDefault="00020569" w:rsidP="00020569">
      <w:pPr>
        <w:spacing w:line="239" w:lineRule="auto"/>
        <w:ind w:left="867" w:right="145"/>
        <w:rPr>
          <w:spacing w:val="-1"/>
        </w:rPr>
      </w:pPr>
    </w:p>
    <w:p w14:paraId="2DC5D1AB" w14:textId="77777777" w:rsidR="00020569" w:rsidRPr="00907C9B" w:rsidRDefault="00020569" w:rsidP="00020569">
      <w:pPr>
        <w:spacing w:before="2" w:line="160" w:lineRule="exact"/>
        <w:rPr>
          <w:sz w:val="16"/>
          <w:szCs w:val="16"/>
        </w:rPr>
      </w:pPr>
    </w:p>
    <w:p w14:paraId="190959AA" w14:textId="77777777" w:rsidR="00020569" w:rsidRPr="002E1905" w:rsidRDefault="00020569" w:rsidP="001656B7">
      <w:pPr>
        <w:pStyle w:val="Rubrik2b"/>
      </w:pPr>
      <w:bookmarkStart w:id="90" w:name="_Toc240974318"/>
      <w:r w:rsidRPr="002E1905">
        <w:t>Frivillighet</w:t>
      </w:r>
      <w:bookmarkEnd w:id="90"/>
    </w:p>
    <w:p w14:paraId="16C183FF" w14:textId="77777777" w:rsidR="00020569" w:rsidRPr="002E1905" w:rsidRDefault="00020569" w:rsidP="00020569">
      <w:pPr>
        <w:spacing w:before="9" w:line="110" w:lineRule="exact"/>
        <w:rPr>
          <w:color w:val="000000" w:themeColor="text1"/>
          <w:sz w:val="11"/>
          <w:szCs w:val="11"/>
        </w:rPr>
      </w:pPr>
    </w:p>
    <w:p w14:paraId="18F1966F" w14:textId="77777777" w:rsidR="00020569" w:rsidRPr="002E1905" w:rsidRDefault="00020569" w:rsidP="00020569">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724D26B" w14:textId="77777777" w:rsidR="00020569" w:rsidRPr="00BC5B0B" w:rsidRDefault="00020569" w:rsidP="00020569">
      <w:pPr>
        <w:spacing w:before="2" w:line="160" w:lineRule="exact"/>
        <w:rPr>
          <w:color w:val="FF0000"/>
          <w:sz w:val="16"/>
          <w:szCs w:val="16"/>
        </w:rPr>
      </w:pPr>
    </w:p>
    <w:p w14:paraId="2AA9038A" w14:textId="77777777" w:rsidR="00020569" w:rsidRPr="00BC5B0B" w:rsidRDefault="00020569" w:rsidP="00020569">
      <w:pPr>
        <w:spacing w:line="200" w:lineRule="exact"/>
        <w:rPr>
          <w:color w:val="FF0000"/>
          <w:sz w:val="20"/>
          <w:szCs w:val="20"/>
        </w:rPr>
      </w:pPr>
    </w:p>
    <w:p w14:paraId="30F98ADB" w14:textId="77777777" w:rsidR="00020569" w:rsidRPr="00866C77" w:rsidRDefault="00020569" w:rsidP="001656B7">
      <w:pPr>
        <w:pStyle w:val="Rubrik2b"/>
      </w:pPr>
      <w:bookmarkStart w:id="91" w:name="_Toc240974319"/>
      <w:r w:rsidRPr="00866C77">
        <w:t>Version</w:t>
      </w:r>
      <w:bookmarkEnd w:id="91"/>
    </w:p>
    <w:p w14:paraId="7050BADA" w14:textId="77777777" w:rsidR="00020569" w:rsidRPr="00866C77" w:rsidRDefault="00020569" w:rsidP="00020569">
      <w:pPr>
        <w:spacing w:before="9" w:line="110" w:lineRule="exact"/>
        <w:rPr>
          <w:color w:val="000000" w:themeColor="text1"/>
          <w:sz w:val="11"/>
          <w:szCs w:val="11"/>
        </w:rPr>
      </w:pPr>
    </w:p>
    <w:p w14:paraId="641D23BC" w14:textId="77777777" w:rsidR="00020569" w:rsidRPr="00866C77" w:rsidRDefault="00020569" w:rsidP="00020569">
      <w:pPr>
        <w:pStyle w:val="Brdtext"/>
        <w:ind w:right="689"/>
        <w:rPr>
          <w:color w:val="000000" w:themeColor="text1"/>
        </w:rPr>
      </w:pPr>
      <w:r>
        <w:rPr>
          <w:color w:val="000000" w:themeColor="text1"/>
        </w:rPr>
        <w:t>1</w:t>
      </w:r>
      <w:r w:rsidRPr="00866C77">
        <w:rPr>
          <w:color w:val="000000" w:themeColor="text1"/>
        </w:rPr>
        <w:t>.0</w:t>
      </w:r>
    </w:p>
    <w:p w14:paraId="4CF0C022" w14:textId="77777777" w:rsidR="00020569" w:rsidRPr="00BC5B0B" w:rsidRDefault="00020569" w:rsidP="00020569">
      <w:pPr>
        <w:spacing w:before="10" w:line="150" w:lineRule="exact"/>
        <w:rPr>
          <w:color w:val="FF0000"/>
          <w:sz w:val="15"/>
          <w:szCs w:val="15"/>
        </w:rPr>
      </w:pPr>
    </w:p>
    <w:p w14:paraId="4B07B437" w14:textId="77777777" w:rsidR="00020569" w:rsidRPr="00BC5B0B" w:rsidRDefault="00020569" w:rsidP="00020569">
      <w:pPr>
        <w:spacing w:line="200" w:lineRule="exact"/>
        <w:rPr>
          <w:color w:val="FF0000"/>
          <w:sz w:val="20"/>
          <w:szCs w:val="20"/>
        </w:rPr>
      </w:pPr>
    </w:p>
    <w:p w14:paraId="01996FFC" w14:textId="77777777" w:rsidR="00020569" w:rsidRPr="001C06B7" w:rsidRDefault="00020569" w:rsidP="001656B7">
      <w:pPr>
        <w:pStyle w:val="Rubrik2b"/>
      </w:pPr>
      <w:bookmarkStart w:id="92" w:name="_Toc240974320"/>
      <w:r w:rsidRPr="001C06B7">
        <w:t>SLA-krav</w:t>
      </w:r>
      <w:bookmarkEnd w:id="92"/>
    </w:p>
    <w:p w14:paraId="7669CD64" w14:textId="77777777" w:rsidR="00020569" w:rsidRPr="001C06B7" w:rsidRDefault="00020569" w:rsidP="00020569">
      <w:pPr>
        <w:spacing w:before="9" w:line="110" w:lineRule="exact"/>
        <w:rPr>
          <w:color w:val="000000" w:themeColor="text1"/>
          <w:sz w:val="11"/>
          <w:szCs w:val="11"/>
        </w:rPr>
      </w:pPr>
    </w:p>
    <w:p w14:paraId="53F97408" w14:textId="77777777" w:rsidR="00020569" w:rsidRDefault="00020569" w:rsidP="007B7F6D">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3E54248" w14:textId="77777777" w:rsidR="009D428E" w:rsidRDefault="009D428E" w:rsidP="009D428E">
      <w:pPr>
        <w:pStyle w:val="Rubrik2b"/>
      </w:pPr>
      <w:bookmarkStart w:id="93" w:name="_Toc240974321"/>
      <w:r>
        <w:t>V-MIM</w:t>
      </w:r>
      <w:bookmarkEnd w:id="93"/>
    </w:p>
    <w:p w14:paraId="2D2C82CC" w14:textId="77777777" w:rsidR="009D428E" w:rsidRDefault="00EF4641" w:rsidP="009D428E">
      <w:pPr>
        <w:pStyle w:val="Brdtext"/>
        <w:ind w:right="150"/>
      </w:pPr>
      <w:r>
        <w:t xml:space="preserve">Modellen beskriver den logiska strukturen </w:t>
      </w:r>
      <w:r w:rsidR="0016025F">
        <w:t>för</w:t>
      </w:r>
      <w:r w:rsidR="0035518D">
        <w:t xml:space="preserve"> ett svarsmeddelande. </w:t>
      </w:r>
      <w:r w:rsidR="004B3148">
        <w:t>Tjänsten baseras inte på RIV In</w:t>
      </w:r>
      <w:r w:rsidR="001F15D6">
        <w:t>formationsspecifikation för NPÖ eller VTIM, utan på Socialstyrelsens blanketter för mödravårdsjournal.</w:t>
      </w:r>
    </w:p>
    <w:p w14:paraId="1FA2A042" w14:textId="77777777" w:rsidR="00C0398A" w:rsidRDefault="00C0398A" w:rsidP="009D428E">
      <w:pPr>
        <w:pStyle w:val="Brdtext"/>
        <w:ind w:right="150"/>
      </w:pPr>
    </w:p>
    <w:p w14:paraId="3CEAB6C7" w14:textId="4510D623" w:rsidR="00EF4641" w:rsidRPr="00527535" w:rsidRDefault="00CA1CC4" w:rsidP="009D428E">
      <w:pPr>
        <w:pStyle w:val="Brdtext"/>
        <w:ind w:right="150"/>
      </w:pPr>
      <w:r>
        <w:rPr>
          <w:noProof/>
          <w:lang w:eastAsia="sv-SE"/>
        </w:rPr>
        <w:lastRenderedPageBreak/>
        <w:drawing>
          <wp:inline distT="0" distB="0" distL="0" distR="0" wp14:anchorId="4405503D" wp14:editId="6CCC30C0">
            <wp:extent cx="5850924" cy="2984998"/>
            <wp:effectExtent l="0" t="0" r="0" b="0"/>
            <wp:docPr id="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1985" cy="2985539"/>
                    </a:xfrm>
                    <a:prstGeom prst="rect">
                      <a:avLst/>
                    </a:prstGeom>
                    <a:noFill/>
                    <a:ln>
                      <a:noFill/>
                    </a:ln>
                  </pic:spPr>
                </pic:pic>
              </a:graphicData>
            </a:graphic>
          </wp:inline>
        </w:drawing>
      </w:r>
    </w:p>
    <w:p w14:paraId="1372CFFB" w14:textId="77777777" w:rsidR="00020569" w:rsidRPr="00527535" w:rsidRDefault="00020569" w:rsidP="00020569"/>
    <w:p w14:paraId="36A181F0" w14:textId="77777777" w:rsidR="00020569" w:rsidRPr="00907C9B" w:rsidRDefault="00020569" w:rsidP="001656B7">
      <w:pPr>
        <w:pStyle w:val="Rubrik2b"/>
        <w:rPr>
          <w:color w:val="FF0000"/>
        </w:rPr>
      </w:pPr>
      <w:bookmarkStart w:id="94" w:name="_Toc240974322"/>
      <w:r w:rsidRPr="00527535">
        <w:t>Fältregler</w:t>
      </w:r>
      <w:bookmarkEnd w:id="94"/>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020569" w:rsidRPr="00907C9B" w14:paraId="471A909A" w14:textId="77777777" w:rsidTr="00480EC7">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D029F0A" w14:textId="77777777" w:rsidR="00020569" w:rsidRPr="00907C9B" w:rsidRDefault="00020569" w:rsidP="00020569">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C2E15" w14:textId="77777777" w:rsidR="00020569" w:rsidRPr="00907C9B" w:rsidRDefault="00020569" w:rsidP="0002056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A0A163" w14:textId="77777777" w:rsidR="00020569" w:rsidRPr="00907C9B" w:rsidRDefault="00020569" w:rsidP="0002056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F5C30ED" w14:textId="77777777" w:rsidR="00020569" w:rsidRPr="00907C9B" w:rsidRDefault="00020569" w:rsidP="00020569">
            <w:pPr>
              <w:spacing w:line="226" w:lineRule="exact"/>
              <w:ind w:left="101"/>
              <w:rPr>
                <w:b/>
                <w:sz w:val="20"/>
                <w:szCs w:val="20"/>
              </w:rPr>
            </w:pPr>
            <w:proofErr w:type="spellStart"/>
            <w:r w:rsidRPr="00907C9B">
              <w:rPr>
                <w:b/>
                <w:sz w:val="20"/>
                <w:szCs w:val="20"/>
              </w:rPr>
              <w:t>Ka</w:t>
            </w:r>
            <w:r w:rsidRPr="00907C9B">
              <w:rPr>
                <w:b/>
                <w:spacing w:val="-1"/>
                <w:sz w:val="20"/>
                <w:szCs w:val="20"/>
              </w:rPr>
              <w:t>r</w:t>
            </w:r>
            <w:r w:rsidRPr="00907C9B">
              <w:rPr>
                <w:b/>
                <w:sz w:val="20"/>
                <w:szCs w:val="20"/>
              </w:rPr>
              <w:t>di</w:t>
            </w:r>
            <w:proofErr w:type="spellEnd"/>
            <w:r w:rsidRPr="00907C9B">
              <w:rPr>
                <w:b/>
                <w:sz w:val="20"/>
                <w:szCs w:val="20"/>
              </w:rPr>
              <w:t>-</w:t>
            </w:r>
          </w:p>
          <w:p w14:paraId="4ECDC565" w14:textId="77777777" w:rsidR="00020569" w:rsidRPr="00907C9B" w:rsidRDefault="00020569" w:rsidP="00020569">
            <w:pPr>
              <w:ind w:left="102"/>
              <w:rPr>
                <w:sz w:val="20"/>
                <w:szCs w:val="20"/>
              </w:rPr>
            </w:pPr>
            <w:proofErr w:type="spellStart"/>
            <w:r w:rsidRPr="00907C9B">
              <w:rPr>
                <w:b/>
                <w:sz w:val="20"/>
                <w:szCs w:val="20"/>
              </w:rPr>
              <w:t>n</w:t>
            </w:r>
            <w:r w:rsidRPr="00907C9B">
              <w:rPr>
                <w:b/>
                <w:spacing w:val="-1"/>
                <w:sz w:val="20"/>
                <w:szCs w:val="20"/>
              </w:rPr>
              <w:t>alitet</w:t>
            </w:r>
            <w:proofErr w:type="spellEnd"/>
          </w:p>
        </w:tc>
      </w:tr>
      <w:tr w:rsidR="00020569" w:rsidRPr="00907C9B" w14:paraId="03B19314" w14:textId="77777777" w:rsidTr="00480EC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12A46C6" w14:textId="77777777" w:rsidR="00020569" w:rsidRPr="00907C9B" w:rsidRDefault="00020569" w:rsidP="0002056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2DEA0A2C" w14:textId="77777777" w:rsidR="00020569" w:rsidRPr="00907C9B" w:rsidRDefault="00020569" w:rsidP="00020569"/>
        </w:tc>
        <w:tc>
          <w:tcPr>
            <w:tcW w:w="3685" w:type="dxa"/>
            <w:tcBorders>
              <w:top w:val="single" w:sz="5" w:space="0" w:color="000000"/>
              <w:left w:val="single" w:sz="5" w:space="0" w:color="000000"/>
              <w:bottom w:val="single" w:sz="5" w:space="0" w:color="000000"/>
              <w:right w:val="single" w:sz="5" w:space="0" w:color="000000"/>
            </w:tcBorders>
          </w:tcPr>
          <w:p w14:paraId="06951793" w14:textId="77777777" w:rsidR="00020569" w:rsidRPr="00907C9B" w:rsidRDefault="00020569" w:rsidP="00020569"/>
        </w:tc>
        <w:tc>
          <w:tcPr>
            <w:tcW w:w="851" w:type="dxa"/>
            <w:tcBorders>
              <w:top w:val="single" w:sz="5" w:space="0" w:color="000000"/>
              <w:left w:val="single" w:sz="5" w:space="0" w:color="000000"/>
              <w:bottom w:val="single" w:sz="5" w:space="0" w:color="000000"/>
              <w:right w:val="single" w:sz="5" w:space="0" w:color="000000"/>
            </w:tcBorders>
          </w:tcPr>
          <w:p w14:paraId="20B610DC" w14:textId="77777777" w:rsidR="00020569" w:rsidRPr="00907C9B" w:rsidRDefault="00020569" w:rsidP="00020569"/>
        </w:tc>
      </w:tr>
      <w:tr w:rsidR="00020569" w:rsidRPr="00907C9B" w14:paraId="0E06262B" w14:textId="77777777" w:rsidTr="00480EC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E6420DC" w14:textId="1C783EDC" w:rsidR="00020569" w:rsidRPr="00907C9B" w:rsidRDefault="00D068D5" w:rsidP="00020569">
            <w:pPr>
              <w:spacing w:line="227" w:lineRule="exact"/>
              <w:ind w:left="102"/>
              <w:rPr>
                <w:sz w:val="20"/>
                <w:szCs w:val="20"/>
              </w:rPr>
            </w:pPr>
            <w:proofErr w:type="spellStart"/>
            <w:r>
              <w:rPr>
                <w:sz w:val="20"/>
                <w:szCs w:val="20"/>
              </w:rPr>
              <w:t>careUnitHSAI</w:t>
            </w:r>
            <w:r w:rsidR="00020569">
              <w:rPr>
                <w:sz w:val="20"/>
                <w:szCs w:val="20"/>
              </w:rPr>
              <w:t>d</w:t>
            </w:r>
            <w:proofErr w:type="spellEnd"/>
            <w:r w:rsidR="00020569"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724D7368" w14:textId="289C55AE" w:rsidR="00020569" w:rsidRPr="00907C9B" w:rsidRDefault="008B29AE" w:rsidP="00D068D5">
            <w:pPr>
              <w:spacing w:line="226" w:lineRule="exact"/>
              <w:ind w:left="102"/>
              <w:rPr>
                <w:spacing w:val="-1"/>
                <w:sz w:val="20"/>
                <w:szCs w:val="20"/>
              </w:rPr>
            </w:pPr>
            <w:proofErr w:type="spellStart"/>
            <w:r>
              <w:rPr>
                <w:spacing w:val="-1"/>
                <w:sz w:val="20"/>
                <w:szCs w:val="20"/>
              </w:rPr>
              <w:t>HSA</w:t>
            </w:r>
            <w:r w:rsidR="00D068D5">
              <w:rPr>
                <w:spacing w:val="-1"/>
                <w:sz w:val="20"/>
                <w:szCs w:val="20"/>
              </w:rPr>
              <w:t>I</w:t>
            </w:r>
            <w:r>
              <w:rPr>
                <w:spacing w:val="-1"/>
                <w:sz w:val="20"/>
                <w:szCs w:val="20"/>
              </w:rPr>
              <w:t>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05154AB" w14:textId="77777777" w:rsidR="00020569" w:rsidRPr="00907C9B" w:rsidRDefault="00020569" w:rsidP="00020569">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proofErr w:type="spellStart"/>
            <w:r>
              <w:rPr>
                <w:spacing w:val="-1"/>
                <w:sz w:val="20"/>
                <w:szCs w:val="20"/>
              </w:rPr>
              <w:t>careUnitHSAid</w:t>
            </w:r>
            <w:proofErr w:type="spellEnd"/>
            <w:r w:rsidRPr="00907C9B">
              <w:rPr>
                <w:spacing w:val="-1"/>
                <w:sz w:val="20"/>
                <w:szCs w:val="20"/>
              </w:rPr>
              <w:t xml:space="preserve"> i </w:t>
            </w:r>
            <w:proofErr w:type="spellStart"/>
            <w:r w:rsidRPr="00907C9B">
              <w:rPr>
                <w:spacing w:val="-1"/>
                <w:sz w:val="20"/>
                <w:szCs w:val="20"/>
              </w:rPr>
              <w:t>authorType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29EF92" w14:textId="77777777" w:rsidR="00020569" w:rsidRPr="00907C9B" w:rsidRDefault="00020569"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42D8B0DF" w14:textId="77777777" w:rsidR="00020569" w:rsidRPr="00907C9B" w:rsidRDefault="00020569" w:rsidP="00020569">
            <w:pPr>
              <w:ind w:left="102"/>
              <w:rPr>
                <w:sz w:val="20"/>
                <w:szCs w:val="20"/>
              </w:rPr>
            </w:pPr>
          </w:p>
        </w:tc>
      </w:tr>
      <w:tr w:rsidR="00020569" w:rsidRPr="00907C9B" w14:paraId="3FCBC12A" w14:textId="77777777" w:rsidTr="00B10C6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CF2FA38" w14:textId="77777777" w:rsidR="00020569" w:rsidRPr="00907C9B" w:rsidRDefault="00020569" w:rsidP="00020569">
            <w:pPr>
              <w:spacing w:line="226" w:lineRule="exact"/>
              <w:ind w:left="102"/>
              <w:rPr>
                <w:spacing w:val="-1"/>
                <w:sz w:val="20"/>
                <w:szCs w:val="20"/>
              </w:rPr>
            </w:pPr>
            <w:proofErr w:type="spellStart"/>
            <w:r w:rsidRPr="00907C9B">
              <w:rPr>
                <w:sz w:val="20"/>
                <w:szCs w:val="20"/>
              </w:rPr>
              <w:t>patient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075EB78" w14:textId="77777777" w:rsidR="00020569" w:rsidRPr="00907C9B" w:rsidRDefault="00020569" w:rsidP="00020569">
            <w:pPr>
              <w:spacing w:line="226" w:lineRule="exact"/>
              <w:ind w:left="102"/>
              <w:rPr>
                <w:spacing w:val="-1"/>
                <w:sz w:val="20"/>
                <w:szCs w:val="20"/>
              </w:rPr>
            </w:pPr>
            <w:proofErr w:type="spellStart"/>
            <w:r>
              <w:rPr>
                <w:spacing w:val="-1"/>
                <w:sz w:val="20"/>
                <w:szCs w:val="20"/>
              </w:rPr>
              <w:t>PatientIdType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6D72C1E" w14:textId="77777777" w:rsidR="00020569" w:rsidRPr="00CA0259" w:rsidRDefault="00020569" w:rsidP="0002056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spellStart"/>
            <w:proofErr w:type="gramStart"/>
            <w:r w:rsidRPr="0041336D">
              <w:rPr>
                <w:spacing w:val="-1"/>
                <w:sz w:val="20"/>
                <w:szCs w:val="20"/>
              </w:rPr>
              <w:t>value</w:t>
            </w:r>
            <w:proofErr w:type="spellEnd"/>
            <w:r w:rsidRPr="0041336D">
              <w:rPr>
                <w:spacing w:val="-1"/>
                <w:sz w:val="20"/>
                <w:szCs w:val="20"/>
              </w:rPr>
              <w:t xml:space="preserve"> sätts till patientens identifierare.</w:t>
            </w:r>
            <w:proofErr w:type="gramEnd"/>
            <w:r>
              <w:rPr>
                <w:spacing w:val="-1"/>
                <w:sz w:val="20"/>
                <w:szCs w:val="20"/>
              </w:rPr>
              <w:t xml:space="preserve"> Anges med 12 tecken utan avskiljare.</w:t>
            </w:r>
            <w:r w:rsidRPr="0041336D">
              <w:rPr>
                <w:spacing w:val="-1"/>
                <w:sz w:val="20"/>
                <w:szCs w:val="20"/>
              </w:rPr>
              <w:br/>
            </w:r>
            <w:proofErr w:type="spellStart"/>
            <w:r w:rsidRPr="0041336D">
              <w:rPr>
                <w:spacing w:val="-1"/>
                <w:sz w:val="20"/>
                <w:szCs w:val="20"/>
              </w:rPr>
              <w:t>Type</w:t>
            </w:r>
            <w:proofErr w:type="spellEnd"/>
            <w:r w:rsidRPr="0041336D">
              <w:rPr>
                <w:spacing w:val="-1"/>
                <w:sz w:val="20"/>
                <w:szCs w:val="20"/>
              </w:rPr>
              <w:t xml:space="preserv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77C44659" w14:textId="77777777" w:rsidR="00020569" w:rsidRPr="00907C9B" w:rsidRDefault="00020569"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20569" w:rsidRPr="00907C9B" w14:paraId="42BB6FC9" w14:textId="77777777" w:rsidTr="00AB14A1">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06BE336A" w14:textId="77777777" w:rsidR="00020569" w:rsidRPr="00907C9B" w:rsidRDefault="00020569" w:rsidP="00020569">
            <w:pPr>
              <w:spacing w:line="226" w:lineRule="exact"/>
              <w:ind w:left="102"/>
              <w:rPr>
                <w:sz w:val="20"/>
                <w:szCs w:val="20"/>
              </w:rPr>
            </w:pPr>
            <w:proofErr w:type="spellStart"/>
            <w:r w:rsidRPr="00907C9B">
              <w:rPr>
                <w:sz w:val="20"/>
                <w:szCs w:val="20"/>
              </w:rPr>
              <w:t>timePeriod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9C7241A" w14:textId="77777777" w:rsidR="00020569" w:rsidRPr="00907C9B" w:rsidRDefault="00020569" w:rsidP="00020569">
            <w:pPr>
              <w:spacing w:line="226" w:lineRule="exact"/>
              <w:ind w:left="102"/>
              <w:rPr>
                <w:spacing w:val="-1"/>
                <w:sz w:val="20"/>
                <w:szCs w:val="20"/>
              </w:rPr>
            </w:pPr>
            <w:proofErr w:type="spellStart"/>
            <w:r>
              <w:rPr>
                <w:spacing w:val="-1"/>
                <w:sz w:val="20"/>
                <w:szCs w:val="20"/>
              </w:rPr>
              <w:t>DatePeriodType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7C0D4EE" w14:textId="77777777" w:rsidR="00020569" w:rsidRPr="00907C9B" w:rsidRDefault="00020569" w:rsidP="00020569">
            <w:pPr>
              <w:spacing w:line="229" w:lineRule="exact"/>
              <w:ind w:left="102"/>
              <w:rPr>
                <w:sz w:val="20"/>
                <w:szCs w:val="20"/>
              </w:rPr>
            </w:pPr>
            <w:r w:rsidRPr="005F1D2D">
              <w:rPr>
                <w:spacing w:val="-1"/>
                <w:sz w:val="20"/>
                <w:szCs w:val="20"/>
              </w:rPr>
              <w:t xml:space="preserve">Begränsning av sökningen i tid. Begränsningen sker genom att resultatet innehåller de poster som i något av de tidsfält som ingår i </w:t>
            </w:r>
            <w:proofErr w:type="spellStart"/>
            <w:r w:rsidR="000E6174">
              <w:rPr>
                <w:sz w:val="20"/>
                <w:szCs w:val="20"/>
              </w:rPr>
              <w:t>maternityMedicalRecord</w:t>
            </w:r>
            <w:r w:rsidR="000E6174" w:rsidRPr="00907C9B">
              <w:rPr>
                <w:sz w:val="20"/>
                <w:szCs w:val="20"/>
              </w:rPr>
              <w:t>Header</w:t>
            </w:r>
            <w:proofErr w:type="spellEnd"/>
            <w:r w:rsidRPr="005F1D2D">
              <w:rPr>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BB5A659" w14:textId="77777777" w:rsidR="00020569" w:rsidRPr="00907C9B" w:rsidRDefault="00020569"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76CDE5B3"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BBC487D" w14:textId="0611E7CB"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7135AE69"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370EB88" w14:textId="77777777" w:rsidR="00D708A4" w:rsidRPr="005F1D2D" w:rsidRDefault="00D708A4" w:rsidP="00020569">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087DC7"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2F375DE9"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F1FCE3" w14:textId="77F5F8FC"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057F69DC"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CC4CA" w14:textId="77777777" w:rsidR="00D708A4" w:rsidRPr="005F1D2D" w:rsidRDefault="00D708A4" w:rsidP="00020569">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8E61EC5"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3951E641" w14:textId="77777777" w:rsidTr="00CC15DC">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7A1A6E4F" w14:textId="7485210F" w:rsidR="00D708A4" w:rsidRPr="00907C9B" w:rsidRDefault="00D708A4" w:rsidP="00D068D5">
            <w:pPr>
              <w:spacing w:line="226" w:lineRule="exact"/>
              <w:ind w:left="102"/>
              <w:rPr>
                <w:sz w:val="20"/>
                <w:szCs w:val="20"/>
              </w:rPr>
            </w:pPr>
            <w:proofErr w:type="spellStart"/>
            <w:r w:rsidRPr="005F1D2D">
              <w:rPr>
                <w:sz w:val="20"/>
                <w:szCs w:val="20"/>
              </w:rPr>
              <w:t>sourceSystem</w:t>
            </w:r>
            <w:r w:rsidR="00CE7BF4">
              <w:rPr>
                <w:sz w:val="20"/>
                <w:szCs w:val="20"/>
              </w:rPr>
              <w:t>HSA</w:t>
            </w:r>
            <w:r w:rsidR="00D068D5">
              <w:rPr>
                <w:sz w:val="20"/>
                <w:szCs w:val="20"/>
              </w:rPr>
              <w:t>I</w:t>
            </w:r>
            <w:r w:rsidR="00CE7BF4">
              <w:rPr>
                <w:sz w:val="20"/>
                <w:szCs w:val="20"/>
              </w:rPr>
              <w:t>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306D584" w14:textId="43ECF6B9" w:rsidR="00D708A4" w:rsidRPr="00907C9B" w:rsidRDefault="00D068D5" w:rsidP="00020569">
            <w:pPr>
              <w:spacing w:line="226" w:lineRule="exact"/>
              <w:ind w:left="102"/>
              <w:rPr>
                <w:spacing w:val="-1"/>
                <w:sz w:val="20"/>
                <w:szCs w:val="20"/>
              </w:rPr>
            </w:pPr>
            <w:proofErr w:type="spellStart"/>
            <w:r>
              <w:rPr>
                <w:spacing w:val="-1"/>
                <w:sz w:val="20"/>
                <w:szCs w:val="20"/>
              </w:rPr>
              <w:t>HSAI</w:t>
            </w:r>
            <w:r w:rsidR="008B29AE">
              <w:rPr>
                <w:spacing w:val="-1"/>
                <w:sz w:val="20"/>
                <w:szCs w:val="20"/>
              </w:rPr>
              <w:t>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83A1CDF" w14:textId="77777777" w:rsidR="00D708A4" w:rsidRPr="005F1D2D" w:rsidRDefault="00D708A4" w:rsidP="00020569">
            <w:pPr>
              <w:spacing w:line="226" w:lineRule="exact"/>
              <w:ind w:left="102"/>
              <w:rPr>
                <w:sz w:val="20"/>
                <w:szCs w:val="20"/>
              </w:rPr>
            </w:pPr>
            <w:r w:rsidRPr="005F1D2D">
              <w:rPr>
                <w:sz w:val="20"/>
                <w:szCs w:val="20"/>
              </w:rPr>
              <w:t xml:space="preserve">Begränsar sökningen till dokument som är skapade i angivet system. </w:t>
            </w:r>
          </w:p>
          <w:p w14:paraId="08724A6B" w14:textId="77777777" w:rsidR="00D708A4" w:rsidRPr="005F1D2D" w:rsidRDefault="00D708A4" w:rsidP="00020569">
            <w:pPr>
              <w:spacing w:line="226" w:lineRule="exact"/>
              <w:ind w:left="102"/>
              <w:rPr>
                <w:sz w:val="20"/>
                <w:szCs w:val="20"/>
              </w:rPr>
            </w:pPr>
          </w:p>
          <w:p w14:paraId="239D8F37" w14:textId="77777777" w:rsidR="00D708A4" w:rsidRPr="005F1D2D" w:rsidRDefault="00D708A4" w:rsidP="00020569">
            <w:pPr>
              <w:spacing w:line="226" w:lineRule="exact"/>
              <w:ind w:left="102"/>
              <w:rPr>
                <w:sz w:val="20"/>
                <w:szCs w:val="20"/>
              </w:rPr>
            </w:pPr>
            <w:r w:rsidRPr="005F1D2D">
              <w:rPr>
                <w:sz w:val="20"/>
                <w:szCs w:val="20"/>
              </w:rPr>
              <w:t xml:space="preserve">Värdet på detta fält måste överensstämma med värdet på </w:t>
            </w:r>
            <w:proofErr w:type="spellStart"/>
            <w:r w:rsidRPr="005F1D2D">
              <w:rPr>
                <w:sz w:val="20"/>
                <w:szCs w:val="20"/>
              </w:rPr>
              <w:t>logicalAddress</w:t>
            </w:r>
            <w:proofErr w:type="spellEnd"/>
            <w:r w:rsidRPr="005F1D2D">
              <w:rPr>
                <w:sz w:val="20"/>
                <w:szCs w:val="20"/>
              </w:rPr>
              <w:t xml:space="preserve"> i anropets tekniska </w:t>
            </w:r>
            <w:proofErr w:type="spellStart"/>
            <w:r w:rsidRPr="005F1D2D">
              <w:rPr>
                <w:sz w:val="20"/>
                <w:szCs w:val="20"/>
              </w:rPr>
              <w:t>kuvertering</w:t>
            </w:r>
            <w:proofErr w:type="spellEnd"/>
            <w:r w:rsidRPr="005F1D2D">
              <w:rPr>
                <w:sz w:val="20"/>
                <w:szCs w:val="20"/>
              </w:rPr>
              <w:t xml:space="preserve"> (ex. </w:t>
            </w:r>
            <w:proofErr w:type="spellStart"/>
            <w:r w:rsidRPr="005F1D2D">
              <w:rPr>
                <w:sz w:val="20"/>
                <w:szCs w:val="20"/>
              </w:rPr>
              <w:t>SOAP-header</w:t>
            </w:r>
            <w:proofErr w:type="spellEnd"/>
            <w:r w:rsidRPr="005F1D2D">
              <w:rPr>
                <w:sz w:val="20"/>
                <w:szCs w:val="20"/>
              </w:rPr>
              <w:t>).</w:t>
            </w:r>
          </w:p>
          <w:p w14:paraId="6E8BE820" w14:textId="77777777" w:rsidR="00D708A4" w:rsidRPr="005F1D2D" w:rsidRDefault="00D708A4" w:rsidP="00020569">
            <w:pPr>
              <w:spacing w:line="226" w:lineRule="exact"/>
              <w:ind w:left="102"/>
              <w:rPr>
                <w:spacing w:val="-1"/>
                <w:sz w:val="20"/>
                <w:szCs w:val="20"/>
              </w:rPr>
            </w:pPr>
          </w:p>
          <w:p w14:paraId="085507D8" w14:textId="77777777" w:rsidR="00D708A4" w:rsidRPr="005F1D2D" w:rsidRDefault="00D708A4" w:rsidP="00020569">
            <w:pPr>
              <w:spacing w:line="226" w:lineRule="exact"/>
              <w:ind w:left="102"/>
              <w:rPr>
                <w:sz w:val="20"/>
                <w:szCs w:val="20"/>
              </w:rPr>
            </w:pPr>
            <w:r w:rsidRPr="005F1D2D">
              <w:rPr>
                <w:sz w:val="20"/>
                <w:szCs w:val="20"/>
              </w:rPr>
              <w:t>Det innebär i praktiken att aggregerande tjänster inte används när detta fält anges.</w:t>
            </w:r>
          </w:p>
          <w:p w14:paraId="411A9274" w14:textId="77777777" w:rsidR="00D708A4" w:rsidRPr="005F1D2D" w:rsidRDefault="00D708A4" w:rsidP="00020569">
            <w:pPr>
              <w:spacing w:line="226" w:lineRule="exact"/>
              <w:ind w:left="102"/>
              <w:rPr>
                <w:sz w:val="20"/>
                <w:szCs w:val="20"/>
              </w:rPr>
            </w:pPr>
          </w:p>
          <w:p w14:paraId="337153B1" w14:textId="77777777" w:rsidR="00D708A4" w:rsidRPr="00907C9B" w:rsidRDefault="00D708A4" w:rsidP="00020569">
            <w:pPr>
              <w:spacing w:line="229" w:lineRule="exact"/>
              <w:ind w:left="102"/>
              <w:rPr>
                <w:sz w:val="20"/>
                <w:szCs w:val="20"/>
              </w:rPr>
            </w:pPr>
            <w:r w:rsidRPr="005F1D2D">
              <w:rPr>
                <w:sz w:val="20"/>
                <w:szCs w:val="20"/>
              </w:rPr>
              <w:t xml:space="preserve">Fältet är tvingande om </w:t>
            </w:r>
            <w:proofErr w:type="spellStart"/>
            <w:r w:rsidRPr="005F1D2D">
              <w:rPr>
                <w:sz w:val="20"/>
                <w:szCs w:val="20"/>
              </w:rPr>
              <w:t>careContactId</w:t>
            </w:r>
            <w:proofErr w:type="spellEnd"/>
            <w:r w:rsidRPr="005F1D2D">
              <w:rPr>
                <w:sz w:val="20"/>
                <w:szCs w:val="20"/>
              </w:rPr>
              <w:t xml:space="preserve"> angivits.</w:t>
            </w:r>
          </w:p>
        </w:tc>
        <w:tc>
          <w:tcPr>
            <w:tcW w:w="851" w:type="dxa"/>
            <w:tcBorders>
              <w:top w:val="single" w:sz="5" w:space="0" w:color="000000"/>
              <w:left w:val="single" w:sz="5" w:space="0" w:color="000000"/>
              <w:bottom w:val="single" w:sz="5" w:space="0" w:color="000000"/>
              <w:right w:val="single" w:sz="5" w:space="0" w:color="000000"/>
            </w:tcBorders>
          </w:tcPr>
          <w:p w14:paraId="1DA48831" w14:textId="77777777" w:rsidR="00D708A4" w:rsidRPr="005F1D2D" w:rsidRDefault="00D708A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4C097FF0" w14:textId="77777777" w:rsidR="00D708A4" w:rsidRPr="005F1D2D" w:rsidRDefault="00D708A4" w:rsidP="00020569">
            <w:pPr>
              <w:spacing w:line="229" w:lineRule="exact"/>
              <w:ind w:left="102"/>
              <w:rPr>
                <w:sz w:val="20"/>
                <w:szCs w:val="20"/>
              </w:rPr>
            </w:pPr>
          </w:p>
          <w:p w14:paraId="237E069C" w14:textId="77777777" w:rsidR="00D708A4" w:rsidRPr="005F1D2D" w:rsidRDefault="00D708A4" w:rsidP="00020569">
            <w:pPr>
              <w:spacing w:line="229" w:lineRule="exact"/>
              <w:ind w:left="102"/>
              <w:rPr>
                <w:sz w:val="20"/>
                <w:szCs w:val="20"/>
              </w:rPr>
            </w:pPr>
          </w:p>
          <w:p w14:paraId="34D06225" w14:textId="77777777" w:rsidR="00D708A4" w:rsidRPr="00907C9B" w:rsidRDefault="00D708A4" w:rsidP="00020569">
            <w:pPr>
              <w:spacing w:line="229" w:lineRule="exact"/>
              <w:ind w:left="102"/>
              <w:rPr>
                <w:sz w:val="20"/>
                <w:szCs w:val="20"/>
              </w:rPr>
            </w:pPr>
          </w:p>
        </w:tc>
      </w:tr>
      <w:tr w:rsidR="00D708A4" w:rsidRPr="00907C9B" w14:paraId="7B42DFFB" w14:textId="77777777" w:rsidTr="007C114A">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15FB2A07" w14:textId="77777777" w:rsidR="00D708A4" w:rsidRPr="00907C9B" w:rsidRDefault="00D708A4" w:rsidP="00020569">
            <w:pPr>
              <w:spacing w:line="226" w:lineRule="exact"/>
              <w:ind w:left="102"/>
              <w:rPr>
                <w:b/>
                <w:sz w:val="20"/>
                <w:szCs w:val="20"/>
              </w:rPr>
            </w:pPr>
            <w:proofErr w:type="spellStart"/>
            <w:r w:rsidRPr="005F1D2D">
              <w:rPr>
                <w:sz w:val="20"/>
                <w:szCs w:val="20"/>
              </w:rPr>
              <w:t>careContactId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F87FCEC" w14:textId="77777777" w:rsidR="00D708A4" w:rsidRPr="00907C9B" w:rsidRDefault="00D708A4" w:rsidP="00020569">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FED447" w14:textId="77777777" w:rsidR="00D708A4" w:rsidRPr="00907C9B" w:rsidRDefault="00D708A4" w:rsidP="003528E2">
            <w:pPr>
              <w:spacing w:line="229" w:lineRule="exact"/>
              <w:ind w:left="102"/>
            </w:pPr>
            <w:r w:rsidRPr="005F1D2D">
              <w:rPr>
                <w:spacing w:val="-1"/>
                <w:sz w:val="20"/>
                <w:szCs w:val="20"/>
              </w:rPr>
              <w:t xml:space="preserve">Begränsar sökningen </w:t>
            </w:r>
            <w:r w:rsidR="00C85F04">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122B33D" w14:textId="77777777" w:rsidR="00D708A4" w:rsidRPr="00907C9B" w:rsidRDefault="00D708A4" w:rsidP="00020569">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D708A4" w:rsidRPr="00907C9B" w14:paraId="62BE7A39"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F97A28F" w14:textId="77777777" w:rsidR="00D708A4" w:rsidRPr="00907C9B" w:rsidRDefault="00D708A4" w:rsidP="00020569">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4423E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21906F"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AECB6B" w14:textId="77777777" w:rsidR="00D708A4" w:rsidRDefault="00D708A4" w:rsidP="00020569">
            <w:pPr>
              <w:rPr>
                <w:sz w:val="20"/>
                <w:szCs w:val="20"/>
              </w:rPr>
            </w:pPr>
          </w:p>
        </w:tc>
      </w:tr>
      <w:tr w:rsidR="00D708A4" w:rsidRPr="00907C9B" w14:paraId="5BC996CD"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063B8F2" w14:textId="77777777" w:rsidR="00D708A4" w:rsidRDefault="00D708A4" w:rsidP="0002056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4CBAE66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25794C"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DAB32D2" w14:textId="77777777" w:rsidR="00D708A4" w:rsidRDefault="00D708A4" w:rsidP="00020569">
            <w:pPr>
              <w:rPr>
                <w:sz w:val="20"/>
                <w:szCs w:val="20"/>
              </w:rPr>
            </w:pPr>
          </w:p>
        </w:tc>
      </w:tr>
      <w:tr w:rsidR="00D708A4" w:rsidRPr="00907C9B" w14:paraId="4526C3E4"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FAB21B2" w14:textId="77777777" w:rsidR="00D708A4" w:rsidRPr="00907C9B" w:rsidRDefault="00AB119B" w:rsidP="00DF6727">
            <w:pPr>
              <w:spacing w:line="226" w:lineRule="exact"/>
              <w:ind w:left="102"/>
              <w:rPr>
                <w:sz w:val="20"/>
                <w:szCs w:val="20"/>
              </w:rPr>
            </w:pPr>
            <w:proofErr w:type="spellStart"/>
            <w:r>
              <w:rPr>
                <w:sz w:val="20"/>
                <w:szCs w:val="20"/>
              </w:rPr>
              <w:t>maternity</w:t>
            </w:r>
            <w:r w:rsidR="00DF6727">
              <w:rPr>
                <w:sz w:val="20"/>
                <w:szCs w:val="20"/>
              </w:rPr>
              <w:t>MedicalRecord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33880BB" w14:textId="77777777" w:rsidR="00D708A4" w:rsidRPr="00907C9B" w:rsidRDefault="00BA4402" w:rsidP="00020569">
            <w:pPr>
              <w:spacing w:line="226" w:lineRule="exact"/>
              <w:ind w:left="102"/>
              <w:rPr>
                <w:sz w:val="20"/>
                <w:szCs w:val="20"/>
              </w:rPr>
            </w:pPr>
            <w:proofErr w:type="spellStart"/>
            <w:r>
              <w:rPr>
                <w:sz w:val="20"/>
                <w:szCs w:val="20"/>
              </w:rPr>
              <w:t>Maternity</w:t>
            </w:r>
            <w:r w:rsidR="00DF6727">
              <w:rPr>
                <w:sz w:val="20"/>
                <w:szCs w:val="20"/>
              </w:rPr>
              <w:t>MedicalRecord</w:t>
            </w:r>
            <w:r w:rsidR="00D708A4" w:rsidRPr="00907C9B">
              <w:rPr>
                <w:sz w:val="20"/>
                <w:szCs w:val="20"/>
              </w:rPr>
              <w:t>Type</w:t>
            </w:r>
            <w:proofErr w:type="spellEnd"/>
            <w:r w:rsidR="00D708A4" w:rsidRPr="00907C9B">
              <w:rPr>
                <w:sz w:val="20"/>
                <w:szCs w:val="20"/>
              </w:rPr>
              <w:t xml:space="preserve"> </w:t>
            </w:r>
          </w:p>
        </w:tc>
        <w:tc>
          <w:tcPr>
            <w:tcW w:w="3685" w:type="dxa"/>
            <w:tcBorders>
              <w:top w:val="single" w:sz="5" w:space="0" w:color="000000"/>
              <w:left w:val="single" w:sz="5" w:space="0" w:color="000000"/>
              <w:bottom w:val="single" w:sz="5" w:space="0" w:color="000000"/>
              <w:right w:val="single" w:sz="5" w:space="0" w:color="000000"/>
            </w:tcBorders>
          </w:tcPr>
          <w:p w14:paraId="69AF6251" w14:textId="77777777" w:rsidR="00D708A4" w:rsidRDefault="00BE5517" w:rsidP="00020569">
            <w:pPr>
              <w:spacing w:line="229" w:lineRule="exact"/>
              <w:ind w:left="102"/>
              <w:rPr>
                <w:rFonts w:ascii="Calibri" w:hAnsi="Calibri"/>
                <w:spacing w:val="-1"/>
              </w:rPr>
            </w:pPr>
            <w:r>
              <w:rPr>
                <w:sz w:val="20"/>
                <w:szCs w:val="20"/>
              </w:rPr>
              <w:t>E</w:t>
            </w:r>
            <w:r w:rsidR="00D708A4" w:rsidRPr="004742A5">
              <w:rPr>
                <w:sz w:val="20"/>
                <w:szCs w:val="20"/>
              </w:rPr>
              <w:t xml:space="preserve">n </w:t>
            </w:r>
            <w:r w:rsidR="00D708A4">
              <w:rPr>
                <w:sz w:val="20"/>
                <w:szCs w:val="20"/>
              </w:rPr>
              <w:t>moders mödravårdsjournal</w:t>
            </w:r>
            <w:r>
              <w:rPr>
                <w:sz w:val="20"/>
                <w:szCs w:val="20"/>
              </w:rPr>
              <w:t>.</w:t>
            </w:r>
          </w:p>
          <w:p w14:paraId="085BBC35" w14:textId="77777777" w:rsidR="00D708A4" w:rsidRDefault="00D708A4" w:rsidP="00020569">
            <w:pPr>
              <w:rPr>
                <w:rFonts w:ascii="Arial" w:hAnsi="Arial" w:cs="Arial"/>
                <w:b/>
                <w:bCs/>
              </w:rPr>
            </w:pPr>
          </w:p>
          <w:p w14:paraId="424FFD9E"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1715D"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D708A4" w:rsidRPr="00907C9B" w14:paraId="23173A6A" w14:textId="77777777" w:rsidTr="00480EC7">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7B35EA20" w14:textId="77777777" w:rsidR="00D708A4" w:rsidRPr="00907C9B" w:rsidRDefault="00D708A4" w:rsidP="006B445A">
            <w:pPr>
              <w:spacing w:line="229" w:lineRule="exact"/>
              <w:ind w:left="102"/>
              <w:rPr>
                <w:sz w:val="20"/>
                <w:szCs w:val="20"/>
              </w:rPr>
            </w:pPr>
            <w:proofErr w:type="gramStart"/>
            <w:r w:rsidRPr="00907C9B">
              <w:rPr>
                <w:sz w:val="20"/>
                <w:szCs w:val="20"/>
              </w:rPr>
              <w:t>.</w:t>
            </w:r>
            <w:r w:rsidR="00DF6727">
              <w:rPr>
                <w:sz w:val="20"/>
                <w:szCs w:val="20"/>
              </w:rPr>
              <w:t>.</w:t>
            </w:r>
            <w:proofErr w:type="gramEnd"/>
            <w:r w:rsidR="00DF6727">
              <w:rPr>
                <w:sz w:val="20"/>
                <w:szCs w:val="20"/>
              </w:rPr>
              <w:t>/</w:t>
            </w:r>
            <w:proofErr w:type="spellStart"/>
            <w:r w:rsidR="00DF6727">
              <w:rPr>
                <w:sz w:val="20"/>
                <w:szCs w:val="20"/>
              </w:rPr>
              <w:t>maternityMedicalRecord</w:t>
            </w:r>
            <w:r w:rsidRPr="00907C9B">
              <w:rPr>
                <w:sz w:val="20"/>
                <w:szCs w:val="20"/>
              </w:rPr>
              <w:t>Header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E63C7D5" w14:textId="77777777" w:rsidR="00D708A4" w:rsidRPr="00907C9B" w:rsidRDefault="00E834C2" w:rsidP="00020569">
            <w:pPr>
              <w:spacing w:line="229" w:lineRule="exact"/>
              <w:ind w:left="102"/>
              <w:rPr>
                <w:sz w:val="20"/>
                <w:szCs w:val="20"/>
              </w:rPr>
            </w:pPr>
            <w:proofErr w:type="spellStart"/>
            <w:r>
              <w:rPr>
                <w:sz w:val="20"/>
                <w:szCs w:val="20"/>
              </w:rPr>
              <w:t>P</w:t>
            </w:r>
            <w:r w:rsidRPr="00907C9B">
              <w:rPr>
                <w:sz w:val="20"/>
                <w:szCs w:val="20"/>
              </w:rPr>
              <w:t>atient</w:t>
            </w:r>
            <w:r>
              <w:rPr>
                <w:sz w:val="20"/>
                <w:szCs w:val="20"/>
              </w:rPr>
              <w:t>Summary</w:t>
            </w:r>
            <w:r w:rsidRPr="00907C9B">
              <w:rPr>
                <w:sz w:val="20"/>
                <w:szCs w:val="20"/>
              </w:rPr>
              <w:t>HeaderType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4F61A1C" w14:textId="77777777" w:rsidR="00D708A4" w:rsidRPr="00907C9B" w:rsidRDefault="00D708A4" w:rsidP="00020569">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605474F1"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5D8B4F5"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D28A775" w14:textId="77777777" w:rsidR="00D708A4" w:rsidRPr="00907C9B" w:rsidRDefault="00D708A4" w:rsidP="00020569">
            <w:pPr>
              <w:spacing w:line="229" w:lineRule="exact"/>
              <w:ind w:left="102"/>
              <w:rPr>
                <w:b/>
                <w:sz w:val="20"/>
                <w:szCs w:val="20"/>
              </w:rPr>
            </w:pPr>
            <w:proofErr w:type="gramStart"/>
            <w:r w:rsidRPr="00907C9B">
              <w:rPr>
                <w:sz w:val="20"/>
                <w:szCs w:val="20"/>
              </w:rPr>
              <w:t>..</w:t>
            </w:r>
            <w:proofErr w:type="gramEnd"/>
            <w:r w:rsidR="00AD0B03">
              <w:rPr>
                <w:sz w:val="20"/>
                <w:szCs w:val="20"/>
              </w:rPr>
              <w:t>/../</w:t>
            </w:r>
            <w:proofErr w:type="spellStart"/>
            <w:r w:rsidRPr="00907C9B">
              <w:rPr>
                <w:sz w:val="20"/>
                <w:szCs w:val="20"/>
              </w:rPr>
              <w:t>document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BAD2120"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BDC9880" w14:textId="77777777" w:rsidR="00D708A4" w:rsidRPr="00041CC6" w:rsidRDefault="00D708A4" w:rsidP="00020569">
            <w:pPr>
              <w:spacing w:line="229" w:lineRule="exact"/>
              <w:ind w:left="102"/>
              <w:rPr>
                <w:sz w:val="20"/>
                <w:szCs w:val="20"/>
              </w:rPr>
            </w:pPr>
            <w:r w:rsidRPr="00041CC6">
              <w:rPr>
                <w:sz w:val="20"/>
                <w:szCs w:val="20"/>
              </w:rPr>
              <w:t>Dokumentets identitet som är unik inom källsystemet</w:t>
            </w:r>
          </w:p>
          <w:p w14:paraId="48D3321A" w14:textId="77777777" w:rsidR="00D708A4" w:rsidRPr="00907C9B" w:rsidRDefault="00D708A4" w:rsidP="00020569">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5F3D9"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743600B"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A2EEC5" w14:textId="4F65E9BD" w:rsidR="00D708A4" w:rsidRPr="00907C9B" w:rsidRDefault="00D708A4" w:rsidP="00D068D5">
            <w:pPr>
              <w:spacing w:line="229" w:lineRule="exact"/>
              <w:ind w:left="102"/>
              <w:rPr>
                <w:sz w:val="20"/>
                <w:szCs w:val="20"/>
              </w:rPr>
            </w:pPr>
            <w:proofErr w:type="gramStart"/>
            <w:r>
              <w:rPr>
                <w:sz w:val="20"/>
                <w:szCs w:val="20"/>
              </w:rPr>
              <w:t>..</w:t>
            </w:r>
            <w:proofErr w:type="gramEnd"/>
            <w:r w:rsidR="00AD0B03">
              <w:rPr>
                <w:sz w:val="20"/>
                <w:szCs w:val="20"/>
              </w:rPr>
              <w:t>/../</w:t>
            </w:r>
            <w:proofErr w:type="spellStart"/>
            <w:r w:rsidRPr="007D6475">
              <w:rPr>
                <w:sz w:val="20"/>
                <w:szCs w:val="20"/>
              </w:rPr>
              <w:t>sourceSystem</w:t>
            </w:r>
            <w:r w:rsidR="00785A82">
              <w:rPr>
                <w:sz w:val="20"/>
                <w:szCs w:val="20"/>
              </w:rPr>
              <w:t>HSA</w:t>
            </w:r>
            <w:r w:rsidR="00D068D5">
              <w:rPr>
                <w:sz w:val="20"/>
                <w:szCs w:val="20"/>
              </w:rPr>
              <w:t>I</w:t>
            </w:r>
            <w:r w:rsidR="00785A82">
              <w:rPr>
                <w:sz w:val="20"/>
                <w:szCs w:val="20"/>
              </w:rPr>
              <w:t>d</w:t>
            </w:r>
            <w:proofErr w:type="spellEnd"/>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6AEFE9F" w14:textId="046E5730" w:rsidR="00D708A4" w:rsidRDefault="00D068D5" w:rsidP="00020569">
            <w:pPr>
              <w:spacing w:line="229" w:lineRule="exact"/>
              <w:ind w:left="102"/>
              <w:rPr>
                <w:sz w:val="20"/>
                <w:szCs w:val="20"/>
              </w:rPr>
            </w:pPr>
            <w:proofErr w:type="spellStart"/>
            <w:r>
              <w:rPr>
                <w:sz w:val="20"/>
                <w:szCs w:val="20"/>
              </w:rPr>
              <w:t>HSAI</w:t>
            </w:r>
            <w:r w:rsidR="00D708A4" w:rsidRPr="007D6475">
              <w:rPr>
                <w:sz w:val="20"/>
                <w:szCs w:val="20"/>
              </w:rPr>
              <w:t>dType</w:t>
            </w:r>
            <w:proofErr w:type="spellEnd"/>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026AC167" w14:textId="77777777" w:rsidR="00D708A4" w:rsidRPr="00041CC6" w:rsidRDefault="00D708A4" w:rsidP="00020569">
            <w:pPr>
              <w:spacing w:line="229" w:lineRule="exact"/>
              <w:ind w:left="102"/>
              <w:rPr>
                <w:sz w:val="20"/>
                <w:szCs w:val="20"/>
              </w:rPr>
            </w:pPr>
            <w:proofErr w:type="spellStart"/>
            <w:r w:rsidRPr="007D6475">
              <w:rPr>
                <w:sz w:val="20"/>
                <w:szCs w:val="20"/>
              </w:rPr>
              <w:t>HSAid</w:t>
            </w:r>
            <w:proofErr w:type="spellEnd"/>
            <w:r w:rsidRPr="007D6475">
              <w:rPr>
                <w:sz w:val="20"/>
                <w:szCs w:val="20"/>
              </w:rPr>
              <w:t xml:space="preserve">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48A4344" w14:textId="77777777" w:rsidR="00D708A4" w:rsidRPr="00907C9B" w:rsidRDefault="00D708A4" w:rsidP="00020569">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D708A4" w:rsidRPr="00907C9B" w14:paraId="16064FF8"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EC87CC2" w14:textId="77777777" w:rsidR="00D708A4" w:rsidRPr="00907C9B" w:rsidRDefault="00D708A4" w:rsidP="00020569">
            <w:pPr>
              <w:spacing w:line="229" w:lineRule="exact"/>
              <w:ind w:left="102"/>
              <w:rPr>
                <w:sz w:val="20"/>
                <w:szCs w:val="20"/>
              </w:rPr>
            </w:pPr>
            <w:proofErr w:type="gramStart"/>
            <w:r w:rsidRPr="00907C9B">
              <w:rPr>
                <w:sz w:val="20"/>
                <w:szCs w:val="20"/>
              </w:rPr>
              <w:lastRenderedPageBreak/>
              <w:t>..</w:t>
            </w:r>
            <w:proofErr w:type="gramEnd"/>
            <w:r w:rsidR="00AD0B03">
              <w:rPr>
                <w:sz w:val="20"/>
                <w:szCs w:val="20"/>
              </w:rPr>
              <w:t>/../</w:t>
            </w:r>
            <w:proofErr w:type="spellStart"/>
            <w:r w:rsidRPr="00907C9B">
              <w:rPr>
                <w:sz w:val="20"/>
                <w:szCs w:val="20"/>
              </w:rPr>
              <w:t>documentTitle</w:t>
            </w:r>
            <w:proofErr w:type="spellEnd"/>
          </w:p>
          <w:p w14:paraId="7C66F47E"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4BE73B2"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969391F" w14:textId="77777777" w:rsidR="00D708A4" w:rsidRPr="00041CC6" w:rsidRDefault="00D708A4" w:rsidP="00020569">
            <w:pPr>
              <w:spacing w:line="229" w:lineRule="exact"/>
              <w:ind w:left="102"/>
              <w:rPr>
                <w:sz w:val="20"/>
                <w:szCs w:val="20"/>
              </w:rPr>
            </w:pPr>
            <w:r w:rsidRPr="00041CC6">
              <w:rPr>
                <w:sz w:val="20"/>
                <w:szCs w:val="20"/>
              </w:rPr>
              <w:t>Titel som beskriver den information som sänds i dokumentet.</w:t>
            </w:r>
          </w:p>
          <w:p w14:paraId="04C142B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52921E7"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226EF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B36A7A7" w14:textId="77777777" w:rsidR="00D708A4" w:rsidRPr="00907C9B" w:rsidRDefault="00D708A4" w:rsidP="00020569">
            <w:pPr>
              <w:spacing w:line="229" w:lineRule="exact"/>
              <w:ind w:left="102"/>
              <w:rPr>
                <w:sz w:val="20"/>
                <w:szCs w:val="20"/>
              </w:rPr>
            </w:pPr>
            <w:proofErr w:type="gramStart"/>
            <w:r w:rsidRPr="00907C9B">
              <w:rPr>
                <w:sz w:val="20"/>
                <w:szCs w:val="20"/>
              </w:rPr>
              <w:t>.</w:t>
            </w:r>
            <w:r>
              <w:rPr>
                <w:sz w:val="20"/>
                <w:szCs w:val="20"/>
              </w:rPr>
              <w:t>.</w:t>
            </w:r>
            <w:proofErr w:type="gramEnd"/>
            <w:r w:rsidR="00AD0B03">
              <w:rPr>
                <w:sz w:val="20"/>
                <w:szCs w:val="20"/>
              </w:rPr>
              <w:t>/../</w:t>
            </w:r>
            <w:proofErr w:type="spellStart"/>
            <w:r w:rsidRPr="00907C9B">
              <w:rPr>
                <w:sz w:val="20"/>
                <w:szCs w:val="20"/>
              </w:rPr>
              <w:t>documentTime</w:t>
            </w:r>
            <w:proofErr w:type="spellEnd"/>
          </w:p>
          <w:p w14:paraId="4ACA5AE1"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00D3FD5" w14:textId="77777777" w:rsidR="00D708A4" w:rsidRPr="00171EC2" w:rsidRDefault="00D708A4" w:rsidP="00020569">
            <w:pPr>
              <w:spacing w:line="229" w:lineRule="exact"/>
              <w:ind w:left="102"/>
              <w:rPr>
                <w:sz w:val="20"/>
                <w:szCs w:val="20"/>
              </w:rPr>
            </w:pPr>
            <w:proofErr w:type="spellStart"/>
            <w:r>
              <w:rPr>
                <w:sz w:val="20"/>
                <w:szCs w:val="20"/>
              </w:rPr>
              <w:t>TimeStampType</w:t>
            </w:r>
            <w:proofErr w:type="spellEnd"/>
          </w:p>
          <w:p w14:paraId="27569CE8"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0CE318B" w14:textId="77777777" w:rsidR="00D708A4" w:rsidRPr="00907C9B" w:rsidRDefault="00D708A4" w:rsidP="00020569">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414F835A"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0AD1F1E2"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15E323B3" w14:textId="77777777" w:rsidR="00D708A4" w:rsidRPr="00907C9B" w:rsidRDefault="00D708A4" w:rsidP="00020569">
            <w:pPr>
              <w:spacing w:line="229" w:lineRule="exact"/>
              <w:ind w:left="102"/>
              <w:rPr>
                <w:sz w:val="20"/>
                <w:szCs w:val="20"/>
              </w:rPr>
            </w:pPr>
            <w:proofErr w:type="gramStart"/>
            <w:r>
              <w:rPr>
                <w:sz w:val="20"/>
                <w:szCs w:val="20"/>
              </w:rPr>
              <w:t>..</w:t>
            </w:r>
            <w:proofErr w:type="gramEnd"/>
            <w:r w:rsidR="00AD0B03">
              <w:rPr>
                <w:sz w:val="20"/>
                <w:szCs w:val="20"/>
              </w:rPr>
              <w:t>/../</w:t>
            </w:r>
            <w:proofErr w:type="spellStart"/>
            <w:r w:rsidRPr="00907C9B">
              <w:rPr>
                <w:sz w:val="20"/>
                <w:szCs w:val="20"/>
              </w:rPr>
              <w:t>patient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5DD59FA" w14:textId="77777777" w:rsidR="00D708A4" w:rsidRPr="002E3143" w:rsidRDefault="00D708A4" w:rsidP="00020569">
            <w:pPr>
              <w:spacing w:line="226" w:lineRule="exact"/>
              <w:ind w:left="102"/>
              <w:rPr>
                <w:spacing w:val="-1"/>
                <w:sz w:val="20"/>
                <w:szCs w:val="20"/>
              </w:rPr>
            </w:pPr>
            <w:proofErr w:type="spellStart"/>
            <w:r>
              <w:rPr>
                <w:spacing w:val="-1"/>
                <w:sz w:val="20"/>
                <w:szCs w:val="20"/>
              </w:rPr>
              <w:t>PatientIdType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7D19E64" w14:textId="77777777" w:rsidR="00D708A4" w:rsidRPr="00041CC6" w:rsidRDefault="00D708A4" w:rsidP="00020569">
            <w:pPr>
              <w:spacing w:line="229" w:lineRule="exact"/>
              <w:ind w:left="102"/>
              <w:rPr>
                <w:sz w:val="20"/>
                <w:szCs w:val="20"/>
              </w:rPr>
            </w:pPr>
            <w:r w:rsidRPr="00041CC6">
              <w:rPr>
                <w:sz w:val="20"/>
                <w:szCs w:val="20"/>
              </w:rPr>
              <w:t>Id</w:t>
            </w:r>
            <w:r>
              <w:rPr>
                <w:sz w:val="20"/>
                <w:szCs w:val="20"/>
              </w:rPr>
              <w:t>entifierare för patient.</w:t>
            </w:r>
          </w:p>
          <w:p w14:paraId="1FB6429D" w14:textId="77777777" w:rsidR="00D708A4" w:rsidRPr="00A63DCF" w:rsidRDefault="00D708A4" w:rsidP="00020569">
            <w:pPr>
              <w:spacing w:line="226" w:lineRule="exact"/>
              <w:ind w:left="102"/>
              <w:rPr>
                <w:spacing w:val="-1"/>
                <w:sz w:val="20"/>
                <w:szCs w:val="20"/>
              </w:rPr>
            </w:pPr>
          </w:p>
          <w:p w14:paraId="2E26442C"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D121C3C"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71931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339148A" w14:textId="77777777" w:rsidR="00D708A4" w:rsidRPr="00907C9B" w:rsidRDefault="00D708A4" w:rsidP="00020569">
            <w:pPr>
              <w:spacing w:line="229" w:lineRule="exact"/>
              <w:ind w:left="102"/>
              <w:rPr>
                <w:sz w:val="20"/>
                <w:szCs w:val="20"/>
              </w:rPr>
            </w:pPr>
            <w:r w:rsidRPr="00907C9B">
              <w:rPr>
                <w:sz w:val="20"/>
                <w:szCs w:val="20"/>
              </w:rPr>
              <w:t>...</w:t>
            </w:r>
            <w:r w:rsidR="00AD0B03">
              <w:rPr>
                <w:sz w:val="20"/>
                <w:szCs w:val="20"/>
              </w:rPr>
              <w:t>/</w:t>
            </w:r>
            <w:proofErr w:type="gramStart"/>
            <w:r w:rsidR="00AD0B03">
              <w:rPr>
                <w:sz w:val="20"/>
                <w:szCs w:val="20"/>
              </w:rPr>
              <w:t>..</w:t>
            </w:r>
            <w:proofErr w:type="gramEnd"/>
            <w:r w:rsidR="00AD0B03">
              <w:rPr>
                <w:sz w:val="20"/>
                <w:szCs w:val="20"/>
              </w:rPr>
              <w: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FD5B6C5" w14:textId="77777777" w:rsidR="00D708A4"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4D165BB" w14:textId="77777777" w:rsidR="00D708A4" w:rsidRPr="00041CC6" w:rsidRDefault="00D708A4" w:rsidP="00020569">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0387952" w14:textId="77777777" w:rsidR="00D708A4" w:rsidRPr="00907C9B"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62A38E7F" w14:textId="77777777" w:rsidTr="00480EC7">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32C2EE8F" w14:textId="2CA1633C" w:rsidR="00D708A4" w:rsidRPr="00907C9B" w:rsidRDefault="001F7271" w:rsidP="00020569">
            <w:pPr>
              <w:spacing w:line="229" w:lineRule="exact"/>
              <w:ind w:left="102"/>
              <w:rPr>
                <w:sz w:val="20"/>
                <w:szCs w:val="20"/>
              </w:rPr>
            </w:pPr>
            <w:proofErr w:type="gramStart"/>
            <w:r>
              <w:rPr>
                <w:sz w:val="20"/>
                <w:szCs w:val="20"/>
              </w:rPr>
              <w:t>.</w:t>
            </w:r>
            <w:r w:rsidR="00D708A4" w:rsidRPr="00907C9B">
              <w:rPr>
                <w:sz w:val="20"/>
                <w:szCs w:val="20"/>
              </w:rPr>
              <w:t>.</w:t>
            </w:r>
            <w:proofErr w:type="gramEnd"/>
            <w:r w:rsidR="00AD0B03">
              <w:rPr>
                <w:sz w:val="20"/>
                <w:szCs w:val="20"/>
              </w:rPr>
              <w:t>/../../</w:t>
            </w:r>
            <w:proofErr w:type="spellStart"/>
            <w:r w:rsidR="00D708A4">
              <w:rPr>
                <w:sz w:val="20"/>
                <w:szCs w:val="20"/>
              </w:rPr>
              <w:t>type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B46B000" w14:textId="77777777" w:rsidR="00D708A4"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1DAD7D9" w14:textId="77777777" w:rsidR="00D708A4" w:rsidRDefault="00D708A4" w:rsidP="00020569">
            <w:pPr>
              <w:spacing w:line="226" w:lineRule="exact"/>
              <w:ind w:left="102"/>
              <w:rPr>
                <w:sz w:val="20"/>
                <w:szCs w:val="20"/>
              </w:rPr>
            </w:pPr>
            <w:proofErr w:type="spellStart"/>
            <w:r>
              <w:rPr>
                <w:sz w:val="20"/>
                <w:szCs w:val="20"/>
              </w:rPr>
              <w:t>t</w:t>
            </w:r>
            <w:r w:rsidRPr="00041CC6">
              <w:rPr>
                <w:sz w:val="20"/>
                <w:szCs w:val="20"/>
              </w:rPr>
              <w:t>ype</w:t>
            </w:r>
            <w:proofErr w:type="spellEnd"/>
            <w:r w:rsidRPr="00041CC6">
              <w:rPr>
                <w:sz w:val="20"/>
                <w:szCs w:val="20"/>
              </w:rPr>
              <w:t xml:space="preserv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p>
          <w:p w14:paraId="239796BF" w14:textId="77777777" w:rsidR="00D708A4" w:rsidRPr="00041CC6"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7EDAFB" w14:textId="77777777" w:rsidR="00D708A4" w:rsidRPr="00907C9B"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5A355CC4" w14:textId="77777777" w:rsidTr="00D068D5">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379E8AA2" w14:textId="77777777" w:rsidR="00D708A4" w:rsidRPr="00907C9B" w:rsidRDefault="00D708A4" w:rsidP="00020569">
            <w:pPr>
              <w:spacing w:line="229" w:lineRule="exact"/>
              <w:ind w:left="102"/>
              <w:rPr>
                <w:sz w:val="20"/>
                <w:szCs w:val="20"/>
              </w:rPr>
            </w:pPr>
            <w:proofErr w:type="gramStart"/>
            <w:r w:rsidRPr="00907C9B">
              <w:rPr>
                <w:sz w:val="20"/>
                <w:szCs w:val="20"/>
              </w:rPr>
              <w:t>..</w:t>
            </w:r>
            <w:proofErr w:type="gramEnd"/>
            <w:r w:rsidR="000F6AC8">
              <w:rPr>
                <w:sz w:val="20"/>
                <w:szCs w:val="20"/>
              </w:rPr>
              <w:t>/../</w:t>
            </w:r>
            <w:proofErr w:type="spellStart"/>
            <w:r w:rsidRPr="00907C9B">
              <w:rPr>
                <w:sz w:val="20"/>
                <w:szCs w:val="20"/>
              </w:rPr>
              <w:t>author</w:t>
            </w:r>
            <w:proofErr w:type="spellEnd"/>
          </w:p>
          <w:p w14:paraId="5839434A"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7D750F1" w14:textId="77777777" w:rsidR="00D708A4" w:rsidRPr="00907C9B" w:rsidRDefault="00D708A4" w:rsidP="00020569">
            <w:pPr>
              <w:spacing w:line="229" w:lineRule="exact"/>
              <w:ind w:left="102"/>
              <w:rPr>
                <w:sz w:val="20"/>
                <w:szCs w:val="20"/>
              </w:rPr>
            </w:pPr>
            <w:proofErr w:type="spellStart"/>
            <w:r>
              <w:rPr>
                <w:sz w:val="20"/>
                <w:szCs w:val="20"/>
              </w:rPr>
              <w:t>A</w:t>
            </w:r>
            <w:r w:rsidRPr="00907C9B">
              <w:rPr>
                <w:sz w:val="20"/>
                <w:szCs w:val="20"/>
              </w:rPr>
              <w:t>uthorType</w:t>
            </w:r>
            <w:proofErr w:type="spellEnd"/>
          </w:p>
          <w:p w14:paraId="0A48E5FA"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9AB52AE" w14:textId="0B9465AA" w:rsidR="00D708A4" w:rsidRPr="00041CC6" w:rsidRDefault="00D708A4" w:rsidP="00020569">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sidR="00D068D5">
              <w:rPr>
                <w:spacing w:val="-1"/>
                <w:sz w:val="20"/>
                <w:szCs w:val="20"/>
              </w:rPr>
              <w:t xml:space="preserve"> Vid uppdatering av tidigare skapade</w:t>
            </w:r>
            <w:r w:rsidR="005F619E">
              <w:rPr>
                <w:spacing w:val="-1"/>
                <w:sz w:val="20"/>
                <w:szCs w:val="20"/>
              </w:rPr>
              <w:t xml:space="preserve"> dokument av</w:t>
            </w:r>
            <w:r w:rsidR="00D068D5">
              <w:rPr>
                <w:spacing w:val="-1"/>
                <w:sz w:val="20"/>
                <w:szCs w:val="20"/>
              </w:rPr>
              <w:t>ses den hälso- och sjukvårdsperson som senast uppdaterade informationen.</w:t>
            </w:r>
          </w:p>
          <w:p w14:paraId="2C8FB328"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D8C61F"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12A0A201" w14:textId="77777777" w:rsidTr="00480EC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4C34AC4F" w14:textId="77777777" w:rsidR="00D708A4" w:rsidRPr="00907C9B" w:rsidRDefault="000F6AC8" w:rsidP="00020569">
            <w:pPr>
              <w:spacing w:line="229" w:lineRule="exact"/>
              <w:ind w:left="102"/>
              <w:rPr>
                <w:sz w:val="20"/>
                <w:szCs w:val="20"/>
              </w:rPr>
            </w:pPr>
            <w:proofErr w:type="gramStart"/>
            <w:r>
              <w:rPr>
                <w:sz w:val="20"/>
                <w:szCs w:val="20"/>
              </w:rPr>
              <w:t>..</w:t>
            </w:r>
            <w:proofErr w:type="gramEnd"/>
            <w:r>
              <w:rPr>
                <w:sz w:val="20"/>
                <w:szCs w:val="20"/>
              </w:rPr>
              <w:t>/../../</w:t>
            </w:r>
            <w:proofErr w:type="spellStart"/>
            <w:r w:rsidR="00D708A4" w:rsidRPr="00907C9B">
              <w:rPr>
                <w:sz w:val="20"/>
                <w:szCs w:val="20"/>
              </w:rPr>
              <w:t>a</w:t>
            </w:r>
            <w:r w:rsidR="00D708A4" w:rsidRPr="00907C9B">
              <w:rPr>
                <w:spacing w:val="-1"/>
                <w:sz w:val="20"/>
                <w:szCs w:val="20"/>
              </w:rPr>
              <w:t>uthorTime</w:t>
            </w:r>
            <w:proofErr w:type="spellEnd"/>
          </w:p>
          <w:p w14:paraId="1BC33C20"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BE660E8" w14:textId="77777777" w:rsidR="00D708A4" w:rsidRDefault="00D708A4" w:rsidP="00020569">
            <w:pPr>
              <w:spacing w:line="229" w:lineRule="exact"/>
              <w:ind w:left="102"/>
              <w:rPr>
                <w:rFonts w:ascii="Arial" w:hAnsi="Arial" w:cs="Arial"/>
                <w:color w:val="FF0000"/>
                <w:sz w:val="20"/>
                <w:szCs w:val="20"/>
              </w:rPr>
            </w:pPr>
            <w:proofErr w:type="spellStart"/>
            <w:r>
              <w:rPr>
                <w:sz w:val="20"/>
                <w:szCs w:val="20"/>
              </w:rPr>
              <w:t>TimeStampType</w:t>
            </w:r>
            <w:proofErr w:type="spellEnd"/>
          </w:p>
          <w:p w14:paraId="4020707C"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7881479" w14:textId="77777777" w:rsidR="00D708A4" w:rsidRPr="00907C9B" w:rsidRDefault="00D708A4" w:rsidP="00020569">
            <w:pPr>
              <w:spacing w:line="226" w:lineRule="exact"/>
              <w:ind w:left="102"/>
              <w:rPr>
                <w:spacing w:val="-1"/>
                <w:sz w:val="20"/>
                <w:szCs w:val="20"/>
              </w:rPr>
            </w:pPr>
            <w:r w:rsidRPr="00907C9B">
              <w:rPr>
                <w:spacing w:val="-1"/>
                <w:sz w:val="20"/>
                <w:szCs w:val="20"/>
              </w:rPr>
              <w:t>Tidpunkt då dokumentet skapades</w:t>
            </w:r>
          </w:p>
          <w:p w14:paraId="7A862E1C"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A3E54E" w14:textId="77777777" w:rsidR="00D708A4" w:rsidRPr="00907C9B" w:rsidRDefault="00D708A4" w:rsidP="00020569">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708A4" w:rsidRPr="00907C9B" w14:paraId="52384FF3" w14:textId="77777777" w:rsidTr="00480EC7">
        <w:trPr>
          <w:trHeight w:hRule="exact" w:val="295"/>
          <w:tblHeader/>
        </w:trPr>
        <w:tc>
          <w:tcPr>
            <w:tcW w:w="2922" w:type="dxa"/>
            <w:tcBorders>
              <w:top w:val="single" w:sz="5" w:space="0" w:color="000000"/>
              <w:left w:val="single" w:sz="5" w:space="0" w:color="000000"/>
              <w:bottom w:val="single" w:sz="5" w:space="0" w:color="000000"/>
              <w:right w:val="single" w:sz="5" w:space="0" w:color="000000"/>
            </w:tcBorders>
          </w:tcPr>
          <w:p w14:paraId="3773AA79" w14:textId="54548026" w:rsidR="00D708A4" w:rsidRPr="00907C9B" w:rsidRDefault="00D708A4" w:rsidP="00020569">
            <w:pPr>
              <w:spacing w:line="229" w:lineRule="exact"/>
              <w:ind w:left="102"/>
              <w:rPr>
                <w:sz w:val="20"/>
                <w:szCs w:val="20"/>
              </w:rPr>
            </w:pPr>
            <w:proofErr w:type="gramStart"/>
            <w:r w:rsidRPr="00907C9B">
              <w:rPr>
                <w:sz w:val="20"/>
                <w:szCs w:val="20"/>
              </w:rPr>
              <w:t>..</w:t>
            </w:r>
            <w:proofErr w:type="gramEnd"/>
            <w:r w:rsidR="000F6AC8">
              <w:rPr>
                <w:sz w:val="20"/>
                <w:szCs w:val="20"/>
              </w:rPr>
              <w:t>/../../</w:t>
            </w:r>
            <w:proofErr w:type="spellStart"/>
            <w:r w:rsidRPr="00907C9B">
              <w:rPr>
                <w:spacing w:val="-1"/>
                <w:sz w:val="20"/>
                <w:szCs w:val="20"/>
              </w:rPr>
              <w:t>author</w:t>
            </w:r>
            <w:r>
              <w:rPr>
                <w:spacing w:val="-1"/>
                <w:sz w:val="20"/>
                <w:szCs w:val="20"/>
              </w:rPr>
              <w:t>HSA</w:t>
            </w:r>
            <w:r w:rsidR="00D068D5">
              <w:rPr>
                <w:spacing w:val="-1"/>
                <w:sz w:val="20"/>
                <w:szCs w:val="20"/>
              </w:rPr>
              <w:t>I</w:t>
            </w:r>
            <w:r>
              <w:rPr>
                <w:spacing w:val="-1"/>
                <w:sz w:val="20"/>
                <w:szCs w:val="20"/>
              </w:rPr>
              <w:t>d</w:t>
            </w:r>
            <w:proofErr w:type="spellEnd"/>
          </w:p>
          <w:p w14:paraId="6B5FC0F1"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379C759" w14:textId="40A8E256" w:rsidR="00D708A4" w:rsidRDefault="008B29AE" w:rsidP="00020569">
            <w:pPr>
              <w:spacing w:line="229" w:lineRule="exact"/>
              <w:ind w:left="102"/>
              <w:rPr>
                <w:rFonts w:ascii="Arial" w:hAnsi="Arial" w:cs="Arial"/>
                <w:sz w:val="20"/>
                <w:szCs w:val="20"/>
              </w:rPr>
            </w:pPr>
            <w:proofErr w:type="spellStart"/>
            <w:r>
              <w:rPr>
                <w:sz w:val="20"/>
                <w:szCs w:val="20"/>
              </w:rPr>
              <w:t>HSA</w:t>
            </w:r>
            <w:r w:rsidR="00D068D5">
              <w:rPr>
                <w:sz w:val="20"/>
                <w:szCs w:val="20"/>
              </w:rPr>
              <w:t>I</w:t>
            </w:r>
            <w:r>
              <w:rPr>
                <w:sz w:val="20"/>
                <w:szCs w:val="20"/>
              </w:rPr>
              <w:t>dType</w:t>
            </w:r>
            <w:proofErr w:type="spellEnd"/>
          </w:p>
          <w:p w14:paraId="01E18D75"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4FC791A" w14:textId="77777777" w:rsidR="00D708A4" w:rsidRPr="00907C9B" w:rsidRDefault="00D708A4" w:rsidP="00020569">
            <w:pPr>
              <w:spacing w:line="226" w:lineRule="exact"/>
              <w:ind w:left="102"/>
              <w:rPr>
                <w:spacing w:val="-1"/>
                <w:sz w:val="20"/>
                <w:szCs w:val="20"/>
              </w:rPr>
            </w:pPr>
            <w:r w:rsidRPr="00171EC2">
              <w:rPr>
                <w:spacing w:val="-1"/>
                <w:sz w:val="20"/>
                <w:szCs w:val="20"/>
              </w:rPr>
              <w:t>Författarens HSA-id</w:t>
            </w:r>
          </w:p>
          <w:p w14:paraId="24BEABBF"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CF8BF0" w14:textId="77777777" w:rsidR="00D708A4" w:rsidRPr="00907C9B" w:rsidRDefault="00D708A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708A4" w:rsidRPr="00907C9B" w14:paraId="23D2C39F" w14:textId="77777777" w:rsidTr="00480EC7">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55600E58" w14:textId="77777777" w:rsidR="00D708A4" w:rsidRPr="00907C9B" w:rsidRDefault="00D708A4" w:rsidP="00020569">
            <w:pPr>
              <w:spacing w:line="229" w:lineRule="exact"/>
              <w:ind w:left="102"/>
              <w:rPr>
                <w:sz w:val="20"/>
                <w:szCs w:val="20"/>
              </w:rPr>
            </w:pPr>
            <w:proofErr w:type="gramStart"/>
            <w:r w:rsidRPr="00907C9B">
              <w:rPr>
                <w:sz w:val="20"/>
                <w:szCs w:val="20"/>
              </w:rPr>
              <w:t>..</w:t>
            </w:r>
            <w:proofErr w:type="gramEnd"/>
            <w:r w:rsidR="000F6AC8">
              <w:rPr>
                <w:sz w:val="20"/>
                <w:szCs w:val="20"/>
              </w:rPr>
              <w:t>/../../</w:t>
            </w:r>
            <w:proofErr w:type="spellStart"/>
            <w:r w:rsidRPr="00907C9B">
              <w:rPr>
                <w:spacing w:val="-1"/>
                <w:sz w:val="20"/>
                <w:szCs w:val="20"/>
              </w:rPr>
              <w:t>authorRoleCode</w:t>
            </w:r>
            <w:proofErr w:type="spellEnd"/>
          </w:p>
          <w:p w14:paraId="6113237A"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3644F389" w14:textId="77777777" w:rsidR="00D708A4" w:rsidRDefault="00D708A4" w:rsidP="00020569">
            <w:pPr>
              <w:spacing w:line="229" w:lineRule="exact"/>
              <w:ind w:left="102"/>
              <w:rPr>
                <w:rFonts w:ascii="Arial" w:hAnsi="Arial" w:cs="Arial"/>
                <w:sz w:val="20"/>
                <w:szCs w:val="20"/>
              </w:rPr>
            </w:pPr>
            <w:r>
              <w:rPr>
                <w:spacing w:val="-1"/>
                <w:sz w:val="20"/>
                <w:szCs w:val="20"/>
              </w:rPr>
              <w:t>string</w:t>
            </w:r>
          </w:p>
          <w:p w14:paraId="0E3F9E0C" w14:textId="77777777" w:rsidR="00D708A4" w:rsidRPr="00171EC2" w:rsidRDefault="00D708A4" w:rsidP="00020569">
            <w:pPr>
              <w:spacing w:line="226" w:lineRule="exact"/>
              <w:ind w:left="102"/>
              <w:rPr>
                <w:spacing w:val="-1"/>
                <w:sz w:val="20"/>
                <w:szCs w:val="20"/>
              </w:rPr>
            </w:pPr>
          </w:p>
          <w:p w14:paraId="399EEC94"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0E6C8C7" w14:textId="6B53CC76" w:rsidR="00D708A4" w:rsidRPr="00041CC6" w:rsidRDefault="00D708A4" w:rsidP="00020569">
            <w:pPr>
              <w:spacing w:line="226" w:lineRule="exact"/>
              <w:ind w:left="102"/>
              <w:rPr>
                <w:spacing w:val="-1"/>
                <w:sz w:val="20"/>
                <w:szCs w:val="20"/>
              </w:rPr>
            </w:pPr>
            <w:r w:rsidRPr="00041CC6">
              <w:rPr>
                <w:spacing w:val="-1"/>
                <w:sz w:val="20"/>
                <w:szCs w:val="20"/>
              </w:rPr>
              <w:t>Kod för författarens befattning. Tillåtna värden från kodverk Befattning (OID 1.2.752.129.2.2.1.</w:t>
            </w:r>
            <w:proofErr w:type="gramStart"/>
            <w:r w:rsidRPr="00041CC6">
              <w:rPr>
                <w:spacing w:val="-1"/>
                <w:sz w:val="20"/>
                <w:szCs w:val="20"/>
              </w:rPr>
              <w:t>4) ,</w:t>
            </w:r>
            <w:proofErr w:type="gramEnd"/>
            <w:r w:rsidRPr="00041CC6">
              <w:rPr>
                <w:spacing w:val="-1"/>
                <w:sz w:val="20"/>
                <w:szCs w:val="20"/>
              </w:rPr>
              <w:t xml:space="preserve"> se </w:t>
            </w:r>
            <w:r w:rsidR="007334BD" w:rsidRPr="007334BD">
              <w:rPr>
                <w:spacing w:val="-1"/>
                <w:sz w:val="20"/>
                <w:szCs w:val="20"/>
              </w:rPr>
              <w:t>http://www.inera.se/Documents/TJANSTER_PROJEKT/Katalogtjanst_HSA/Innehall/hsa_innehall_befattning.pdf</w:t>
            </w:r>
          </w:p>
          <w:p w14:paraId="50B13A0E"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0D1B08" w14:textId="77777777" w:rsidR="00D708A4" w:rsidRPr="00907C9B" w:rsidRDefault="00D708A4" w:rsidP="00020569">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E22746" w:rsidRPr="00907C9B" w14:paraId="0C16FC2B"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7A769B3" w14:textId="77777777" w:rsidR="00E22746" w:rsidRPr="00907C9B" w:rsidRDefault="00617982" w:rsidP="00020569">
            <w:pPr>
              <w:spacing w:line="229" w:lineRule="exact"/>
              <w:ind w:left="102"/>
              <w:rPr>
                <w:sz w:val="20"/>
                <w:szCs w:val="20"/>
              </w:rPr>
            </w:pPr>
            <w:proofErr w:type="gramStart"/>
            <w:r>
              <w:rPr>
                <w:sz w:val="20"/>
                <w:szCs w:val="20"/>
              </w:rPr>
              <w:t>..</w:t>
            </w:r>
            <w:proofErr w:type="gramEnd"/>
            <w:r w:rsidR="00911C18">
              <w:rPr>
                <w:sz w:val="20"/>
                <w:szCs w:val="20"/>
              </w:rPr>
              <w:t>/../../</w:t>
            </w:r>
            <w:proofErr w:type="spellStart"/>
            <w:r w:rsidR="00E22746" w:rsidRPr="00597873">
              <w:rPr>
                <w:sz w:val="20"/>
                <w:szCs w:val="20"/>
              </w:rPr>
              <w:t>authorOtherRole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C8EE80C" w14:textId="77777777" w:rsidR="00E22746" w:rsidRDefault="00E22746" w:rsidP="00020569">
            <w:pPr>
              <w:spacing w:line="229" w:lineRule="exact"/>
              <w:ind w:left="102"/>
              <w:rPr>
                <w:spacing w:val="-1"/>
                <w:sz w:val="20"/>
                <w:szCs w:val="20"/>
              </w:rPr>
            </w:pPr>
            <w:proofErr w:type="spellStart"/>
            <w:r>
              <w:rPr>
                <w:spacing w:val="-1"/>
                <w:sz w:val="20"/>
                <w:szCs w:val="20"/>
              </w:rPr>
              <w:t>AuthorOtherRoleType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168DD0B" w14:textId="77777777" w:rsidR="00E22746" w:rsidRPr="00041CC6" w:rsidRDefault="00E22746" w:rsidP="00020569">
            <w:pPr>
              <w:spacing w:line="226" w:lineRule="exact"/>
              <w:ind w:left="102"/>
              <w:rPr>
                <w:spacing w:val="-1"/>
                <w:sz w:val="20"/>
                <w:szCs w:val="20"/>
              </w:rPr>
            </w:pPr>
            <w:r w:rsidRPr="00597873">
              <w:rPr>
                <w:sz w:val="20"/>
                <w:szCs w:val="20"/>
              </w:rPr>
              <w:t>Information om författarens befattning om annat kodverk än KV Befattning används</w:t>
            </w:r>
          </w:p>
        </w:tc>
        <w:tc>
          <w:tcPr>
            <w:tcW w:w="851" w:type="dxa"/>
            <w:tcBorders>
              <w:top w:val="single" w:sz="5" w:space="0" w:color="000000"/>
              <w:left w:val="single" w:sz="5" w:space="0" w:color="000000"/>
              <w:bottom w:val="single" w:sz="5" w:space="0" w:color="000000"/>
              <w:right w:val="single" w:sz="5" w:space="0" w:color="000000"/>
            </w:tcBorders>
          </w:tcPr>
          <w:p w14:paraId="1EF4A9D1" w14:textId="77777777" w:rsidR="00E22746" w:rsidRDefault="00E22746" w:rsidP="0020070F">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2B2380F5" w14:textId="77777777" w:rsidR="00E22746" w:rsidRPr="00907C9B" w:rsidRDefault="00E22746" w:rsidP="00020569">
            <w:pPr>
              <w:spacing w:line="226" w:lineRule="exact"/>
              <w:ind w:left="102"/>
              <w:rPr>
                <w:spacing w:val="-1"/>
                <w:sz w:val="20"/>
                <w:szCs w:val="20"/>
              </w:rPr>
            </w:pPr>
          </w:p>
        </w:tc>
      </w:tr>
      <w:tr w:rsidR="00E22746" w:rsidRPr="00907C9B" w14:paraId="3BA50ACC"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8D4A3D5" w14:textId="77777777" w:rsidR="00E22746" w:rsidRPr="00907C9B" w:rsidRDefault="00911C18" w:rsidP="00020569">
            <w:pPr>
              <w:spacing w:line="229" w:lineRule="exact"/>
              <w:ind w:left="102"/>
              <w:rPr>
                <w:sz w:val="20"/>
                <w:szCs w:val="20"/>
              </w:rPr>
            </w:pPr>
            <w:proofErr w:type="gramStart"/>
            <w:r>
              <w:rPr>
                <w:sz w:val="20"/>
                <w:szCs w:val="20"/>
              </w:rPr>
              <w:t>..</w:t>
            </w:r>
            <w:proofErr w:type="gramEnd"/>
            <w:r>
              <w:rPr>
                <w:sz w:val="20"/>
                <w:szCs w:val="20"/>
              </w:rPr>
              <w:t>/../../</w:t>
            </w:r>
            <w:r w:rsidR="00617982">
              <w:rPr>
                <w:sz w:val="20"/>
                <w:szCs w:val="20"/>
              </w:rPr>
              <w:t>../</w:t>
            </w:r>
            <w:proofErr w:type="spellStart"/>
            <w:r w:rsidR="00E22746" w:rsidRPr="0039403A">
              <w:rPr>
                <w:sz w:val="20"/>
                <w:szCs w:val="20"/>
              </w:rPr>
              <w:t>authorOtherRoleCode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09E14A5" w14:textId="77777777" w:rsidR="00E22746" w:rsidRDefault="00E22746" w:rsidP="00020569">
            <w:pPr>
              <w:spacing w:line="229"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B8AD7DC" w14:textId="77777777" w:rsidR="00E22746" w:rsidRPr="00041CC6" w:rsidRDefault="00E22746" w:rsidP="00020569">
            <w:pPr>
              <w:spacing w:line="226" w:lineRule="exact"/>
              <w:ind w:left="102"/>
              <w:rPr>
                <w:spacing w:val="-1"/>
                <w:sz w:val="20"/>
                <w:szCs w:val="20"/>
              </w:rPr>
            </w:pPr>
            <w:r w:rsidRPr="00597873">
              <w:rPr>
                <w:sz w:val="20"/>
                <w:szCs w:val="20"/>
              </w:rPr>
              <w:t>Kod för författarens befattning enligt annat kodverk</w:t>
            </w:r>
          </w:p>
        </w:tc>
        <w:tc>
          <w:tcPr>
            <w:tcW w:w="851" w:type="dxa"/>
            <w:tcBorders>
              <w:top w:val="single" w:sz="5" w:space="0" w:color="000000"/>
              <w:left w:val="single" w:sz="5" w:space="0" w:color="000000"/>
              <w:bottom w:val="single" w:sz="5" w:space="0" w:color="000000"/>
              <w:right w:val="single" w:sz="5" w:space="0" w:color="000000"/>
            </w:tcBorders>
          </w:tcPr>
          <w:p w14:paraId="6887C532" w14:textId="77777777" w:rsidR="00E22746" w:rsidRPr="00907C9B" w:rsidRDefault="00E22746"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22746" w:rsidRPr="00907C9B" w14:paraId="2B521F01"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459C02B6" w14:textId="77777777" w:rsidR="00E22746" w:rsidRPr="00907C9B" w:rsidRDefault="00617982" w:rsidP="00020569">
            <w:pPr>
              <w:spacing w:line="229" w:lineRule="exact"/>
              <w:ind w:left="102"/>
              <w:rPr>
                <w:sz w:val="20"/>
                <w:szCs w:val="20"/>
              </w:rPr>
            </w:pPr>
            <w:proofErr w:type="gramStart"/>
            <w:r>
              <w:rPr>
                <w:sz w:val="20"/>
                <w:szCs w:val="20"/>
              </w:rPr>
              <w:t>..</w:t>
            </w:r>
            <w:proofErr w:type="gramEnd"/>
            <w:r>
              <w:rPr>
                <w:sz w:val="20"/>
                <w:szCs w:val="20"/>
              </w:rPr>
              <w:t>/../../../</w:t>
            </w:r>
            <w:proofErr w:type="spellStart"/>
            <w:r w:rsidR="00E22746" w:rsidRPr="0039403A">
              <w:rPr>
                <w:sz w:val="20"/>
                <w:szCs w:val="20"/>
              </w:rPr>
              <w:t>authorOtherRoleCodeOID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D20C85A" w14:textId="77777777" w:rsidR="00E22746" w:rsidRDefault="00E22746" w:rsidP="0020070F">
            <w:pPr>
              <w:spacing w:line="226" w:lineRule="exact"/>
              <w:ind w:left="102"/>
              <w:rPr>
                <w:spacing w:val="-1"/>
                <w:sz w:val="20"/>
                <w:szCs w:val="20"/>
              </w:rPr>
            </w:pPr>
            <w:r>
              <w:rPr>
                <w:spacing w:val="-1"/>
                <w:sz w:val="20"/>
                <w:szCs w:val="20"/>
              </w:rPr>
              <w:t>string</w:t>
            </w:r>
          </w:p>
          <w:p w14:paraId="3DB2DC11" w14:textId="77777777" w:rsidR="00E22746" w:rsidRDefault="00E22746" w:rsidP="00020569">
            <w:pPr>
              <w:spacing w:line="229"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1B15AEF" w14:textId="77777777" w:rsidR="00E22746" w:rsidRPr="00041CC6" w:rsidRDefault="00E22746" w:rsidP="00020569">
            <w:pPr>
              <w:spacing w:line="226" w:lineRule="exact"/>
              <w:ind w:left="102"/>
              <w:rPr>
                <w:spacing w:val="-1"/>
                <w:sz w:val="20"/>
                <w:szCs w:val="20"/>
              </w:rPr>
            </w:pPr>
            <w:r w:rsidRPr="00597873">
              <w:rPr>
                <w:sz w:val="20"/>
                <w:szCs w:val="20"/>
              </w:rPr>
              <w:t>OID för det kodverk som används för författarens befattning</w:t>
            </w:r>
          </w:p>
        </w:tc>
        <w:tc>
          <w:tcPr>
            <w:tcW w:w="851" w:type="dxa"/>
            <w:tcBorders>
              <w:top w:val="single" w:sz="5" w:space="0" w:color="000000"/>
              <w:left w:val="single" w:sz="5" w:space="0" w:color="000000"/>
              <w:bottom w:val="single" w:sz="5" w:space="0" w:color="000000"/>
              <w:right w:val="single" w:sz="5" w:space="0" w:color="000000"/>
            </w:tcBorders>
          </w:tcPr>
          <w:p w14:paraId="5BFA45BC" w14:textId="77777777" w:rsidR="00E22746" w:rsidRPr="00907C9B" w:rsidRDefault="00E22746" w:rsidP="00020569">
            <w:pPr>
              <w:spacing w:line="226" w:lineRule="exact"/>
              <w:ind w:left="102"/>
              <w:rPr>
                <w:spacing w:val="-1"/>
                <w:sz w:val="20"/>
                <w:szCs w:val="20"/>
              </w:rPr>
            </w:pPr>
            <w:r>
              <w:rPr>
                <w:spacing w:val="-1"/>
                <w:sz w:val="20"/>
                <w:szCs w:val="20"/>
              </w:rPr>
              <w:t>1.1</w:t>
            </w:r>
          </w:p>
        </w:tc>
      </w:tr>
      <w:tr w:rsidR="00D708A4" w:rsidRPr="00907C9B" w14:paraId="24BC8440" w14:textId="77777777" w:rsidTr="00480EC7">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087C3DD0" w14:textId="77777777" w:rsidR="00D708A4" w:rsidRPr="00907C9B" w:rsidRDefault="00D708A4" w:rsidP="00020569">
            <w:pPr>
              <w:spacing w:line="226" w:lineRule="exact"/>
              <w:ind w:left="102"/>
              <w:rPr>
                <w:spacing w:val="-1"/>
                <w:sz w:val="20"/>
                <w:szCs w:val="20"/>
              </w:rPr>
            </w:pPr>
            <w:proofErr w:type="gramStart"/>
            <w:r w:rsidRPr="00907C9B">
              <w:rPr>
                <w:sz w:val="20"/>
                <w:szCs w:val="20"/>
              </w:rPr>
              <w:t>..</w:t>
            </w:r>
            <w:proofErr w:type="gramEnd"/>
            <w:r w:rsidR="005B5B68">
              <w:rPr>
                <w:sz w:val="20"/>
                <w:szCs w:val="20"/>
              </w:rPr>
              <w:t>/../../</w:t>
            </w:r>
            <w:proofErr w:type="spellStart"/>
            <w:r w:rsidRPr="00907C9B">
              <w:rPr>
                <w:spacing w:val="-1"/>
                <w:sz w:val="20"/>
                <w:szCs w:val="20"/>
              </w:rPr>
              <w:t>authorName</w:t>
            </w:r>
            <w:proofErr w:type="spellEnd"/>
          </w:p>
          <w:p w14:paraId="215BFCE0"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100EC93" w14:textId="77777777" w:rsidR="00D708A4" w:rsidRPr="00907C9B" w:rsidRDefault="00D708A4" w:rsidP="00020569">
            <w:pPr>
              <w:spacing w:line="226" w:lineRule="exact"/>
              <w:ind w:left="102"/>
              <w:rPr>
                <w:spacing w:val="-1"/>
                <w:sz w:val="20"/>
                <w:szCs w:val="20"/>
              </w:rPr>
            </w:pPr>
            <w:r>
              <w:rPr>
                <w:spacing w:val="-1"/>
                <w:sz w:val="20"/>
                <w:szCs w:val="20"/>
              </w:rPr>
              <w:t>string</w:t>
            </w:r>
          </w:p>
          <w:p w14:paraId="7B809D03"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0148596" w14:textId="77777777" w:rsidR="00D708A4" w:rsidRPr="00907C9B" w:rsidRDefault="00D708A4" w:rsidP="00020569">
            <w:pPr>
              <w:spacing w:line="226" w:lineRule="exact"/>
              <w:ind w:left="102"/>
              <w:rPr>
                <w:spacing w:val="-1"/>
                <w:sz w:val="20"/>
                <w:szCs w:val="20"/>
              </w:rPr>
            </w:pPr>
            <w:r>
              <w:rPr>
                <w:spacing w:val="-1"/>
                <w:sz w:val="20"/>
                <w:szCs w:val="20"/>
              </w:rPr>
              <w:t>Författarens namn</w:t>
            </w:r>
          </w:p>
          <w:p w14:paraId="7E558AF4"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2C0AD13" w14:textId="77777777" w:rsidR="00D708A4" w:rsidRPr="00907C9B" w:rsidRDefault="00D708A4" w:rsidP="00020569">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708A4" w:rsidRPr="00907C9B" w14:paraId="3601232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F2A56A0" w14:textId="4970D538" w:rsidR="00D708A4" w:rsidRPr="00907C9B" w:rsidRDefault="006015BC" w:rsidP="00D068D5">
            <w:pPr>
              <w:spacing w:line="226" w:lineRule="exact"/>
              <w:ind w:left="102"/>
              <w:rPr>
                <w:spacing w:val="-1"/>
                <w:sz w:val="20"/>
                <w:szCs w:val="20"/>
              </w:rPr>
            </w:pPr>
            <w:proofErr w:type="gramStart"/>
            <w:r>
              <w:rPr>
                <w:spacing w:val="-1"/>
                <w:sz w:val="20"/>
                <w:szCs w:val="20"/>
              </w:rPr>
              <w:t>..</w:t>
            </w:r>
            <w:proofErr w:type="gramEnd"/>
            <w:r>
              <w:rPr>
                <w:spacing w:val="-1"/>
                <w:sz w:val="20"/>
                <w:szCs w:val="20"/>
              </w:rPr>
              <w:t>/../../</w:t>
            </w:r>
            <w:proofErr w:type="spellStart"/>
            <w:r w:rsidR="00D708A4" w:rsidRPr="008C68A3">
              <w:rPr>
                <w:spacing w:val="-1"/>
                <w:sz w:val="20"/>
                <w:szCs w:val="20"/>
              </w:rPr>
              <w:t>authorOrgUnitHSA</w:t>
            </w:r>
            <w:r w:rsidR="00D068D5">
              <w:rPr>
                <w:spacing w:val="-1"/>
                <w:sz w:val="20"/>
                <w:szCs w:val="20"/>
              </w:rPr>
              <w:t>I</w:t>
            </w:r>
            <w:r w:rsidR="00D708A4" w:rsidRPr="008C68A3">
              <w:rPr>
                <w:spacing w:val="-1"/>
                <w:sz w:val="20"/>
                <w:szCs w:val="20"/>
              </w:rPr>
              <w:t>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64A2DFD" w14:textId="79ACAD31" w:rsidR="00D708A4" w:rsidRPr="00907C9B" w:rsidRDefault="008B29AE" w:rsidP="00D068D5">
            <w:pPr>
              <w:spacing w:line="226" w:lineRule="exact"/>
              <w:ind w:left="102"/>
              <w:rPr>
                <w:spacing w:val="-1"/>
                <w:sz w:val="20"/>
                <w:szCs w:val="20"/>
              </w:rPr>
            </w:pPr>
            <w:proofErr w:type="spellStart"/>
            <w:r>
              <w:rPr>
                <w:spacing w:val="-1"/>
                <w:sz w:val="20"/>
                <w:szCs w:val="20"/>
              </w:rPr>
              <w:t>HSA</w:t>
            </w:r>
            <w:r w:rsidR="00D068D5">
              <w:rPr>
                <w:spacing w:val="-1"/>
                <w:sz w:val="20"/>
                <w:szCs w:val="20"/>
              </w:rPr>
              <w:t>I</w:t>
            </w:r>
            <w:r>
              <w:rPr>
                <w:spacing w:val="-1"/>
                <w:sz w:val="20"/>
                <w:szCs w:val="20"/>
              </w:rPr>
              <w:t>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6D3121C" w14:textId="77777777" w:rsidR="00D708A4" w:rsidRPr="00907C9B" w:rsidRDefault="00D708A4" w:rsidP="00020569">
            <w:pPr>
              <w:spacing w:line="226" w:lineRule="exact"/>
              <w:ind w:left="102"/>
              <w:rPr>
                <w:spacing w:val="-1"/>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A6A95CA" w14:textId="77777777" w:rsidR="00D708A4" w:rsidRPr="00907C9B" w:rsidRDefault="00D708A4"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D708A4" w:rsidRPr="00907C9B" w14:paraId="344D41C1" w14:textId="77777777" w:rsidTr="00480EC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4AE4E8E" w14:textId="77777777" w:rsidR="00D708A4" w:rsidRPr="008C68A3" w:rsidRDefault="00E41D2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w:t>
            </w:r>
            <w:proofErr w:type="spellStart"/>
            <w:r w:rsidR="00D708A4" w:rsidRPr="008C68A3">
              <w:rPr>
                <w:rFonts w:ascii="Times New Roman" w:eastAsia="Times New Roman" w:hAnsi="Times New Roman" w:cs="Times New Roman"/>
                <w:spacing w:val="-1"/>
                <w:sz w:val="20"/>
                <w:szCs w:val="20"/>
              </w:rPr>
              <w:t>authorOrgUni</w:t>
            </w:r>
            <w:r w:rsidR="00D708A4">
              <w:rPr>
                <w:rFonts w:ascii="Times New Roman" w:eastAsia="Times New Roman" w:hAnsi="Times New Roman" w:cs="Times New Roman"/>
                <w:spacing w:val="-1"/>
                <w:sz w:val="20"/>
                <w:szCs w:val="20"/>
              </w:rPr>
              <w:t>t</w:t>
            </w:r>
            <w:r w:rsidR="00D708A4" w:rsidRPr="008C68A3">
              <w:rPr>
                <w:rFonts w:ascii="Times New Roman" w:eastAsia="Times New Roman" w:hAnsi="Times New Roman" w:cs="Times New Roman"/>
                <w:spacing w:val="-1"/>
                <w:sz w:val="20"/>
                <w:szCs w:val="20"/>
              </w:rPr>
              <w:t>Name</w:t>
            </w:r>
            <w:proofErr w:type="spellEnd"/>
          </w:p>
          <w:p w14:paraId="0E08910E"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9B17609" w14:textId="77777777" w:rsidR="00D708A4" w:rsidRPr="00907C9B"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80A4110" w14:textId="77777777" w:rsidR="00D708A4" w:rsidRPr="00907C9B" w:rsidRDefault="00D708A4" w:rsidP="00020569">
            <w:pPr>
              <w:spacing w:line="226" w:lineRule="exact"/>
              <w:ind w:left="102"/>
              <w:rPr>
                <w:spacing w:val="-1"/>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C6EDE27" w14:textId="77777777" w:rsidR="00D708A4" w:rsidRPr="00907C9B" w:rsidRDefault="00D708A4"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D708A4" w:rsidRPr="00907C9B" w14:paraId="6A5047A4"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2E05CD0" w14:textId="77777777" w:rsidR="00D708A4" w:rsidRPr="00907C9B" w:rsidRDefault="00F93BB8" w:rsidP="00020569">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sidR="00D708A4" w:rsidRPr="008C68A3">
              <w:rPr>
                <w:spacing w:val="-1"/>
                <w:sz w:val="20"/>
                <w:szCs w:val="20"/>
              </w:rPr>
              <w:t>authorOrgUni</w:t>
            </w:r>
            <w:r w:rsidR="00D708A4">
              <w:rPr>
                <w:spacing w:val="-1"/>
                <w:sz w:val="20"/>
                <w:szCs w:val="20"/>
              </w:rPr>
              <w:t>tAddress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45546EB" w14:textId="77777777" w:rsidR="00D708A4" w:rsidRPr="00907C9B"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8E776C" w14:textId="77777777" w:rsidR="00D708A4" w:rsidRPr="00907C9B" w:rsidRDefault="00D708A4" w:rsidP="00020569">
            <w:pPr>
              <w:spacing w:line="226" w:lineRule="exact"/>
              <w:ind w:left="102"/>
              <w:rPr>
                <w:spacing w:val="-1"/>
                <w:sz w:val="20"/>
                <w:szCs w:val="20"/>
              </w:rPr>
            </w:pPr>
            <w:r>
              <w:rPr>
                <w:spacing w:val="-1"/>
                <w:sz w:val="20"/>
                <w:szCs w:val="20"/>
              </w:rPr>
              <w:t>Postadress för</w:t>
            </w:r>
            <w:r w:rsidRPr="008C68A3">
              <w:rPr>
                <w:spacing w:val="-1"/>
                <w:sz w:val="20"/>
                <w:szCs w:val="20"/>
              </w:rPr>
              <w:t xml:space="preserve">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728819BC" w14:textId="77777777" w:rsidR="00D708A4" w:rsidRPr="00907C9B" w:rsidRDefault="00D708A4" w:rsidP="00020569">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D708A4" w:rsidRPr="00907C9B" w14:paraId="2A4F6135"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24D952A5" w14:textId="0EB97A82" w:rsidR="00D708A4" w:rsidRPr="00907C9B" w:rsidRDefault="00F93BB8" w:rsidP="00020569">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sidR="00D708A4">
              <w:rPr>
                <w:spacing w:val="-1"/>
                <w:sz w:val="20"/>
                <w:szCs w:val="20"/>
              </w:rPr>
              <w:t>careUnitHSA</w:t>
            </w:r>
            <w:r w:rsidR="00D068D5">
              <w:rPr>
                <w:spacing w:val="-1"/>
                <w:sz w:val="20"/>
                <w:szCs w:val="20"/>
              </w:rPr>
              <w:t>I</w:t>
            </w:r>
            <w:r w:rsidR="00D708A4">
              <w:rPr>
                <w:spacing w:val="-1"/>
                <w:sz w:val="20"/>
                <w:szCs w:val="20"/>
              </w:rPr>
              <w:t>d</w:t>
            </w:r>
            <w:proofErr w:type="spellEnd"/>
          </w:p>
          <w:p w14:paraId="40444547"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6229D9F" w14:textId="64F6EBDE" w:rsidR="00D708A4" w:rsidRDefault="00D068D5" w:rsidP="00020569">
            <w:pPr>
              <w:spacing w:line="229" w:lineRule="exact"/>
              <w:ind w:left="102"/>
              <w:rPr>
                <w:rFonts w:ascii="Arial" w:hAnsi="Arial" w:cs="Arial"/>
                <w:sz w:val="20"/>
                <w:szCs w:val="20"/>
              </w:rPr>
            </w:pPr>
            <w:proofErr w:type="spellStart"/>
            <w:r>
              <w:rPr>
                <w:spacing w:val="-1"/>
                <w:sz w:val="20"/>
                <w:szCs w:val="20"/>
              </w:rPr>
              <w:t>HSAI</w:t>
            </w:r>
            <w:r w:rsidR="008B29AE">
              <w:rPr>
                <w:spacing w:val="-1"/>
                <w:sz w:val="20"/>
                <w:szCs w:val="20"/>
              </w:rPr>
              <w:t>dType</w:t>
            </w:r>
            <w:proofErr w:type="spellEnd"/>
          </w:p>
          <w:p w14:paraId="490594A8" w14:textId="77777777" w:rsidR="00D708A4" w:rsidRPr="00907C9B" w:rsidRDefault="00D708A4" w:rsidP="00020569">
            <w:pPr>
              <w:spacing w:line="226" w:lineRule="exact"/>
              <w:ind w:left="102"/>
              <w:rPr>
                <w:spacing w:val="-1"/>
                <w:sz w:val="20"/>
                <w:szCs w:val="20"/>
              </w:rPr>
            </w:pPr>
          </w:p>
          <w:p w14:paraId="7624DE33"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F6D3D50" w14:textId="77777777" w:rsidR="00D708A4" w:rsidRPr="006B1876" w:rsidRDefault="00D708A4" w:rsidP="00020569">
            <w:pPr>
              <w:spacing w:line="229" w:lineRule="exact"/>
              <w:ind w:left="102"/>
              <w:rPr>
                <w:sz w:val="20"/>
                <w:szCs w:val="20"/>
              </w:rPr>
            </w:pPr>
            <w:r w:rsidRPr="006B1876">
              <w:rPr>
                <w:sz w:val="20"/>
                <w:szCs w:val="20"/>
              </w:rPr>
              <w:t>HSA-id för PDL-enhet</w:t>
            </w:r>
          </w:p>
          <w:p w14:paraId="1CD630C2" w14:textId="77777777" w:rsidR="00D708A4" w:rsidRPr="006B1876" w:rsidRDefault="00D708A4" w:rsidP="00020569">
            <w:pPr>
              <w:spacing w:line="229" w:lineRule="exact"/>
              <w:ind w:left="102"/>
              <w:rPr>
                <w:sz w:val="20"/>
                <w:szCs w:val="20"/>
              </w:rPr>
            </w:pPr>
          </w:p>
          <w:p w14:paraId="60193E58"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37994D4" w14:textId="77777777" w:rsidR="00D708A4" w:rsidRPr="00907C9B" w:rsidRDefault="00D708A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708A4" w:rsidRPr="00907C9B" w14:paraId="5F1C0210"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42510013" w14:textId="4375F302" w:rsidR="00D708A4" w:rsidRPr="00907C9B" w:rsidRDefault="008A69E5" w:rsidP="00D068D5">
            <w:pPr>
              <w:spacing w:line="226" w:lineRule="exact"/>
              <w:ind w:left="102"/>
              <w:rPr>
                <w:spacing w:val="-1"/>
                <w:sz w:val="20"/>
                <w:szCs w:val="20"/>
              </w:rPr>
            </w:pPr>
            <w:proofErr w:type="gramStart"/>
            <w:r>
              <w:rPr>
                <w:spacing w:val="-1"/>
                <w:sz w:val="20"/>
                <w:szCs w:val="20"/>
              </w:rPr>
              <w:t>..</w:t>
            </w:r>
            <w:proofErr w:type="gramEnd"/>
            <w:r>
              <w:rPr>
                <w:spacing w:val="-1"/>
                <w:sz w:val="20"/>
                <w:szCs w:val="20"/>
              </w:rPr>
              <w:t>/../../</w:t>
            </w:r>
            <w:proofErr w:type="spellStart"/>
            <w:r w:rsidR="00D708A4" w:rsidRPr="00907C9B">
              <w:rPr>
                <w:spacing w:val="-1"/>
                <w:sz w:val="20"/>
                <w:szCs w:val="20"/>
              </w:rPr>
              <w:t>care</w:t>
            </w:r>
            <w:r w:rsidR="00D708A4">
              <w:rPr>
                <w:spacing w:val="-1"/>
                <w:sz w:val="20"/>
                <w:szCs w:val="20"/>
              </w:rPr>
              <w:t>GiverHSA</w:t>
            </w:r>
            <w:r w:rsidR="00D068D5">
              <w:rPr>
                <w:spacing w:val="-1"/>
                <w:sz w:val="20"/>
                <w:szCs w:val="20"/>
              </w:rPr>
              <w:t>I</w:t>
            </w:r>
            <w:r w:rsidR="00D708A4">
              <w:rPr>
                <w:spacing w:val="-1"/>
                <w:sz w:val="20"/>
                <w:szCs w:val="20"/>
              </w:rPr>
              <w:t>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87CC03B" w14:textId="0C969BCF" w:rsidR="00D708A4" w:rsidRPr="00907C9B" w:rsidRDefault="00D068D5" w:rsidP="00020569">
            <w:pPr>
              <w:spacing w:line="226" w:lineRule="exact"/>
              <w:ind w:left="102"/>
              <w:rPr>
                <w:spacing w:val="-1"/>
                <w:sz w:val="20"/>
                <w:szCs w:val="20"/>
              </w:rPr>
            </w:pPr>
            <w:proofErr w:type="spellStart"/>
            <w:r>
              <w:rPr>
                <w:spacing w:val="-1"/>
                <w:sz w:val="20"/>
                <w:szCs w:val="20"/>
              </w:rPr>
              <w:t>HSAI</w:t>
            </w:r>
            <w:r w:rsidR="008B29AE">
              <w:rPr>
                <w:spacing w:val="-1"/>
                <w:sz w:val="20"/>
                <w:szCs w:val="20"/>
              </w:rPr>
              <w:t>dType</w:t>
            </w:r>
            <w:proofErr w:type="spellEnd"/>
          </w:p>
          <w:p w14:paraId="24E75D6B"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AF79E5F" w14:textId="77777777" w:rsidR="00D708A4" w:rsidRPr="00907C9B" w:rsidRDefault="00D708A4"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68838DCF"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E41C3D" w14:textId="77777777" w:rsidR="00D708A4" w:rsidRPr="00907C9B" w:rsidRDefault="00D708A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708A4" w:rsidRPr="00907C9B" w14:paraId="6784CFA9"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087F89A" w14:textId="77777777" w:rsidR="00D708A4" w:rsidRPr="00907C9B" w:rsidRDefault="00D708A4" w:rsidP="00020569">
            <w:pPr>
              <w:spacing w:line="229" w:lineRule="exact"/>
              <w:ind w:left="102"/>
              <w:rPr>
                <w:sz w:val="20"/>
                <w:szCs w:val="20"/>
              </w:rPr>
            </w:pPr>
            <w:r w:rsidRPr="00907C9B">
              <w:rPr>
                <w:sz w:val="20"/>
                <w:szCs w:val="20"/>
                <w:lang w:val="en-US"/>
              </w:rPr>
              <w:lastRenderedPageBreak/>
              <w:t>..</w:t>
            </w:r>
            <w:r w:rsidR="00646A27">
              <w:rPr>
                <w:sz w:val="20"/>
                <w:szCs w:val="20"/>
                <w:lang w:val="en-US"/>
              </w:rPr>
              <w:t>/../</w:t>
            </w:r>
            <w:proofErr w:type="spellStart"/>
            <w:r w:rsidRPr="00907C9B">
              <w:rPr>
                <w:sz w:val="20"/>
                <w:szCs w:val="20"/>
                <w:lang w:val="en-US"/>
              </w:rPr>
              <w:t>legalAuthenticator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B590F27" w14:textId="77777777" w:rsidR="00D708A4" w:rsidRPr="00907C9B" w:rsidRDefault="00D708A4" w:rsidP="00020569">
            <w:pPr>
              <w:spacing w:line="226" w:lineRule="exact"/>
              <w:ind w:left="102"/>
              <w:rPr>
                <w:spacing w:val="-1"/>
                <w:sz w:val="20"/>
                <w:szCs w:val="20"/>
              </w:rPr>
            </w:pPr>
            <w:proofErr w:type="spellStart"/>
            <w:r>
              <w:rPr>
                <w:sz w:val="20"/>
                <w:szCs w:val="20"/>
                <w:lang w:val="en-US"/>
              </w:rPr>
              <w:t>L</w:t>
            </w:r>
            <w:r w:rsidRPr="00907C9B">
              <w:rPr>
                <w:sz w:val="20"/>
                <w:szCs w:val="20"/>
                <w:lang w:val="en-US"/>
              </w:rPr>
              <w:t>egalAuthenticatorType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2A71186" w14:textId="77777777" w:rsidR="00D708A4" w:rsidRPr="003C17D1" w:rsidRDefault="00D708A4" w:rsidP="00020569">
            <w:pPr>
              <w:spacing w:line="229" w:lineRule="exact"/>
              <w:ind w:left="102"/>
              <w:rPr>
                <w:sz w:val="20"/>
                <w:szCs w:val="20"/>
              </w:rPr>
            </w:pPr>
            <w:r w:rsidRPr="003C17D1">
              <w:rPr>
                <w:sz w:val="20"/>
                <w:szCs w:val="20"/>
              </w:rPr>
              <w:t>Information om vem som signerat informationen i dokumentet.</w:t>
            </w:r>
          </w:p>
          <w:p w14:paraId="0E583107"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5D8A05" w14:textId="77777777" w:rsidR="00D708A4" w:rsidRPr="00907C9B" w:rsidRDefault="00D708A4" w:rsidP="00020569">
            <w:pPr>
              <w:spacing w:line="226" w:lineRule="exact"/>
              <w:ind w:left="102"/>
              <w:rPr>
                <w:spacing w:val="-1"/>
                <w:sz w:val="20"/>
                <w:szCs w:val="20"/>
              </w:rPr>
            </w:pPr>
            <w:r w:rsidRPr="00907C9B">
              <w:rPr>
                <w:sz w:val="20"/>
                <w:szCs w:val="20"/>
                <w:lang w:val="en-US"/>
              </w:rPr>
              <w:t>0..1</w:t>
            </w:r>
          </w:p>
        </w:tc>
      </w:tr>
      <w:tr w:rsidR="00D708A4" w:rsidRPr="00907C9B" w14:paraId="736C9EFD" w14:textId="77777777" w:rsidTr="00480EC7">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6D1F6B2C" w14:textId="77777777" w:rsidR="00D708A4" w:rsidRPr="00907C9B" w:rsidRDefault="00FB0E6E" w:rsidP="00020569">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sidR="00D708A4" w:rsidRPr="00E74D83">
              <w:rPr>
                <w:sz w:val="20"/>
                <w:szCs w:val="20"/>
              </w:rPr>
              <w:t>signatureTime</w:t>
            </w:r>
            <w:proofErr w:type="spellEnd"/>
          </w:p>
          <w:p w14:paraId="695F5C96"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6FCC06" w14:textId="77777777" w:rsidR="00D708A4" w:rsidRDefault="00D708A4" w:rsidP="00020569">
            <w:pPr>
              <w:spacing w:line="229" w:lineRule="exact"/>
              <w:ind w:left="102"/>
              <w:rPr>
                <w:rFonts w:ascii="Arial" w:hAnsi="Arial" w:cs="Arial"/>
                <w:color w:val="FF0000"/>
                <w:sz w:val="20"/>
                <w:szCs w:val="20"/>
              </w:rPr>
            </w:pPr>
            <w:proofErr w:type="spellStart"/>
            <w:r>
              <w:rPr>
                <w:sz w:val="20"/>
                <w:szCs w:val="20"/>
              </w:rPr>
              <w:t>TimeStampType</w:t>
            </w:r>
            <w:proofErr w:type="spellEnd"/>
          </w:p>
          <w:p w14:paraId="7DF2BA5F"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3E4D78E" w14:textId="77777777" w:rsidR="00D708A4" w:rsidRPr="00907C9B" w:rsidRDefault="00D708A4" w:rsidP="00020569">
            <w:pPr>
              <w:spacing w:line="229" w:lineRule="exact"/>
              <w:ind w:left="102"/>
              <w:rPr>
                <w:sz w:val="20"/>
                <w:szCs w:val="20"/>
              </w:rPr>
            </w:pPr>
            <w:r w:rsidRPr="00907C9B">
              <w:rPr>
                <w:sz w:val="20"/>
                <w:szCs w:val="20"/>
              </w:rPr>
              <w:t>Tidpunkt för signering</w:t>
            </w:r>
          </w:p>
          <w:p w14:paraId="5D2E44F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18A487"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9AF21E8"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91C48D9" w14:textId="5D0F4848" w:rsidR="00D708A4" w:rsidRPr="00907C9B" w:rsidRDefault="005C6531" w:rsidP="00020569">
            <w:pPr>
              <w:spacing w:line="229" w:lineRule="exact"/>
              <w:ind w:left="102"/>
              <w:rPr>
                <w:sz w:val="20"/>
                <w:szCs w:val="20"/>
              </w:rPr>
            </w:pPr>
            <w:proofErr w:type="gramStart"/>
            <w:r>
              <w:rPr>
                <w:sz w:val="20"/>
                <w:szCs w:val="20"/>
              </w:rPr>
              <w:t>..</w:t>
            </w:r>
            <w:proofErr w:type="gramEnd"/>
            <w:r>
              <w:rPr>
                <w:sz w:val="20"/>
                <w:szCs w:val="20"/>
              </w:rPr>
              <w:t>/../../</w:t>
            </w:r>
            <w:proofErr w:type="spellStart"/>
            <w:r w:rsidR="00D068D5">
              <w:rPr>
                <w:sz w:val="20"/>
                <w:szCs w:val="20"/>
              </w:rPr>
              <w:t>legalAuthenticatorHSAI</w:t>
            </w:r>
            <w:r w:rsidR="00D708A4" w:rsidRPr="0035083B">
              <w:rPr>
                <w:sz w:val="20"/>
                <w:szCs w:val="20"/>
              </w:rPr>
              <w:t>d</w:t>
            </w:r>
            <w:proofErr w:type="spellEnd"/>
          </w:p>
          <w:p w14:paraId="3D2366E7" w14:textId="77777777" w:rsidR="00D708A4" w:rsidRPr="00907C9B" w:rsidRDefault="00D708A4" w:rsidP="00020569">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22F7CFE" w14:textId="77777777" w:rsidR="00D708A4" w:rsidRPr="00907C9B" w:rsidRDefault="00D708A4" w:rsidP="00020569">
            <w:pPr>
              <w:spacing w:line="229" w:lineRule="exact"/>
              <w:ind w:left="102"/>
              <w:rPr>
                <w:sz w:val="20"/>
                <w:szCs w:val="20"/>
              </w:rPr>
            </w:pPr>
            <w:proofErr w:type="spellStart"/>
            <w:r w:rsidRPr="0035083B">
              <w:rPr>
                <w:sz w:val="20"/>
                <w:szCs w:val="20"/>
              </w:rPr>
              <w:t>HSAIDType</w:t>
            </w:r>
            <w:proofErr w:type="spellEnd"/>
          </w:p>
          <w:p w14:paraId="42DAE448" w14:textId="77777777" w:rsidR="00D708A4" w:rsidRPr="00907C9B" w:rsidRDefault="00D708A4" w:rsidP="00020569">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627466FC" w14:textId="77777777" w:rsidR="00D708A4" w:rsidRPr="00D90BD2" w:rsidRDefault="00D708A4" w:rsidP="00020569">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69FC0AB" w14:textId="77777777" w:rsidR="00D708A4" w:rsidRPr="00907C9B" w:rsidRDefault="00D708A4" w:rsidP="00020569">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D708A4" w:rsidRPr="00907C9B" w14:paraId="122FA309"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EB4AD8E" w14:textId="77777777" w:rsidR="00D708A4" w:rsidRPr="00E74D83" w:rsidRDefault="00D708A4" w:rsidP="00020569">
            <w:pPr>
              <w:spacing w:line="229" w:lineRule="exact"/>
              <w:ind w:left="102"/>
              <w:rPr>
                <w:sz w:val="20"/>
                <w:szCs w:val="20"/>
              </w:rPr>
            </w:pPr>
            <w:proofErr w:type="gramStart"/>
            <w:r w:rsidRPr="00907C9B">
              <w:rPr>
                <w:sz w:val="20"/>
                <w:szCs w:val="20"/>
              </w:rPr>
              <w:t>..</w:t>
            </w:r>
            <w:proofErr w:type="gramEnd"/>
            <w:r w:rsidR="001001CA">
              <w:rPr>
                <w:sz w:val="20"/>
                <w:szCs w:val="20"/>
              </w:rPr>
              <w:t>/../</w:t>
            </w:r>
            <w:proofErr w:type="spellStart"/>
            <w:r w:rsidRPr="00E74D83">
              <w:rPr>
                <w:spacing w:val="-1"/>
                <w:sz w:val="20"/>
                <w:szCs w:val="20"/>
              </w:rPr>
              <w:t>approvedForPatient</w:t>
            </w:r>
            <w:proofErr w:type="spellEnd"/>
          </w:p>
          <w:p w14:paraId="6472E61E" w14:textId="77777777" w:rsidR="00D708A4" w:rsidRPr="00835228"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6F2FC52" w14:textId="77777777" w:rsidR="00D708A4" w:rsidRDefault="00D708A4" w:rsidP="00020569">
            <w:pPr>
              <w:spacing w:line="229" w:lineRule="exact"/>
              <w:ind w:left="102"/>
              <w:rPr>
                <w:rFonts w:ascii="Arial" w:hAnsi="Arial" w:cs="Arial"/>
                <w:color w:val="FF0000"/>
                <w:sz w:val="20"/>
                <w:szCs w:val="20"/>
              </w:rPr>
            </w:pPr>
            <w:proofErr w:type="spellStart"/>
            <w:r w:rsidRPr="00E74D83">
              <w:rPr>
                <w:sz w:val="20"/>
                <w:szCs w:val="20"/>
              </w:rPr>
              <w:t>boolean</w:t>
            </w:r>
            <w:proofErr w:type="spellEnd"/>
          </w:p>
          <w:p w14:paraId="52C68D16" w14:textId="77777777" w:rsidR="00D708A4"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61F60C8" w14:textId="77777777" w:rsidR="00D708A4" w:rsidRPr="0083546F" w:rsidRDefault="00D708A4"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w:t>
            </w:r>
            <w:proofErr w:type="spellStart"/>
            <w:r w:rsidRPr="0083546F">
              <w:rPr>
                <w:spacing w:val="-1"/>
                <w:sz w:val="20"/>
                <w:szCs w:val="20"/>
              </w:rPr>
              <w:t>true</w:t>
            </w:r>
            <w:proofErr w:type="spellEnd"/>
            <w:r w:rsidRPr="0083546F">
              <w:rPr>
                <w:spacing w:val="-1"/>
                <w:sz w:val="20"/>
                <w:szCs w:val="20"/>
              </w:rPr>
              <w:t xml:space="preserve">, i annat fall till </w:t>
            </w:r>
            <w:proofErr w:type="spellStart"/>
            <w:r w:rsidRPr="0083546F">
              <w:rPr>
                <w:spacing w:val="-1"/>
                <w:sz w:val="20"/>
                <w:szCs w:val="20"/>
              </w:rPr>
              <w:t>false</w:t>
            </w:r>
            <w:proofErr w:type="spellEnd"/>
            <w:r w:rsidRPr="0083546F">
              <w:rPr>
                <w:spacing w:val="-1"/>
                <w:sz w:val="20"/>
                <w:szCs w:val="20"/>
              </w:rPr>
              <w:t xml:space="preserve">. </w:t>
            </w:r>
          </w:p>
          <w:p w14:paraId="1CD09FB1"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8B0446" w14:textId="77777777" w:rsidR="00D708A4" w:rsidRPr="00907C9B" w:rsidRDefault="00D708A4"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D708A4" w:rsidRPr="00907C9B" w14:paraId="1C457721"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88E4D30" w14:textId="77777777" w:rsidR="00D708A4" w:rsidRPr="00835228" w:rsidRDefault="00D708A4" w:rsidP="00020569">
            <w:pPr>
              <w:spacing w:line="229" w:lineRule="exact"/>
              <w:ind w:left="102"/>
              <w:rPr>
                <w:sz w:val="20"/>
                <w:szCs w:val="20"/>
              </w:rPr>
            </w:pPr>
            <w:r w:rsidRPr="00907C9B">
              <w:rPr>
                <w:sz w:val="20"/>
                <w:szCs w:val="20"/>
                <w:lang w:val="en-US"/>
              </w:rPr>
              <w:t>..</w:t>
            </w:r>
            <w:r w:rsidR="00BD64F0">
              <w:rPr>
                <w:sz w:val="20"/>
                <w:szCs w:val="20"/>
                <w:lang w:val="en-US"/>
              </w:rPr>
              <w:t>/../</w:t>
            </w:r>
            <w:proofErr w:type="spellStart"/>
            <w:r>
              <w:rPr>
                <w:spacing w:val="-1"/>
                <w:sz w:val="20"/>
                <w:szCs w:val="20"/>
                <w:lang w:val="en-US"/>
              </w:rPr>
              <w:t>careContactId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633F7C4" w14:textId="77777777" w:rsidR="00D708A4" w:rsidRDefault="00D708A4" w:rsidP="00020569">
            <w:pPr>
              <w:spacing w:line="229" w:lineRule="exact"/>
              <w:ind w:left="102"/>
              <w:rPr>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2B4DF0F" w14:textId="77777777" w:rsidR="00D708A4" w:rsidRPr="00907C9B" w:rsidRDefault="00D708A4" w:rsidP="00020569">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FDE3FE1" w14:textId="77777777" w:rsidR="00D708A4" w:rsidRPr="00907C9B" w:rsidRDefault="00D708A4" w:rsidP="00020569">
            <w:pPr>
              <w:spacing w:line="226" w:lineRule="exact"/>
              <w:ind w:left="102"/>
              <w:rPr>
                <w:spacing w:val="-1"/>
                <w:sz w:val="20"/>
                <w:szCs w:val="20"/>
              </w:rPr>
            </w:pPr>
            <w:r w:rsidRPr="00907C9B">
              <w:rPr>
                <w:spacing w:val="-1"/>
                <w:sz w:val="20"/>
                <w:szCs w:val="20"/>
                <w:lang w:val="en-US"/>
              </w:rPr>
              <w:t>0..1</w:t>
            </w:r>
          </w:p>
        </w:tc>
      </w:tr>
      <w:tr w:rsidR="00D708A4" w:rsidRPr="00907C9B" w14:paraId="10B16103" w14:textId="77777777" w:rsidTr="0059268B">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2FF7DF0B" w14:textId="77777777" w:rsidR="00D708A4" w:rsidRPr="00835228" w:rsidRDefault="00D708A4" w:rsidP="00020569">
            <w:pPr>
              <w:spacing w:line="229" w:lineRule="exact"/>
              <w:ind w:left="102"/>
              <w:rPr>
                <w:sz w:val="20"/>
                <w:szCs w:val="20"/>
              </w:rPr>
            </w:pPr>
            <w:proofErr w:type="gramStart"/>
            <w:r>
              <w:rPr>
                <w:sz w:val="20"/>
                <w:szCs w:val="20"/>
              </w:rPr>
              <w:t>.</w:t>
            </w:r>
            <w:r w:rsidR="000520C0">
              <w:rPr>
                <w:sz w:val="20"/>
                <w:szCs w:val="20"/>
              </w:rPr>
              <w:t>.</w:t>
            </w:r>
            <w:proofErr w:type="gramEnd"/>
            <w:r w:rsidR="000520C0">
              <w:rPr>
                <w:sz w:val="20"/>
                <w:szCs w:val="20"/>
              </w:rPr>
              <w:t>/</w:t>
            </w:r>
            <w:proofErr w:type="spellStart"/>
            <w:r w:rsidR="00DF6727">
              <w:rPr>
                <w:sz w:val="20"/>
                <w:szCs w:val="20"/>
              </w:rPr>
              <w:t>maternityMedical</w:t>
            </w:r>
            <w:r w:rsidR="00994ECF">
              <w:rPr>
                <w:sz w:val="20"/>
                <w:szCs w:val="20"/>
              </w:rPr>
              <w:t>Record</w:t>
            </w:r>
            <w:r w:rsidRPr="00835228">
              <w:rPr>
                <w:sz w:val="20"/>
                <w:szCs w:val="20"/>
              </w:rPr>
              <w:t>Body</w:t>
            </w:r>
            <w:proofErr w:type="spellEnd"/>
          </w:p>
          <w:p w14:paraId="5334695C"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CBAC963" w14:textId="77777777" w:rsidR="00D708A4" w:rsidRPr="00907C9B" w:rsidRDefault="00C3546C" w:rsidP="00020569">
            <w:pPr>
              <w:spacing w:line="229" w:lineRule="exact"/>
              <w:ind w:left="102"/>
              <w:rPr>
                <w:sz w:val="20"/>
                <w:szCs w:val="20"/>
              </w:rPr>
            </w:pPr>
            <w:proofErr w:type="spellStart"/>
            <w:r>
              <w:rPr>
                <w:sz w:val="20"/>
                <w:szCs w:val="20"/>
              </w:rPr>
              <w:t>Maternity</w:t>
            </w:r>
            <w:r w:rsidR="00D708A4">
              <w:rPr>
                <w:sz w:val="20"/>
                <w:szCs w:val="20"/>
              </w:rPr>
              <w:t>Medical</w:t>
            </w:r>
            <w:r w:rsidR="00994ECF">
              <w:rPr>
                <w:sz w:val="20"/>
                <w:szCs w:val="20"/>
              </w:rPr>
              <w:t>Record</w:t>
            </w:r>
            <w:r w:rsidR="00D708A4">
              <w:rPr>
                <w:sz w:val="20"/>
                <w:szCs w:val="20"/>
              </w:rPr>
              <w:t>BodyType</w:t>
            </w:r>
            <w:proofErr w:type="spellEnd"/>
          </w:p>
          <w:p w14:paraId="44CCA212"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7274D6" w14:textId="77777777" w:rsidR="00D708A4" w:rsidRPr="00907C9B" w:rsidRDefault="0059268B" w:rsidP="00020569">
            <w:pPr>
              <w:spacing w:line="226" w:lineRule="exact"/>
              <w:ind w:left="102"/>
              <w:rPr>
                <w:spacing w:val="-1"/>
                <w:sz w:val="20"/>
                <w:szCs w:val="20"/>
              </w:rPr>
            </w:pPr>
            <w:r>
              <w:rPr>
                <w:spacing w:val="-1"/>
                <w:sz w:val="20"/>
                <w:szCs w:val="20"/>
              </w:rPr>
              <w:t xml:space="preserve">Kan bestå av antingen en </w:t>
            </w:r>
            <w:proofErr w:type="spellStart"/>
            <w:r w:rsidRPr="007971D6">
              <w:rPr>
                <w:sz w:val="20"/>
                <w:szCs w:val="20"/>
              </w:rPr>
              <w:t>registrationRecord</w:t>
            </w:r>
            <w:proofErr w:type="spellEnd"/>
            <w:r w:rsidRPr="007971D6">
              <w:rPr>
                <w:sz w:val="20"/>
                <w:szCs w:val="20"/>
              </w:rPr>
              <w:t xml:space="preserve">, en </w:t>
            </w:r>
            <w:proofErr w:type="spellStart"/>
            <w:r w:rsidRPr="007971D6">
              <w:rPr>
                <w:sz w:val="20"/>
                <w:szCs w:val="20"/>
              </w:rPr>
              <w:t>pregnancyCheckupRecord</w:t>
            </w:r>
            <w:proofErr w:type="spellEnd"/>
            <w:r w:rsidRPr="007971D6">
              <w:rPr>
                <w:sz w:val="20"/>
                <w:szCs w:val="20"/>
              </w:rPr>
              <w:t xml:space="preserve"> eller en </w:t>
            </w:r>
            <w:proofErr w:type="spellStart"/>
            <w:r w:rsidRPr="007971D6">
              <w:rPr>
                <w:sz w:val="20"/>
                <w:szCs w:val="20"/>
              </w:rPr>
              <w:t>postDeliveryRecord</w:t>
            </w:r>
            <w:proofErr w:type="spellEnd"/>
            <w:r w:rsidRPr="007971D6">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6F92FF3" w14:textId="77777777" w:rsidR="00D708A4" w:rsidRPr="00907C9B" w:rsidRDefault="00D708A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F5695" w:rsidRPr="00907C9B" w14:paraId="24E88D5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E35A7F" w14:textId="77777777" w:rsidR="00DF5695" w:rsidRPr="00646E78" w:rsidRDefault="00DF5695" w:rsidP="00FC2FC1">
            <w:pPr>
              <w:spacing w:line="229" w:lineRule="exact"/>
              <w:ind w:left="102"/>
              <w:rPr>
                <w:b/>
                <w:i/>
                <w:sz w:val="20"/>
                <w:szCs w:val="20"/>
                <w:lang w:val="en-US"/>
              </w:rPr>
            </w:pPr>
            <w:r w:rsidRPr="00646E78">
              <w:rPr>
                <w:b/>
                <w:i/>
                <w:sz w:val="20"/>
                <w:szCs w:val="20"/>
                <w:lang w:val="en-US"/>
              </w:rPr>
              <w:t>../../</w:t>
            </w:r>
            <w:proofErr w:type="spellStart"/>
            <w:r w:rsidRPr="00646E78">
              <w:rPr>
                <w:b/>
                <w:i/>
                <w:sz w:val="20"/>
                <w:szCs w:val="20"/>
                <w:lang w:val="en-US"/>
              </w:rPr>
              <w:t>registrationRecord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013B2FF" w14:textId="77777777" w:rsidR="00DF5695" w:rsidRPr="00646E78" w:rsidRDefault="00DF5695" w:rsidP="00020569">
            <w:pPr>
              <w:spacing w:line="229" w:lineRule="exact"/>
              <w:ind w:left="102"/>
              <w:rPr>
                <w:i/>
                <w:spacing w:val="-1"/>
                <w:sz w:val="20"/>
                <w:szCs w:val="20"/>
                <w:lang w:val="en-US"/>
              </w:rPr>
            </w:pPr>
            <w:proofErr w:type="spellStart"/>
            <w:r w:rsidRPr="00646E78">
              <w:rPr>
                <w:i/>
                <w:spacing w:val="-1"/>
                <w:sz w:val="20"/>
                <w:szCs w:val="20"/>
                <w:lang w:val="en-US"/>
              </w:rPr>
              <w:t>RegistrationRecordType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EC6BA07" w14:textId="77777777" w:rsidR="00DF5695" w:rsidRPr="00646E78" w:rsidRDefault="00DF5695" w:rsidP="00DF5695">
            <w:pPr>
              <w:spacing w:line="226" w:lineRule="exact"/>
              <w:ind w:left="102"/>
              <w:rPr>
                <w:i/>
                <w:spacing w:val="-1"/>
                <w:sz w:val="20"/>
                <w:szCs w:val="20"/>
              </w:rPr>
            </w:pPr>
            <w:r w:rsidRPr="00646E78">
              <w:rPr>
                <w:i/>
                <w:spacing w:val="-1"/>
                <w:sz w:val="20"/>
                <w:szCs w:val="20"/>
              </w:rPr>
              <w:t>Information som registreras vid inskrivningsbesöket</w:t>
            </w:r>
            <w:r w:rsidR="00FC175C" w:rsidRPr="00646E78">
              <w:rPr>
                <w:i/>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48DB6CC5" w14:textId="77777777" w:rsidR="00DF5695" w:rsidRPr="00646E78" w:rsidRDefault="00DF5695" w:rsidP="00020569">
            <w:pPr>
              <w:spacing w:line="226" w:lineRule="exact"/>
              <w:ind w:left="102"/>
              <w:rPr>
                <w:i/>
                <w:spacing w:val="-1"/>
                <w:sz w:val="20"/>
                <w:szCs w:val="20"/>
                <w:lang w:val="en-US"/>
              </w:rPr>
            </w:pPr>
            <w:r w:rsidRPr="00646E78">
              <w:rPr>
                <w:i/>
                <w:spacing w:val="-1"/>
                <w:sz w:val="20"/>
                <w:szCs w:val="20"/>
                <w:lang w:val="en-US"/>
              </w:rPr>
              <w:t>0..1</w:t>
            </w:r>
          </w:p>
        </w:tc>
      </w:tr>
      <w:tr w:rsidR="00D708A4" w:rsidRPr="00907C9B" w14:paraId="386B11E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8824EC5" w14:textId="100DFDDC" w:rsidR="00D708A4" w:rsidRDefault="00D708A4" w:rsidP="00FC2FC1">
            <w:pPr>
              <w:spacing w:line="229" w:lineRule="exact"/>
              <w:ind w:left="102"/>
              <w:rPr>
                <w:sz w:val="20"/>
                <w:szCs w:val="20"/>
              </w:rPr>
            </w:pPr>
            <w:r>
              <w:rPr>
                <w:sz w:val="20"/>
                <w:szCs w:val="20"/>
                <w:lang w:val="en-US"/>
              </w:rPr>
              <w:t>..</w:t>
            </w:r>
            <w:r w:rsidR="00C440C6">
              <w:rPr>
                <w:sz w:val="20"/>
                <w:szCs w:val="20"/>
                <w:lang w:val="en-US"/>
              </w:rPr>
              <w:t>/../</w:t>
            </w:r>
            <w:r w:rsidR="005D0D13">
              <w:rPr>
                <w:sz w:val="20"/>
                <w:szCs w:val="20"/>
                <w:lang w:val="en-US"/>
              </w:rPr>
              <w:t>../</w:t>
            </w:r>
            <w:proofErr w:type="spellStart"/>
            <w:r w:rsidR="00194E06">
              <w:rPr>
                <w:sz w:val="20"/>
                <w:szCs w:val="20"/>
                <w:lang w:val="en-US"/>
              </w:rPr>
              <w:t>lastMenstrualPeriod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A149617" w14:textId="77777777" w:rsidR="00D708A4" w:rsidRDefault="00D708A4" w:rsidP="00020569">
            <w:pPr>
              <w:spacing w:line="229" w:lineRule="exact"/>
              <w:ind w:left="102"/>
              <w:rPr>
                <w:sz w:val="20"/>
                <w:szCs w:val="20"/>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CE9E83" w14:textId="77777777" w:rsidR="00D708A4" w:rsidRPr="00907C9B" w:rsidRDefault="00D708A4" w:rsidP="00020569">
            <w:pPr>
              <w:spacing w:line="226" w:lineRule="exact"/>
              <w:ind w:left="102"/>
              <w:rPr>
                <w:spacing w:val="-1"/>
                <w:sz w:val="20"/>
                <w:szCs w:val="20"/>
              </w:rPr>
            </w:pPr>
            <w:r>
              <w:rPr>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5BA3DD3B"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1F9963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E99985C" w14:textId="3C2433E4" w:rsidR="00D708A4" w:rsidRDefault="00D708A4" w:rsidP="00FC2FC1">
            <w:pPr>
              <w:spacing w:line="229" w:lineRule="exact"/>
              <w:ind w:left="102"/>
              <w:rPr>
                <w:sz w:val="20"/>
                <w:szCs w:val="20"/>
              </w:rPr>
            </w:pPr>
            <w:r>
              <w:rPr>
                <w:sz w:val="20"/>
                <w:szCs w:val="20"/>
                <w:lang w:val="en-US"/>
              </w:rPr>
              <w:t>..</w:t>
            </w:r>
            <w:r w:rsidR="000D577A">
              <w:rPr>
                <w:sz w:val="20"/>
                <w:szCs w:val="20"/>
                <w:lang w:val="en-US"/>
              </w:rPr>
              <w:t>/../</w:t>
            </w:r>
            <w:r w:rsidR="00793107">
              <w:rPr>
                <w:sz w:val="20"/>
                <w:szCs w:val="20"/>
                <w:lang w:val="en-US"/>
              </w:rPr>
              <w:t>../</w:t>
            </w:r>
            <w:proofErr w:type="spellStart"/>
            <w:r w:rsidR="00194E06">
              <w:rPr>
                <w:sz w:val="20"/>
                <w:szCs w:val="20"/>
                <w:lang w:val="en-US"/>
              </w:rPr>
              <w:t>indicationPregnancy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5770764" w14:textId="77777777" w:rsidR="00D708A4" w:rsidRDefault="00D708A4" w:rsidP="00020569">
            <w:pPr>
              <w:spacing w:line="229" w:lineRule="exact"/>
              <w:ind w:left="102"/>
              <w:rPr>
                <w:sz w:val="20"/>
                <w:szCs w:val="20"/>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2637ED7" w14:textId="77777777" w:rsidR="00D708A4" w:rsidRPr="00907C9B" w:rsidRDefault="00D708A4" w:rsidP="00020569">
            <w:pPr>
              <w:spacing w:line="226" w:lineRule="exact"/>
              <w:ind w:left="102"/>
              <w:rPr>
                <w:spacing w:val="-1"/>
                <w:sz w:val="20"/>
                <w:szCs w:val="20"/>
              </w:rPr>
            </w:pPr>
            <w:r>
              <w:rPr>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E05CD14"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6BD2E87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84C9BC" w14:textId="4EBCC287" w:rsidR="00D708A4" w:rsidRDefault="00D708A4" w:rsidP="00FC2FC1">
            <w:pPr>
              <w:spacing w:line="229" w:lineRule="exact"/>
              <w:ind w:left="102"/>
              <w:rPr>
                <w:sz w:val="20"/>
                <w:szCs w:val="20"/>
              </w:rPr>
            </w:pPr>
            <w:r>
              <w:rPr>
                <w:sz w:val="20"/>
                <w:szCs w:val="20"/>
                <w:lang w:val="en-US"/>
              </w:rPr>
              <w:t>..</w:t>
            </w:r>
            <w:r w:rsidR="000D577A">
              <w:rPr>
                <w:sz w:val="20"/>
                <w:szCs w:val="20"/>
                <w:lang w:val="en-US"/>
              </w:rPr>
              <w:t>/../</w:t>
            </w:r>
            <w:r w:rsidR="00793107">
              <w:rPr>
                <w:sz w:val="20"/>
                <w:szCs w:val="20"/>
                <w:lang w:val="en-US"/>
              </w:rPr>
              <w:t>../</w:t>
            </w:r>
            <w:proofErr w:type="spellStart"/>
            <w:r w:rsidR="00194E06">
              <w:rPr>
                <w:sz w:val="20"/>
                <w:szCs w:val="20"/>
                <w:lang w:val="en-US"/>
              </w:rPr>
              <w:t>contraceptivDiscontinued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33C15ED" w14:textId="77777777" w:rsidR="00D708A4" w:rsidRDefault="00D708A4" w:rsidP="00020569">
            <w:pPr>
              <w:spacing w:line="229" w:lineRule="exact"/>
              <w:ind w:left="102"/>
              <w:rPr>
                <w:sz w:val="20"/>
                <w:szCs w:val="20"/>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321FCC4" w14:textId="77777777" w:rsidR="00D708A4" w:rsidRPr="00907C9B" w:rsidRDefault="00D708A4" w:rsidP="00020569">
            <w:pPr>
              <w:spacing w:line="226" w:lineRule="exact"/>
              <w:ind w:left="102"/>
              <w:rPr>
                <w:spacing w:val="-1"/>
                <w:sz w:val="20"/>
                <w:szCs w:val="20"/>
              </w:rPr>
            </w:pPr>
            <w:r>
              <w:rPr>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69EAB29C"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23EBE08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DA069" w14:textId="04D726B7"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proofErr w:type="spellStart"/>
            <w:r w:rsidR="00EB1C14" w:rsidRPr="00EB1C14">
              <w:rPr>
                <w:sz w:val="20"/>
                <w:szCs w:val="20"/>
                <w:lang w:val="en-US"/>
              </w:rPr>
              <w:t>expectedDayOfDeliveryFromLastMenstrualPeriod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26F9B03" w14:textId="77777777" w:rsidR="00D708A4" w:rsidRDefault="00D708A4" w:rsidP="00020569">
            <w:pPr>
              <w:spacing w:line="229" w:lineRule="exact"/>
              <w:ind w:left="102"/>
              <w:rPr>
                <w:spacing w:val="-1"/>
                <w:sz w:val="20"/>
                <w:szCs w:val="20"/>
                <w:lang w:val="en-US"/>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E9A84C6" w14:textId="77777777" w:rsidR="00D708A4" w:rsidRDefault="00D708A4" w:rsidP="00020569">
            <w:pPr>
              <w:spacing w:line="226" w:lineRule="exact"/>
              <w:ind w:left="102"/>
              <w:rPr>
                <w:spacing w:val="-1"/>
                <w:sz w:val="20"/>
                <w:szCs w:val="20"/>
              </w:rPr>
            </w:pPr>
            <w:r>
              <w:rPr>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68E49318"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4DD1B0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B116898" w14:textId="712CA855"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proofErr w:type="spellStart"/>
            <w:r w:rsidR="004051E3">
              <w:rPr>
                <w:sz w:val="20"/>
                <w:szCs w:val="20"/>
                <w:lang w:val="en-US"/>
              </w:rPr>
              <w:t>expectedDayOfDeliveryFromUltrasoundScan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5E668FB" w14:textId="77777777" w:rsidR="00D708A4" w:rsidRDefault="00D708A4" w:rsidP="00020569">
            <w:pPr>
              <w:spacing w:line="229" w:lineRule="exact"/>
              <w:ind w:left="102"/>
              <w:rPr>
                <w:spacing w:val="-1"/>
                <w:sz w:val="20"/>
                <w:szCs w:val="20"/>
                <w:lang w:val="en-US"/>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3565641" w14:textId="77777777" w:rsidR="00D708A4" w:rsidRDefault="00D708A4" w:rsidP="00020569">
            <w:pPr>
              <w:spacing w:line="226" w:lineRule="exact"/>
              <w:ind w:left="102"/>
              <w:rPr>
                <w:spacing w:val="-1"/>
                <w:sz w:val="20"/>
                <w:szCs w:val="20"/>
              </w:rPr>
            </w:pPr>
            <w:r>
              <w:rPr>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237B2C3"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1D2AD54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744594" w14:textId="4742BF57"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proofErr w:type="spellStart"/>
            <w:r w:rsidR="00E43CAB">
              <w:rPr>
                <w:sz w:val="20"/>
                <w:szCs w:val="20"/>
                <w:lang w:val="en-US"/>
              </w:rPr>
              <w:t>expectedDayOfDeliveryFromEmbryonicTransfer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79DF8FD" w14:textId="77777777" w:rsidR="00D708A4" w:rsidRDefault="00D708A4" w:rsidP="00020569">
            <w:pPr>
              <w:spacing w:line="229" w:lineRule="exact"/>
              <w:ind w:left="102"/>
              <w:rPr>
                <w:spacing w:val="-1"/>
                <w:sz w:val="20"/>
                <w:szCs w:val="20"/>
                <w:lang w:val="en-US"/>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65BA8E" w14:textId="77777777" w:rsidR="00D708A4" w:rsidRDefault="00D708A4" w:rsidP="00020569">
            <w:pPr>
              <w:spacing w:line="226" w:lineRule="exact"/>
              <w:ind w:left="102"/>
              <w:rPr>
                <w:spacing w:val="-1"/>
                <w:sz w:val="20"/>
                <w:szCs w:val="20"/>
              </w:rPr>
            </w:pPr>
            <w:r>
              <w:rPr>
                <w:spacing w:val="-1"/>
                <w:sz w:val="20"/>
                <w:szCs w:val="20"/>
              </w:rPr>
              <w:t xml:space="preserve">Beräknad förlossning enligt </w:t>
            </w:r>
            <w:proofErr w:type="spellStart"/>
            <w:r>
              <w:rPr>
                <w:spacing w:val="-1"/>
                <w:sz w:val="20"/>
                <w:szCs w:val="20"/>
              </w:rPr>
              <w:t>embryonik</w:t>
            </w:r>
            <w:proofErr w:type="spellEnd"/>
            <w:r>
              <w:rPr>
                <w:spacing w:val="-1"/>
                <w:sz w:val="20"/>
                <w:szCs w:val="20"/>
              </w:rPr>
              <w:t xml:space="preserve"> transfer</w:t>
            </w:r>
          </w:p>
        </w:tc>
        <w:tc>
          <w:tcPr>
            <w:tcW w:w="851" w:type="dxa"/>
            <w:tcBorders>
              <w:top w:val="single" w:sz="5" w:space="0" w:color="000000"/>
              <w:left w:val="single" w:sz="5" w:space="0" w:color="000000"/>
              <w:bottom w:val="single" w:sz="5" w:space="0" w:color="000000"/>
              <w:right w:val="single" w:sz="5" w:space="0" w:color="000000"/>
            </w:tcBorders>
          </w:tcPr>
          <w:p w14:paraId="23B2CB37"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81F906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F43AAAE" w14:textId="77777777" w:rsidR="00D708A4" w:rsidRDefault="00D708A4" w:rsidP="00793107">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31F7920E" w14:textId="3B972712" w:rsidR="00D708A4" w:rsidRDefault="004C1943" w:rsidP="00020569">
            <w:pPr>
              <w:spacing w:line="229" w:lineRule="exact"/>
              <w:ind w:left="102"/>
              <w:rPr>
                <w:spacing w:val="-1"/>
                <w:sz w:val="20"/>
                <w:szCs w:val="20"/>
                <w:lang w:val="en-US"/>
              </w:rPr>
            </w:pPr>
            <w:proofErr w:type="spellStart"/>
            <w:r>
              <w:rPr>
                <w:spacing w:val="-1"/>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1AAE973" w14:textId="77777777" w:rsidR="00D708A4" w:rsidRDefault="00D708A4" w:rsidP="00020569">
            <w:pPr>
              <w:spacing w:line="226" w:lineRule="exact"/>
              <w:ind w:left="102"/>
              <w:rPr>
                <w:spacing w:val="-1"/>
                <w:sz w:val="20"/>
                <w:szCs w:val="20"/>
              </w:rPr>
            </w:pPr>
            <w:r>
              <w:rPr>
                <w:spacing w:val="-1"/>
                <w:sz w:val="20"/>
                <w:szCs w:val="20"/>
              </w:rPr>
              <w:t>Vikt vid inskrivning</w:t>
            </w:r>
          </w:p>
        </w:tc>
        <w:tc>
          <w:tcPr>
            <w:tcW w:w="851" w:type="dxa"/>
            <w:tcBorders>
              <w:top w:val="single" w:sz="5" w:space="0" w:color="000000"/>
              <w:left w:val="single" w:sz="5" w:space="0" w:color="000000"/>
              <w:bottom w:val="single" w:sz="5" w:space="0" w:color="000000"/>
              <w:right w:val="single" w:sz="5" w:space="0" w:color="000000"/>
            </w:tcBorders>
          </w:tcPr>
          <w:p w14:paraId="14CA8366"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637AB61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DF2F684" w14:textId="21FFE063" w:rsidR="00D708A4" w:rsidRDefault="00546F3E" w:rsidP="00020569">
            <w:pPr>
              <w:spacing w:line="229" w:lineRule="exact"/>
              <w:ind w:left="102"/>
              <w:rPr>
                <w:sz w:val="20"/>
                <w:szCs w:val="20"/>
                <w:lang w:val="en-US"/>
              </w:rPr>
            </w:pPr>
            <w:r>
              <w:rPr>
                <w:sz w:val="20"/>
                <w:szCs w:val="20"/>
                <w:lang w:val="en-US"/>
              </w:rPr>
              <w:t>../../</w:t>
            </w:r>
            <w:r w:rsidR="005C1F1C">
              <w:rPr>
                <w:sz w:val="20"/>
                <w:szCs w:val="20"/>
                <w:lang w:val="en-US"/>
              </w:rPr>
              <w:t>../</w:t>
            </w:r>
            <w:r w:rsidR="000B73BE">
              <w:rPr>
                <w:sz w:val="20"/>
                <w:szCs w:val="20"/>
                <w:lang w:val="en-US"/>
              </w:rPr>
              <w:t>infertility</w:t>
            </w:r>
          </w:p>
        </w:tc>
        <w:tc>
          <w:tcPr>
            <w:tcW w:w="1843" w:type="dxa"/>
            <w:tcBorders>
              <w:top w:val="single" w:sz="5" w:space="0" w:color="000000"/>
              <w:left w:val="single" w:sz="5" w:space="0" w:color="000000"/>
              <w:bottom w:val="single" w:sz="5" w:space="0" w:color="000000"/>
              <w:right w:val="single" w:sz="5" w:space="0" w:color="000000"/>
            </w:tcBorders>
          </w:tcPr>
          <w:p w14:paraId="5CE7E38B" w14:textId="77777777" w:rsidR="00D708A4" w:rsidRDefault="003115BB" w:rsidP="00020569">
            <w:pPr>
              <w:spacing w:line="229" w:lineRule="exact"/>
              <w:ind w:left="102"/>
              <w:rPr>
                <w:spacing w:val="-1"/>
                <w:sz w:val="20"/>
                <w:szCs w:val="20"/>
                <w:lang w:val="en-US"/>
              </w:rPr>
            </w:pPr>
            <w:r>
              <w:rPr>
                <w:spacing w:val="-1"/>
                <w:sz w:val="20"/>
                <w:szCs w:val="20"/>
                <w:lang w:val="en-US"/>
              </w:rPr>
              <w:t>decimal</w:t>
            </w:r>
          </w:p>
        </w:tc>
        <w:tc>
          <w:tcPr>
            <w:tcW w:w="3685" w:type="dxa"/>
            <w:tcBorders>
              <w:top w:val="single" w:sz="5" w:space="0" w:color="000000"/>
              <w:left w:val="single" w:sz="5" w:space="0" w:color="000000"/>
              <w:bottom w:val="single" w:sz="5" w:space="0" w:color="000000"/>
              <w:right w:val="single" w:sz="5" w:space="0" w:color="000000"/>
            </w:tcBorders>
          </w:tcPr>
          <w:p w14:paraId="4711312C" w14:textId="77777777" w:rsidR="00D708A4" w:rsidRDefault="00D708A4" w:rsidP="00020569">
            <w:pPr>
              <w:spacing w:line="226" w:lineRule="exact"/>
              <w:ind w:left="102"/>
              <w:rPr>
                <w:spacing w:val="-1"/>
                <w:sz w:val="20"/>
                <w:szCs w:val="20"/>
              </w:rPr>
            </w:pPr>
            <w:r>
              <w:rPr>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7998517A"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20B82C7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5A9A664" w14:textId="201D5019" w:rsidR="00D708A4" w:rsidRDefault="00D708A4" w:rsidP="00427BEE">
            <w:pPr>
              <w:spacing w:line="229" w:lineRule="exact"/>
              <w:ind w:left="102"/>
              <w:rPr>
                <w:sz w:val="20"/>
                <w:szCs w:val="20"/>
                <w:lang w:val="en-US"/>
              </w:rPr>
            </w:pPr>
            <w:r>
              <w:rPr>
                <w:sz w:val="20"/>
                <w:szCs w:val="20"/>
                <w:lang w:val="en-US"/>
              </w:rPr>
              <w:t>..</w:t>
            </w:r>
            <w:r w:rsidR="00F61C85">
              <w:rPr>
                <w:sz w:val="20"/>
                <w:szCs w:val="20"/>
                <w:lang w:val="en-US"/>
              </w:rPr>
              <w:t>/../</w:t>
            </w:r>
            <w:r w:rsidR="000452D2">
              <w:rPr>
                <w:sz w:val="20"/>
                <w:szCs w:val="20"/>
                <w:lang w:val="en-US"/>
              </w:rPr>
              <w:t>../</w:t>
            </w:r>
            <w:proofErr w:type="spellStart"/>
            <w:r w:rsidR="000B73BE">
              <w:rPr>
                <w:sz w:val="20"/>
                <w:szCs w:val="20"/>
                <w:lang w:val="en-US"/>
              </w:rPr>
              <w:t>previousGravidityAndParity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8613016" w14:textId="432E15A1" w:rsidR="00D708A4" w:rsidRDefault="000B73BE" w:rsidP="00427BEE">
            <w:pPr>
              <w:spacing w:line="229" w:lineRule="exact"/>
              <w:ind w:left="102"/>
              <w:rPr>
                <w:spacing w:val="-1"/>
                <w:sz w:val="20"/>
                <w:szCs w:val="20"/>
                <w:lang w:val="en-US"/>
              </w:rPr>
            </w:pPr>
            <w:proofErr w:type="spellStart"/>
            <w:r>
              <w:rPr>
                <w:sz w:val="20"/>
                <w:szCs w:val="20"/>
                <w:lang w:val="en-US"/>
              </w:rPr>
              <w:t>PreviousGravidityAndParity</w:t>
            </w:r>
            <w:r w:rsidR="00D708A4">
              <w:rPr>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37E62E2" w14:textId="77777777" w:rsidR="00D708A4" w:rsidRDefault="00D708A4" w:rsidP="00020569">
            <w:pPr>
              <w:spacing w:line="226" w:lineRule="exact"/>
              <w:ind w:left="102"/>
              <w:rPr>
                <w:spacing w:val="-1"/>
                <w:sz w:val="20"/>
                <w:szCs w:val="20"/>
              </w:rPr>
            </w:pPr>
            <w:r>
              <w:rPr>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72A435FD" w14:textId="77777777" w:rsidR="00D708A4" w:rsidRDefault="00D708A4" w:rsidP="00020569">
            <w:pPr>
              <w:spacing w:line="226" w:lineRule="exact"/>
              <w:ind w:left="102"/>
              <w:rPr>
                <w:spacing w:val="-1"/>
                <w:sz w:val="20"/>
                <w:szCs w:val="20"/>
                <w:lang w:val="en-US"/>
              </w:rPr>
            </w:pPr>
            <w:r>
              <w:rPr>
                <w:spacing w:val="-1"/>
                <w:sz w:val="20"/>
                <w:szCs w:val="20"/>
                <w:lang w:val="en-US"/>
              </w:rPr>
              <w:t>0..*</w:t>
            </w:r>
          </w:p>
        </w:tc>
      </w:tr>
      <w:tr w:rsidR="00D708A4" w:rsidRPr="00907C9B" w14:paraId="300F966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8E86F4"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y</w:t>
            </w:r>
            <w:r w:rsidR="00D708A4">
              <w:rPr>
                <w:sz w:val="20"/>
                <w:szCs w:val="20"/>
                <w:lang w:val="en-US"/>
              </w:rPr>
              <w:t>ear</w:t>
            </w:r>
          </w:p>
        </w:tc>
        <w:tc>
          <w:tcPr>
            <w:tcW w:w="1843" w:type="dxa"/>
            <w:tcBorders>
              <w:top w:val="single" w:sz="5" w:space="0" w:color="000000"/>
              <w:left w:val="single" w:sz="5" w:space="0" w:color="000000"/>
              <w:bottom w:val="single" w:sz="5" w:space="0" w:color="000000"/>
              <w:right w:val="single" w:sz="5" w:space="0" w:color="000000"/>
            </w:tcBorders>
          </w:tcPr>
          <w:p w14:paraId="7ADC218B" w14:textId="77777777" w:rsidR="00D708A4" w:rsidRDefault="00D708A4"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9FFC8B4" w14:textId="77777777" w:rsidR="00D708A4" w:rsidRDefault="00D708A4" w:rsidP="00020569">
            <w:pPr>
              <w:spacing w:line="226" w:lineRule="exact"/>
              <w:ind w:left="102"/>
              <w:rPr>
                <w:spacing w:val="-1"/>
                <w:sz w:val="20"/>
                <w:szCs w:val="20"/>
              </w:rPr>
            </w:pPr>
            <w:r>
              <w:rPr>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14C3A14C"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D708A4" w:rsidRPr="00907C9B" w14:paraId="4DDE4F9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109FDA7"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m</w:t>
            </w:r>
            <w:r w:rsidR="00D708A4">
              <w:rPr>
                <w:sz w:val="20"/>
                <w:szCs w:val="20"/>
                <w:lang w:val="en-US"/>
              </w:rPr>
              <w:t>onth</w:t>
            </w:r>
          </w:p>
        </w:tc>
        <w:tc>
          <w:tcPr>
            <w:tcW w:w="1843" w:type="dxa"/>
            <w:tcBorders>
              <w:top w:val="single" w:sz="5" w:space="0" w:color="000000"/>
              <w:left w:val="single" w:sz="5" w:space="0" w:color="000000"/>
              <w:bottom w:val="single" w:sz="5" w:space="0" w:color="000000"/>
              <w:right w:val="single" w:sz="5" w:space="0" w:color="000000"/>
            </w:tcBorders>
          </w:tcPr>
          <w:p w14:paraId="5754E2C2" w14:textId="77777777" w:rsidR="00D708A4" w:rsidRDefault="00D708A4"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E8C0650" w14:textId="77777777" w:rsidR="00D708A4" w:rsidRDefault="00D708A4" w:rsidP="00020569">
            <w:pPr>
              <w:spacing w:line="226" w:lineRule="exact"/>
              <w:ind w:left="102"/>
              <w:rPr>
                <w:spacing w:val="-1"/>
                <w:sz w:val="20"/>
                <w:szCs w:val="20"/>
              </w:rPr>
            </w:pPr>
            <w:r>
              <w:rPr>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0CDB231A"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D708A4" w:rsidRPr="00907C9B" w14:paraId="1C0DD79F" w14:textId="77777777" w:rsidTr="00FF78AC">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4A162EC" w14:textId="77777777" w:rsidR="00D708A4" w:rsidRDefault="00723FF0" w:rsidP="004A622B">
            <w:pPr>
              <w:spacing w:line="229" w:lineRule="exact"/>
              <w:ind w:left="102"/>
              <w:rPr>
                <w:sz w:val="20"/>
                <w:szCs w:val="20"/>
                <w:lang w:val="en-US"/>
              </w:rPr>
            </w:pPr>
            <w:r>
              <w:rPr>
                <w:sz w:val="20"/>
                <w:szCs w:val="20"/>
                <w:lang w:val="en-US"/>
              </w:rPr>
              <w:t>../../../</w:t>
            </w:r>
            <w:r w:rsidR="00FD646A">
              <w:rPr>
                <w:sz w:val="20"/>
                <w:szCs w:val="20"/>
                <w:lang w:val="en-US"/>
              </w:rPr>
              <w:t>../</w:t>
            </w:r>
            <w:r w:rsidR="004A622B">
              <w:rPr>
                <w:sz w:val="20"/>
                <w:szCs w:val="20"/>
                <w:lang w:val="en-US"/>
              </w:rPr>
              <w:t>delivery</w:t>
            </w:r>
          </w:p>
        </w:tc>
        <w:tc>
          <w:tcPr>
            <w:tcW w:w="1843" w:type="dxa"/>
            <w:tcBorders>
              <w:top w:val="single" w:sz="5" w:space="0" w:color="000000"/>
              <w:left w:val="single" w:sz="5" w:space="0" w:color="000000"/>
              <w:bottom w:val="single" w:sz="5" w:space="0" w:color="000000"/>
              <w:right w:val="single" w:sz="5" w:space="0" w:color="000000"/>
            </w:tcBorders>
          </w:tcPr>
          <w:p w14:paraId="1E5CE19C" w14:textId="77777777" w:rsidR="00D708A4" w:rsidRDefault="004A622B" w:rsidP="00020569">
            <w:pPr>
              <w:spacing w:line="229" w:lineRule="exact"/>
              <w:ind w:left="102"/>
              <w:rPr>
                <w:sz w:val="20"/>
                <w:szCs w:val="20"/>
                <w:lang w:val="en-US"/>
              </w:rPr>
            </w:pPr>
            <w:proofErr w:type="spellStart"/>
            <w:r>
              <w:rPr>
                <w:sz w:val="20"/>
                <w:szCs w:val="20"/>
                <w:lang w:val="en-US"/>
              </w:rPr>
              <w:t>Delivery</w:t>
            </w:r>
            <w:r w:rsidR="00CE1CB1">
              <w:rPr>
                <w:sz w:val="20"/>
                <w:szCs w:val="20"/>
                <w:lang w:val="en-US"/>
              </w:rPr>
              <w:t>Code</w:t>
            </w:r>
            <w:r>
              <w:rPr>
                <w:sz w:val="20"/>
                <w:szCs w:val="20"/>
                <w:lang w:val="en-US"/>
              </w:rPr>
              <w:t>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C47EA65" w14:textId="77777777" w:rsidR="00D708A4" w:rsidRPr="004A622B" w:rsidRDefault="004A622B" w:rsidP="004A622B">
            <w:pPr>
              <w:spacing w:line="229" w:lineRule="exact"/>
              <w:ind w:left="102"/>
              <w:rPr>
                <w:sz w:val="20"/>
                <w:szCs w:val="20"/>
                <w:lang w:val="en-US"/>
              </w:rPr>
            </w:pPr>
            <w:proofErr w:type="spellStart"/>
            <w:r w:rsidRPr="004A622B">
              <w:rPr>
                <w:sz w:val="20"/>
                <w:szCs w:val="20"/>
                <w:lang w:val="en-US"/>
              </w:rPr>
              <w:t>Graviditet</w:t>
            </w:r>
            <w:proofErr w:type="spellEnd"/>
            <w:r w:rsidRPr="004A622B">
              <w:rPr>
                <w:sz w:val="20"/>
                <w:szCs w:val="20"/>
                <w:lang w:val="en-US"/>
              </w:rPr>
              <w:t xml:space="preserve"> </w:t>
            </w:r>
            <w:proofErr w:type="spellStart"/>
            <w:r w:rsidRPr="004A622B">
              <w:rPr>
                <w:sz w:val="20"/>
                <w:szCs w:val="20"/>
                <w:lang w:val="en-US"/>
              </w:rPr>
              <w:t>förlossning</w:t>
            </w:r>
            <w:proofErr w:type="spellEnd"/>
            <w:r w:rsidRPr="004A622B">
              <w:rPr>
                <w:sz w:val="20"/>
                <w:szCs w:val="20"/>
                <w:lang w:val="en-US"/>
              </w:rPr>
              <w:t xml:space="preserve"> </w:t>
            </w:r>
            <w:proofErr w:type="spellStart"/>
            <w:r w:rsidRPr="004A622B">
              <w:rPr>
                <w:sz w:val="20"/>
                <w:szCs w:val="20"/>
                <w:lang w:val="en-US"/>
              </w:rPr>
              <w:t>enligt</w:t>
            </w:r>
            <w:proofErr w:type="spellEnd"/>
            <w:r w:rsidRPr="004A622B">
              <w:rPr>
                <w:sz w:val="20"/>
                <w:szCs w:val="20"/>
                <w:lang w:val="en-US"/>
              </w:rPr>
              <w:t xml:space="preserve"> </w:t>
            </w:r>
            <w:proofErr w:type="spellStart"/>
            <w:r w:rsidRPr="004A622B">
              <w:rPr>
                <w:sz w:val="20"/>
                <w:szCs w:val="20"/>
                <w:lang w:val="en-US"/>
              </w:rPr>
              <w:t>kodverk</w:t>
            </w:r>
            <w:proofErr w:type="spellEnd"/>
            <w:r>
              <w:rPr>
                <w:sz w:val="20"/>
                <w:szCs w:val="20"/>
                <w:lang w:val="en-US"/>
              </w:rPr>
              <w:t xml:space="preserve">: </w:t>
            </w:r>
          </w:p>
          <w:p w14:paraId="1DF824E5" w14:textId="77777777" w:rsidR="004A622B" w:rsidRPr="004A622B" w:rsidRDefault="004A622B" w:rsidP="004A622B">
            <w:pPr>
              <w:spacing w:line="229" w:lineRule="exact"/>
              <w:ind w:left="102"/>
              <w:rPr>
                <w:sz w:val="20"/>
                <w:szCs w:val="20"/>
                <w:lang w:val="en-US"/>
              </w:rPr>
            </w:pPr>
          </w:p>
          <w:tbl>
            <w:tblPr>
              <w:tblW w:w="9200" w:type="dxa"/>
              <w:tblLayout w:type="fixed"/>
              <w:tblCellMar>
                <w:left w:w="70" w:type="dxa"/>
                <w:right w:w="70" w:type="dxa"/>
              </w:tblCellMar>
              <w:tblLook w:val="04A0" w:firstRow="1" w:lastRow="0" w:firstColumn="1" w:lastColumn="0" w:noHBand="0" w:noVBand="1"/>
            </w:tblPr>
            <w:tblGrid>
              <w:gridCol w:w="9200"/>
            </w:tblGrid>
            <w:tr w:rsidR="004A622B" w:rsidRPr="004A622B" w14:paraId="10C4758C" w14:textId="77777777" w:rsidTr="004A622B">
              <w:trPr>
                <w:trHeight w:val="300"/>
              </w:trPr>
              <w:tc>
                <w:tcPr>
                  <w:tcW w:w="9200" w:type="dxa"/>
                  <w:tcBorders>
                    <w:top w:val="nil"/>
                    <w:left w:val="nil"/>
                    <w:bottom w:val="nil"/>
                    <w:right w:val="nil"/>
                  </w:tcBorders>
                  <w:shd w:val="clear" w:color="auto" w:fill="auto"/>
                  <w:noWrap/>
                  <w:vAlign w:val="center"/>
                  <w:hideMark/>
                </w:tcPr>
                <w:p w14:paraId="53AC36F0" w14:textId="77777777" w:rsidR="004A622B" w:rsidRPr="004A622B" w:rsidRDefault="004A622B" w:rsidP="004A622B">
                  <w:pPr>
                    <w:spacing w:line="229" w:lineRule="exact"/>
                    <w:ind w:left="102"/>
                    <w:rPr>
                      <w:sz w:val="20"/>
                      <w:szCs w:val="20"/>
                      <w:lang w:val="en-US"/>
                    </w:rPr>
                  </w:pPr>
                  <w:r>
                    <w:rPr>
                      <w:sz w:val="20"/>
                      <w:szCs w:val="20"/>
                      <w:lang w:val="en-US"/>
                    </w:rPr>
                    <w:t xml:space="preserve">0 = </w:t>
                  </w:r>
                  <w:proofErr w:type="spellStart"/>
                  <w:r w:rsidRPr="004A622B">
                    <w:rPr>
                      <w:rFonts w:hint="eastAsia"/>
                      <w:sz w:val="20"/>
                      <w:szCs w:val="20"/>
                      <w:lang w:val="en-US"/>
                    </w:rPr>
                    <w:t>Ej</w:t>
                  </w:r>
                  <w:proofErr w:type="spellEnd"/>
                  <w:r w:rsidRPr="004A622B">
                    <w:rPr>
                      <w:rFonts w:hint="eastAsia"/>
                      <w:sz w:val="20"/>
                      <w:szCs w:val="20"/>
                      <w:lang w:val="en-US"/>
                    </w:rPr>
                    <w:t xml:space="preserve"> </w:t>
                  </w:r>
                  <w:proofErr w:type="spellStart"/>
                  <w:r w:rsidRPr="004A622B">
                    <w:rPr>
                      <w:rFonts w:hint="eastAsia"/>
                      <w:sz w:val="20"/>
                      <w:szCs w:val="20"/>
                      <w:lang w:val="en-US"/>
                    </w:rPr>
                    <w:t>angivet</w:t>
                  </w:r>
                  <w:proofErr w:type="spellEnd"/>
                  <w:r>
                    <w:rPr>
                      <w:sz w:val="20"/>
                      <w:szCs w:val="20"/>
                      <w:lang w:val="en-US"/>
                    </w:rPr>
                    <w:t xml:space="preserve">, </w:t>
                  </w:r>
                </w:p>
              </w:tc>
            </w:tr>
            <w:tr w:rsidR="004A622B" w:rsidRPr="004A622B" w14:paraId="792EE0DB" w14:textId="77777777" w:rsidTr="004A622B">
              <w:trPr>
                <w:trHeight w:val="300"/>
              </w:trPr>
              <w:tc>
                <w:tcPr>
                  <w:tcW w:w="9200" w:type="dxa"/>
                  <w:tcBorders>
                    <w:top w:val="nil"/>
                    <w:left w:val="nil"/>
                    <w:bottom w:val="nil"/>
                    <w:right w:val="nil"/>
                  </w:tcBorders>
                  <w:shd w:val="clear" w:color="auto" w:fill="auto"/>
                  <w:noWrap/>
                  <w:vAlign w:val="center"/>
                  <w:hideMark/>
                </w:tcPr>
                <w:p w14:paraId="5BDE45F6" w14:textId="77777777" w:rsidR="004A622B" w:rsidRPr="004A622B" w:rsidRDefault="004A622B" w:rsidP="004A622B">
                  <w:pPr>
                    <w:spacing w:line="229" w:lineRule="exact"/>
                    <w:ind w:left="102"/>
                    <w:rPr>
                      <w:sz w:val="20"/>
                      <w:szCs w:val="20"/>
                      <w:lang w:val="en-US"/>
                    </w:rPr>
                  </w:pPr>
                  <w:r>
                    <w:rPr>
                      <w:sz w:val="20"/>
                      <w:szCs w:val="20"/>
                      <w:lang w:val="en-US"/>
                    </w:rPr>
                    <w:t xml:space="preserve">1 = </w:t>
                  </w:r>
                  <w:r w:rsidRPr="004A622B">
                    <w:rPr>
                      <w:rFonts w:hint="eastAsia"/>
                      <w:sz w:val="20"/>
                      <w:szCs w:val="20"/>
                      <w:lang w:val="en-US"/>
                    </w:rPr>
                    <w:t>X-gravid</w:t>
                  </w:r>
                  <w:r>
                    <w:rPr>
                      <w:sz w:val="20"/>
                      <w:szCs w:val="20"/>
                      <w:lang w:val="en-US"/>
                    </w:rPr>
                    <w:t>,</w:t>
                  </w:r>
                </w:p>
              </w:tc>
            </w:tr>
            <w:tr w:rsidR="004A622B" w:rsidRPr="004A622B" w14:paraId="2667F598" w14:textId="77777777" w:rsidTr="004A622B">
              <w:trPr>
                <w:trHeight w:val="300"/>
              </w:trPr>
              <w:tc>
                <w:tcPr>
                  <w:tcW w:w="9200" w:type="dxa"/>
                  <w:tcBorders>
                    <w:top w:val="nil"/>
                    <w:left w:val="nil"/>
                    <w:bottom w:val="nil"/>
                    <w:right w:val="nil"/>
                  </w:tcBorders>
                  <w:shd w:val="clear" w:color="auto" w:fill="auto"/>
                  <w:noWrap/>
                  <w:vAlign w:val="center"/>
                  <w:hideMark/>
                </w:tcPr>
                <w:p w14:paraId="16752061" w14:textId="77777777" w:rsidR="004A622B" w:rsidRPr="004A622B" w:rsidRDefault="004A622B" w:rsidP="004A622B">
                  <w:pPr>
                    <w:spacing w:line="229" w:lineRule="exact"/>
                    <w:ind w:left="102"/>
                    <w:rPr>
                      <w:sz w:val="20"/>
                      <w:szCs w:val="20"/>
                      <w:lang w:val="en-US"/>
                    </w:rPr>
                  </w:pPr>
                  <w:r>
                    <w:rPr>
                      <w:sz w:val="20"/>
                      <w:szCs w:val="20"/>
                      <w:lang w:val="en-US"/>
                    </w:rPr>
                    <w:t xml:space="preserve">2 = </w:t>
                  </w:r>
                  <w:proofErr w:type="spellStart"/>
                  <w:r w:rsidRPr="004A622B">
                    <w:rPr>
                      <w:rFonts w:hint="eastAsia"/>
                      <w:sz w:val="20"/>
                      <w:szCs w:val="20"/>
                      <w:lang w:val="en-US"/>
                    </w:rPr>
                    <w:t>Spontan</w:t>
                  </w:r>
                  <w:proofErr w:type="spellEnd"/>
                  <w:r w:rsidRPr="004A622B">
                    <w:rPr>
                      <w:rFonts w:hint="eastAsia"/>
                      <w:sz w:val="20"/>
                      <w:szCs w:val="20"/>
                      <w:lang w:val="en-US"/>
                    </w:rPr>
                    <w:t xml:space="preserve"> abort</w:t>
                  </w:r>
                  <w:r>
                    <w:rPr>
                      <w:sz w:val="20"/>
                      <w:szCs w:val="20"/>
                      <w:lang w:val="en-US"/>
                    </w:rPr>
                    <w:t>,</w:t>
                  </w:r>
                </w:p>
              </w:tc>
            </w:tr>
            <w:tr w:rsidR="004A622B" w:rsidRPr="004A622B" w14:paraId="6E2E4741" w14:textId="77777777" w:rsidTr="004A622B">
              <w:trPr>
                <w:trHeight w:val="300"/>
              </w:trPr>
              <w:tc>
                <w:tcPr>
                  <w:tcW w:w="9200" w:type="dxa"/>
                  <w:tcBorders>
                    <w:top w:val="nil"/>
                    <w:left w:val="nil"/>
                    <w:bottom w:val="nil"/>
                    <w:right w:val="nil"/>
                  </w:tcBorders>
                  <w:shd w:val="clear" w:color="auto" w:fill="auto"/>
                  <w:noWrap/>
                  <w:vAlign w:val="center"/>
                  <w:hideMark/>
                </w:tcPr>
                <w:p w14:paraId="7D457F36" w14:textId="77777777" w:rsidR="004A622B" w:rsidRPr="004A622B" w:rsidRDefault="004A622B" w:rsidP="004A622B">
                  <w:pPr>
                    <w:spacing w:line="229" w:lineRule="exact"/>
                    <w:ind w:left="102"/>
                    <w:rPr>
                      <w:sz w:val="20"/>
                      <w:szCs w:val="20"/>
                      <w:lang w:val="en-US"/>
                    </w:rPr>
                  </w:pPr>
                  <w:r>
                    <w:rPr>
                      <w:sz w:val="20"/>
                      <w:szCs w:val="20"/>
                      <w:lang w:val="en-US"/>
                    </w:rPr>
                    <w:t xml:space="preserve">4 = </w:t>
                  </w:r>
                  <w:proofErr w:type="spellStart"/>
                  <w:r w:rsidRPr="004A622B">
                    <w:rPr>
                      <w:rFonts w:hint="eastAsia"/>
                      <w:sz w:val="20"/>
                      <w:szCs w:val="20"/>
                      <w:lang w:val="en-US"/>
                    </w:rPr>
                    <w:t>Dödfött</w:t>
                  </w:r>
                  <w:proofErr w:type="spellEnd"/>
                  <w:r>
                    <w:rPr>
                      <w:sz w:val="20"/>
                      <w:szCs w:val="20"/>
                      <w:lang w:val="en-US"/>
                    </w:rPr>
                    <w:t>,</w:t>
                  </w:r>
                </w:p>
              </w:tc>
            </w:tr>
            <w:tr w:rsidR="004A622B" w:rsidRPr="004A622B" w14:paraId="77E74F8D" w14:textId="77777777" w:rsidTr="004A622B">
              <w:trPr>
                <w:trHeight w:val="300"/>
              </w:trPr>
              <w:tc>
                <w:tcPr>
                  <w:tcW w:w="9200" w:type="dxa"/>
                  <w:tcBorders>
                    <w:top w:val="nil"/>
                    <w:left w:val="nil"/>
                    <w:bottom w:val="nil"/>
                    <w:right w:val="nil"/>
                  </w:tcBorders>
                  <w:shd w:val="clear" w:color="auto" w:fill="auto"/>
                  <w:noWrap/>
                  <w:vAlign w:val="center"/>
                  <w:hideMark/>
                </w:tcPr>
                <w:p w14:paraId="00708692" w14:textId="77777777" w:rsidR="004A622B" w:rsidRPr="004A622B" w:rsidRDefault="00165729" w:rsidP="004A622B">
                  <w:pPr>
                    <w:spacing w:line="229" w:lineRule="exact"/>
                    <w:ind w:left="102"/>
                    <w:rPr>
                      <w:sz w:val="20"/>
                      <w:szCs w:val="20"/>
                      <w:lang w:val="en-US"/>
                    </w:rPr>
                  </w:pPr>
                  <w:r>
                    <w:rPr>
                      <w:sz w:val="20"/>
                      <w:szCs w:val="20"/>
                      <w:lang w:val="en-US"/>
                    </w:rPr>
                    <w:t>5</w:t>
                  </w:r>
                  <w:r w:rsidR="004A622B">
                    <w:rPr>
                      <w:sz w:val="20"/>
                      <w:szCs w:val="20"/>
                      <w:lang w:val="en-US"/>
                    </w:rPr>
                    <w:t xml:space="preserve"> = </w:t>
                  </w:r>
                  <w:proofErr w:type="spellStart"/>
                  <w:r w:rsidR="004A622B" w:rsidRPr="004A622B">
                    <w:rPr>
                      <w:rFonts w:hint="eastAsia"/>
                      <w:sz w:val="20"/>
                      <w:szCs w:val="20"/>
                      <w:lang w:val="en-US"/>
                    </w:rPr>
                    <w:t>Levande</w:t>
                  </w:r>
                  <w:proofErr w:type="spellEnd"/>
                  <w:r w:rsidR="004A622B" w:rsidRPr="004A622B">
                    <w:rPr>
                      <w:rFonts w:hint="eastAsia"/>
                      <w:sz w:val="20"/>
                      <w:szCs w:val="20"/>
                      <w:lang w:val="en-US"/>
                    </w:rPr>
                    <w:t xml:space="preserve"> </w:t>
                  </w:r>
                  <w:proofErr w:type="spellStart"/>
                  <w:r w:rsidR="004A622B" w:rsidRPr="004A622B">
                    <w:rPr>
                      <w:rFonts w:hint="eastAsia"/>
                      <w:sz w:val="20"/>
                      <w:szCs w:val="20"/>
                      <w:lang w:val="en-US"/>
                    </w:rPr>
                    <w:t>fött</w:t>
                  </w:r>
                  <w:proofErr w:type="spellEnd"/>
                </w:p>
              </w:tc>
            </w:tr>
          </w:tbl>
          <w:p w14:paraId="7FE3BD1F" w14:textId="77777777" w:rsidR="004A622B" w:rsidRDefault="004A622B"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DB3F07"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748504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5ADB3" w14:textId="77777777" w:rsidR="00D708A4" w:rsidRDefault="00723FF0" w:rsidP="005B05DC">
            <w:pPr>
              <w:spacing w:line="229" w:lineRule="exact"/>
              <w:ind w:left="102"/>
              <w:rPr>
                <w:sz w:val="20"/>
                <w:szCs w:val="20"/>
                <w:lang w:val="en-US"/>
              </w:rPr>
            </w:pPr>
            <w:r>
              <w:rPr>
                <w:sz w:val="20"/>
                <w:szCs w:val="20"/>
                <w:lang w:val="en-US"/>
              </w:rPr>
              <w:lastRenderedPageBreak/>
              <w:t>../../../</w:t>
            </w:r>
            <w:r w:rsidR="00FD646A">
              <w:rPr>
                <w:sz w:val="20"/>
                <w:szCs w:val="20"/>
                <w:lang w:val="en-US"/>
              </w:rPr>
              <w:t>../</w:t>
            </w:r>
            <w:proofErr w:type="spellStart"/>
            <w:r w:rsidR="005B05DC">
              <w:rPr>
                <w:sz w:val="20"/>
                <w:szCs w:val="20"/>
                <w:lang w:val="en-US"/>
              </w:rPr>
              <w:t>healthcareFacility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CB59C0C"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E30410B" w14:textId="77777777" w:rsidR="00D708A4" w:rsidRDefault="00D708A4" w:rsidP="00020569">
            <w:pPr>
              <w:spacing w:line="226" w:lineRule="exact"/>
              <w:ind w:left="102"/>
              <w:rPr>
                <w:spacing w:val="-1"/>
                <w:sz w:val="20"/>
                <w:szCs w:val="20"/>
              </w:rPr>
            </w:pPr>
            <w:r>
              <w:rPr>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0C3BFDD1"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00B54E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1BF02A"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p</w:t>
            </w:r>
            <w:r w:rsidR="00D708A4">
              <w:rPr>
                <w:sz w:val="20"/>
                <w:szCs w:val="20"/>
                <w:lang w:val="en-US"/>
              </w:rPr>
              <w:t>rogress</w:t>
            </w:r>
          </w:p>
        </w:tc>
        <w:tc>
          <w:tcPr>
            <w:tcW w:w="1843" w:type="dxa"/>
            <w:tcBorders>
              <w:top w:val="single" w:sz="5" w:space="0" w:color="000000"/>
              <w:left w:val="single" w:sz="5" w:space="0" w:color="000000"/>
              <w:bottom w:val="single" w:sz="5" w:space="0" w:color="000000"/>
              <w:right w:val="single" w:sz="5" w:space="0" w:color="000000"/>
            </w:tcBorders>
          </w:tcPr>
          <w:p w14:paraId="00D947EA"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AA88884" w14:textId="77777777" w:rsidR="00D708A4" w:rsidRDefault="00D708A4" w:rsidP="00020569">
            <w:pPr>
              <w:spacing w:line="226" w:lineRule="exact"/>
              <w:ind w:left="102"/>
              <w:rPr>
                <w:spacing w:val="-1"/>
                <w:sz w:val="20"/>
                <w:szCs w:val="20"/>
              </w:rPr>
            </w:pPr>
            <w:r>
              <w:rPr>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1E8A05C0"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07BEC4A" w14:textId="77777777" w:rsidTr="0018025D">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3DC50250" w14:textId="77777777" w:rsidR="00D708A4" w:rsidRDefault="00723FF0" w:rsidP="00F075B0">
            <w:pPr>
              <w:spacing w:line="229" w:lineRule="exact"/>
              <w:ind w:left="102"/>
              <w:rPr>
                <w:sz w:val="20"/>
                <w:szCs w:val="20"/>
                <w:lang w:val="en-US"/>
              </w:rPr>
            </w:pPr>
            <w:r>
              <w:rPr>
                <w:sz w:val="20"/>
                <w:szCs w:val="20"/>
                <w:lang w:val="en-US"/>
              </w:rPr>
              <w:t>../../../</w:t>
            </w:r>
            <w:r w:rsidR="00FD646A">
              <w:rPr>
                <w:sz w:val="20"/>
                <w:szCs w:val="20"/>
                <w:lang w:val="en-US"/>
              </w:rPr>
              <w:t>../</w:t>
            </w:r>
            <w:r w:rsidR="00F075B0">
              <w:rPr>
                <w:sz w:val="20"/>
                <w:szCs w:val="20"/>
                <w:lang w:val="en-US"/>
              </w:rPr>
              <w:t>s</w:t>
            </w:r>
            <w:r w:rsidR="00D708A4">
              <w:rPr>
                <w:sz w:val="20"/>
                <w:szCs w:val="20"/>
                <w:lang w:val="en-US"/>
              </w:rPr>
              <w:t>ex</w:t>
            </w:r>
          </w:p>
        </w:tc>
        <w:tc>
          <w:tcPr>
            <w:tcW w:w="1843" w:type="dxa"/>
            <w:tcBorders>
              <w:top w:val="single" w:sz="5" w:space="0" w:color="000000"/>
              <w:left w:val="single" w:sz="5" w:space="0" w:color="000000"/>
              <w:bottom w:val="single" w:sz="5" w:space="0" w:color="000000"/>
              <w:right w:val="single" w:sz="5" w:space="0" w:color="000000"/>
            </w:tcBorders>
          </w:tcPr>
          <w:p w14:paraId="49F697D5" w14:textId="77777777" w:rsidR="00D708A4" w:rsidRDefault="000A18E9" w:rsidP="00020569">
            <w:pPr>
              <w:spacing w:line="229" w:lineRule="exact"/>
              <w:ind w:left="102"/>
              <w:rPr>
                <w:sz w:val="20"/>
                <w:szCs w:val="20"/>
                <w:lang w:val="en-US"/>
              </w:rPr>
            </w:pPr>
            <w:proofErr w:type="spellStart"/>
            <w:r>
              <w:rPr>
                <w:sz w:val="20"/>
                <w:szCs w:val="20"/>
                <w:lang w:val="en-US"/>
              </w:rPr>
              <w:t>Sex</w:t>
            </w:r>
            <w:r w:rsidR="00CE1CB1">
              <w:rPr>
                <w:sz w:val="20"/>
                <w:szCs w:val="20"/>
                <w:lang w:val="en-US"/>
              </w:rPr>
              <w:t>Code</w:t>
            </w:r>
            <w:r>
              <w:rPr>
                <w:sz w:val="20"/>
                <w:szCs w:val="20"/>
                <w:lang w:val="en-US"/>
              </w:rPr>
              <w:t>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42BA398" w14:textId="77777777" w:rsidR="008211DA" w:rsidRDefault="008211DA" w:rsidP="008211DA">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kodverk med OID </w:t>
            </w:r>
            <w:r w:rsidRPr="00BC7C91">
              <w:rPr>
                <w:spacing w:val="-1"/>
                <w:sz w:val="20"/>
                <w:szCs w:val="20"/>
              </w:rPr>
              <w:t>1.2.752.129.2.2.1.1</w:t>
            </w:r>
            <w:r w:rsidR="0018025D">
              <w:rPr>
                <w:spacing w:val="-1"/>
                <w:sz w:val="20"/>
                <w:szCs w:val="20"/>
              </w:rPr>
              <w:t>:</w:t>
            </w:r>
          </w:p>
          <w:p w14:paraId="692FB032" w14:textId="77777777" w:rsidR="0018025D" w:rsidRDefault="0018025D" w:rsidP="008211DA">
            <w:pPr>
              <w:spacing w:line="226" w:lineRule="exact"/>
              <w:ind w:left="102"/>
              <w:rPr>
                <w:spacing w:val="-1"/>
                <w:sz w:val="20"/>
                <w:szCs w:val="20"/>
              </w:rPr>
            </w:pPr>
          </w:p>
          <w:p w14:paraId="65874DEC"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0 = </w:t>
            </w:r>
            <w:r w:rsidR="00460C87">
              <w:rPr>
                <w:spacing w:val="-1"/>
                <w:sz w:val="20"/>
                <w:szCs w:val="20"/>
              </w:rPr>
              <w:t>okänt</w:t>
            </w:r>
            <w:r w:rsidRPr="0018025D">
              <w:rPr>
                <w:spacing w:val="-1"/>
                <w:sz w:val="20"/>
                <w:szCs w:val="20"/>
              </w:rPr>
              <w:t>,</w:t>
            </w:r>
          </w:p>
          <w:p w14:paraId="12C535D2"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1 = </w:t>
            </w:r>
            <w:r w:rsidR="00460C87">
              <w:rPr>
                <w:spacing w:val="-1"/>
                <w:sz w:val="20"/>
                <w:szCs w:val="20"/>
              </w:rPr>
              <w:t>man</w:t>
            </w:r>
            <w:r w:rsidRPr="0018025D">
              <w:rPr>
                <w:spacing w:val="-1"/>
                <w:sz w:val="20"/>
                <w:szCs w:val="20"/>
              </w:rPr>
              <w:t>,</w:t>
            </w:r>
          </w:p>
          <w:p w14:paraId="32AE8006"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2 = </w:t>
            </w:r>
            <w:r w:rsidR="00460C87">
              <w:rPr>
                <w:spacing w:val="-1"/>
                <w:sz w:val="20"/>
                <w:szCs w:val="20"/>
              </w:rPr>
              <w:t>kvinna</w:t>
            </w:r>
            <w:r w:rsidRPr="0018025D">
              <w:rPr>
                <w:spacing w:val="-1"/>
                <w:sz w:val="20"/>
                <w:szCs w:val="20"/>
              </w:rPr>
              <w:t>,</w:t>
            </w:r>
          </w:p>
          <w:p w14:paraId="6B722BA3" w14:textId="77777777" w:rsidR="0018025D" w:rsidRDefault="0018025D" w:rsidP="0018025D">
            <w:pPr>
              <w:spacing w:line="226" w:lineRule="exact"/>
              <w:ind w:left="102"/>
              <w:rPr>
                <w:spacing w:val="-1"/>
                <w:sz w:val="20"/>
                <w:szCs w:val="20"/>
              </w:rPr>
            </w:pPr>
            <w:r w:rsidRPr="0018025D">
              <w:rPr>
                <w:spacing w:val="-1"/>
                <w:sz w:val="20"/>
                <w:szCs w:val="20"/>
              </w:rPr>
              <w:t xml:space="preserve">9 = </w:t>
            </w:r>
            <w:proofErr w:type="gramStart"/>
            <w:r w:rsidR="00460C87">
              <w:rPr>
                <w:spacing w:val="-1"/>
                <w:sz w:val="20"/>
                <w:szCs w:val="20"/>
              </w:rPr>
              <w:t>ej</w:t>
            </w:r>
            <w:proofErr w:type="gramEnd"/>
            <w:r w:rsidR="00460C87">
              <w:rPr>
                <w:spacing w:val="-1"/>
                <w:sz w:val="20"/>
                <w:szCs w:val="20"/>
              </w:rPr>
              <w:t xml:space="preserve"> tillämpligt</w:t>
            </w:r>
          </w:p>
          <w:p w14:paraId="1600F4AB" w14:textId="77777777" w:rsidR="00BC7C91" w:rsidRDefault="00BC7C91" w:rsidP="00BC7C91">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DB6FFB1"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571B96D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249532" w14:textId="77777777" w:rsidR="00D708A4" w:rsidRDefault="00994F39" w:rsidP="0073777B">
            <w:pPr>
              <w:spacing w:line="229" w:lineRule="exact"/>
              <w:ind w:left="102"/>
              <w:rPr>
                <w:sz w:val="20"/>
                <w:szCs w:val="20"/>
                <w:lang w:val="en-US"/>
              </w:rPr>
            </w:pPr>
            <w:r>
              <w:rPr>
                <w:sz w:val="20"/>
                <w:szCs w:val="20"/>
                <w:lang w:val="en-US"/>
              </w:rPr>
              <w:t>../../../</w:t>
            </w:r>
            <w:r w:rsidR="00ED6C32">
              <w:rPr>
                <w:sz w:val="20"/>
                <w:szCs w:val="20"/>
                <w:lang w:val="en-US"/>
              </w:rPr>
              <w:t>../</w:t>
            </w:r>
            <w:proofErr w:type="spellStart"/>
            <w:r w:rsidR="0073777B">
              <w:rPr>
                <w:sz w:val="20"/>
                <w:szCs w:val="20"/>
                <w:lang w:val="en-US"/>
              </w:rPr>
              <w:t>w</w:t>
            </w:r>
            <w:r w:rsidR="00D708A4">
              <w:rPr>
                <w:sz w:val="20"/>
                <w:szCs w:val="20"/>
                <w:lang w:val="en-US"/>
              </w:rPr>
              <w:t>eight</w:t>
            </w:r>
            <w:r w:rsidR="00195758">
              <w:rPr>
                <w:sz w:val="20"/>
                <w:szCs w:val="20"/>
                <w:lang w:val="en-US"/>
              </w:rPr>
              <w:t>OfChild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F7C6F7D" w14:textId="77777777" w:rsidR="00D708A4" w:rsidRDefault="007C4DBA"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3CDDD77" w14:textId="77777777" w:rsidR="00D708A4" w:rsidRDefault="00D708A4" w:rsidP="00020569">
            <w:pPr>
              <w:spacing w:line="226" w:lineRule="exact"/>
              <w:ind w:left="102"/>
              <w:rPr>
                <w:spacing w:val="-1"/>
                <w:sz w:val="20"/>
                <w:szCs w:val="20"/>
              </w:rPr>
            </w:pPr>
            <w:r>
              <w:rPr>
                <w:spacing w:val="-1"/>
                <w:sz w:val="20"/>
                <w:szCs w:val="20"/>
              </w:rPr>
              <w:t>Barnets vikt</w:t>
            </w:r>
          </w:p>
        </w:tc>
        <w:tc>
          <w:tcPr>
            <w:tcW w:w="851" w:type="dxa"/>
            <w:tcBorders>
              <w:top w:val="single" w:sz="5" w:space="0" w:color="000000"/>
              <w:left w:val="single" w:sz="5" w:space="0" w:color="000000"/>
              <w:bottom w:val="single" w:sz="5" w:space="0" w:color="000000"/>
              <w:right w:val="single" w:sz="5" w:space="0" w:color="000000"/>
            </w:tcBorders>
          </w:tcPr>
          <w:p w14:paraId="0BB5C38C"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5BAEC1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77A7A7" w14:textId="68041B76" w:rsidR="00D708A4" w:rsidRDefault="00994F39" w:rsidP="003B3E6B">
            <w:pPr>
              <w:spacing w:line="229" w:lineRule="exact"/>
              <w:ind w:left="102"/>
              <w:rPr>
                <w:sz w:val="20"/>
                <w:szCs w:val="20"/>
                <w:lang w:val="en-US"/>
              </w:rPr>
            </w:pPr>
            <w:r>
              <w:rPr>
                <w:sz w:val="20"/>
                <w:szCs w:val="20"/>
                <w:lang w:val="en-US"/>
              </w:rPr>
              <w:t>../../../</w:t>
            </w:r>
            <w:r w:rsidR="00ED6C32">
              <w:rPr>
                <w:sz w:val="20"/>
                <w:szCs w:val="20"/>
                <w:lang w:val="en-US"/>
              </w:rPr>
              <w:t>../</w:t>
            </w:r>
            <w:r w:rsidR="003B3E6B">
              <w:rPr>
                <w:sz w:val="20"/>
                <w:szCs w:val="20"/>
                <w:lang w:val="en-US"/>
              </w:rPr>
              <w:t>gestation</w:t>
            </w:r>
          </w:p>
        </w:tc>
        <w:tc>
          <w:tcPr>
            <w:tcW w:w="1843" w:type="dxa"/>
            <w:tcBorders>
              <w:top w:val="single" w:sz="5" w:space="0" w:color="000000"/>
              <w:left w:val="single" w:sz="5" w:space="0" w:color="000000"/>
              <w:bottom w:val="single" w:sz="5" w:space="0" w:color="000000"/>
              <w:right w:val="single" w:sz="5" w:space="0" w:color="000000"/>
            </w:tcBorders>
          </w:tcPr>
          <w:p w14:paraId="016785D1" w14:textId="77777777" w:rsidR="00D708A4" w:rsidRDefault="00D708A4"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B8555B9" w14:textId="77777777" w:rsidR="00D708A4" w:rsidRDefault="00D708A4" w:rsidP="006D2F38">
            <w:pPr>
              <w:spacing w:line="226" w:lineRule="exact"/>
              <w:ind w:left="102"/>
              <w:rPr>
                <w:spacing w:val="-1"/>
                <w:sz w:val="20"/>
                <w:szCs w:val="20"/>
              </w:rPr>
            </w:pPr>
            <w:r>
              <w:rPr>
                <w:spacing w:val="-1"/>
                <w:sz w:val="20"/>
                <w:szCs w:val="20"/>
              </w:rPr>
              <w:t>Graviditetsvecka</w:t>
            </w:r>
            <w:r w:rsidR="006D4501">
              <w:rPr>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4536A041"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06677B2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3C1DBD"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proofErr w:type="spellStart"/>
            <w:r>
              <w:rPr>
                <w:sz w:val="20"/>
                <w:szCs w:val="20"/>
                <w:lang w:val="en-US"/>
              </w:rPr>
              <w:t>diseasesThrombosis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F4DD485" w14:textId="77777777" w:rsidR="00D708A4" w:rsidRDefault="00D708A4"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7DECBA1" w14:textId="77777777" w:rsidR="00D708A4" w:rsidRDefault="00D708A4" w:rsidP="00020569">
            <w:pPr>
              <w:spacing w:line="226" w:lineRule="exact"/>
              <w:ind w:left="102"/>
              <w:rPr>
                <w:spacing w:val="-1"/>
                <w:sz w:val="20"/>
                <w:szCs w:val="20"/>
              </w:rPr>
            </w:pPr>
            <w:r>
              <w:rPr>
                <w:spacing w:val="-1"/>
                <w:sz w:val="20"/>
                <w:szCs w:val="20"/>
              </w:rPr>
              <w:t>Trombos</w:t>
            </w:r>
            <w:r w:rsidR="000066D0">
              <w:rPr>
                <w:spacing w:val="-1"/>
                <w:sz w:val="20"/>
                <w:szCs w:val="20"/>
              </w:rPr>
              <w:t xml:space="preserve"> </w:t>
            </w:r>
            <w:r w:rsidR="000066D0">
              <w:rPr>
                <w:sz w:val="20"/>
                <w:szCs w:val="20"/>
              </w:rPr>
              <w:t>(</w:t>
            </w:r>
            <w:proofErr w:type="spellStart"/>
            <w:r w:rsidR="000066D0">
              <w:rPr>
                <w:sz w:val="20"/>
                <w:szCs w:val="20"/>
              </w:rPr>
              <w:t>true</w:t>
            </w:r>
            <w:proofErr w:type="spellEnd"/>
            <w:r w:rsidR="000066D0">
              <w:rPr>
                <w:sz w:val="20"/>
                <w:szCs w:val="20"/>
              </w:rPr>
              <w:t>/</w:t>
            </w:r>
            <w:proofErr w:type="spellStart"/>
            <w:r w:rsidR="000066D0">
              <w:rPr>
                <w:sz w:val="20"/>
                <w:szCs w:val="20"/>
              </w:rPr>
              <w:t>false</w:t>
            </w:r>
            <w:proofErr w:type="spellEnd"/>
            <w:r w:rsidR="000066D0">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936CD1C"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272FCD2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EB26D5"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proofErr w:type="spellStart"/>
            <w:r>
              <w:rPr>
                <w:sz w:val="20"/>
                <w:szCs w:val="20"/>
                <w:lang w:val="en-US"/>
              </w:rPr>
              <w:t>diseasesEndocineDiseases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A3D99AA" w14:textId="77777777" w:rsidR="00D708A4" w:rsidRDefault="00D708A4"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83CD1E4" w14:textId="77777777" w:rsidR="00D708A4" w:rsidRDefault="00D708A4" w:rsidP="00020569">
            <w:pPr>
              <w:spacing w:line="226" w:lineRule="exact"/>
              <w:ind w:left="102"/>
              <w:rPr>
                <w:spacing w:val="-1"/>
                <w:sz w:val="20"/>
                <w:szCs w:val="20"/>
              </w:rPr>
            </w:pPr>
            <w:r>
              <w:rPr>
                <w:spacing w:val="-1"/>
                <w:sz w:val="20"/>
                <w:szCs w:val="20"/>
              </w:rPr>
              <w:t>Endokrina sjukdomar</w:t>
            </w:r>
            <w:r w:rsidR="000066D0">
              <w:rPr>
                <w:spacing w:val="-1"/>
                <w:sz w:val="20"/>
                <w:szCs w:val="20"/>
              </w:rPr>
              <w:t xml:space="preserve"> </w:t>
            </w:r>
            <w:r w:rsidR="000066D0">
              <w:rPr>
                <w:sz w:val="20"/>
                <w:szCs w:val="20"/>
              </w:rPr>
              <w:t>(</w:t>
            </w:r>
            <w:proofErr w:type="spellStart"/>
            <w:r w:rsidR="000066D0">
              <w:rPr>
                <w:sz w:val="20"/>
                <w:szCs w:val="20"/>
              </w:rPr>
              <w:t>true</w:t>
            </w:r>
            <w:proofErr w:type="spellEnd"/>
            <w:r w:rsidR="000066D0">
              <w:rPr>
                <w:sz w:val="20"/>
                <w:szCs w:val="20"/>
              </w:rPr>
              <w:t>/</w:t>
            </w:r>
            <w:proofErr w:type="spellStart"/>
            <w:r w:rsidR="000066D0">
              <w:rPr>
                <w:sz w:val="20"/>
                <w:szCs w:val="20"/>
              </w:rPr>
              <w:t>false</w:t>
            </w:r>
            <w:proofErr w:type="spellEnd"/>
            <w:r w:rsidR="000066D0">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04D0E72"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21E4F43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DD6126"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proofErr w:type="spellStart"/>
            <w:r>
              <w:rPr>
                <w:sz w:val="20"/>
                <w:szCs w:val="20"/>
                <w:lang w:val="en-US"/>
              </w:rPr>
              <w:t>diseasesRecurrentUrinaryTractInfections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AE4E831" w14:textId="77777777" w:rsidR="00D708A4" w:rsidRDefault="00D708A4"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AAC5D2A" w14:textId="77777777" w:rsidR="00D708A4" w:rsidRDefault="00D708A4" w:rsidP="00020569">
            <w:pPr>
              <w:spacing w:line="226" w:lineRule="exact"/>
              <w:ind w:left="102"/>
              <w:rPr>
                <w:spacing w:val="-1"/>
                <w:sz w:val="20"/>
                <w:szCs w:val="20"/>
              </w:rPr>
            </w:pPr>
            <w:r>
              <w:rPr>
                <w:spacing w:val="-1"/>
                <w:sz w:val="20"/>
                <w:szCs w:val="20"/>
              </w:rPr>
              <w:t>Upprepade urinvägsinfektioner</w:t>
            </w:r>
            <w:r w:rsidR="000066D0">
              <w:rPr>
                <w:spacing w:val="-1"/>
                <w:sz w:val="20"/>
                <w:szCs w:val="20"/>
              </w:rPr>
              <w:t xml:space="preserve"> </w:t>
            </w:r>
            <w:r w:rsidR="000066D0">
              <w:rPr>
                <w:sz w:val="20"/>
                <w:szCs w:val="20"/>
              </w:rPr>
              <w:t>(</w:t>
            </w:r>
            <w:proofErr w:type="spellStart"/>
            <w:r w:rsidR="000066D0">
              <w:rPr>
                <w:sz w:val="20"/>
                <w:szCs w:val="20"/>
              </w:rPr>
              <w:t>true</w:t>
            </w:r>
            <w:proofErr w:type="spellEnd"/>
            <w:r w:rsidR="000066D0">
              <w:rPr>
                <w:sz w:val="20"/>
                <w:szCs w:val="20"/>
              </w:rPr>
              <w:t>/</w:t>
            </w:r>
            <w:proofErr w:type="spellStart"/>
            <w:r w:rsidR="000066D0">
              <w:rPr>
                <w:sz w:val="20"/>
                <w:szCs w:val="20"/>
              </w:rPr>
              <w:t>false</w:t>
            </w:r>
            <w:proofErr w:type="spellEnd"/>
            <w:r w:rsidR="000066D0">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17F0B65"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2E5B151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778AEC0" w14:textId="77777777" w:rsidR="00D708A4" w:rsidRDefault="00D708A4" w:rsidP="00020569">
            <w:pPr>
              <w:spacing w:line="229" w:lineRule="exact"/>
              <w:ind w:left="102"/>
              <w:rPr>
                <w:sz w:val="20"/>
                <w:szCs w:val="20"/>
                <w:lang w:val="en-US"/>
              </w:rPr>
            </w:pPr>
            <w:r>
              <w:rPr>
                <w:sz w:val="20"/>
                <w:szCs w:val="20"/>
                <w:lang w:val="en-US"/>
              </w:rPr>
              <w:t>..</w:t>
            </w:r>
            <w:r w:rsidR="00BD078D">
              <w:rPr>
                <w:sz w:val="20"/>
                <w:szCs w:val="20"/>
                <w:lang w:val="en-US"/>
              </w:rPr>
              <w:t>/../</w:t>
            </w:r>
            <w:r w:rsidR="00955882">
              <w:rPr>
                <w:sz w:val="20"/>
                <w:szCs w:val="20"/>
                <w:lang w:val="en-US"/>
              </w:rPr>
              <w:t>../</w:t>
            </w:r>
            <w:proofErr w:type="spellStart"/>
            <w:r>
              <w:rPr>
                <w:sz w:val="20"/>
                <w:szCs w:val="20"/>
                <w:lang w:val="en-US"/>
              </w:rPr>
              <w:t>diseasesDiabetesMellitus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BD4E95F" w14:textId="77777777" w:rsidR="00D708A4" w:rsidRDefault="00D708A4"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09B162" w14:textId="77777777" w:rsidR="00D708A4" w:rsidRDefault="00D708A4" w:rsidP="00020569">
            <w:pPr>
              <w:spacing w:line="226" w:lineRule="exact"/>
              <w:ind w:left="102"/>
              <w:rPr>
                <w:spacing w:val="-1"/>
                <w:sz w:val="20"/>
                <w:szCs w:val="20"/>
              </w:rPr>
            </w:pPr>
            <w:r>
              <w:rPr>
                <w:spacing w:val="-1"/>
                <w:sz w:val="20"/>
                <w:szCs w:val="20"/>
              </w:rPr>
              <w:t xml:space="preserve">Diabetes </w:t>
            </w:r>
            <w:proofErr w:type="spellStart"/>
            <w:r>
              <w:rPr>
                <w:spacing w:val="-1"/>
                <w:sz w:val="20"/>
                <w:szCs w:val="20"/>
              </w:rPr>
              <w:t>mellitus</w:t>
            </w:r>
            <w:proofErr w:type="spellEnd"/>
            <w:r w:rsidR="000066D0">
              <w:rPr>
                <w:spacing w:val="-1"/>
                <w:sz w:val="20"/>
                <w:szCs w:val="20"/>
              </w:rPr>
              <w:t xml:space="preserve"> </w:t>
            </w:r>
            <w:r w:rsidR="000066D0">
              <w:rPr>
                <w:sz w:val="20"/>
                <w:szCs w:val="20"/>
              </w:rPr>
              <w:t>(</w:t>
            </w:r>
            <w:proofErr w:type="spellStart"/>
            <w:r w:rsidR="000066D0">
              <w:rPr>
                <w:sz w:val="20"/>
                <w:szCs w:val="20"/>
              </w:rPr>
              <w:t>true</w:t>
            </w:r>
            <w:proofErr w:type="spellEnd"/>
            <w:r w:rsidR="000066D0">
              <w:rPr>
                <w:sz w:val="20"/>
                <w:szCs w:val="20"/>
              </w:rPr>
              <w:t>/</w:t>
            </w:r>
            <w:proofErr w:type="spellStart"/>
            <w:r w:rsidR="000066D0">
              <w:rPr>
                <w:sz w:val="20"/>
                <w:szCs w:val="20"/>
              </w:rPr>
              <w:t>false</w:t>
            </w:r>
            <w:proofErr w:type="spellEnd"/>
            <w:r w:rsidR="000066D0">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8E6EE91"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09F54ECD" w14:textId="77777777" w:rsidTr="005030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77448963" w14:textId="77777777" w:rsidR="00D708A4" w:rsidRDefault="00D708A4" w:rsidP="002F616A">
            <w:pPr>
              <w:spacing w:line="229" w:lineRule="exact"/>
              <w:ind w:left="102"/>
              <w:rPr>
                <w:sz w:val="20"/>
                <w:szCs w:val="20"/>
                <w:lang w:val="en-US"/>
              </w:rPr>
            </w:pPr>
            <w:r>
              <w:rPr>
                <w:sz w:val="20"/>
                <w:szCs w:val="20"/>
                <w:lang w:val="en-US"/>
              </w:rPr>
              <w:t>..</w:t>
            </w:r>
            <w:r w:rsidR="00FB5FCD">
              <w:rPr>
                <w:sz w:val="20"/>
                <w:szCs w:val="20"/>
                <w:lang w:val="en-US"/>
              </w:rPr>
              <w:t>/../</w:t>
            </w:r>
            <w:r w:rsidR="003A59FD">
              <w:rPr>
                <w:sz w:val="20"/>
                <w:szCs w:val="20"/>
                <w:lang w:val="en-US"/>
              </w:rPr>
              <w:t>../</w:t>
            </w:r>
            <w:proofErr w:type="spellStart"/>
            <w:r>
              <w:rPr>
                <w:sz w:val="20"/>
                <w:szCs w:val="20"/>
                <w:lang w:val="en-US"/>
              </w:rPr>
              <w:t>medicationDuringPregnacy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B57951A" w14:textId="77777777" w:rsidR="00D708A4" w:rsidRDefault="00D708A4" w:rsidP="002F616A">
            <w:pPr>
              <w:spacing w:line="229" w:lineRule="exact"/>
              <w:ind w:left="102"/>
              <w:rPr>
                <w:sz w:val="20"/>
                <w:szCs w:val="20"/>
                <w:lang w:val="en-US"/>
              </w:rPr>
            </w:pPr>
            <w:proofErr w:type="spellStart"/>
            <w:r>
              <w:rPr>
                <w:sz w:val="20"/>
                <w:szCs w:val="20"/>
                <w:lang w:val="en-US"/>
              </w:rPr>
              <w:t>MedicationType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9FFBCEC" w14:textId="1500CE6B" w:rsidR="00D708A4" w:rsidRDefault="00563501" w:rsidP="00020569">
            <w:pPr>
              <w:spacing w:line="226" w:lineRule="exact"/>
              <w:ind w:left="102"/>
              <w:rPr>
                <w:spacing w:val="-1"/>
                <w:sz w:val="20"/>
                <w:szCs w:val="20"/>
              </w:rPr>
            </w:pPr>
            <w:r>
              <w:rPr>
                <w:spacing w:val="-1"/>
                <w:sz w:val="20"/>
                <w:szCs w:val="20"/>
              </w:rPr>
              <w:t>Före inskrivning under gra</w:t>
            </w:r>
            <w:r w:rsidR="00D708A4" w:rsidRPr="00DC127B">
              <w:rPr>
                <w:spacing w:val="-1"/>
                <w:sz w:val="20"/>
                <w:szCs w:val="20"/>
              </w:rPr>
              <w:t>viditet: medicinering</w:t>
            </w:r>
          </w:p>
        </w:tc>
        <w:tc>
          <w:tcPr>
            <w:tcW w:w="851" w:type="dxa"/>
            <w:tcBorders>
              <w:top w:val="single" w:sz="5" w:space="0" w:color="000000"/>
              <w:left w:val="single" w:sz="5" w:space="0" w:color="000000"/>
              <w:bottom w:val="single" w:sz="5" w:space="0" w:color="000000"/>
              <w:right w:val="single" w:sz="5" w:space="0" w:color="000000"/>
            </w:tcBorders>
          </w:tcPr>
          <w:p w14:paraId="32FF5F3C" w14:textId="77777777" w:rsidR="00D708A4" w:rsidRDefault="00D708A4" w:rsidP="00020569">
            <w:pPr>
              <w:spacing w:line="226" w:lineRule="exact"/>
              <w:ind w:left="102"/>
              <w:rPr>
                <w:spacing w:val="-1"/>
                <w:sz w:val="20"/>
                <w:szCs w:val="20"/>
                <w:lang w:val="en-US"/>
              </w:rPr>
            </w:pPr>
            <w:r>
              <w:rPr>
                <w:spacing w:val="-1"/>
                <w:sz w:val="20"/>
                <w:szCs w:val="20"/>
                <w:lang w:val="en-US"/>
              </w:rPr>
              <w:t>0..*</w:t>
            </w:r>
          </w:p>
        </w:tc>
      </w:tr>
      <w:tr w:rsidR="00D708A4" w:rsidRPr="00907C9B" w14:paraId="12BD46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DCC553" w14:textId="77777777" w:rsidR="00D708A4" w:rsidRDefault="000E0765" w:rsidP="00BE0378">
            <w:pPr>
              <w:spacing w:line="229" w:lineRule="exact"/>
              <w:ind w:left="102"/>
              <w:rPr>
                <w:sz w:val="20"/>
                <w:szCs w:val="20"/>
                <w:lang w:val="en-US"/>
              </w:rPr>
            </w:pPr>
            <w:r>
              <w:rPr>
                <w:sz w:val="20"/>
                <w:szCs w:val="20"/>
                <w:lang w:val="en-US"/>
              </w:rPr>
              <w:t>../../../</w:t>
            </w:r>
            <w:r w:rsidR="00BE0378">
              <w:rPr>
                <w:sz w:val="20"/>
                <w:szCs w:val="20"/>
                <w:lang w:val="en-US"/>
              </w:rPr>
              <w:t>../</w:t>
            </w:r>
            <w:r w:rsidR="00997E57">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0A8AB322"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606D8C0" w14:textId="77777777" w:rsidR="00D708A4" w:rsidRPr="00DC127B" w:rsidRDefault="00D708A4"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4FB5F678"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2F616A" w:rsidRPr="00907C9B" w14:paraId="7ED7BA1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4DB9C3" w14:textId="77777777" w:rsidR="002F616A" w:rsidRDefault="002F616A" w:rsidP="00020569">
            <w:pPr>
              <w:spacing w:line="229" w:lineRule="exact"/>
              <w:ind w:left="102"/>
              <w:rPr>
                <w:sz w:val="20"/>
                <w:szCs w:val="20"/>
                <w:lang w:val="en-US"/>
              </w:rPr>
            </w:pPr>
            <w:r>
              <w:rPr>
                <w:sz w:val="20"/>
                <w:szCs w:val="20"/>
                <w:lang w:val="en-US"/>
              </w:rPr>
              <w:t>../../</w:t>
            </w:r>
            <w:r w:rsidR="008B6773">
              <w:rPr>
                <w:sz w:val="20"/>
                <w:szCs w:val="20"/>
                <w:lang w:val="en-US"/>
              </w:rPr>
              <w:t>../</w:t>
            </w:r>
            <w:proofErr w:type="spellStart"/>
            <w:r>
              <w:rPr>
                <w:sz w:val="20"/>
                <w:szCs w:val="20"/>
                <w:lang w:val="en-US"/>
              </w:rPr>
              <w:t>assessmentAtFirstContactStandardCare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ADC2FEC" w14:textId="77777777" w:rsidR="002F616A" w:rsidRDefault="002F616A"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C2778E1" w14:textId="77777777" w:rsidR="002F616A" w:rsidRDefault="002F616A" w:rsidP="00020569">
            <w:pPr>
              <w:spacing w:line="226" w:lineRule="exact"/>
              <w:ind w:left="102"/>
              <w:rPr>
                <w:spacing w:val="-1"/>
                <w:sz w:val="20"/>
                <w:szCs w:val="20"/>
              </w:rPr>
            </w:pPr>
            <w:r>
              <w:rPr>
                <w:spacing w:val="-1"/>
                <w:sz w:val="20"/>
                <w:szCs w:val="20"/>
              </w:rPr>
              <w:t>Bedömning vid 1:a besök: basprogram</w:t>
            </w:r>
            <w:r w:rsidR="00212AED">
              <w:rPr>
                <w:spacing w:val="-1"/>
                <w:sz w:val="20"/>
                <w:szCs w:val="20"/>
              </w:rPr>
              <w:t xml:space="preserve"> </w:t>
            </w:r>
            <w:r w:rsidR="00212AED">
              <w:rPr>
                <w:sz w:val="20"/>
                <w:szCs w:val="20"/>
              </w:rPr>
              <w:t>(</w:t>
            </w:r>
            <w:proofErr w:type="spellStart"/>
            <w:r w:rsidR="00212AED">
              <w:rPr>
                <w:sz w:val="20"/>
                <w:szCs w:val="20"/>
              </w:rPr>
              <w:t>true</w:t>
            </w:r>
            <w:proofErr w:type="spellEnd"/>
            <w:r w:rsidR="00212AED">
              <w:rPr>
                <w:sz w:val="20"/>
                <w:szCs w:val="20"/>
              </w:rPr>
              <w:t>/</w:t>
            </w:r>
            <w:proofErr w:type="spellStart"/>
            <w:r w:rsidR="00212AED">
              <w:rPr>
                <w:sz w:val="20"/>
                <w:szCs w:val="20"/>
              </w:rPr>
              <w:t>false</w:t>
            </w:r>
            <w:proofErr w:type="spellEnd"/>
            <w:r w:rsidR="00212AE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1554227"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B56C79" w:rsidRPr="00907C9B" w14:paraId="4A6584AD" w14:textId="77777777" w:rsidTr="00B56C79">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350B0216" w14:textId="77777777" w:rsidR="00B56C79" w:rsidRPr="00874C8B" w:rsidRDefault="00B56C79" w:rsidP="00020569">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025BD80B" w14:textId="77777777" w:rsidR="00B56C79" w:rsidRPr="00874C8B" w:rsidRDefault="00B56C79" w:rsidP="00020569">
            <w:pPr>
              <w:spacing w:line="229" w:lineRule="exact"/>
              <w:ind w:left="102"/>
              <w:rPr>
                <w:i/>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87BCD81" w14:textId="77777777" w:rsidR="00B56C79" w:rsidRPr="00874C8B" w:rsidRDefault="00B56C79" w:rsidP="00020569">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87877C" w14:textId="77777777" w:rsidR="00B56C79" w:rsidRPr="00874C8B" w:rsidRDefault="00B56C79" w:rsidP="00020569">
            <w:pPr>
              <w:spacing w:line="226" w:lineRule="exact"/>
              <w:ind w:left="102"/>
              <w:rPr>
                <w:i/>
                <w:spacing w:val="-1"/>
                <w:sz w:val="20"/>
                <w:szCs w:val="20"/>
                <w:lang w:val="en-US"/>
              </w:rPr>
            </w:pPr>
          </w:p>
        </w:tc>
      </w:tr>
      <w:tr w:rsidR="002F616A" w:rsidRPr="00907C9B" w14:paraId="77A022AE" w14:textId="77777777" w:rsidTr="00874C8B">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FB884" w14:textId="32C6F669" w:rsidR="002F616A" w:rsidRPr="00874C8B" w:rsidRDefault="002F616A" w:rsidP="00020569">
            <w:pPr>
              <w:spacing w:line="229" w:lineRule="exact"/>
              <w:ind w:left="102"/>
              <w:rPr>
                <w:b/>
                <w:i/>
                <w:sz w:val="20"/>
                <w:szCs w:val="20"/>
                <w:lang w:val="en-US"/>
              </w:rPr>
            </w:pPr>
            <w:r w:rsidRPr="00874C8B">
              <w:rPr>
                <w:b/>
                <w:i/>
                <w:sz w:val="20"/>
                <w:szCs w:val="20"/>
                <w:lang w:val="en-US"/>
              </w:rPr>
              <w:t>../../</w:t>
            </w:r>
            <w:proofErr w:type="spellStart"/>
            <w:r w:rsidR="000B4DDF">
              <w:rPr>
                <w:b/>
                <w:i/>
                <w:sz w:val="20"/>
                <w:szCs w:val="20"/>
                <w:lang w:val="en-US"/>
              </w:rPr>
              <w:t>antenatalFollowUp</w:t>
            </w:r>
            <w:r w:rsidR="000B4DDF" w:rsidRPr="00874C8B">
              <w:rPr>
                <w:b/>
                <w:i/>
                <w:sz w:val="20"/>
                <w:szCs w:val="20"/>
                <w:lang w:val="en-US"/>
              </w:rPr>
              <w:t>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176675D" w14:textId="7E8526C2" w:rsidR="002F616A" w:rsidRPr="00874C8B" w:rsidRDefault="000B4DDF" w:rsidP="00020569">
            <w:pPr>
              <w:spacing w:line="229" w:lineRule="exact"/>
              <w:ind w:left="102"/>
              <w:rPr>
                <w:i/>
                <w:sz w:val="20"/>
                <w:szCs w:val="20"/>
                <w:lang w:val="en-US"/>
              </w:rPr>
            </w:pPr>
            <w:proofErr w:type="spellStart"/>
            <w:r>
              <w:rPr>
                <w:i/>
                <w:sz w:val="20"/>
                <w:szCs w:val="20"/>
                <w:lang w:val="en-US"/>
              </w:rPr>
              <w:t>A</w:t>
            </w:r>
            <w:r w:rsidRPr="000B4DDF">
              <w:rPr>
                <w:i/>
                <w:sz w:val="20"/>
                <w:szCs w:val="20"/>
                <w:lang w:val="en-US"/>
              </w:rPr>
              <w:t>ntenatalFollowUpRecord</w:t>
            </w:r>
            <w:r w:rsidR="002F616A" w:rsidRPr="00874C8B">
              <w:rPr>
                <w:i/>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668123C" w14:textId="77777777" w:rsidR="002F616A" w:rsidRPr="00874C8B" w:rsidRDefault="002F616A" w:rsidP="00020569">
            <w:pPr>
              <w:spacing w:line="226" w:lineRule="exact"/>
              <w:ind w:left="102"/>
              <w:rPr>
                <w:i/>
                <w:spacing w:val="-1"/>
                <w:sz w:val="20"/>
                <w:szCs w:val="20"/>
              </w:rPr>
            </w:pPr>
            <w:r w:rsidRPr="00874C8B">
              <w:rPr>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61904B28" w14:textId="77777777" w:rsidR="002F616A" w:rsidRPr="00874C8B" w:rsidRDefault="002F616A" w:rsidP="00020569">
            <w:pPr>
              <w:spacing w:line="226" w:lineRule="exact"/>
              <w:ind w:left="102"/>
              <w:rPr>
                <w:i/>
                <w:spacing w:val="-1"/>
                <w:sz w:val="20"/>
                <w:szCs w:val="20"/>
                <w:lang w:val="en-US"/>
              </w:rPr>
            </w:pPr>
            <w:r w:rsidRPr="00874C8B">
              <w:rPr>
                <w:i/>
                <w:spacing w:val="-1"/>
                <w:sz w:val="20"/>
                <w:szCs w:val="20"/>
                <w:lang w:val="en-US"/>
              </w:rPr>
              <w:t>0..</w:t>
            </w:r>
            <w:r w:rsidR="00556CA8" w:rsidRPr="00874C8B">
              <w:rPr>
                <w:i/>
                <w:spacing w:val="-1"/>
                <w:sz w:val="20"/>
                <w:szCs w:val="20"/>
                <w:lang w:val="en-US"/>
              </w:rPr>
              <w:t>1</w:t>
            </w:r>
          </w:p>
        </w:tc>
      </w:tr>
      <w:tr w:rsidR="002F616A" w:rsidRPr="00907C9B" w14:paraId="66EB230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5F75A8" w14:textId="77777777" w:rsidR="002F616A" w:rsidRDefault="002F616A" w:rsidP="000E4C00">
            <w:pPr>
              <w:spacing w:line="229" w:lineRule="exact"/>
              <w:ind w:left="102"/>
              <w:rPr>
                <w:sz w:val="20"/>
                <w:szCs w:val="20"/>
                <w:lang w:val="en-US"/>
              </w:rPr>
            </w:pPr>
            <w:r>
              <w:rPr>
                <w:sz w:val="20"/>
                <w:szCs w:val="20"/>
                <w:lang w:val="en-US"/>
              </w:rPr>
              <w:t>../../../</w:t>
            </w:r>
            <w:proofErr w:type="spellStart"/>
            <w:r w:rsidR="000E4C00">
              <w:rPr>
                <w:sz w:val="20"/>
                <w:szCs w:val="20"/>
                <w:lang w:val="en-US"/>
              </w:rPr>
              <w:t>c</w:t>
            </w:r>
            <w:r>
              <w:rPr>
                <w:sz w:val="20"/>
                <w:szCs w:val="20"/>
                <w:lang w:val="en-US"/>
              </w:rPr>
              <w:t>ompleteWeeksOfGestation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A317F07" w14:textId="77777777" w:rsidR="002F616A" w:rsidRDefault="002F616A"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7E316F1" w14:textId="77777777" w:rsidR="002F616A" w:rsidRDefault="002F616A" w:rsidP="00020569">
            <w:pPr>
              <w:spacing w:line="226" w:lineRule="exact"/>
              <w:ind w:left="102"/>
              <w:rPr>
                <w:spacing w:val="-1"/>
                <w:sz w:val="20"/>
                <w:szCs w:val="20"/>
              </w:rPr>
            </w:pPr>
            <w:r>
              <w:rPr>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0DF40EDE"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648A738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5ABAF37" w14:textId="77777777" w:rsidR="002F616A" w:rsidRDefault="002F616A" w:rsidP="002357BD">
            <w:pPr>
              <w:spacing w:line="229" w:lineRule="exact"/>
              <w:ind w:left="102"/>
              <w:rPr>
                <w:sz w:val="20"/>
                <w:szCs w:val="20"/>
                <w:lang w:val="en-US"/>
              </w:rPr>
            </w:pPr>
            <w:r>
              <w:rPr>
                <w:sz w:val="20"/>
                <w:szCs w:val="20"/>
                <w:lang w:val="en-US"/>
              </w:rPr>
              <w:t>../../../</w:t>
            </w:r>
            <w:r w:rsidR="002357BD">
              <w:rPr>
                <w:sz w:val="20"/>
                <w:szCs w:val="20"/>
                <w:lang w:val="en-US"/>
              </w:rPr>
              <w:t>w</w:t>
            </w:r>
            <w:r>
              <w:rPr>
                <w:sz w:val="20"/>
                <w:szCs w:val="20"/>
                <w:lang w:val="en-US"/>
              </w:rPr>
              <w:t>eight</w:t>
            </w:r>
          </w:p>
        </w:tc>
        <w:tc>
          <w:tcPr>
            <w:tcW w:w="1843" w:type="dxa"/>
            <w:tcBorders>
              <w:top w:val="single" w:sz="5" w:space="0" w:color="000000"/>
              <w:left w:val="single" w:sz="5" w:space="0" w:color="000000"/>
              <w:bottom w:val="single" w:sz="5" w:space="0" w:color="000000"/>
              <w:right w:val="single" w:sz="5" w:space="0" w:color="000000"/>
            </w:tcBorders>
          </w:tcPr>
          <w:p w14:paraId="066DAB7F" w14:textId="77777777" w:rsidR="002F616A" w:rsidRDefault="002357BD"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858EACC" w14:textId="77777777" w:rsidR="002F616A" w:rsidRDefault="002F616A" w:rsidP="00020569">
            <w:pPr>
              <w:spacing w:line="226" w:lineRule="exact"/>
              <w:ind w:left="102"/>
              <w:rPr>
                <w:spacing w:val="-1"/>
                <w:sz w:val="20"/>
                <w:szCs w:val="20"/>
              </w:rPr>
            </w:pPr>
            <w:r>
              <w:rPr>
                <w:spacing w:val="-1"/>
                <w:sz w:val="20"/>
                <w:szCs w:val="20"/>
              </w:rPr>
              <w:t>Moderns vikt</w:t>
            </w:r>
          </w:p>
        </w:tc>
        <w:tc>
          <w:tcPr>
            <w:tcW w:w="851" w:type="dxa"/>
            <w:tcBorders>
              <w:top w:val="single" w:sz="5" w:space="0" w:color="000000"/>
              <w:left w:val="single" w:sz="5" w:space="0" w:color="000000"/>
              <w:bottom w:val="single" w:sz="5" w:space="0" w:color="000000"/>
              <w:right w:val="single" w:sz="5" w:space="0" w:color="000000"/>
            </w:tcBorders>
          </w:tcPr>
          <w:p w14:paraId="46346EC6"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2D6A76A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7ED477" w14:textId="6E00CB24" w:rsidR="002F616A" w:rsidRDefault="002F616A" w:rsidP="006A4020">
            <w:pPr>
              <w:spacing w:line="229" w:lineRule="exact"/>
              <w:ind w:left="102"/>
              <w:rPr>
                <w:sz w:val="20"/>
                <w:szCs w:val="20"/>
                <w:lang w:val="en-US"/>
              </w:rPr>
            </w:pPr>
            <w:r>
              <w:rPr>
                <w:sz w:val="20"/>
                <w:szCs w:val="20"/>
                <w:lang w:val="en-US"/>
              </w:rPr>
              <w:t>../../../</w:t>
            </w:r>
            <w:proofErr w:type="spellStart"/>
            <w:r w:rsidR="0021512D">
              <w:rPr>
                <w:sz w:val="20"/>
                <w:szCs w:val="20"/>
                <w:lang w:val="en-US"/>
              </w:rPr>
              <w:t>symphysisFundalHeight</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2A9AB93" w14:textId="77777777" w:rsidR="002F616A" w:rsidRDefault="006A4020"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281825" w14:textId="77777777" w:rsidR="002F616A" w:rsidRDefault="002F616A" w:rsidP="00020569">
            <w:pPr>
              <w:spacing w:line="226" w:lineRule="exact"/>
              <w:ind w:left="102"/>
              <w:rPr>
                <w:spacing w:val="-1"/>
                <w:sz w:val="20"/>
                <w:szCs w:val="20"/>
              </w:rPr>
            </w:pPr>
            <w:proofErr w:type="spellStart"/>
            <w:r>
              <w:rPr>
                <w:spacing w:val="-1"/>
                <w:sz w:val="20"/>
                <w:szCs w:val="20"/>
              </w:rPr>
              <w:t>Symfys-fundus</w:t>
            </w:r>
            <w:proofErr w:type="spellEnd"/>
            <w:r>
              <w:rPr>
                <w:spacing w:val="-1"/>
                <w:sz w:val="20"/>
                <w:szCs w:val="20"/>
              </w:rPr>
              <w:t xml:space="preserve"> mått</w:t>
            </w:r>
          </w:p>
        </w:tc>
        <w:tc>
          <w:tcPr>
            <w:tcW w:w="851" w:type="dxa"/>
            <w:tcBorders>
              <w:top w:val="single" w:sz="5" w:space="0" w:color="000000"/>
              <w:left w:val="single" w:sz="5" w:space="0" w:color="000000"/>
              <w:bottom w:val="single" w:sz="5" w:space="0" w:color="000000"/>
              <w:right w:val="single" w:sz="5" w:space="0" w:color="000000"/>
            </w:tcBorders>
          </w:tcPr>
          <w:p w14:paraId="673312F0"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04D3CEF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579D7E" w14:textId="77777777" w:rsidR="002F616A" w:rsidRDefault="002F616A" w:rsidP="006A4020">
            <w:pPr>
              <w:spacing w:line="229" w:lineRule="exact"/>
              <w:ind w:left="102"/>
              <w:rPr>
                <w:sz w:val="20"/>
                <w:szCs w:val="20"/>
                <w:lang w:val="en-US"/>
              </w:rPr>
            </w:pPr>
            <w:r>
              <w:rPr>
                <w:sz w:val="20"/>
                <w:szCs w:val="20"/>
                <w:lang w:val="en-US"/>
              </w:rPr>
              <w:t>../../../</w:t>
            </w:r>
            <w:proofErr w:type="spellStart"/>
            <w:r w:rsidR="006A4020">
              <w:rPr>
                <w:sz w:val="20"/>
                <w:szCs w:val="20"/>
                <w:lang w:val="en-US"/>
              </w:rPr>
              <w:t>h</w:t>
            </w:r>
            <w:r>
              <w:rPr>
                <w:sz w:val="20"/>
                <w:szCs w:val="20"/>
                <w:lang w:val="en-US"/>
              </w:rPr>
              <w:t>aemoglobin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441D207" w14:textId="77777777" w:rsidR="002F616A" w:rsidRDefault="006A4020"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C23158E" w14:textId="77777777" w:rsidR="002F616A" w:rsidRDefault="002F616A" w:rsidP="00020569">
            <w:pPr>
              <w:spacing w:line="226" w:lineRule="exact"/>
              <w:ind w:left="102"/>
              <w:rPr>
                <w:spacing w:val="-1"/>
                <w:sz w:val="20"/>
                <w:szCs w:val="20"/>
              </w:rPr>
            </w:pPr>
            <w:r>
              <w:rPr>
                <w:spacing w:val="-1"/>
                <w:sz w:val="20"/>
                <w:szCs w:val="20"/>
              </w:rPr>
              <w:t>Hb (Hemoglobin)</w:t>
            </w:r>
          </w:p>
        </w:tc>
        <w:tc>
          <w:tcPr>
            <w:tcW w:w="851" w:type="dxa"/>
            <w:tcBorders>
              <w:top w:val="single" w:sz="5" w:space="0" w:color="000000"/>
              <w:left w:val="single" w:sz="5" w:space="0" w:color="000000"/>
              <w:bottom w:val="single" w:sz="5" w:space="0" w:color="000000"/>
              <w:right w:val="single" w:sz="5" w:space="0" w:color="000000"/>
            </w:tcBorders>
          </w:tcPr>
          <w:p w14:paraId="18FEDF93"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7FD590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CB794EC" w14:textId="77777777" w:rsidR="002F616A" w:rsidRDefault="002F616A" w:rsidP="006A4020">
            <w:pPr>
              <w:spacing w:line="229" w:lineRule="exact"/>
              <w:ind w:left="102"/>
              <w:rPr>
                <w:sz w:val="20"/>
                <w:szCs w:val="20"/>
                <w:lang w:val="en-US"/>
              </w:rPr>
            </w:pPr>
            <w:r>
              <w:rPr>
                <w:sz w:val="20"/>
                <w:szCs w:val="20"/>
                <w:lang w:val="en-US"/>
              </w:rPr>
              <w:t>../../../</w:t>
            </w:r>
            <w:proofErr w:type="spellStart"/>
            <w:r w:rsidR="006A4020">
              <w:rPr>
                <w:sz w:val="20"/>
                <w:szCs w:val="20"/>
                <w:lang w:val="en-US"/>
              </w:rPr>
              <w:t>b</w:t>
            </w:r>
            <w:r>
              <w:rPr>
                <w:sz w:val="20"/>
                <w:szCs w:val="20"/>
                <w:lang w:val="en-US"/>
              </w:rPr>
              <w:t>loodPressureSystolic</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9D90E9B" w14:textId="77777777" w:rsidR="002F616A" w:rsidRDefault="006A4020"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7122739" w14:textId="77777777" w:rsidR="002F616A" w:rsidRDefault="002F616A" w:rsidP="00020569">
            <w:pPr>
              <w:spacing w:line="226" w:lineRule="exact"/>
              <w:ind w:left="102"/>
              <w:rPr>
                <w:spacing w:val="-1"/>
                <w:sz w:val="20"/>
                <w:szCs w:val="20"/>
              </w:rPr>
            </w:pPr>
            <w:r>
              <w:rPr>
                <w:spacing w:val="-1"/>
                <w:sz w:val="20"/>
                <w:szCs w:val="20"/>
              </w:rPr>
              <w:t>Systoliskt blodtryck</w:t>
            </w:r>
          </w:p>
        </w:tc>
        <w:tc>
          <w:tcPr>
            <w:tcW w:w="851" w:type="dxa"/>
            <w:tcBorders>
              <w:top w:val="single" w:sz="5" w:space="0" w:color="000000"/>
              <w:left w:val="single" w:sz="5" w:space="0" w:color="000000"/>
              <w:bottom w:val="single" w:sz="5" w:space="0" w:color="000000"/>
              <w:right w:val="single" w:sz="5" w:space="0" w:color="000000"/>
            </w:tcBorders>
          </w:tcPr>
          <w:p w14:paraId="6E77AA85"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639A038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F278696" w14:textId="77777777" w:rsidR="002F616A" w:rsidRDefault="002F616A" w:rsidP="00770940">
            <w:pPr>
              <w:spacing w:line="229" w:lineRule="exact"/>
              <w:ind w:left="102"/>
              <w:rPr>
                <w:sz w:val="20"/>
                <w:szCs w:val="20"/>
                <w:lang w:val="en-US"/>
              </w:rPr>
            </w:pPr>
            <w:r>
              <w:rPr>
                <w:sz w:val="20"/>
                <w:szCs w:val="20"/>
                <w:lang w:val="en-US"/>
              </w:rPr>
              <w:t>../../../</w:t>
            </w:r>
            <w:proofErr w:type="spellStart"/>
            <w:r w:rsidR="00770940">
              <w:rPr>
                <w:sz w:val="20"/>
                <w:szCs w:val="20"/>
                <w:lang w:val="en-US"/>
              </w:rPr>
              <w:t>b</w:t>
            </w:r>
            <w:r>
              <w:rPr>
                <w:sz w:val="20"/>
                <w:szCs w:val="20"/>
                <w:lang w:val="en-US"/>
              </w:rPr>
              <w:t>loodPressureDiastolic</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A62F225" w14:textId="77777777" w:rsidR="002F616A" w:rsidRDefault="000F7FE4"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0F0647C" w14:textId="77777777" w:rsidR="002F616A" w:rsidRDefault="002F616A" w:rsidP="00020569">
            <w:pPr>
              <w:spacing w:line="226" w:lineRule="exact"/>
              <w:ind w:left="102"/>
              <w:rPr>
                <w:spacing w:val="-1"/>
                <w:sz w:val="20"/>
                <w:szCs w:val="20"/>
              </w:rPr>
            </w:pPr>
            <w:r>
              <w:rPr>
                <w:spacing w:val="-1"/>
                <w:sz w:val="20"/>
                <w:szCs w:val="20"/>
              </w:rPr>
              <w:t>Diastoliskt blodtryck</w:t>
            </w:r>
          </w:p>
        </w:tc>
        <w:tc>
          <w:tcPr>
            <w:tcW w:w="851" w:type="dxa"/>
            <w:tcBorders>
              <w:top w:val="single" w:sz="5" w:space="0" w:color="000000"/>
              <w:left w:val="single" w:sz="5" w:space="0" w:color="000000"/>
              <w:bottom w:val="single" w:sz="5" w:space="0" w:color="000000"/>
              <w:right w:val="single" w:sz="5" w:space="0" w:color="000000"/>
            </w:tcBorders>
          </w:tcPr>
          <w:p w14:paraId="514BCA3A"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018BD748"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26869143" w14:textId="77777777" w:rsidR="002F616A" w:rsidRDefault="002F616A" w:rsidP="00770940">
            <w:pPr>
              <w:spacing w:line="229" w:lineRule="exact"/>
              <w:ind w:left="102"/>
              <w:rPr>
                <w:sz w:val="20"/>
                <w:szCs w:val="20"/>
                <w:lang w:val="en-US"/>
              </w:rPr>
            </w:pPr>
            <w:r>
              <w:rPr>
                <w:sz w:val="20"/>
                <w:szCs w:val="20"/>
                <w:lang w:val="en-US"/>
              </w:rPr>
              <w:t>../../../</w:t>
            </w:r>
            <w:proofErr w:type="spellStart"/>
            <w:r w:rsidR="00770940">
              <w:rPr>
                <w:sz w:val="20"/>
                <w:szCs w:val="20"/>
                <w:lang w:val="en-US"/>
              </w:rPr>
              <w:t>f</w:t>
            </w:r>
            <w:r w:rsidR="00861E0D">
              <w:rPr>
                <w:sz w:val="20"/>
                <w:szCs w:val="20"/>
                <w:lang w:val="en-US"/>
              </w:rPr>
              <w:t>etal</w:t>
            </w:r>
            <w:r>
              <w:rPr>
                <w:sz w:val="20"/>
                <w:szCs w:val="20"/>
                <w:lang w:val="en-US"/>
              </w:rPr>
              <w:t>Position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37F7FCC" w14:textId="77777777" w:rsidR="002F616A" w:rsidRDefault="00492D03" w:rsidP="009A3391">
            <w:pPr>
              <w:spacing w:line="229" w:lineRule="exact"/>
              <w:ind w:left="102"/>
              <w:rPr>
                <w:sz w:val="20"/>
                <w:szCs w:val="20"/>
                <w:lang w:val="en-US"/>
              </w:rPr>
            </w:pPr>
            <w:proofErr w:type="spellStart"/>
            <w:r>
              <w:rPr>
                <w:sz w:val="20"/>
                <w:szCs w:val="20"/>
                <w:lang w:val="en-US"/>
              </w:rPr>
              <w:t>FetalPosition</w:t>
            </w:r>
            <w:r w:rsidR="00CE1CB1">
              <w:rPr>
                <w:sz w:val="20"/>
                <w:szCs w:val="20"/>
                <w:lang w:val="en-US"/>
              </w:rPr>
              <w:t>Code</w:t>
            </w:r>
            <w:r>
              <w:rPr>
                <w:sz w:val="20"/>
                <w:szCs w:val="20"/>
                <w:lang w:val="en-US"/>
              </w:rPr>
              <w:t>Enum</w:t>
            </w:r>
            <w:proofErr w:type="spellEnd"/>
          </w:p>
          <w:p w14:paraId="1D568164" w14:textId="77777777" w:rsidR="009A3391" w:rsidRDefault="009A3391" w:rsidP="009A3391">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AAE895C" w14:textId="77777777" w:rsidR="002F616A" w:rsidRDefault="002F616A" w:rsidP="00020569">
            <w:pPr>
              <w:spacing w:line="226" w:lineRule="exact"/>
              <w:ind w:left="102"/>
              <w:rPr>
                <w:spacing w:val="-1"/>
                <w:sz w:val="20"/>
                <w:szCs w:val="20"/>
              </w:rPr>
            </w:pPr>
            <w:r>
              <w:rPr>
                <w:spacing w:val="-1"/>
                <w:sz w:val="20"/>
                <w:szCs w:val="20"/>
              </w:rPr>
              <w:t>Fosterläge</w:t>
            </w:r>
            <w:r w:rsidR="00507AC7">
              <w:rPr>
                <w:spacing w:val="-1"/>
                <w:sz w:val="20"/>
                <w:szCs w:val="20"/>
              </w:rPr>
              <w:t xml:space="preserve"> enligt kodverk:</w:t>
            </w:r>
          </w:p>
          <w:p w14:paraId="34D85275" w14:textId="77777777" w:rsidR="00471D46" w:rsidRDefault="00471D46" w:rsidP="00020569">
            <w:pPr>
              <w:spacing w:line="226" w:lineRule="exact"/>
              <w:ind w:left="102"/>
              <w:rPr>
                <w:spacing w:val="-1"/>
                <w:sz w:val="20"/>
                <w:szCs w:val="20"/>
              </w:rPr>
            </w:pPr>
          </w:p>
          <w:p w14:paraId="69E029A5" w14:textId="77777777" w:rsidR="00507AC7" w:rsidRPr="00507AC7" w:rsidRDefault="00F33246" w:rsidP="00507AC7">
            <w:pPr>
              <w:spacing w:line="226" w:lineRule="exact"/>
              <w:ind w:left="102"/>
              <w:rPr>
                <w:spacing w:val="-1"/>
                <w:sz w:val="20"/>
                <w:szCs w:val="20"/>
              </w:rPr>
            </w:pPr>
            <w:r>
              <w:rPr>
                <w:spacing w:val="-1"/>
                <w:sz w:val="20"/>
                <w:szCs w:val="20"/>
              </w:rPr>
              <w:t>0</w:t>
            </w:r>
            <w:r w:rsidR="00507AC7" w:rsidRPr="00507AC7">
              <w:rPr>
                <w:spacing w:val="-1"/>
                <w:sz w:val="20"/>
                <w:szCs w:val="20"/>
              </w:rPr>
              <w:t xml:space="preserve"> = </w:t>
            </w:r>
            <w:proofErr w:type="spellStart"/>
            <w:r w:rsidR="00507AC7" w:rsidRPr="00507AC7">
              <w:rPr>
                <w:spacing w:val="-1"/>
                <w:sz w:val="20"/>
                <w:szCs w:val="20"/>
              </w:rPr>
              <w:t>head</w:t>
            </w:r>
            <w:proofErr w:type="spellEnd"/>
            <w:r w:rsidR="00CE520C">
              <w:rPr>
                <w:spacing w:val="-1"/>
                <w:sz w:val="20"/>
                <w:szCs w:val="20"/>
              </w:rPr>
              <w:t xml:space="preserve"> </w:t>
            </w:r>
            <w:proofErr w:type="gramStart"/>
            <w:r w:rsidR="00CE520C">
              <w:rPr>
                <w:spacing w:val="-1"/>
                <w:sz w:val="20"/>
                <w:szCs w:val="20"/>
              </w:rPr>
              <w:t>(huvud )</w:t>
            </w:r>
            <w:proofErr w:type="gramEnd"/>
          </w:p>
          <w:p w14:paraId="57AA824C" w14:textId="77777777" w:rsidR="00507AC7" w:rsidRPr="00507AC7" w:rsidRDefault="00F33246" w:rsidP="00507AC7">
            <w:pPr>
              <w:spacing w:line="226" w:lineRule="exact"/>
              <w:ind w:left="102"/>
              <w:rPr>
                <w:spacing w:val="-1"/>
                <w:sz w:val="20"/>
                <w:szCs w:val="20"/>
              </w:rPr>
            </w:pPr>
            <w:r>
              <w:rPr>
                <w:spacing w:val="-1"/>
                <w:sz w:val="20"/>
                <w:szCs w:val="20"/>
              </w:rPr>
              <w:t>1</w:t>
            </w:r>
            <w:r w:rsidR="00507AC7" w:rsidRPr="00507AC7">
              <w:rPr>
                <w:spacing w:val="-1"/>
                <w:sz w:val="20"/>
                <w:szCs w:val="20"/>
              </w:rPr>
              <w:t xml:space="preserve"> = </w:t>
            </w:r>
            <w:proofErr w:type="spellStart"/>
            <w:r w:rsidR="00507AC7" w:rsidRPr="00507AC7">
              <w:rPr>
                <w:spacing w:val="-1"/>
                <w:sz w:val="20"/>
                <w:szCs w:val="20"/>
              </w:rPr>
              <w:t>breech</w:t>
            </w:r>
            <w:proofErr w:type="spellEnd"/>
            <w:r w:rsidR="00CE520C">
              <w:rPr>
                <w:spacing w:val="-1"/>
                <w:sz w:val="20"/>
                <w:szCs w:val="20"/>
              </w:rPr>
              <w:t xml:space="preserve"> (s</w:t>
            </w:r>
            <w:r w:rsidR="00CE520C" w:rsidRPr="00507AC7">
              <w:rPr>
                <w:spacing w:val="-1"/>
                <w:sz w:val="20"/>
                <w:szCs w:val="20"/>
              </w:rPr>
              <w:t>äte</w:t>
            </w:r>
            <w:r w:rsidR="00CE520C">
              <w:rPr>
                <w:spacing w:val="-1"/>
                <w:sz w:val="20"/>
                <w:szCs w:val="20"/>
              </w:rPr>
              <w:t>)</w:t>
            </w:r>
          </w:p>
          <w:p w14:paraId="435571E7" w14:textId="7546E5A2" w:rsidR="00507AC7" w:rsidRPr="00507AC7" w:rsidRDefault="00F33246" w:rsidP="00507AC7">
            <w:pPr>
              <w:spacing w:line="226" w:lineRule="exact"/>
              <w:ind w:left="102"/>
              <w:rPr>
                <w:spacing w:val="-1"/>
                <w:sz w:val="20"/>
                <w:szCs w:val="20"/>
              </w:rPr>
            </w:pPr>
            <w:r>
              <w:rPr>
                <w:spacing w:val="-1"/>
                <w:sz w:val="20"/>
                <w:szCs w:val="20"/>
              </w:rPr>
              <w:t>2</w:t>
            </w:r>
            <w:r w:rsidR="00507AC7" w:rsidRPr="00507AC7">
              <w:rPr>
                <w:spacing w:val="-1"/>
                <w:sz w:val="20"/>
                <w:szCs w:val="20"/>
              </w:rPr>
              <w:t xml:space="preserve"> = </w:t>
            </w:r>
            <w:proofErr w:type="spellStart"/>
            <w:r w:rsidR="00D90C39" w:rsidRPr="00D90C39">
              <w:rPr>
                <w:spacing w:val="-1"/>
                <w:sz w:val="20"/>
                <w:szCs w:val="20"/>
              </w:rPr>
              <w:t>oblique</w:t>
            </w:r>
            <w:proofErr w:type="spellEnd"/>
            <w:r w:rsidR="00D90C39" w:rsidRPr="00D90C39">
              <w:rPr>
                <w:spacing w:val="-1"/>
                <w:sz w:val="20"/>
                <w:szCs w:val="20"/>
              </w:rPr>
              <w:t xml:space="preserve"> </w:t>
            </w:r>
            <w:r w:rsidR="00CE520C">
              <w:rPr>
                <w:spacing w:val="-1"/>
                <w:sz w:val="20"/>
                <w:szCs w:val="20"/>
              </w:rPr>
              <w:t>(s</w:t>
            </w:r>
            <w:r w:rsidR="00507AC7" w:rsidRPr="00507AC7">
              <w:rPr>
                <w:spacing w:val="-1"/>
                <w:sz w:val="20"/>
                <w:szCs w:val="20"/>
              </w:rPr>
              <w:t>nedläge</w:t>
            </w:r>
            <w:r w:rsidR="00CE520C">
              <w:rPr>
                <w:spacing w:val="-1"/>
                <w:sz w:val="20"/>
                <w:szCs w:val="20"/>
              </w:rPr>
              <w:t>)</w:t>
            </w:r>
            <w:r w:rsidR="00507AC7" w:rsidRPr="00507AC7">
              <w:rPr>
                <w:spacing w:val="-1"/>
                <w:sz w:val="20"/>
                <w:szCs w:val="20"/>
              </w:rPr>
              <w:t xml:space="preserve"> </w:t>
            </w:r>
          </w:p>
          <w:p w14:paraId="3FFF9205" w14:textId="2741E05D" w:rsidR="00507AC7" w:rsidRDefault="00F33246" w:rsidP="00507AC7">
            <w:pPr>
              <w:spacing w:line="226" w:lineRule="exact"/>
              <w:ind w:left="102"/>
              <w:rPr>
                <w:spacing w:val="-1"/>
                <w:sz w:val="20"/>
                <w:szCs w:val="20"/>
              </w:rPr>
            </w:pPr>
            <w:r>
              <w:rPr>
                <w:spacing w:val="-1"/>
                <w:sz w:val="20"/>
                <w:szCs w:val="20"/>
              </w:rPr>
              <w:t>3</w:t>
            </w:r>
            <w:r w:rsidR="00507AC7" w:rsidRPr="00507AC7">
              <w:rPr>
                <w:spacing w:val="-1"/>
                <w:sz w:val="20"/>
                <w:szCs w:val="20"/>
              </w:rPr>
              <w:t xml:space="preserve"> = </w:t>
            </w:r>
            <w:proofErr w:type="spellStart"/>
            <w:r w:rsidR="00D90C39" w:rsidRPr="00CE520C">
              <w:rPr>
                <w:spacing w:val="-1"/>
                <w:sz w:val="20"/>
                <w:szCs w:val="20"/>
              </w:rPr>
              <w:t>tran</w:t>
            </w:r>
            <w:r w:rsidR="00025422">
              <w:rPr>
                <w:spacing w:val="-1"/>
                <w:sz w:val="20"/>
                <w:szCs w:val="20"/>
              </w:rPr>
              <w:t>s</w:t>
            </w:r>
            <w:r w:rsidR="00D90C39" w:rsidRPr="00CE520C">
              <w:rPr>
                <w:spacing w:val="-1"/>
                <w:sz w:val="20"/>
                <w:szCs w:val="20"/>
              </w:rPr>
              <w:t>verse</w:t>
            </w:r>
            <w:proofErr w:type="spellEnd"/>
            <w:r w:rsidR="00D90C39" w:rsidRPr="00507AC7">
              <w:rPr>
                <w:spacing w:val="-1"/>
                <w:sz w:val="20"/>
                <w:szCs w:val="20"/>
              </w:rPr>
              <w:t xml:space="preserve"> </w:t>
            </w:r>
            <w:r w:rsidR="00CE520C">
              <w:rPr>
                <w:spacing w:val="-1"/>
                <w:sz w:val="20"/>
                <w:szCs w:val="20"/>
              </w:rPr>
              <w:t>(tvärläge)</w:t>
            </w:r>
          </w:p>
          <w:p w14:paraId="4A91A142" w14:textId="77777777" w:rsidR="00951B9D" w:rsidRDefault="00951B9D" w:rsidP="00CE520C">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E439D7"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2020A06C" w14:textId="77777777" w:rsidTr="00CE520C">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CCEA764" w14:textId="77777777" w:rsidR="002F616A" w:rsidRDefault="002F616A" w:rsidP="00861E0D">
            <w:pPr>
              <w:spacing w:line="229" w:lineRule="exact"/>
              <w:ind w:left="102"/>
              <w:rPr>
                <w:sz w:val="20"/>
                <w:szCs w:val="20"/>
                <w:lang w:val="en-US"/>
              </w:rPr>
            </w:pPr>
            <w:r>
              <w:rPr>
                <w:sz w:val="20"/>
                <w:szCs w:val="20"/>
                <w:lang w:val="en-US"/>
              </w:rPr>
              <w:lastRenderedPageBreak/>
              <w:t>../../../</w:t>
            </w:r>
            <w:proofErr w:type="spellStart"/>
            <w:r w:rsidR="00861E0D">
              <w:rPr>
                <w:sz w:val="20"/>
                <w:szCs w:val="20"/>
                <w:lang w:val="en-US"/>
              </w:rPr>
              <w:t>fetalPresentation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EF8970C" w14:textId="77777777" w:rsidR="002F616A" w:rsidRDefault="00C568FF" w:rsidP="00020569">
            <w:pPr>
              <w:spacing w:line="229" w:lineRule="exact"/>
              <w:ind w:left="102"/>
              <w:rPr>
                <w:sz w:val="20"/>
                <w:szCs w:val="20"/>
                <w:lang w:val="en-US"/>
              </w:rPr>
            </w:pPr>
            <w:proofErr w:type="spellStart"/>
            <w:r>
              <w:rPr>
                <w:sz w:val="20"/>
                <w:szCs w:val="20"/>
                <w:lang w:val="en-US"/>
              </w:rPr>
              <w:t>FetalPresentation</w:t>
            </w:r>
            <w:r w:rsidR="00CE1CB1">
              <w:rPr>
                <w:sz w:val="20"/>
                <w:szCs w:val="20"/>
                <w:lang w:val="en-US"/>
              </w:rPr>
              <w:t>Code</w:t>
            </w:r>
            <w:r>
              <w:rPr>
                <w:sz w:val="20"/>
                <w:szCs w:val="20"/>
                <w:lang w:val="en-US"/>
              </w:rPr>
              <w:t>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1C78625" w14:textId="77777777" w:rsidR="002F616A" w:rsidRDefault="002F616A" w:rsidP="00020569">
            <w:pPr>
              <w:spacing w:line="226" w:lineRule="exact"/>
              <w:ind w:left="102"/>
              <w:rPr>
                <w:spacing w:val="-1"/>
                <w:sz w:val="20"/>
                <w:szCs w:val="20"/>
              </w:rPr>
            </w:pPr>
            <w:r>
              <w:rPr>
                <w:spacing w:val="-1"/>
                <w:sz w:val="20"/>
                <w:szCs w:val="20"/>
              </w:rPr>
              <w:t>Föregående fosterdel</w:t>
            </w:r>
            <w:r w:rsidR="00F571C2">
              <w:rPr>
                <w:spacing w:val="-1"/>
                <w:sz w:val="20"/>
                <w:szCs w:val="20"/>
              </w:rPr>
              <w:t xml:space="preserve"> enligt kodverk:</w:t>
            </w:r>
          </w:p>
          <w:p w14:paraId="4E720AAA" w14:textId="77777777" w:rsidR="005A5111" w:rsidRDefault="005A5111" w:rsidP="00020569">
            <w:pPr>
              <w:spacing w:line="226" w:lineRule="exact"/>
              <w:ind w:left="102"/>
              <w:rPr>
                <w:spacing w:val="-1"/>
                <w:sz w:val="20"/>
                <w:szCs w:val="20"/>
              </w:rPr>
            </w:pPr>
          </w:p>
          <w:p w14:paraId="080FF1B4" w14:textId="77777777" w:rsidR="00CE520C" w:rsidRPr="00CE520C" w:rsidRDefault="00F33246" w:rsidP="00CE520C">
            <w:pPr>
              <w:spacing w:line="226" w:lineRule="exact"/>
              <w:ind w:left="102"/>
              <w:rPr>
                <w:spacing w:val="-1"/>
                <w:sz w:val="20"/>
                <w:szCs w:val="20"/>
              </w:rPr>
            </w:pPr>
            <w:r>
              <w:rPr>
                <w:spacing w:val="-1"/>
                <w:sz w:val="20"/>
                <w:szCs w:val="20"/>
              </w:rPr>
              <w:t>0</w:t>
            </w:r>
            <w:r w:rsidR="00F571C2">
              <w:rPr>
                <w:spacing w:val="-1"/>
                <w:sz w:val="20"/>
                <w:szCs w:val="20"/>
              </w:rPr>
              <w:t xml:space="preserve">= </w:t>
            </w:r>
            <w:r w:rsidR="00975589">
              <w:rPr>
                <w:spacing w:val="-1"/>
                <w:sz w:val="20"/>
                <w:szCs w:val="20"/>
              </w:rPr>
              <w:t>mobile (</w:t>
            </w:r>
            <w:r w:rsidR="00F571C2">
              <w:rPr>
                <w:spacing w:val="-1"/>
                <w:sz w:val="20"/>
                <w:szCs w:val="20"/>
              </w:rPr>
              <w:t>r</w:t>
            </w:r>
            <w:r w:rsidR="00CE520C" w:rsidRPr="00CE520C">
              <w:rPr>
                <w:spacing w:val="-1"/>
                <w:sz w:val="20"/>
                <w:szCs w:val="20"/>
              </w:rPr>
              <w:t>örligt</w:t>
            </w:r>
            <w:r w:rsidR="00975589">
              <w:rPr>
                <w:spacing w:val="-1"/>
                <w:sz w:val="20"/>
                <w:szCs w:val="20"/>
              </w:rPr>
              <w:t>)</w:t>
            </w:r>
            <w:r w:rsidR="00F571C2">
              <w:rPr>
                <w:spacing w:val="-1"/>
                <w:sz w:val="20"/>
                <w:szCs w:val="20"/>
              </w:rPr>
              <w:t>,</w:t>
            </w:r>
          </w:p>
          <w:p w14:paraId="66B846FA" w14:textId="77777777" w:rsidR="00CE520C" w:rsidRPr="00CE520C" w:rsidRDefault="00F33246" w:rsidP="00CE520C">
            <w:pPr>
              <w:spacing w:line="226" w:lineRule="exact"/>
              <w:ind w:left="102"/>
              <w:rPr>
                <w:spacing w:val="-1"/>
                <w:sz w:val="20"/>
                <w:szCs w:val="20"/>
              </w:rPr>
            </w:pPr>
            <w:r>
              <w:rPr>
                <w:spacing w:val="-1"/>
                <w:sz w:val="20"/>
                <w:szCs w:val="20"/>
              </w:rPr>
              <w:t>1</w:t>
            </w:r>
            <w:r w:rsidR="00F571C2">
              <w:rPr>
                <w:spacing w:val="-1"/>
                <w:sz w:val="20"/>
                <w:szCs w:val="20"/>
              </w:rPr>
              <w:t xml:space="preserve"> = </w:t>
            </w:r>
            <w:proofErr w:type="spellStart"/>
            <w:r w:rsidR="00975589">
              <w:rPr>
                <w:spacing w:val="-1"/>
                <w:sz w:val="20"/>
                <w:szCs w:val="20"/>
              </w:rPr>
              <w:t>movable</w:t>
            </w:r>
            <w:proofErr w:type="spellEnd"/>
            <w:r w:rsidR="00975589">
              <w:rPr>
                <w:spacing w:val="-1"/>
                <w:sz w:val="20"/>
                <w:szCs w:val="20"/>
              </w:rPr>
              <w:t xml:space="preserve"> (</w:t>
            </w:r>
            <w:proofErr w:type="spellStart"/>
            <w:r w:rsidR="00F571C2">
              <w:rPr>
                <w:spacing w:val="-1"/>
                <w:sz w:val="20"/>
                <w:szCs w:val="20"/>
              </w:rPr>
              <w:t>r</w:t>
            </w:r>
            <w:r w:rsidR="00CE520C" w:rsidRPr="00CE520C">
              <w:rPr>
                <w:spacing w:val="-1"/>
                <w:sz w:val="20"/>
                <w:szCs w:val="20"/>
              </w:rPr>
              <w:t>uckbart</w:t>
            </w:r>
            <w:proofErr w:type="spellEnd"/>
            <w:r w:rsidR="00975589">
              <w:rPr>
                <w:spacing w:val="-1"/>
                <w:sz w:val="20"/>
                <w:szCs w:val="20"/>
              </w:rPr>
              <w:t>)</w:t>
            </w:r>
            <w:r w:rsidR="00F571C2">
              <w:rPr>
                <w:spacing w:val="-1"/>
                <w:sz w:val="20"/>
                <w:szCs w:val="20"/>
              </w:rPr>
              <w:t>,</w:t>
            </w:r>
          </w:p>
          <w:p w14:paraId="4687D4B0" w14:textId="77777777" w:rsidR="00CE520C" w:rsidRDefault="00F33246" w:rsidP="00CE520C">
            <w:pPr>
              <w:spacing w:line="226" w:lineRule="exact"/>
              <w:ind w:left="102"/>
              <w:rPr>
                <w:spacing w:val="-1"/>
                <w:sz w:val="20"/>
                <w:szCs w:val="20"/>
              </w:rPr>
            </w:pPr>
            <w:r>
              <w:rPr>
                <w:spacing w:val="-1"/>
                <w:sz w:val="20"/>
                <w:szCs w:val="20"/>
              </w:rPr>
              <w:t>2</w:t>
            </w:r>
            <w:r w:rsidR="00F571C2">
              <w:rPr>
                <w:spacing w:val="-1"/>
                <w:sz w:val="20"/>
                <w:szCs w:val="20"/>
              </w:rPr>
              <w:t xml:space="preserve"> = </w:t>
            </w:r>
            <w:proofErr w:type="spellStart"/>
            <w:r w:rsidR="00F571C2">
              <w:rPr>
                <w:spacing w:val="-1"/>
                <w:sz w:val="20"/>
                <w:szCs w:val="20"/>
              </w:rPr>
              <w:t>f</w:t>
            </w:r>
            <w:r w:rsidR="00CE520C" w:rsidRPr="00CE520C">
              <w:rPr>
                <w:spacing w:val="-1"/>
                <w:sz w:val="20"/>
                <w:szCs w:val="20"/>
              </w:rPr>
              <w:t>ix</w:t>
            </w:r>
            <w:r w:rsidR="00975589">
              <w:rPr>
                <w:spacing w:val="-1"/>
                <w:sz w:val="20"/>
                <w:szCs w:val="20"/>
              </w:rPr>
              <w:t>ed</w:t>
            </w:r>
            <w:proofErr w:type="spellEnd"/>
            <w:r w:rsidR="00975589">
              <w:rPr>
                <w:spacing w:val="-1"/>
                <w:sz w:val="20"/>
                <w:szCs w:val="20"/>
              </w:rPr>
              <w:t xml:space="preserve"> (fix)</w:t>
            </w:r>
          </w:p>
        </w:tc>
        <w:tc>
          <w:tcPr>
            <w:tcW w:w="851" w:type="dxa"/>
            <w:tcBorders>
              <w:top w:val="single" w:sz="5" w:space="0" w:color="000000"/>
              <w:left w:val="single" w:sz="5" w:space="0" w:color="000000"/>
              <w:bottom w:val="single" w:sz="5" w:space="0" w:color="000000"/>
              <w:right w:val="single" w:sz="5" w:space="0" w:color="000000"/>
            </w:tcBorders>
          </w:tcPr>
          <w:p w14:paraId="63F7450B"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20698FB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EB71884" w14:textId="02E1C213" w:rsidR="002F616A" w:rsidRDefault="002F616A" w:rsidP="00DC2993">
            <w:pPr>
              <w:spacing w:line="229" w:lineRule="exact"/>
              <w:ind w:left="102"/>
              <w:rPr>
                <w:sz w:val="20"/>
                <w:szCs w:val="20"/>
                <w:lang w:val="en-US"/>
              </w:rPr>
            </w:pPr>
            <w:r>
              <w:rPr>
                <w:sz w:val="20"/>
                <w:szCs w:val="20"/>
                <w:lang w:val="en-US"/>
              </w:rPr>
              <w:t>../../../</w:t>
            </w:r>
            <w:proofErr w:type="spellStart"/>
            <w:r w:rsidR="00F424E1" w:rsidRPr="00F424E1">
              <w:rPr>
                <w:sz w:val="20"/>
                <w:szCs w:val="20"/>
                <w:lang w:val="en-US"/>
              </w:rPr>
              <w:t>fetalHeartRate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1344C27" w14:textId="77777777" w:rsidR="002F616A" w:rsidRDefault="009A3391"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E5A69F4" w14:textId="77777777" w:rsidR="002F616A" w:rsidRDefault="002F616A" w:rsidP="00020569">
            <w:pPr>
              <w:spacing w:line="226" w:lineRule="exact"/>
              <w:ind w:left="102"/>
              <w:rPr>
                <w:spacing w:val="-1"/>
                <w:sz w:val="20"/>
                <w:szCs w:val="20"/>
              </w:rPr>
            </w:pPr>
            <w:r>
              <w:rPr>
                <w:spacing w:val="-1"/>
                <w:sz w:val="20"/>
                <w:szCs w:val="20"/>
              </w:rPr>
              <w:t>Fosterljud</w:t>
            </w:r>
            <w:r w:rsidR="00B412C3">
              <w:rPr>
                <w:spacing w:val="-1"/>
                <w:sz w:val="20"/>
                <w:szCs w:val="20"/>
              </w:rPr>
              <w:t xml:space="preserve">, </w:t>
            </w:r>
            <w:r w:rsidR="00BB69C1">
              <w:rPr>
                <w:spacing w:val="-1"/>
                <w:sz w:val="20"/>
                <w:szCs w:val="20"/>
              </w:rPr>
              <w:t xml:space="preserve">hjärtslag, </w:t>
            </w:r>
            <w:r w:rsidR="0066320E">
              <w:rPr>
                <w:spacing w:val="-1"/>
                <w:sz w:val="20"/>
                <w:szCs w:val="20"/>
              </w:rPr>
              <w:t xml:space="preserve">ex. </w:t>
            </w:r>
            <w:proofErr w:type="spellStart"/>
            <w:r w:rsidR="00B412C3">
              <w:rPr>
                <w:spacing w:val="-1"/>
                <w:sz w:val="20"/>
                <w:szCs w:val="20"/>
              </w:rPr>
              <w:t>bpm</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6D9FA428"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65E38D41" w14:textId="77777777" w:rsidTr="00110C8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CBC0D38" w14:textId="77777777" w:rsidR="002F616A" w:rsidRDefault="002F616A" w:rsidP="002D4D54">
            <w:pPr>
              <w:spacing w:line="229" w:lineRule="exact"/>
              <w:ind w:left="102"/>
              <w:rPr>
                <w:sz w:val="20"/>
                <w:szCs w:val="20"/>
                <w:lang w:val="en-US"/>
              </w:rPr>
            </w:pPr>
            <w:r>
              <w:rPr>
                <w:sz w:val="20"/>
                <w:szCs w:val="20"/>
                <w:lang w:val="en-US"/>
              </w:rPr>
              <w:t>../../../</w:t>
            </w:r>
            <w:proofErr w:type="spellStart"/>
            <w:r w:rsidR="002D4D54">
              <w:rPr>
                <w:sz w:val="20"/>
                <w:szCs w:val="20"/>
                <w:lang w:val="en-US"/>
              </w:rPr>
              <w:t>t</w:t>
            </w:r>
            <w:r>
              <w:rPr>
                <w:sz w:val="20"/>
                <w:szCs w:val="20"/>
                <w:lang w:val="en-US"/>
              </w:rPr>
              <w:t>ypeOfLeave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553E2BB" w14:textId="77777777" w:rsidR="002F616A" w:rsidRDefault="003F7E26" w:rsidP="00020569">
            <w:pPr>
              <w:spacing w:line="229" w:lineRule="exact"/>
              <w:ind w:left="102"/>
              <w:rPr>
                <w:sz w:val="20"/>
                <w:szCs w:val="20"/>
                <w:lang w:val="en-US"/>
              </w:rPr>
            </w:pPr>
            <w:proofErr w:type="spellStart"/>
            <w:r>
              <w:rPr>
                <w:sz w:val="20"/>
                <w:szCs w:val="20"/>
                <w:lang w:val="en-US"/>
              </w:rPr>
              <w:t>TypeOfLeaveCodeEnum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E2DDB0E" w14:textId="77777777" w:rsidR="002F616A" w:rsidRDefault="002F616A" w:rsidP="00110C84">
            <w:pPr>
              <w:spacing w:line="226" w:lineRule="exact"/>
              <w:ind w:left="102"/>
              <w:rPr>
                <w:spacing w:val="-1"/>
                <w:sz w:val="20"/>
                <w:szCs w:val="20"/>
              </w:rPr>
            </w:pPr>
            <w:r>
              <w:rPr>
                <w:spacing w:val="-1"/>
                <w:sz w:val="20"/>
                <w:szCs w:val="20"/>
              </w:rPr>
              <w:t>Typ av ledighet</w:t>
            </w:r>
            <w:r w:rsidR="00010737">
              <w:rPr>
                <w:spacing w:val="-1"/>
                <w:sz w:val="20"/>
                <w:szCs w:val="20"/>
              </w:rPr>
              <w:t xml:space="preserve"> </w:t>
            </w:r>
            <w:r w:rsidR="00110C84">
              <w:rPr>
                <w:spacing w:val="-1"/>
                <w:sz w:val="20"/>
                <w:szCs w:val="20"/>
              </w:rPr>
              <w:t>enligt kodverk</w:t>
            </w:r>
          </w:p>
          <w:p w14:paraId="603967A0" w14:textId="77777777" w:rsidR="00110C84" w:rsidRDefault="00110C84" w:rsidP="00110C84">
            <w:pPr>
              <w:spacing w:line="226" w:lineRule="exact"/>
              <w:ind w:left="102"/>
              <w:rPr>
                <w:spacing w:val="-1"/>
                <w:sz w:val="20"/>
                <w:szCs w:val="20"/>
              </w:rPr>
            </w:pPr>
          </w:p>
          <w:p w14:paraId="1549402A" w14:textId="77777777" w:rsidR="00110C84" w:rsidRDefault="00110C84" w:rsidP="00110C84">
            <w:pPr>
              <w:spacing w:line="226" w:lineRule="exact"/>
              <w:ind w:left="102"/>
              <w:rPr>
                <w:spacing w:val="-1"/>
                <w:sz w:val="20"/>
                <w:szCs w:val="20"/>
              </w:rPr>
            </w:pPr>
            <w:r>
              <w:rPr>
                <w:spacing w:val="-1"/>
                <w:sz w:val="20"/>
                <w:szCs w:val="20"/>
              </w:rPr>
              <w:t xml:space="preserve">0 = </w:t>
            </w:r>
            <w:r w:rsidRPr="00110C84">
              <w:rPr>
                <w:spacing w:val="-1"/>
                <w:sz w:val="20"/>
                <w:szCs w:val="20"/>
              </w:rPr>
              <w:t>Sjukskrivning</w:t>
            </w:r>
            <w:r>
              <w:rPr>
                <w:spacing w:val="-1"/>
                <w:sz w:val="20"/>
                <w:szCs w:val="20"/>
              </w:rPr>
              <w:t>,</w:t>
            </w:r>
          </w:p>
          <w:p w14:paraId="362F5956" w14:textId="77777777" w:rsidR="00110C84" w:rsidRDefault="00110C84" w:rsidP="00110C84">
            <w:pPr>
              <w:spacing w:line="226" w:lineRule="exact"/>
              <w:ind w:left="102"/>
              <w:rPr>
                <w:spacing w:val="-1"/>
                <w:sz w:val="20"/>
                <w:szCs w:val="20"/>
              </w:rPr>
            </w:pPr>
            <w:r>
              <w:rPr>
                <w:spacing w:val="-1"/>
                <w:sz w:val="20"/>
                <w:szCs w:val="20"/>
              </w:rPr>
              <w:t xml:space="preserve">1 = </w:t>
            </w:r>
            <w:r w:rsidRPr="00110C84">
              <w:rPr>
                <w:spacing w:val="-1"/>
                <w:sz w:val="20"/>
                <w:szCs w:val="20"/>
              </w:rPr>
              <w:t>Havandekapsledighet</w:t>
            </w:r>
            <w:r>
              <w:rPr>
                <w:spacing w:val="-1"/>
                <w:sz w:val="20"/>
                <w:szCs w:val="20"/>
              </w:rPr>
              <w:t>,</w:t>
            </w:r>
          </w:p>
          <w:p w14:paraId="5182F60F" w14:textId="77777777" w:rsidR="00110C84" w:rsidRDefault="00110C84" w:rsidP="00110C84">
            <w:pPr>
              <w:spacing w:line="226" w:lineRule="exact"/>
              <w:ind w:left="102"/>
              <w:rPr>
                <w:spacing w:val="-1"/>
                <w:sz w:val="20"/>
                <w:szCs w:val="20"/>
              </w:rPr>
            </w:pPr>
            <w:r>
              <w:rPr>
                <w:spacing w:val="-1"/>
                <w:sz w:val="20"/>
                <w:szCs w:val="20"/>
              </w:rPr>
              <w:t xml:space="preserve">2 = </w:t>
            </w:r>
            <w:proofErr w:type="spellStart"/>
            <w:r w:rsidRPr="00110C84">
              <w:rPr>
                <w:spacing w:val="-1"/>
                <w:sz w:val="20"/>
                <w:szCs w:val="20"/>
              </w:rPr>
              <w:t>Föräldrarledighet</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282671AC"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3ADE82F7" w14:textId="77777777" w:rsidTr="00480EC7">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65AED22C" w14:textId="77777777" w:rsidR="002F616A" w:rsidRDefault="002F616A" w:rsidP="0056439D">
            <w:pPr>
              <w:spacing w:line="229" w:lineRule="exact"/>
              <w:ind w:left="102"/>
              <w:rPr>
                <w:sz w:val="20"/>
                <w:szCs w:val="20"/>
                <w:lang w:val="en-US"/>
              </w:rPr>
            </w:pPr>
            <w:r>
              <w:rPr>
                <w:sz w:val="20"/>
                <w:szCs w:val="20"/>
                <w:lang w:val="en-US"/>
              </w:rPr>
              <w:t>../../../</w:t>
            </w:r>
            <w:proofErr w:type="spellStart"/>
            <w:r w:rsidR="0056439D">
              <w:rPr>
                <w:sz w:val="20"/>
                <w:szCs w:val="20"/>
                <w:lang w:val="en-US"/>
              </w:rPr>
              <w:t>m</w:t>
            </w:r>
            <w:r>
              <w:rPr>
                <w:sz w:val="20"/>
                <w:szCs w:val="20"/>
                <w:lang w:val="en-US"/>
              </w:rPr>
              <w:t>edication</w:t>
            </w:r>
            <w:r w:rsidR="0056439D">
              <w:rPr>
                <w:sz w:val="20"/>
                <w:szCs w:val="20"/>
                <w:lang w:val="en-US"/>
              </w:rPr>
              <w:t>SinceRegistration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EC1E0D6" w14:textId="77777777" w:rsidR="002F616A" w:rsidRDefault="002F616A" w:rsidP="00020569">
            <w:pPr>
              <w:spacing w:line="229" w:lineRule="exact"/>
              <w:ind w:left="102"/>
              <w:rPr>
                <w:sz w:val="20"/>
                <w:szCs w:val="20"/>
                <w:lang w:val="en-US"/>
              </w:rPr>
            </w:pPr>
            <w:proofErr w:type="spellStart"/>
            <w:r>
              <w:rPr>
                <w:sz w:val="20"/>
                <w:szCs w:val="20"/>
                <w:lang w:val="en-US"/>
              </w:rPr>
              <w:t>MedicationType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EDB5F6F" w14:textId="77777777" w:rsidR="002F616A" w:rsidRDefault="002F616A" w:rsidP="00020569">
            <w:pPr>
              <w:spacing w:line="226" w:lineRule="exact"/>
              <w:ind w:left="102"/>
              <w:rPr>
                <w:spacing w:val="-1"/>
                <w:sz w:val="20"/>
                <w:szCs w:val="20"/>
              </w:rPr>
            </w:pPr>
            <w:r>
              <w:rPr>
                <w:spacing w:val="-1"/>
                <w:sz w:val="20"/>
                <w:szCs w:val="20"/>
              </w:rPr>
              <w:t>Läkemedel (även kostpreparat)</w:t>
            </w:r>
            <w:r w:rsidR="002171F5">
              <w:rPr>
                <w:spacing w:val="-1"/>
                <w:sz w:val="20"/>
                <w:szCs w:val="20"/>
              </w:rPr>
              <w:t xml:space="preserve"> som administrerats sedan </w:t>
            </w:r>
            <w:proofErr w:type="gramStart"/>
            <w:r w:rsidR="002171F5">
              <w:rPr>
                <w:spacing w:val="-1"/>
                <w:sz w:val="20"/>
                <w:szCs w:val="20"/>
              </w:rPr>
              <w:t>registreringen / föregående</w:t>
            </w:r>
            <w:proofErr w:type="gramEnd"/>
            <w:r w:rsidR="002171F5">
              <w:rPr>
                <w:spacing w:val="-1"/>
                <w:sz w:val="20"/>
                <w:szCs w:val="20"/>
              </w:rPr>
              <w:t xml:space="preserve"> ”</w:t>
            </w:r>
            <w:proofErr w:type="spellStart"/>
            <w:r w:rsidR="002171F5">
              <w:rPr>
                <w:spacing w:val="-1"/>
                <w:sz w:val="20"/>
                <w:szCs w:val="20"/>
              </w:rPr>
              <w:t>checkup</w:t>
            </w:r>
            <w:proofErr w:type="spellEnd"/>
            <w:r w:rsidR="002171F5">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0E92287" w14:textId="77777777" w:rsidR="002F616A" w:rsidRDefault="002F616A" w:rsidP="00020569">
            <w:pPr>
              <w:spacing w:line="226" w:lineRule="exact"/>
              <w:ind w:left="102"/>
              <w:rPr>
                <w:spacing w:val="-1"/>
                <w:sz w:val="20"/>
                <w:szCs w:val="20"/>
                <w:lang w:val="en-US"/>
              </w:rPr>
            </w:pPr>
            <w:r>
              <w:rPr>
                <w:spacing w:val="-1"/>
                <w:sz w:val="20"/>
                <w:szCs w:val="20"/>
                <w:lang w:val="en-US"/>
              </w:rPr>
              <w:t>0..*</w:t>
            </w:r>
          </w:p>
        </w:tc>
      </w:tr>
      <w:tr w:rsidR="002F616A" w:rsidRPr="00907C9B" w14:paraId="7B2CE89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5530331" w14:textId="77777777" w:rsidR="002F616A" w:rsidRDefault="002F616A" w:rsidP="00945C04">
            <w:pPr>
              <w:spacing w:line="229" w:lineRule="exact"/>
              <w:ind w:left="102"/>
              <w:rPr>
                <w:sz w:val="20"/>
                <w:szCs w:val="20"/>
                <w:lang w:val="en-US"/>
              </w:rPr>
            </w:pPr>
            <w:r>
              <w:rPr>
                <w:sz w:val="20"/>
                <w:szCs w:val="20"/>
                <w:lang w:val="en-US"/>
              </w:rPr>
              <w:t>../../../../</w:t>
            </w:r>
            <w:r w:rsidR="00945C04">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5CAE30E3" w14:textId="77777777" w:rsidR="002F616A" w:rsidRDefault="002F616A"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1965640" w14:textId="77777777" w:rsidR="002F616A" w:rsidRDefault="002F616A"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F778A4D" w14:textId="77777777" w:rsidR="002F616A" w:rsidRDefault="002F616A" w:rsidP="005E7FD4">
            <w:pPr>
              <w:spacing w:line="226" w:lineRule="exact"/>
              <w:ind w:left="102"/>
              <w:rPr>
                <w:spacing w:val="-1"/>
                <w:sz w:val="20"/>
                <w:szCs w:val="20"/>
                <w:lang w:val="en-US"/>
              </w:rPr>
            </w:pPr>
            <w:r>
              <w:rPr>
                <w:spacing w:val="-1"/>
                <w:sz w:val="20"/>
                <w:szCs w:val="20"/>
                <w:lang w:val="en-US"/>
              </w:rPr>
              <w:t>1..1</w:t>
            </w:r>
          </w:p>
          <w:p w14:paraId="48017687" w14:textId="77777777" w:rsidR="002F616A" w:rsidRDefault="002F616A" w:rsidP="00020569">
            <w:pPr>
              <w:spacing w:line="226" w:lineRule="exact"/>
              <w:ind w:left="102"/>
              <w:rPr>
                <w:spacing w:val="-1"/>
                <w:sz w:val="20"/>
                <w:szCs w:val="20"/>
                <w:lang w:val="en-US"/>
              </w:rPr>
            </w:pPr>
          </w:p>
        </w:tc>
      </w:tr>
      <w:tr w:rsidR="002F616A" w:rsidRPr="00907C9B" w14:paraId="24854A4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E4CB7F" w14:textId="77777777" w:rsidR="002F616A" w:rsidRDefault="002F616A" w:rsidP="00DD2BB2">
            <w:pPr>
              <w:spacing w:line="229" w:lineRule="exact"/>
              <w:ind w:left="102"/>
              <w:rPr>
                <w:sz w:val="20"/>
                <w:szCs w:val="20"/>
                <w:lang w:val="en-US"/>
              </w:rPr>
            </w:pPr>
            <w:r>
              <w:rPr>
                <w:sz w:val="20"/>
                <w:szCs w:val="20"/>
                <w:lang w:val="en-US"/>
              </w:rPr>
              <w:t>../../../../</w:t>
            </w:r>
            <w:r w:rsidR="00DD2BB2">
              <w:rPr>
                <w:sz w:val="20"/>
                <w:szCs w:val="20"/>
                <w:lang w:val="en-US"/>
              </w:rPr>
              <w:t>d</w:t>
            </w:r>
            <w:r>
              <w:rPr>
                <w:sz w:val="20"/>
                <w:szCs w:val="20"/>
                <w:lang w:val="en-US"/>
              </w:rPr>
              <w:t>osage</w:t>
            </w:r>
          </w:p>
        </w:tc>
        <w:tc>
          <w:tcPr>
            <w:tcW w:w="1843" w:type="dxa"/>
            <w:tcBorders>
              <w:top w:val="single" w:sz="5" w:space="0" w:color="000000"/>
              <w:left w:val="single" w:sz="5" w:space="0" w:color="000000"/>
              <w:bottom w:val="single" w:sz="5" w:space="0" w:color="000000"/>
              <w:right w:val="single" w:sz="5" w:space="0" w:color="000000"/>
            </w:tcBorders>
          </w:tcPr>
          <w:p w14:paraId="585F6F5F" w14:textId="63AC797E" w:rsidR="002F616A" w:rsidRDefault="00986F25"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0407E1B" w14:textId="0DE4BDE7" w:rsidR="002F616A" w:rsidRDefault="002F616A" w:rsidP="00020569">
            <w:pPr>
              <w:spacing w:line="226" w:lineRule="exact"/>
              <w:ind w:left="102"/>
              <w:rPr>
                <w:spacing w:val="-1"/>
                <w:sz w:val="20"/>
                <w:szCs w:val="20"/>
              </w:rPr>
            </w:pPr>
            <w:r>
              <w:rPr>
                <w:spacing w:val="-1"/>
                <w:sz w:val="20"/>
                <w:szCs w:val="20"/>
              </w:rPr>
              <w:t>Dosering</w:t>
            </w:r>
            <w:r w:rsidR="00986F25">
              <w:rPr>
                <w:spacing w:val="-1"/>
                <w:sz w:val="20"/>
                <w:szCs w:val="20"/>
              </w:rPr>
              <w:t xml:space="preserve"> i beskrivande text</w:t>
            </w:r>
          </w:p>
        </w:tc>
        <w:tc>
          <w:tcPr>
            <w:tcW w:w="851" w:type="dxa"/>
            <w:tcBorders>
              <w:top w:val="single" w:sz="5" w:space="0" w:color="000000"/>
              <w:left w:val="single" w:sz="5" w:space="0" w:color="000000"/>
              <w:bottom w:val="single" w:sz="5" w:space="0" w:color="000000"/>
              <w:right w:val="single" w:sz="5" w:space="0" w:color="000000"/>
            </w:tcBorders>
          </w:tcPr>
          <w:p w14:paraId="2532AF8C" w14:textId="77777777" w:rsidR="002F616A" w:rsidRDefault="00501DAD" w:rsidP="005E7FD4">
            <w:pPr>
              <w:spacing w:line="226" w:lineRule="exact"/>
              <w:ind w:left="102"/>
              <w:rPr>
                <w:spacing w:val="-1"/>
                <w:sz w:val="20"/>
                <w:szCs w:val="20"/>
                <w:lang w:val="en-US"/>
              </w:rPr>
            </w:pPr>
            <w:r>
              <w:rPr>
                <w:spacing w:val="-1"/>
                <w:sz w:val="20"/>
                <w:szCs w:val="20"/>
                <w:lang w:val="en-US"/>
              </w:rPr>
              <w:t>0</w:t>
            </w:r>
            <w:r w:rsidR="002F616A">
              <w:rPr>
                <w:spacing w:val="-1"/>
                <w:sz w:val="20"/>
                <w:szCs w:val="20"/>
                <w:lang w:val="en-US"/>
              </w:rPr>
              <w:t>..1</w:t>
            </w:r>
          </w:p>
        </w:tc>
      </w:tr>
      <w:tr w:rsidR="00F5351E" w:rsidRPr="00907C9B" w14:paraId="6EB1B37C" w14:textId="77777777" w:rsidTr="00F5351E">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287E6287" w14:textId="77777777" w:rsidR="00F5351E" w:rsidRDefault="00F5351E"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3969064" w14:textId="77777777" w:rsidR="00F5351E" w:rsidRPr="00292C6D" w:rsidRDefault="00F5351E" w:rsidP="00020569">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22DFA6A" w14:textId="77777777" w:rsidR="00F5351E" w:rsidRDefault="00F5351E" w:rsidP="00292C6D">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EC5CD3" w14:textId="77777777" w:rsidR="00F5351E" w:rsidRDefault="00F5351E" w:rsidP="005E7FD4">
            <w:pPr>
              <w:spacing w:line="226" w:lineRule="exact"/>
              <w:ind w:left="102"/>
              <w:rPr>
                <w:spacing w:val="-1"/>
                <w:sz w:val="20"/>
                <w:szCs w:val="20"/>
                <w:lang w:val="en-US"/>
              </w:rPr>
            </w:pPr>
          </w:p>
        </w:tc>
      </w:tr>
      <w:tr w:rsidR="00292C6D" w:rsidRPr="00907C9B" w14:paraId="523E18D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3F9C07" w14:textId="77777777" w:rsidR="00292C6D" w:rsidRPr="00AF6927" w:rsidRDefault="00292C6D" w:rsidP="00020569">
            <w:pPr>
              <w:spacing w:line="229" w:lineRule="exact"/>
              <w:ind w:left="102"/>
              <w:rPr>
                <w:b/>
                <w:i/>
                <w:sz w:val="20"/>
                <w:szCs w:val="20"/>
                <w:lang w:val="en-US"/>
              </w:rPr>
            </w:pPr>
            <w:r w:rsidRPr="00AF6927">
              <w:rPr>
                <w:b/>
                <w:i/>
                <w:sz w:val="20"/>
                <w:szCs w:val="20"/>
                <w:lang w:val="en-US"/>
              </w:rPr>
              <w:t>../../</w:t>
            </w:r>
            <w:proofErr w:type="spellStart"/>
            <w:r w:rsidRPr="00AF6927">
              <w:rPr>
                <w:b/>
                <w:i/>
                <w:sz w:val="20"/>
                <w:szCs w:val="20"/>
                <w:lang w:val="en-US"/>
              </w:rPr>
              <w:t>postDeliveryRecord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D51754F" w14:textId="77777777" w:rsidR="00292C6D" w:rsidRPr="00AF6927" w:rsidRDefault="00292C6D" w:rsidP="00020569">
            <w:pPr>
              <w:spacing w:line="229" w:lineRule="exact"/>
              <w:ind w:left="102"/>
              <w:rPr>
                <w:i/>
                <w:sz w:val="20"/>
                <w:szCs w:val="20"/>
                <w:lang w:val="en-US"/>
              </w:rPr>
            </w:pPr>
            <w:proofErr w:type="spellStart"/>
            <w:r w:rsidRPr="00AF6927">
              <w:rPr>
                <w:i/>
                <w:sz w:val="20"/>
                <w:szCs w:val="20"/>
                <w:lang w:val="en-US"/>
              </w:rPr>
              <w:t>PostDeliveryRecord</w:t>
            </w:r>
            <w:r w:rsidR="00AE575C" w:rsidRPr="00AF6927">
              <w:rPr>
                <w:i/>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90E3D74" w14:textId="7663F66F" w:rsidR="00292C6D" w:rsidRPr="00AF6927" w:rsidRDefault="00612EDB" w:rsidP="00612EDB">
            <w:pPr>
              <w:spacing w:line="226" w:lineRule="exact"/>
              <w:ind w:left="102"/>
              <w:rPr>
                <w:i/>
                <w:spacing w:val="-1"/>
                <w:sz w:val="20"/>
                <w:szCs w:val="20"/>
              </w:rPr>
            </w:pPr>
            <w:proofErr w:type="spellStart"/>
            <w:r>
              <w:rPr>
                <w:i/>
                <w:spacing w:val="-1"/>
                <w:sz w:val="20"/>
                <w:szCs w:val="20"/>
              </w:rPr>
              <w:t>Efterskötning</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4258583E" w14:textId="77777777" w:rsidR="00292C6D" w:rsidRPr="00AF6927" w:rsidRDefault="00292C6D" w:rsidP="005E7FD4">
            <w:pPr>
              <w:spacing w:line="226" w:lineRule="exact"/>
              <w:ind w:left="102"/>
              <w:rPr>
                <w:i/>
                <w:spacing w:val="-1"/>
                <w:sz w:val="20"/>
                <w:szCs w:val="20"/>
                <w:lang w:val="en-US"/>
              </w:rPr>
            </w:pPr>
            <w:r w:rsidRPr="00AF6927">
              <w:rPr>
                <w:i/>
                <w:spacing w:val="-1"/>
                <w:sz w:val="20"/>
                <w:szCs w:val="20"/>
                <w:lang w:val="en-US"/>
              </w:rPr>
              <w:t>0..1</w:t>
            </w:r>
          </w:p>
        </w:tc>
      </w:tr>
      <w:tr w:rsidR="006C302C" w:rsidRPr="00907C9B" w14:paraId="37231A5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34BD389" w14:textId="77777777" w:rsidR="006C302C" w:rsidRDefault="00B962EF" w:rsidP="00E07EF2">
            <w:pPr>
              <w:spacing w:line="229" w:lineRule="exact"/>
              <w:ind w:left="102"/>
              <w:rPr>
                <w:sz w:val="20"/>
                <w:szCs w:val="20"/>
                <w:lang w:val="en-US"/>
              </w:rPr>
            </w:pPr>
            <w:r>
              <w:rPr>
                <w:sz w:val="20"/>
                <w:szCs w:val="20"/>
                <w:lang w:val="en-US"/>
              </w:rPr>
              <w:t>../../../</w:t>
            </w:r>
            <w:proofErr w:type="spellStart"/>
            <w:r>
              <w:rPr>
                <w:sz w:val="20"/>
                <w:szCs w:val="20"/>
                <w:lang w:val="en-US"/>
              </w:rPr>
              <w:t>mother</w:t>
            </w:r>
            <w:r w:rsidR="002D1ED6">
              <w:rPr>
                <w:sz w:val="20"/>
                <w:szCs w:val="20"/>
                <w:lang w:val="en-US"/>
              </w:rPr>
              <w:t>Post</w:t>
            </w:r>
            <w:r w:rsidR="009122DB">
              <w:rPr>
                <w:sz w:val="20"/>
                <w:szCs w:val="20"/>
                <w:lang w:val="en-US"/>
              </w:rPr>
              <w:t>DeliveryRecord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EFF0A07" w14:textId="77777777" w:rsidR="006C302C" w:rsidRPr="00292C6D" w:rsidRDefault="00B962EF" w:rsidP="00020569">
            <w:pPr>
              <w:spacing w:line="229" w:lineRule="exact"/>
              <w:ind w:left="102"/>
              <w:rPr>
                <w:sz w:val="20"/>
                <w:szCs w:val="20"/>
                <w:lang w:val="en-US"/>
              </w:rPr>
            </w:pPr>
            <w:proofErr w:type="spellStart"/>
            <w:r>
              <w:rPr>
                <w:sz w:val="20"/>
                <w:szCs w:val="20"/>
                <w:lang w:val="en-US"/>
              </w:rPr>
              <w:t>Mother</w:t>
            </w:r>
            <w:r w:rsidR="002D1ED6">
              <w:rPr>
                <w:sz w:val="20"/>
                <w:szCs w:val="20"/>
                <w:lang w:val="en-US"/>
              </w:rPr>
              <w:t>Post</w:t>
            </w:r>
            <w:r w:rsidR="00E07EF2">
              <w:rPr>
                <w:sz w:val="20"/>
                <w:szCs w:val="20"/>
                <w:lang w:val="en-US"/>
              </w:rPr>
              <w:t>DeliveryRecord</w:t>
            </w:r>
            <w:r>
              <w:rPr>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930B7E4" w14:textId="74BF4AEF" w:rsidR="006C302C" w:rsidRDefault="00487FB5" w:rsidP="001F5FC6">
            <w:pPr>
              <w:spacing w:line="226" w:lineRule="exact"/>
              <w:ind w:left="102"/>
              <w:rPr>
                <w:spacing w:val="-1"/>
                <w:sz w:val="20"/>
                <w:szCs w:val="20"/>
              </w:rPr>
            </w:pPr>
            <w:proofErr w:type="spellStart"/>
            <w:r>
              <w:rPr>
                <w:spacing w:val="-1"/>
                <w:sz w:val="20"/>
                <w:szCs w:val="20"/>
              </w:rPr>
              <w:t>Efterskötningsjournal</w:t>
            </w:r>
            <w:proofErr w:type="spellEnd"/>
            <w:r>
              <w:rPr>
                <w:spacing w:val="-1"/>
                <w:sz w:val="20"/>
                <w:szCs w:val="20"/>
              </w:rPr>
              <w:t>, moder</w:t>
            </w:r>
          </w:p>
        </w:tc>
        <w:tc>
          <w:tcPr>
            <w:tcW w:w="851" w:type="dxa"/>
            <w:tcBorders>
              <w:top w:val="single" w:sz="5" w:space="0" w:color="000000"/>
              <w:left w:val="single" w:sz="5" w:space="0" w:color="000000"/>
              <w:bottom w:val="single" w:sz="5" w:space="0" w:color="000000"/>
              <w:right w:val="single" w:sz="5" w:space="0" w:color="000000"/>
            </w:tcBorders>
          </w:tcPr>
          <w:p w14:paraId="7D0B575A" w14:textId="77777777" w:rsidR="006C302C" w:rsidRDefault="0018120B" w:rsidP="005E7FD4">
            <w:pPr>
              <w:spacing w:line="226" w:lineRule="exact"/>
              <w:ind w:left="102"/>
              <w:rPr>
                <w:spacing w:val="-1"/>
                <w:sz w:val="20"/>
                <w:szCs w:val="20"/>
                <w:lang w:val="en-US"/>
              </w:rPr>
            </w:pPr>
            <w:r>
              <w:rPr>
                <w:spacing w:val="-1"/>
                <w:sz w:val="20"/>
                <w:szCs w:val="20"/>
                <w:lang w:val="en-US"/>
              </w:rPr>
              <w:t>1..1</w:t>
            </w:r>
          </w:p>
        </w:tc>
      </w:tr>
      <w:tr w:rsidR="004D53C9" w:rsidRPr="00907C9B" w14:paraId="2759768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8AF7E67" w14:textId="3EC610C5" w:rsidR="004D53C9" w:rsidRPr="00835228" w:rsidRDefault="004D53C9" w:rsidP="004D53C9">
            <w:pPr>
              <w:spacing w:line="229" w:lineRule="exact"/>
              <w:ind w:left="102"/>
              <w:rPr>
                <w:sz w:val="20"/>
                <w:szCs w:val="20"/>
              </w:rPr>
            </w:pPr>
            <w:proofErr w:type="gramStart"/>
            <w:r>
              <w:rPr>
                <w:sz w:val="20"/>
                <w:szCs w:val="20"/>
              </w:rPr>
              <w:t>..</w:t>
            </w:r>
            <w:proofErr w:type="gramEnd"/>
            <w:r>
              <w:rPr>
                <w:sz w:val="20"/>
                <w:szCs w:val="20"/>
              </w:rPr>
              <w:t xml:space="preserve">/../../../ </w:t>
            </w:r>
            <w:proofErr w:type="spellStart"/>
            <w:r>
              <w:rPr>
                <w:sz w:val="20"/>
                <w:szCs w:val="20"/>
              </w:rPr>
              <w:t>breastfeeding</w:t>
            </w:r>
            <w:proofErr w:type="spellEnd"/>
          </w:p>
          <w:p w14:paraId="1A40CD5B" w14:textId="77777777" w:rsidR="004D53C9" w:rsidRDefault="004D53C9" w:rsidP="0099356C">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312D17C" w14:textId="4F7E1927" w:rsidR="004D53C9" w:rsidRDefault="004D53C9" w:rsidP="00020569">
            <w:pPr>
              <w:spacing w:line="229"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3FB4914" w14:textId="17DC5C6A" w:rsidR="004D53C9" w:rsidRDefault="004D53C9" w:rsidP="00292C6D">
            <w:pPr>
              <w:spacing w:line="226" w:lineRule="exact"/>
              <w:ind w:left="102"/>
              <w:rPr>
                <w:spacing w:val="-1"/>
                <w:sz w:val="20"/>
                <w:szCs w:val="20"/>
              </w:rPr>
            </w:pPr>
            <w:r>
              <w:rPr>
                <w:spacing w:val="-1"/>
                <w:sz w:val="20"/>
                <w:szCs w:val="20"/>
              </w:rPr>
              <w:t>Ammar (</w:t>
            </w:r>
            <w:proofErr w:type="spellStart"/>
            <w:r>
              <w:rPr>
                <w:spacing w:val="-1"/>
                <w:sz w:val="20"/>
                <w:szCs w:val="20"/>
              </w:rPr>
              <w:t>true</w:t>
            </w:r>
            <w:proofErr w:type="spellEnd"/>
            <w:r>
              <w:rPr>
                <w:spacing w:val="-1"/>
                <w:sz w:val="20"/>
                <w:szCs w:val="20"/>
              </w:rPr>
              <w:t>/</w:t>
            </w:r>
            <w:proofErr w:type="spellStart"/>
            <w:r>
              <w:rPr>
                <w:spacing w:val="-1"/>
                <w:sz w:val="20"/>
                <w:szCs w:val="20"/>
              </w:rPr>
              <w:t>false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A2F659A" w14:textId="7BD1FE02" w:rsidR="004D53C9" w:rsidRDefault="004D53C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AF6927" w:rsidRPr="00907C9B" w14:paraId="21D602C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B77FF5" w14:textId="77777777" w:rsidR="00AF6927" w:rsidRPr="00835228" w:rsidRDefault="003C3A8C"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00AF6927">
              <w:rPr>
                <w:sz w:val="20"/>
                <w:szCs w:val="20"/>
              </w:rPr>
              <w:t>bloodPressureSystolic</w:t>
            </w:r>
            <w:proofErr w:type="spellEnd"/>
          </w:p>
          <w:p w14:paraId="12B4C4DB" w14:textId="77777777" w:rsidR="00AF6927" w:rsidRDefault="00AF6927"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3BF0B9C9" w14:textId="77777777" w:rsidR="00AF6927" w:rsidRDefault="009429A2" w:rsidP="00020569">
            <w:pPr>
              <w:spacing w:line="229" w:lineRule="exact"/>
              <w:ind w:left="102"/>
              <w:rPr>
                <w:sz w:val="20"/>
                <w:szCs w:val="20"/>
                <w:lang w:val="en-US"/>
              </w:rPr>
            </w:pPr>
            <w:proofErr w:type="spellStart"/>
            <w:r>
              <w:rPr>
                <w:sz w:val="20"/>
                <w:szCs w:val="20"/>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D141EA7" w14:textId="77777777" w:rsidR="00AF6927" w:rsidRDefault="00AF6927" w:rsidP="00292C6D">
            <w:pPr>
              <w:spacing w:line="226" w:lineRule="exact"/>
              <w:ind w:left="102"/>
              <w:rPr>
                <w:spacing w:val="-1"/>
                <w:sz w:val="20"/>
                <w:szCs w:val="20"/>
              </w:rPr>
            </w:pPr>
            <w:r>
              <w:rPr>
                <w:spacing w:val="-1"/>
                <w:sz w:val="20"/>
                <w:szCs w:val="20"/>
              </w:rPr>
              <w:t>Systoliskt blodtryck</w:t>
            </w:r>
          </w:p>
        </w:tc>
        <w:tc>
          <w:tcPr>
            <w:tcW w:w="851" w:type="dxa"/>
            <w:tcBorders>
              <w:top w:val="single" w:sz="5" w:space="0" w:color="000000"/>
              <w:left w:val="single" w:sz="5" w:space="0" w:color="000000"/>
              <w:bottom w:val="single" w:sz="5" w:space="0" w:color="000000"/>
              <w:right w:val="single" w:sz="5" w:space="0" w:color="000000"/>
            </w:tcBorders>
          </w:tcPr>
          <w:p w14:paraId="27E89CD9" w14:textId="77777777" w:rsidR="00AF6927" w:rsidRDefault="00AF6927" w:rsidP="005E7FD4">
            <w:pPr>
              <w:spacing w:line="226" w:lineRule="exact"/>
              <w:ind w:left="102"/>
              <w:rPr>
                <w:spacing w:val="-1"/>
                <w:sz w:val="20"/>
                <w:szCs w:val="20"/>
                <w:lang w:val="en-US"/>
              </w:rPr>
            </w:pPr>
            <w:r>
              <w:rPr>
                <w:spacing w:val="-1"/>
                <w:sz w:val="20"/>
                <w:szCs w:val="20"/>
              </w:rPr>
              <w:t>0</w:t>
            </w:r>
            <w:proofErr w:type="gramStart"/>
            <w:r>
              <w:rPr>
                <w:spacing w:val="-1"/>
                <w:sz w:val="20"/>
                <w:szCs w:val="20"/>
              </w:rPr>
              <w:t>..</w:t>
            </w:r>
            <w:proofErr w:type="gramEnd"/>
            <w:r>
              <w:rPr>
                <w:spacing w:val="-1"/>
                <w:sz w:val="20"/>
                <w:szCs w:val="20"/>
              </w:rPr>
              <w:t>1</w:t>
            </w:r>
          </w:p>
        </w:tc>
      </w:tr>
      <w:tr w:rsidR="00AF6927" w:rsidRPr="00907C9B" w14:paraId="1B50B51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3667BD" w14:textId="77777777" w:rsidR="00AF6927" w:rsidRDefault="003C3A8C"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00AF6927">
              <w:rPr>
                <w:sz w:val="20"/>
                <w:szCs w:val="20"/>
              </w:rPr>
              <w:t>bloodPressureDiastolic</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4367B68" w14:textId="77777777" w:rsidR="00AF6927" w:rsidRDefault="009429A2" w:rsidP="00020569">
            <w:pPr>
              <w:spacing w:line="229" w:lineRule="exact"/>
              <w:ind w:left="102"/>
              <w:rPr>
                <w:sz w:val="20"/>
                <w:szCs w:val="20"/>
              </w:rPr>
            </w:pPr>
            <w:proofErr w:type="spellStart"/>
            <w:r>
              <w:rPr>
                <w:sz w:val="20"/>
                <w:szCs w:val="20"/>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928EBAB" w14:textId="77777777" w:rsidR="00AF6927" w:rsidRDefault="00AF6927" w:rsidP="00292C6D">
            <w:pPr>
              <w:spacing w:line="226" w:lineRule="exact"/>
              <w:ind w:left="102"/>
              <w:rPr>
                <w:spacing w:val="-1"/>
                <w:sz w:val="20"/>
                <w:szCs w:val="20"/>
              </w:rPr>
            </w:pPr>
            <w:r>
              <w:rPr>
                <w:spacing w:val="-1"/>
                <w:sz w:val="20"/>
                <w:szCs w:val="20"/>
              </w:rPr>
              <w:t>Diastoliskt blodtryck</w:t>
            </w:r>
          </w:p>
        </w:tc>
        <w:tc>
          <w:tcPr>
            <w:tcW w:w="851" w:type="dxa"/>
            <w:tcBorders>
              <w:top w:val="single" w:sz="5" w:space="0" w:color="000000"/>
              <w:left w:val="single" w:sz="5" w:space="0" w:color="000000"/>
              <w:bottom w:val="single" w:sz="5" w:space="0" w:color="000000"/>
              <w:right w:val="single" w:sz="5" w:space="0" w:color="000000"/>
            </w:tcBorders>
          </w:tcPr>
          <w:p w14:paraId="71E5E35F" w14:textId="77777777" w:rsidR="00AF6927" w:rsidRDefault="00AF6927"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B76355" w:rsidRPr="00907C9B" w14:paraId="29B2BD6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3F02E7" w14:textId="77777777" w:rsidR="00B76355" w:rsidRDefault="003B53D0"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001F55A1" w:rsidRPr="001F55A1">
              <w:rPr>
                <w:sz w:val="20"/>
                <w:szCs w:val="20"/>
              </w:rPr>
              <w:t>haemoglobin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65F1476" w14:textId="77777777" w:rsidR="00B76355" w:rsidRDefault="001F55A1" w:rsidP="00020569">
            <w:pPr>
              <w:spacing w:line="229" w:lineRule="exact"/>
              <w:ind w:left="102"/>
              <w:rPr>
                <w:sz w:val="20"/>
                <w:szCs w:val="20"/>
              </w:rPr>
            </w:pPr>
            <w:proofErr w:type="spellStart"/>
            <w:r>
              <w:rPr>
                <w:sz w:val="20"/>
                <w:szCs w:val="20"/>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8A0C3B8" w14:textId="77777777" w:rsidR="00B76355" w:rsidRDefault="001F55A1" w:rsidP="00292C6D">
            <w:pPr>
              <w:spacing w:line="226" w:lineRule="exact"/>
              <w:ind w:left="102"/>
              <w:rPr>
                <w:spacing w:val="-1"/>
                <w:sz w:val="20"/>
                <w:szCs w:val="20"/>
              </w:rPr>
            </w:pPr>
            <w:proofErr w:type="spellStart"/>
            <w:r w:rsidRPr="001F55A1">
              <w:rPr>
                <w:spacing w:val="-1"/>
                <w:sz w:val="20"/>
                <w:szCs w:val="20"/>
              </w:rPr>
              <w:t>Haemoglobin</w:t>
            </w:r>
            <w:proofErr w:type="spellEnd"/>
            <w:r>
              <w:rPr>
                <w:spacing w:val="-1"/>
                <w:sz w:val="20"/>
                <w:szCs w:val="20"/>
              </w:rPr>
              <w:t>, t.ex. g/L</w:t>
            </w:r>
          </w:p>
        </w:tc>
        <w:tc>
          <w:tcPr>
            <w:tcW w:w="851" w:type="dxa"/>
            <w:tcBorders>
              <w:top w:val="single" w:sz="5" w:space="0" w:color="000000"/>
              <w:left w:val="single" w:sz="5" w:space="0" w:color="000000"/>
              <w:bottom w:val="single" w:sz="5" w:space="0" w:color="000000"/>
              <w:right w:val="single" w:sz="5" w:space="0" w:color="000000"/>
            </w:tcBorders>
          </w:tcPr>
          <w:p w14:paraId="5A8133F2" w14:textId="77777777" w:rsidR="00B76355" w:rsidRDefault="001F55A1"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5801D9" w:rsidRPr="00907C9B" w14:paraId="305633E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919073D" w14:textId="77777777" w:rsidR="005801D9" w:rsidRDefault="005801D9" w:rsidP="0099356C">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scarsOK</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0377B6F" w14:textId="77777777" w:rsidR="005801D9" w:rsidRDefault="005801D9" w:rsidP="00020569">
            <w:pPr>
              <w:spacing w:line="229"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B874E14" w14:textId="77777777" w:rsidR="005801D9" w:rsidRPr="001F55A1" w:rsidRDefault="005801D9" w:rsidP="00292C6D">
            <w:pPr>
              <w:spacing w:line="226" w:lineRule="exact"/>
              <w:ind w:left="102"/>
              <w:rPr>
                <w:spacing w:val="-1"/>
                <w:sz w:val="20"/>
                <w:szCs w:val="20"/>
              </w:rPr>
            </w:pPr>
            <w:r w:rsidRPr="005801D9">
              <w:rPr>
                <w:spacing w:val="-1"/>
                <w:sz w:val="20"/>
                <w:szCs w:val="20"/>
              </w:rPr>
              <w:t>Sår/bristningar/klipp utan anmärkning</w:t>
            </w:r>
            <w:r w:rsidR="009230CA">
              <w:rPr>
                <w:spacing w:val="-1"/>
                <w:sz w:val="20"/>
                <w:szCs w:val="20"/>
              </w:rPr>
              <w:t xml:space="preserve"> </w:t>
            </w:r>
            <w:r w:rsidR="009230CA">
              <w:rPr>
                <w:sz w:val="20"/>
                <w:szCs w:val="20"/>
              </w:rPr>
              <w:t>(</w:t>
            </w:r>
            <w:proofErr w:type="spellStart"/>
            <w:r w:rsidR="009230CA">
              <w:rPr>
                <w:sz w:val="20"/>
                <w:szCs w:val="20"/>
              </w:rPr>
              <w:t>true</w:t>
            </w:r>
            <w:proofErr w:type="spellEnd"/>
            <w:r w:rsidR="009230CA">
              <w:rPr>
                <w:sz w:val="20"/>
                <w:szCs w:val="20"/>
              </w:rPr>
              <w:t>/</w:t>
            </w:r>
            <w:proofErr w:type="spellStart"/>
            <w:r w:rsidR="009230CA">
              <w:rPr>
                <w:sz w:val="20"/>
                <w:szCs w:val="20"/>
              </w:rPr>
              <w:t>false</w:t>
            </w:r>
            <w:proofErr w:type="spellEnd"/>
            <w:r w:rsidR="009230CA">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0CB3FAB" w14:textId="77777777" w:rsidR="005801D9" w:rsidRDefault="005801D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5801D9" w:rsidRPr="00907C9B" w14:paraId="2227DDE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11E1E8" w14:textId="77777777" w:rsidR="005801D9" w:rsidRDefault="00197854"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Pr="00197854">
              <w:rPr>
                <w:sz w:val="20"/>
                <w:szCs w:val="20"/>
              </w:rPr>
              <w:t>sutureRemoved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7147BF1" w14:textId="77777777" w:rsidR="005801D9" w:rsidRDefault="00197854" w:rsidP="00020569">
            <w:pPr>
              <w:spacing w:line="229"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7E38D5D" w14:textId="77777777" w:rsidR="005801D9" w:rsidRPr="005801D9" w:rsidRDefault="00197854" w:rsidP="00292C6D">
            <w:pPr>
              <w:spacing w:line="226" w:lineRule="exact"/>
              <w:ind w:left="102"/>
              <w:rPr>
                <w:spacing w:val="-1"/>
                <w:sz w:val="20"/>
                <w:szCs w:val="20"/>
              </w:rPr>
            </w:pPr>
            <w:r w:rsidRPr="00790F3D">
              <w:rPr>
                <w:spacing w:val="-1"/>
                <w:sz w:val="20"/>
                <w:szCs w:val="20"/>
              </w:rPr>
              <w:t>Suturer borttagna</w:t>
            </w:r>
            <w:r w:rsidR="009230CA">
              <w:rPr>
                <w:spacing w:val="-1"/>
                <w:sz w:val="20"/>
                <w:szCs w:val="20"/>
              </w:rPr>
              <w:t xml:space="preserve"> </w:t>
            </w:r>
            <w:r w:rsidR="009230CA">
              <w:rPr>
                <w:sz w:val="20"/>
                <w:szCs w:val="20"/>
              </w:rPr>
              <w:t>(</w:t>
            </w:r>
            <w:proofErr w:type="spellStart"/>
            <w:r w:rsidR="009230CA">
              <w:rPr>
                <w:sz w:val="20"/>
                <w:szCs w:val="20"/>
              </w:rPr>
              <w:t>true</w:t>
            </w:r>
            <w:proofErr w:type="spellEnd"/>
            <w:r w:rsidR="009230CA">
              <w:rPr>
                <w:sz w:val="20"/>
                <w:szCs w:val="20"/>
              </w:rPr>
              <w:t>/</w:t>
            </w:r>
            <w:proofErr w:type="spellStart"/>
            <w:r w:rsidR="009230CA">
              <w:rPr>
                <w:sz w:val="20"/>
                <w:szCs w:val="20"/>
              </w:rPr>
              <w:t>false</w:t>
            </w:r>
            <w:proofErr w:type="spellEnd"/>
            <w:r w:rsidR="009230CA">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FB30732" w14:textId="77777777" w:rsidR="005801D9" w:rsidRDefault="00197854"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C763F" w:rsidRPr="00907C9B" w14:paraId="05C87D3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E78F7D4" w14:textId="085E6C0E" w:rsidR="00FC763F" w:rsidRDefault="0008052A" w:rsidP="0008052A">
            <w:pPr>
              <w:spacing w:line="229" w:lineRule="exact"/>
              <w:ind w:left="102"/>
              <w:rPr>
                <w:sz w:val="20"/>
                <w:szCs w:val="20"/>
              </w:rPr>
            </w:pPr>
            <w:proofErr w:type="gramStart"/>
            <w:r>
              <w:rPr>
                <w:sz w:val="20"/>
                <w:szCs w:val="20"/>
              </w:rPr>
              <w:t>..</w:t>
            </w:r>
            <w:proofErr w:type="gramEnd"/>
            <w:r>
              <w:rPr>
                <w:sz w:val="20"/>
                <w:szCs w:val="20"/>
              </w:rPr>
              <w:t>/../../../</w:t>
            </w:r>
            <w:proofErr w:type="spellStart"/>
            <w:r w:rsidR="00377517">
              <w:rPr>
                <w:sz w:val="20"/>
                <w:szCs w:val="20"/>
              </w:rPr>
              <w:t>perineumComfortable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1C86518" w14:textId="77777777" w:rsidR="00FC763F" w:rsidRDefault="00874D07" w:rsidP="00020569">
            <w:pPr>
              <w:spacing w:line="229" w:lineRule="exact"/>
              <w:ind w:left="102"/>
              <w:rPr>
                <w:sz w:val="20"/>
                <w:szCs w:val="20"/>
              </w:rPr>
            </w:pPr>
            <w:proofErr w:type="spellStart"/>
            <w:r>
              <w:rPr>
                <w:sz w:val="20"/>
                <w:szCs w:val="20"/>
              </w:rPr>
              <w:t>boo</w:t>
            </w:r>
            <w:r w:rsidR="0008052A">
              <w:rPr>
                <w:sz w:val="20"/>
                <w:szCs w:val="20"/>
              </w:rPr>
              <w:t>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FDB24E7" w14:textId="77777777" w:rsidR="00FC763F" w:rsidRPr="00790F3D" w:rsidRDefault="00F314AE" w:rsidP="00292C6D">
            <w:pPr>
              <w:spacing w:line="226" w:lineRule="exact"/>
              <w:ind w:left="102"/>
              <w:rPr>
                <w:spacing w:val="-1"/>
                <w:sz w:val="20"/>
                <w:szCs w:val="20"/>
              </w:rPr>
            </w:pPr>
            <w:r w:rsidRPr="00F314AE">
              <w:rPr>
                <w:spacing w:val="-1"/>
                <w:sz w:val="20"/>
                <w:szCs w:val="20"/>
              </w:rPr>
              <w:t>Bäckenbotten utan anmärkning</w:t>
            </w:r>
            <w:r w:rsidR="009230CA">
              <w:rPr>
                <w:spacing w:val="-1"/>
                <w:sz w:val="20"/>
                <w:szCs w:val="20"/>
              </w:rPr>
              <w:t xml:space="preserve"> </w:t>
            </w:r>
            <w:r w:rsidR="009230CA">
              <w:rPr>
                <w:sz w:val="20"/>
                <w:szCs w:val="20"/>
              </w:rPr>
              <w:t>(</w:t>
            </w:r>
            <w:proofErr w:type="spellStart"/>
            <w:r w:rsidR="009230CA">
              <w:rPr>
                <w:sz w:val="20"/>
                <w:szCs w:val="20"/>
              </w:rPr>
              <w:t>true</w:t>
            </w:r>
            <w:proofErr w:type="spellEnd"/>
            <w:r w:rsidR="009230CA">
              <w:rPr>
                <w:sz w:val="20"/>
                <w:szCs w:val="20"/>
              </w:rPr>
              <w:t>/</w:t>
            </w:r>
            <w:proofErr w:type="spellStart"/>
            <w:r w:rsidR="009230CA">
              <w:rPr>
                <w:sz w:val="20"/>
                <w:szCs w:val="20"/>
              </w:rPr>
              <w:t>false</w:t>
            </w:r>
            <w:proofErr w:type="spellEnd"/>
            <w:r w:rsidR="009230CA">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523B44B" w14:textId="77777777" w:rsidR="00FC763F" w:rsidRDefault="00F314AE"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1B0847" w:rsidRPr="00907C9B" w14:paraId="0AC3CBA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777490A" w14:textId="77777777" w:rsidR="001B0847" w:rsidRDefault="001B0847" w:rsidP="0008052A">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w:t>
            </w:r>
            <w:r w:rsidRPr="001B0847">
              <w:rPr>
                <w:sz w:val="20"/>
                <w:szCs w:val="20"/>
              </w:rPr>
              <w:t>ulvaVaginaPortioOK</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63A0416" w14:textId="77777777" w:rsidR="001B0847" w:rsidRDefault="001B0847" w:rsidP="00874D07">
            <w:pPr>
              <w:spacing w:line="226"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ABB98C8" w14:textId="77777777" w:rsidR="001B0847" w:rsidRPr="00874D07" w:rsidRDefault="001B0847" w:rsidP="00874D07">
            <w:pPr>
              <w:spacing w:line="226" w:lineRule="exact"/>
              <w:ind w:left="102"/>
              <w:rPr>
                <w:spacing w:val="-1"/>
                <w:sz w:val="20"/>
                <w:szCs w:val="20"/>
              </w:rPr>
            </w:pPr>
            <w:proofErr w:type="spellStart"/>
            <w:r>
              <w:rPr>
                <w:sz w:val="20"/>
                <w:szCs w:val="20"/>
              </w:rPr>
              <w:t>v</w:t>
            </w:r>
            <w:r w:rsidRPr="001B0847">
              <w:rPr>
                <w:sz w:val="20"/>
                <w:szCs w:val="20"/>
              </w:rPr>
              <w:t>ulvaVaginaPortio</w:t>
            </w:r>
            <w:proofErr w:type="spellEnd"/>
            <w:r>
              <w:rPr>
                <w:sz w:val="20"/>
                <w:szCs w:val="20"/>
              </w:rPr>
              <w:t xml:space="preserve"> utan anmärkning</w:t>
            </w:r>
            <w:r w:rsidR="00091E88">
              <w:rPr>
                <w:sz w:val="20"/>
                <w:szCs w:val="20"/>
              </w:rPr>
              <w:t xml:space="preserve"> (</w:t>
            </w:r>
            <w:proofErr w:type="spellStart"/>
            <w:r w:rsidR="00091E88">
              <w:rPr>
                <w:sz w:val="20"/>
                <w:szCs w:val="20"/>
              </w:rPr>
              <w:t>true</w:t>
            </w:r>
            <w:proofErr w:type="spellEnd"/>
            <w:r w:rsidR="00091E88">
              <w:rPr>
                <w:sz w:val="20"/>
                <w:szCs w:val="20"/>
              </w:rPr>
              <w:t>/</w:t>
            </w:r>
            <w:proofErr w:type="spellStart"/>
            <w:r w:rsidR="00091E88">
              <w:rPr>
                <w:sz w:val="20"/>
                <w:szCs w:val="20"/>
              </w:rPr>
              <w:t>false</w:t>
            </w:r>
            <w:proofErr w:type="spellEnd"/>
            <w:r w:rsidR="00091E88">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9E113DD" w14:textId="77777777" w:rsidR="001B0847" w:rsidRDefault="00893722"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DF22CB" w:rsidRPr="00907C9B" w14:paraId="6C7111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6841ED" w14:textId="7ABE1047" w:rsidR="00DF22CB" w:rsidRDefault="00874D07" w:rsidP="0008052A">
            <w:pPr>
              <w:spacing w:line="229" w:lineRule="exact"/>
              <w:ind w:left="102"/>
              <w:rPr>
                <w:sz w:val="20"/>
                <w:szCs w:val="20"/>
              </w:rPr>
            </w:pPr>
            <w:proofErr w:type="gramStart"/>
            <w:r>
              <w:rPr>
                <w:sz w:val="20"/>
                <w:szCs w:val="20"/>
              </w:rPr>
              <w:t>..</w:t>
            </w:r>
            <w:proofErr w:type="gramEnd"/>
            <w:r>
              <w:rPr>
                <w:sz w:val="20"/>
                <w:szCs w:val="20"/>
              </w:rPr>
              <w:t>/../../../</w:t>
            </w:r>
            <w:proofErr w:type="spellStart"/>
            <w:r w:rsidR="008A62E4" w:rsidRPr="00874D07">
              <w:rPr>
                <w:sz w:val="20"/>
                <w:szCs w:val="20"/>
              </w:rPr>
              <w:t>uterus</w:t>
            </w:r>
            <w:r w:rsidR="008A62E4">
              <w:rPr>
                <w:sz w:val="20"/>
                <w:szCs w:val="20"/>
              </w:rPr>
              <w:t>Contracted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EB5D16C" w14:textId="77777777" w:rsidR="00DF22CB" w:rsidRPr="00874D07" w:rsidRDefault="00874D07" w:rsidP="00874D07">
            <w:pPr>
              <w:spacing w:line="226" w:lineRule="exact"/>
              <w:ind w:left="102"/>
              <w:rPr>
                <w:spacing w:val="-1"/>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0302282" w14:textId="77777777" w:rsidR="00DF22CB" w:rsidRPr="00F314AE" w:rsidRDefault="00874D07" w:rsidP="00874D07">
            <w:pPr>
              <w:spacing w:line="226" w:lineRule="exact"/>
              <w:ind w:left="102"/>
              <w:rPr>
                <w:spacing w:val="-1"/>
                <w:sz w:val="20"/>
                <w:szCs w:val="20"/>
              </w:rPr>
            </w:pPr>
            <w:r w:rsidRPr="00874D07">
              <w:rPr>
                <w:spacing w:val="-1"/>
                <w:sz w:val="20"/>
                <w:szCs w:val="20"/>
              </w:rPr>
              <w:t>Uterus utan anmärkning</w:t>
            </w:r>
            <w:r w:rsidR="00A7299E">
              <w:rPr>
                <w:spacing w:val="-1"/>
                <w:sz w:val="20"/>
                <w:szCs w:val="20"/>
              </w:rPr>
              <w:t xml:space="preserve"> (</w:t>
            </w:r>
            <w:proofErr w:type="spellStart"/>
            <w:r w:rsidR="00A7299E">
              <w:rPr>
                <w:spacing w:val="-1"/>
                <w:sz w:val="20"/>
                <w:szCs w:val="20"/>
              </w:rPr>
              <w:t>true</w:t>
            </w:r>
            <w:proofErr w:type="spellEnd"/>
            <w:r w:rsidR="00A7299E">
              <w:rPr>
                <w:spacing w:val="-1"/>
                <w:sz w:val="20"/>
                <w:szCs w:val="20"/>
              </w:rPr>
              <w:t>/</w:t>
            </w:r>
            <w:proofErr w:type="spellStart"/>
            <w:r w:rsidR="00A7299E">
              <w:rPr>
                <w:spacing w:val="-1"/>
                <w:sz w:val="20"/>
                <w:szCs w:val="20"/>
              </w:rPr>
              <w:t>false</w:t>
            </w:r>
            <w:proofErr w:type="spellEnd"/>
            <w:r w:rsidR="00A7299E">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1A89BE2" w14:textId="77777777" w:rsidR="00DF22CB" w:rsidRDefault="00874D07"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A7299E" w:rsidRPr="00907C9B" w14:paraId="4F2CC84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CAAA5D" w14:textId="77777777" w:rsidR="00A7299E" w:rsidRDefault="00A7299E" w:rsidP="0008052A">
            <w:pPr>
              <w:spacing w:line="229" w:lineRule="exact"/>
              <w:ind w:left="102"/>
              <w:rPr>
                <w:sz w:val="20"/>
                <w:szCs w:val="20"/>
              </w:rPr>
            </w:pPr>
            <w:proofErr w:type="gramStart"/>
            <w:r w:rsidRPr="00AE0615">
              <w:rPr>
                <w:sz w:val="20"/>
                <w:szCs w:val="20"/>
              </w:rPr>
              <w:t>..</w:t>
            </w:r>
            <w:proofErr w:type="gramEnd"/>
            <w:r w:rsidRPr="00AE0615">
              <w:rPr>
                <w:sz w:val="20"/>
                <w:szCs w:val="20"/>
              </w:rPr>
              <w:t>/../../../</w:t>
            </w:r>
            <w:proofErr w:type="spellStart"/>
            <w:r w:rsidRPr="00AE0615">
              <w:rPr>
                <w:sz w:val="20"/>
                <w:szCs w:val="20"/>
              </w:rPr>
              <w:t>uterusNote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1F67AD8" w14:textId="77777777" w:rsidR="00A7299E" w:rsidRDefault="00A7299E" w:rsidP="00874D07">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7D367C5" w14:textId="674CEE2D" w:rsidR="00A7299E" w:rsidRPr="00874D07" w:rsidRDefault="00A7299E" w:rsidP="00F76FDE">
            <w:pPr>
              <w:spacing w:line="226" w:lineRule="exact"/>
              <w:rPr>
                <w:spacing w:val="-1"/>
                <w:sz w:val="20"/>
                <w:szCs w:val="20"/>
              </w:rPr>
            </w:pPr>
            <w:r>
              <w:rPr>
                <w:spacing w:val="-1"/>
                <w:sz w:val="20"/>
                <w:szCs w:val="20"/>
              </w:rPr>
              <w:t xml:space="preserve">Kommentar till uterus med anmärkning. Kan endast anges då </w:t>
            </w:r>
            <w:proofErr w:type="spellStart"/>
            <w:r w:rsidR="004C2742" w:rsidRPr="00874D07">
              <w:rPr>
                <w:sz w:val="20"/>
                <w:szCs w:val="20"/>
              </w:rPr>
              <w:t>uterus</w:t>
            </w:r>
            <w:r w:rsidR="004C2742">
              <w:rPr>
                <w:sz w:val="20"/>
                <w:szCs w:val="20"/>
              </w:rPr>
              <w:t>Contracted</w:t>
            </w:r>
            <w:proofErr w:type="spellEnd"/>
            <w:r w:rsidR="004C2742">
              <w:rPr>
                <w:spacing w:val="-1"/>
                <w:sz w:val="20"/>
                <w:szCs w:val="20"/>
              </w:rPr>
              <w:t xml:space="preserve"> </w:t>
            </w:r>
            <w:r>
              <w:rPr>
                <w:spacing w:val="-1"/>
                <w:sz w:val="20"/>
                <w:szCs w:val="20"/>
              </w:rPr>
              <w:t xml:space="preserve">= </w:t>
            </w:r>
            <w:proofErr w:type="spellStart"/>
            <w:r w:rsidR="00F76FDE">
              <w:rPr>
                <w:spacing w:val="-1"/>
                <w:sz w:val="20"/>
                <w:szCs w:val="20"/>
              </w:rPr>
              <w:t>false</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5440A5FD" w14:textId="77777777" w:rsidR="00A7299E" w:rsidRDefault="00D124D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26890" w:rsidRPr="00907C9B" w14:paraId="693E815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0D39AC" w14:textId="77777777" w:rsidR="00F26890" w:rsidRDefault="000B7D68" w:rsidP="0008052A">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child</w:t>
            </w:r>
            <w:r w:rsidR="00226419">
              <w:rPr>
                <w:sz w:val="20"/>
                <w:szCs w:val="20"/>
              </w:rPr>
              <w:t>Post</w:t>
            </w:r>
            <w:r w:rsidR="00F113A0">
              <w:rPr>
                <w:sz w:val="20"/>
                <w:szCs w:val="20"/>
              </w:rPr>
              <w:t>DeliveryRecord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A6A2D17" w14:textId="77777777" w:rsidR="00F26890" w:rsidRDefault="00F26890" w:rsidP="00874D07">
            <w:pPr>
              <w:spacing w:line="226" w:lineRule="exact"/>
              <w:ind w:left="102"/>
              <w:rPr>
                <w:sz w:val="20"/>
                <w:szCs w:val="20"/>
              </w:rPr>
            </w:pPr>
            <w:proofErr w:type="spellStart"/>
            <w:r>
              <w:rPr>
                <w:sz w:val="20"/>
                <w:szCs w:val="20"/>
                <w:lang w:val="en-US"/>
              </w:rPr>
              <w:t>Child</w:t>
            </w:r>
            <w:r w:rsidR="00226419">
              <w:rPr>
                <w:sz w:val="20"/>
                <w:szCs w:val="20"/>
                <w:lang w:val="en-US"/>
              </w:rPr>
              <w:t>Post</w:t>
            </w:r>
            <w:r w:rsidR="00E07EF2">
              <w:rPr>
                <w:sz w:val="20"/>
                <w:szCs w:val="20"/>
                <w:lang w:val="en-US"/>
              </w:rPr>
              <w:t>DeliveryRecordType</w:t>
            </w:r>
            <w:r>
              <w:rPr>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6508846" w14:textId="258FA3AD" w:rsidR="00F26890" w:rsidRPr="00874D07" w:rsidRDefault="006C38A8" w:rsidP="006C38A8">
            <w:pPr>
              <w:spacing w:line="226" w:lineRule="exact"/>
              <w:ind w:left="102"/>
              <w:rPr>
                <w:spacing w:val="-1"/>
                <w:sz w:val="20"/>
                <w:szCs w:val="20"/>
              </w:rPr>
            </w:pPr>
            <w:proofErr w:type="spellStart"/>
            <w:r>
              <w:rPr>
                <w:spacing w:val="-1"/>
                <w:sz w:val="20"/>
                <w:szCs w:val="20"/>
              </w:rPr>
              <w:t>Efterskötningsjournal</w:t>
            </w:r>
            <w:proofErr w:type="spellEnd"/>
            <w:r w:rsidR="00F26890">
              <w:rPr>
                <w:spacing w:val="-1"/>
                <w:sz w:val="20"/>
                <w:szCs w:val="20"/>
              </w:rPr>
              <w:t xml:space="preserve">, </w:t>
            </w:r>
            <w:r w:rsidR="00D7259D">
              <w:rPr>
                <w:spacing w:val="-1"/>
                <w:sz w:val="20"/>
                <w:szCs w:val="20"/>
              </w:rPr>
              <w:t xml:space="preserve">för </w:t>
            </w:r>
            <w:r w:rsidR="00F26890">
              <w:rPr>
                <w:spacing w:val="-1"/>
                <w:sz w:val="20"/>
                <w:szCs w:val="20"/>
              </w:rPr>
              <w:t>barn</w:t>
            </w:r>
            <w:r w:rsidR="00D7259D">
              <w:rPr>
                <w:spacing w:val="-1"/>
                <w:sz w:val="20"/>
                <w:szCs w:val="20"/>
              </w:rPr>
              <w:t xml:space="preserve"> ur samma graviditet</w:t>
            </w:r>
          </w:p>
        </w:tc>
        <w:tc>
          <w:tcPr>
            <w:tcW w:w="851" w:type="dxa"/>
            <w:tcBorders>
              <w:top w:val="single" w:sz="5" w:space="0" w:color="000000"/>
              <w:left w:val="single" w:sz="5" w:space="0" w:color="000000"/>
              <w:bottom w:val="single" w:sz="5" w:space="0" w:color="000000"/>
              <w:right w:val="single" w:sz="5" w:space="0" w:color="000000"/>
            </w:tcBorders>
          </w:tcPr>
          <w:p w14:paraId="7A88B2C1" w14:textId="77777777" w:rsidR="00F26890" w:rsidRDefault="00F26890"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w:t>
            </w:r>
          </w:p>
        </w:tc>
      </w:tr>
      <w:tr w:rsidR="00E07EF2" w:rsidRPr="00907C9B" w14:paraId="5586438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F49763" w14:textId="77777777" w:rsidR="00E07EF2" w:rsidRDefault="00591D23" w:rsidP="0008052A">
            <w:pPr>
              <w:spacing w:line="229" w:lineRule="exact"/>
              <w:ind w:left="102"/>
              <w:rPr>
                <w:sz w:val="20"/>
                <w:szCs w:val="20"/>
              </w:rPr>
            </w:pPr>
            <w:proofErr w:type="gramStart"/>
            <w:r>
              <w:rPr>
                <w:sz w:val="20"/>
                <w:szCs w:val="20"/>
              </w:rPr>
              <w:t>..</w:t>
            </w:r>
            <w:proofErr w:type="gramEnd"/>
            <w:r>
              <w:rPr>
                <w:sz w:val="20"/>
                <w:szCs w:val="20"/>
              </w:rPr>
              <w:t>/../../../</w:t>
            </w:r>
            <w:proofErr w:type="spellStart"/>
            <w:r w:rsidR="00D7259D">
              <w:rPr>
                <w:sz w:val="20"/>
                <w:szCs w:val="20"/>
              </w:rPr>
              <w:t>ordinalNumber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B606DF5" w14:textId="77777777" w:rsidR="00E07EF2" w:rsidRDefault="00D7259D" w:rsidP="00874D07">
            <w:pPr>
              <w:spacing w:line="226" w:lineRule="exact"/>
              <w:ind w:left="102"/>
              <w:rPr>
                <w:sz w:val="20"/>
                <w:szCs w:val="20"/>
                <w:lang w:val="en-US"/>
              </w:rPr>
            </w:pPr>
            <w:r>
              <w:rPr>
                <w:sz w:val="20"/>
                <w:szCs w:val="20"/>
                <w:lang w:val="en-US"/>
              </w:rPr>
              <w:t>integer</w:t>
            </w:r>
          </w:p>
        </w:tc>
        <w:tc>
          <w:tcPr>
            <w:tcW w:w="3685" w:type="dxa"/>
            <w:tcBorders>
              <w:top w:val="single" w:sz="5" w:space="0" w:color="000000"/>
              <w:left w:val="single" w:sz="5" w:space="0" w:color="000000"/>
              <w:bottom w:val="single" w:sz="5" w:space="0" w:color="000000"/>
              <w:right w:val="single" w:sz="5" w:space="0" w:color="000000"/>
            </w:tcBorders>
          </w:tcPr>
          <w:p w14:paraId="4D67244C" w14:textId="77777777" w:rsidR="00E07EF2" w:rsidRDefault="00D7259D" w:rsidP="00F26890">
            <w:pPr>
              <w:spacing w:line="226" w:lineRule="exact"/>
              <w:ind w:left="102"/>
              <w:rPr>
                <w:spacing w:val="-1"/>
                <w:sz w:val="20"/>
                <w:szCs w:val="20"/>
              </w:rPr>
            </w:pPr>
            <w:r>
              <w:rPr>
                <w:spacing w:val="-1"/>
                <w:sz w:val="20"/>
                <w:szCs w:val="20"/>
              </w:rPr>
              <w:t>Ordningstal för barnet</w:t>
            </w:r>
            <w:r w:rsidR="00591D23">
              <w:rPr>
                <w:spacing w:val="-1"/>
                <w:sz w:val="20"/>
                <w:szCs w:val="20"/>
              </w:rPr>
              <w: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8E85EB7" w14:textId="77777777" w:rsidR="00E07EF2" w:rsidRDefault="00591D23"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591D23" w:rsidRPr="00907C9B" w14:paraId="5AC847D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ADA9DD1" w14:textId="77777777" w:rsidR="00591D23" w:rsidRDefault="00591D23" w:rsidP="0008052A">
            <w:pPr>
              <w:spacing w:line="229" w:lineRule="exact"/>
              <w:ind w:left="102"/>
              <w:rPr>
                <w:sz w:val="20"/>
                <w:szCs w:val="20"/>
              </w:rPr>
            </w:pPr>
            <w:proofErr w:type="gramStart"/>
            <w:r>
              <w:rPr>
                <w:sz w:val="20"/>
                <w:szCs w:val="20"/>
              </w:rPr>
              <w:lastRenderedPageBreak/>
              <w:t>..</w:t>
            </w:r>
            <w:proofErr w:type="gramEnd"/>
            <w:r>
              <w:rPr>
                <w:sz w:val="20"/>
                <w:szCs w:val="20"/>
              </w:rPr>
              <w:t>/../../../</w:t>
            </w:r>
            <w:proofErr w:type="spellStart"/>
            <w:r w:rsidR="00162716">
              <w:rPr>
                <w:sz w:val="20"/>
                <w:szCs w:val="20"/>
              </w:rPr>
              <w:t>weight</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FE51EBC" w14:textId="77777777" w:rsidR="00591D23" w:rsidRDefault="00162716" w:rsidP="00874D07">
            <w:pPr>
              <w:spacing w:line="226" w:lineRule="exact"/>
              <w:ind w:left="102"/>
              <w:rPr>
                <w:sz w:val="20"/>
                <w:szCs w:val="20"/>
                <w:lang w:val="en-US"/>
              </w:rPr>
            </w:pPr>
            <w:proofErr w:type="spellStart"/>
            <w:r>
              <w:rPr>
                <w:sz w:val="20"/>
                <w:szCs w:val="20"/>
                <w:lang w:val="en-US"/>
              </w:rPr>
              <w:t>PQ</w:t>
            </w:r>
            <w:r w:rsidR="00AE0615">
              <w:rPr>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3D8FAE6" w14:textId="77777777" w:rsidR="00591D23" w:rsidRDefault="00162716" w:rsidP="00F26890">
            <w:pPr>
              <w:spacing w:line="226" w:lineRule="exact"/>
              <w:ind w:left="102"/>
              <w:rPr>
                <w:spacing w:val="-1"/>
                <w:sz w:val="20"/>
                <w:szCs w:val="20"/>
              </w:rPr>
            </w:pPr>
            <w:r>
              <w:rPr>
                <w:spacing w:val="-1"/>
                <w:sz w:val="20"/>
                <w:szCs w:val="20"/>
              </w:rPr>
              <w:t>Barnets vikt</w:t>
            </w:r>
          </w:p>
        </w:tc>
        <w:tc>
          <w:tcPr>
            <w:tcW w:w="851" w:type="dxa"/>
            <w:tcBorders>
              <w:top w:val="single" w:sz="5" w:space="0" w:color="000000"/>
              <w:left w:val="single" w:sz="5" w:space="0" w:color="000000"/>
              <w:bottom w:val="single" w:sz="5" w:space="0" w:color="000000"/>
              <w:right w:val="single" w:sz="5" w:space="0" w:color="000000"/>
            </w:tcBorders>
          </w:tcPr>
          <w:p w14:paraId="561E12E9" w14:textId="77777777" w:rsidR="00591D23" w:rsidRDefault="00162716"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162716" w:rsidRPr="00907C9B" w14:paraId="2B2A6B4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7E83A" w14:textId="42C755FF" w:rsidR="00162716" w:rsidRDefault="00162716" w:rsidP="0008052A">
            <w:pPr>
              <w:spacing w:line="229" w:lineRule="exact"/>
              <w:ind w:left="102"/>
              <w:rPr>
                <w:sz w:val="20"/>
                <w:szCs w:val="20"/>
              </w:rPr>
            </w:pPr>
            <w:proofErr w:type="gramStart"/>
            <w:r>
              <w:rPr>
                <w:sz w:val="20"/>
                <w:szCs w:val="20"/>
              </w:rPr>
              <w:t>..</w:t>
            </w:r>
            <w:proofErr w:type="gramEnd"/>
            <w:r>
              <w:rPr>
                <w:sz w:val="20"/>
                <w:szCs w:val="20"/>
              </w:rPr>
              <w:t>/../../../apgarScore</w:t>
            </w:r>
            <w:r w:rsidR="00025422">
              <w:rPr>
                <w:sz w:val="20"/>
                <w:szCs w:val="20"/>
              </w:rPr>
              <w:t>1</w:t>
            </w:r>
          </w:p>
        </w:tc>
        <w:tc>
          <w:tcPr>
            <w:tcW w:w="1843" w:type="dxa"/>
            <w:tcBorders>
              <w:top w:val="single" w:sz="5" w:space="0" w:color="000000"/>
              <w:left w:val="single" w:sz="5" w:space="0" w:color="000000"/>
              <w:bottom w:val="single" w:sz="5" w:space="0" w:color="000000"/>
              <w:right w:val="single" w:sz="5" w:space="0" w:color="000000"/>
            </w:tcBorders>
          </w:tcPr>
          <w:p w14:paraId="2314E7F7" w14:textId="77777777" w:rsidR="00162716" w:rsidRDefault="00162716" w:rsidP="00874D07">
            <w:pPr>
              <w:spacing w:line="226" w:lineRule="exact"/>
              <w:ind w:left="102"/>
              <w:rPr>
                <w:sz w:val="20"/>
                <w:szCs w:val="20"/>
                <w:lang w:val="en-US"/>
              </w:rPr>
            </w:pPr>
            <w:proofErr w:type="spellStart"/>
            <w:proofErr w:type="gramStart"/>
            <w:r>
              <w:rPr>
                <w:sz w:val="20"/>
                <w:szCs w:val="20"/>
                <w:lang w:val="en-US"/>
              </w:rPr>
              <w:t>int</w:t>
            </w:r>
            <w:proofErr w:type="spellEnd"/>
            <w:proofErr w:type="gramEnd"/>
          </w:p>
        </w:tc>
        <w:tc>
          <w:tcPr>
            <w:tcW w:w="3685" w:type="dxa"/>
            <w:tcBorders>
              <w:top w:val="single" w:sz="5" w:space="0" w:color="000000"/>
              <w:left w:val="single" w:sz="5" w:space="0" w:color="000000"/>
              <w:bottom w:val="single" w:sz="5" w:space="0" w:color="000000"/>
              <w:right w:val="single" w:sz="5" w:space="0" w:color="000000"/>
            </w:tcBorders>
          </w:tcPr>
          <w:p w14:paraId="7413C1F9" w14:textId="2AA15D19" w:rsidR="00162716" w:rsidRDefault="00BD27A5" w:rsidP="00F26890">
            <w:pPr>
              <w:spacing w:line="226" w:lineRule="exact"/>
              <w:ind w:left="102"/>
              <w:rPr>
                <w:spacing w:val="-1"/>
                <w:sz w:val="20"/>
                <w:szCs w:val="20"/>
              </w:rPr>
            </w:pPr>
            <w:proofErr w:type="spellStart"/>
            <w:r>
              <w:rPr>
                <w:spacing w:val="-1"/>
                <w:sz w:val="20"/>
                <w:szCs w:val="20"/>
              </w:rPr>
              <w:t>Apgar</w:t>
            </w:r>
            <w:proofErr w:type="spellEnd"/>
            <w:r w:rsidR="00025422">
              <w:rPr>
                <w:spacing w:val="-1"/>
                <w:sz w:val="20"/>
                <w:szCs w:val="20"/>
              </w:rPr>
              <w:t xml:space="preserve"> (0</w:t>
            </w:r>
            <w:proofErr w:type="gramStart"/>
            <w:r w:rsidR="00025422">
              <w:rPr>
                <w:spacing w:val="-1"/>
                <w:sz w:val="20"/>
                <w:szCs w:val="20"/>
              </w:rPr>
              <w:t>..</w:t>
            </w:r>
            <w:proofErr w:type="gramEnd"/>
            <w:r w:rsidR="00025422">
              <w:rPr>
                <w:spacing w:val="-1"/>
                <w:sz w:val="20"/>
                <w:szCs w:val="20"/>
              </w:rPr>
              <w:t>10) efter 1 minut</w:t>
            </w:r>
          </w:p>
        </w:tc>
        <w:tc>
          <w:tcPr>
            <w:tcW w:w="851" w:type="dxa"/>
            <w:tcBorders>
              <w:top w:val="single" w:sz="5" w:space="0" w:color="000000"/>
              <w:left w:val="single" w:sz="5" w:space="0" w:color="000000"/>
              <w:bottom w:val="single" w:sz="5" w:space="0" w:color="000000"/>
              <w:right w:val="single" w:sz="5" w:space="0" w:color="000000"/>
            </w:tcBorders>
          </w:tcPr>
          <w:p w14:paraId="35056618" w14:textId="77777777" w:rsidR="00162716" w:rsidRDefault="00BD27A5"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25422" w:rsidRPr="00907C9B" w14:paraId="4CC0A85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1A657B1" w14:textId="743B00C2" w:rsidR="00025422" w:rsidRDefault="00025422" w:rsidP="0008052A">
            <w:pPr>
              <w:spacing w:line="229" w:lineRule="exact"/>
              <w:ind w:left="102"/>
              <w:rPr>
                <w:sz w:val="20"/>
                <w:szCs w:val="20"/>
              </w:rPr>
            </w:pPr>
            <w:proofErr w:type="gramStart"/>
            <w:r>
              <w:rPr>
                <w:sz w:val="20"/>
                <w:szCs w:val="20"/>
              </w:rPr>
              <w:t>..</w:t>
            </w:r>
            <w:proofErr w:type="gramEnd"/>
            <w:r>
              <w:rPr>
                <w:sz w:val="20"/>
                <w:szCs w:val="20"/>
              </w:rPr>
              <w:t>/../../../apgarScore</w:t>
            </w:r>
            <w:r>
              <w:rPr>
                <w:sz w:val="20"/>
                <w:szCs w:val="20"/>
              </w:rPr>
              <w:t>5</w:t>
            </w:r>
          </w:p>
        </w:tc>
        <w:tc>
          <w:tcPr>
            <w:tcW w:w="1843" w:type="dxa"/>
            <w:tcBorders>
              <w:top w:val="single" w:sz="5" w:space="0" w:color="000000"/>
              <w:left w:val="single" w:sz="5" w:space="0" w:color="000000"/>
              <w:bottom w:val="single" w:sz="5" w:space="0" w:color="000000"/>
              <w:right w:val="single" w:sz="5" w:space="0" w:color="000000"/>
            </w:tcBorders>
          </w:tcPr>
          <w:p w14:paraId="157F052F" w14:textId="085EEC18" w:rsidR="00025422" w:rsidRDefault="00025422" w:rsidP="00874D07">
            <w:pPr>
              <w:spacing w:line="226" w:lineRule="exact"/>
              <w:ind w:left="102"/>
              <w:rPr>
                <w:sz w:val="20"/>
                <w:szCs w:val="20"/>
                <w:lang w:val="en-US"/>
              </w:rPr>
            </w:pPr>
            <w:proofErr w:type="spellStart"/>
            <w:proofErr w:type="gramStart"/>
            <w:r>
              <w:rPr>
                <w:sz w:val="20"/>
                <w:szCs w:val="20"/>
                <w:lang w:val="en-US"/>
              </w:rPr>
              <w:t>int</w:t>
            </w:r>
            <w:proofErr w:type="spellEnd"/>
            <w:proofErr w:type="gramEnd"/>
          </w:p>
        </w:tc>
        <w:tc>
          <w:tcPr>
            <w:tcW w:w="3685" w:type="dxa"/>
            <w:tcBorders>
              <w:top w:val="single" w:sz="5" w:space="0" w:color="000000"/>
              <w:left w:val="single" w:sz="5" w:space="0" w:color="000000"/>
              <w:bottom w:val="single" w:sz="5" w:space="0" w:color="000000"/>
              <w:right w:val="single" w:sz="5" w:space="0" w:color="000000"/>
            </w:tcBorders>
          </w:tcPr>
          <w:p w14:paraId="44F6947F" w14:textId="0B7D3FAF" w:rsidR="00025422" w:rsidRDefault="00025422" w:rsidP="00F26890">
            <w:pPr>
              <w:spacing w:line="226" w:lineRule="exact"/>
              <w:ind w:left="102"/>
              <w:rPr>
                <w:spacing w:val="-1"/>
                <w:sz w:val="20"/>
                <w:szCs w:val="20"/>
              </w:rPr>
            </w:pPr>
            <w:proofErr w:type="spellStart"/>
            <w:r>
              <w:rPr>
                <w:spacing w:val="-1"/>
                <w:sz w:val="20"/>
                <w:szCs w:val="20"/>
              </w:rPr>
              <w:t>Apgar</w:t>
            </w:r>
            <w:proofErr w:type="spellEnd"/>
            <w:r>
              <w:rPr>
                <w:spacing w:val="-1"/>
                <w:sz w:val="20"/>
                <w:szCs w:val="20"/>
              </w:rPr>
              <w:t xml:space="preserve"> (0</w:t>
            </w:r>
            <w:proofErr w:type="gramStart"/>
            <w:r>
              <w:rPr>
                <w:spacing w:val="-1"/>
                <w:sz w:val="20"/>
                <w:szCs w:val="20"/>
              </w:rPr>
              <w:t>..</w:t>
            </w:r>
            <w:proofErr w:type="gramEnd"/>
            <w:r>
              <w:rPr>
                <w:spacing w:val="-1"/>
                <w:sz w:val="20"/>
                <w:szCs w:val="20"/>
              </w:rPr>
              <w:t>10)</w:t>
            </w:r>
            <w:r>
              <w:rPr>
                <w:spacing w:val="-1"/>
                <w:sz w:val="20"/>
                <w:szCs w:val="20"/>
              </w:rPr>
              <w:t xml:space="preserve"> efter 5 minuter</w:t>
            </w:r>
          </w:p>
        </w:tc>
        <w:tc>
          <w:tcPr>
            <w:tcW w:w="851" w:type="dxa"/>
            <w:tcBorders>
              <w:top w:val="single" w:sz="5" w:space="0" w:color="000000"/>
              <w:left w:val="single" w:sz="5" w:space="0" w:color="000000"/>
              <w:bottom w:val="single" w:sz="5" w:space="0" w:color="000000"/>
              <w:right w:val="single" w:sz="5" w:space="0" w:color="000000"/>
            </w:tcBorders>
          </w:tcPr>
          <w:p w14:paraId="42AB9D5C" w14:textId="3BF2A323" w:rsidR="00025422" w:rsidRDefault="00025422"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025422" w:rsidRPr="00907C9B" w14:paraId="49F5B0A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10BE6" w14:textId="08859983" w:rsidR="00025422" w:rsidRDefault="00025422" w:rsidP="0008052A">
            <w:pPr>
              <w:spacing w:line="229" w:lineRule="exact"/>
              <w:ind w:left="102"/>
              <w:rPr>
                <w:sz w:val="20"/>
                <w:szCs w:val="20"/>
              </w:rPr>
            </w:pPr>
            <w:proofErr w:type="gramStart"/>
            <w:r>
              <w:rPr>
                <w:sz w:val="20"/>
                <w:szCs w:val="20"/>
              </w:rPr>
              <w:t>..</w:t>
            </w:r>
            <w:proofErr w:type="gramEnd"/>
            <w:r>
              <w:rPr>
                <w:sz w:val="20"/>
                <w:szCs w:val="20"/>
              </w:rPr>
              <w:t>/../../../apgarScore</w:t>
            </w:r>
            <w:r>
              <w:rPr>
                <w:sz w:val="20"/>
                <w:szCs w:val="20"/>
              </w:rPr>
              <w:t>10</w:t>
            </w:r>
          </w:p>
        </w:tc>
        <w:tc>
          <w:tcPr>
            <w:tcW w:w="1843" w:type="dxa"/>
            <w:tcBorders>
              <w:top w:val="single" w:sz="5" w:space="0" w:color="000000"/>
              <w:left w:val="single" w:sz="5" w:space="0" w:color="000000"/>
              <w:bottom w:val="single" w:sz="5" w:space="0" w:color="000000"/>
              <w:right w:val="single" w:sz="5" w:space="0" w:color="000000"/>
            </w:tcBorders>
          </w:tcPr>
          <w:p w14:paraId="193242C2" w14:textId="3C93FC5B" w:rsidR="00025422" w:rsidRDefault="00025422" w:rsidP="00874D07">
            <w:pPr>
              <w:spacing w:line="226" w:lineRule="exact"/>
              <w:ind w:left="102"/>
              <w:rPr>
                <w:sz w:val="20"/>
                <w:szCs w:val="20"/>
                <w:lang w:val="en-US"/>
              </w:rPr>
            </w:pPr>
            <w:proofErr w:type="spellStart"/>
            <w:proofErr w:type="gramStart"/>
            <w:r>
              <w:rPr>
                <w:sz w:val="20"/>
                <w:szCs w:val="20"/>
                <w:lang w:val="en-US"/>
              </w:rPr>
              <w:t>int</w:t>
            </w:r>
            <w:proofErr w:type="spellEnd"/>
            <w:proofErr w:type="gramEnd"/>
          </w:p>
        </w:tc>
        <w:tc>
          <w:tcPr>
            <w:tcW w:w="3685" w:type="dxa"/>
            <w:tcBorders>
              <w:top w:val="single" w:sz="5" w:space="0" w:color="000000"/>
              <w:left w:val="single" w:sz="5" w:space="0" w:color="000000"/>
              <w:bottom w:val="single" w:sz="5" w:space="0" w:color="000000"/>
              <w:right w:val="single" w:sz="5" w:space="0" w:color="000000"/>
            </w:tcBorders>
          </w:tcPr>
          <w:p w14:paraId="3837DBE7" w14:textId="5F00C782" w:rsidR="00025422" w:rsidRDefault="00025422" w:rsidP="00F26890">
            <w:pPr>
              <w:spacing w:line="226" w:lineRule="exact"/>
              <w:ind w:left="102"/>
              <w:rPr>
                <w:spacing w:val="-1"/>
                <w:sz w:val="20"/>
                <w:szCs w:val="20"/>
              </w:rPr>
            </w:pPr>
            <w:proofErr w:type="spellStart"/>
            <w:r>
              <w:rPr>
                <w:spacing w:val="-1"/>
                <w:sz w:val="20"/>
                <w:szCs w:val="20"/>
              </w:rPr>
              <w:t>Apgar</w:t>
            </w:r>
            <w:proofErr w:type="spellEnd"/>
            <w:r>
              <w:rPr>
                <w:spacing w:val="-1"/>
                <w:sz w:val="20"/>
                <w:szCs w:val="20"/>
              </w:rPr>
              <w:t xml:space="preserve"> (0</w:t>
            </w:r>
            <w:proofErr w:type="gramStart"/>
            <w:r>
              <w:rPr>
                <w:spacing w:val="-1"/>
                <w:sz w:val="20"/>
                <w:szCs w:val="20"/>
              </w:rPr>
              <w:t>..</w:t>
            </w:r>
            <w:proofErr w:type="gramEnd"/>
            <w:r>
              <w:rPr>
                <w:spacing w:val="-1"/>
                <w:sz w:val="20"/>
                <w:szCs w:val="20"/>
              </w:rPr>
              <w:t>10)</w:t>
            </w:r>
            <w:r>
              <w:rPr>
                <w:spacing w:val="-1"/>
                <w:sz w:val="20"/>
                <w:szCs w:val="20"/>
              </w:rPr>
              <w:t xml:space="preserve"> efter 10 minuter</w:t>
            </w:r>
          </w:p>
        </w:tc>
        <w:tc>
          <w:tcPr>
            <w:tcW w:w="851" w:type="dxa"/>
            <w:tcBorders>
              <w:top w:val="single" w:sz="5" w:space="0" w:color="000000"/>
              <w:left w:val="single" w:sz="5" w:space="0" w:color="000000"/>
              <w:bottom w:val="single" w:sz="5" w:space="0" w:color="000000"/>
              <w:right w:val="single" w:sz="5" w:space="0" w:color="000000"/>
            </w:tcBorders>
          </w:tcPr>
          <w:p w14:paraId="51FBF513" w14:textId="6669588B" w:rsidR="00025422" w:rsidRDefault="00025422"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bl>
    <w:p w14:paraId="1EB39A59" w14:textId="63F3B91C" w:rsidR="00F4564C" w:rsidRDefault="00F4564C" w:rsidP="00D218F3"/>
    <w:p w14:paraId="18115D56" w14:textId="77777777" w:rsidR="00F4564C" w:rsidRDefault="00F4564C">
      <w:pPr>
        <w:widowControl w:val="0"/>
      </w:pPr>
      <w:r>
        <w:br w:type="page"/>
      </w:r>
    </w:p>
    <w:p w14:paraId="6D3670E0" w14:textId="77777777" w:rsidR="00F4564C" w:rsidRPr="00907C9B" w:rsidRDefault="00F4564C" w:rsidP="00F4564C">
      <w:pPr>
        <w:pStyle w:val="Rubrik1"/>
      </w:pPr>
      <w:bookmarkStart w:id="95" w:name="_Toc240974323"/>
      <w:proofErr w:type="spellStart"/>
      <w:r>
        <w:lastRenderedPageBreak/>
        <w:t>GetLaboratoryOutcome</w:t>
      </w:r>
      <w:bookmarkEnd w:id="95"/>
      <w:proofErr w:type="spellEnd"/>
    </w:p>
    <w:p w14:paraId="5C9529E6" w14:textId="77777777" w:rsidR="00F4564C" w:rsidRDefault="00F4564C" w:rsidP="00F4564C">
      <w:pPr>
        <w:spacing w:line="239" w:lineRule="auto"/>
        <w:ind w:left="867" w:right="145"/>
        <w:rPr>
          <w:spacing w:val="-1"/>
        </w:rPr>
      </w:pPr>
      <w:proofErr w:type="spellStart"/>
      <w:r w:rsidRPr="00907C9B">
        <w:rPr>
          <w:spacing w:val="-1"/>
        </w:rPr>
        <w:t>Get</w:t>
      </w:r>
      <w:r>
        <w:rPr>
          <w:spacing w:val="-1"/>
        </w:rPr>
        <w:t>LaboratoryOutcome</w:t>
      </w:r>
      <w:proofErr w:type="spellEnd"/>
      <w:r w:rsidRPr="00907C9B">
        <w:rPr>
          <w:spacing w:val="-1"/>
        </w:rPr>
        <w:t xml:space="preserve"> returnerar </w:t>
      </w:r>
      <w:r>
        <w:rPr>
          <w:spacing w:val="-1"/>
        </w:rPr>
        <w:t xml:space="preserve">patienters kemilaboratoriesvar. Notera att denna version av </w:t>
      </w:r>
      <w:proofErr w:type="spellStart"/>
      <w:r>
        <w:rPr>
          <w:spacing w:val="-1"/>
        </w:rPr>
        <w:t>GetLaboratoryOutcome</w:t>
      </w:r>
      <w:proofErr w:type="spellEnd"/>
      <w:r>
        <w:rPr>
          <w:spacing w:val="-1"/>
        </w:rPr>
        <w:t xml:space="preserve"> endast returnerar kemilaboratoriesvar, och inte svar från exempelvis mikrobiologi.</w:t>
      </w:r>
    </w:p>
    <w:p w14:paraId="61754561" w14:textId="77777777" w:rsidR="00F4564C" w:rsidRDefault="00F4564C" w:rsidP="00F4564C">
      <w:pPr>
        <w:spacing w:line="239" w:lineRule="auto"/>
        <w:ind w:left="867" w:right="145"/>
        <w:rPr>
          <w:spacing w:val="-1"/>
        </w:rPr>
      </w:pPr>
    </w:p>
    <w:p w14:paraId="6AF3787F" w14:textId="77777777" w:rsidR="00F4564C" w:rsidRPr="00907C9B" w:rsidRDefault="00F4564C" w:rsidP="00F4564C">
      <w:pPr>
        <w:spacing w:line="239" w:lineRule="auto"/>
        <w:ind w:left="867" w:right="145"/>
        <w:rPr>
          <w:spacing w:val="-1"/>
        </w:rPr>
      </w:pPr>
      <w:proofErr w:type="spellStart"/>
      <w:r>
        <w:rPr>
          <w:spacing w:val="-1"/>
        </w:rPr>
        <w:t>GetLaboratoryOutcome</w:t>
      </w:r>
      <w:proofErr w:type="spellEnd"/>
      <w:r>
        <w:rPr>
          <w:spacing w:val="-1"/>
        </w:rPr>
        <w:t xml:space="preserve"> returnerar laboratoriesvar lagrade i journalsystem, och skall </w:t>
      </w:r>
      <w:proofErr w:type="gramStart"/>
      <w:r>
        <w:rPr>
          <w:spacing w:val="-1"/>
        </w:rPr>
        <w:t>ej</w:t>
      </w:r>
      <w:proofErr w:type="gramEnd"/>
      <w:r>
        <w:rPr>
          <w:spacing w:val="-1"/>
        </w:rPr>
        <w:t xml:space="preserve"> implementeras för att returnera laboratoriesvar från laboratoriesystem.</w:t>
      </w:r>
    </w:p>
    <w:p w14:paraId="19628D4F" w14:textId="77777777" w:rsidR="00F4564C" w:rsidRPr="00907C9B" w:rsidRDefault="00F4564C" w:rsidP="00F4564C">
      <w:pPr>
        <w:spacing w:line="239" w:lineRule="auto"/>
        <w:ind w:left="867" w:right="145"/>
        <w:rPr>
          <w:spacing w:val="-1"/>
        </w:rPr>
      </w:pPr>
    </w:p>
    <w:p w14:paraId="74D3DC33" w14:textId="77777777" w:rsidR="00F4564C" w:rsidRPr="00907C9B" w:rsidRDefault="00F4564C" w:rsidP="00F4564C">
      <w:pPr>
        <w:spacing w:before="2" w:line="160" w:lineRule="exact"/>
        <w:rPr>
          <w:sz w:val="16"/>
          <w:szCs w:val="16"/>
        </w:rPr>
      </w:pPr>
    </w:p>
    <w:p w14:paraId="7EB37BD2" w14:textId="77777777" w:rsidR="00F4564C" w:rsidRPr="002E1905" w:rsidRDefault="00F4564C" w:rsidP="00F4564C">
      <w:pPr>
        <w:pStyle w:val="Rubrik2b"/>
      </w:pPr>
      <w:bookmarkStart w:id="96" w:name="_Toc240974324"/>
      <w:r w:rsidRPr="002E1905">
        <w:t>Frivillighet</w:t>
      </w:r>
      <w:bookmarkEnd w:id="96"/>
    </w:p>
    <w:p w14:paraId="46A22BB0" w14:textId="77777777" w:rsidR="00F4564C" w:rsidRPr="002E1905" w:rsidRDefault="00F4564C" w:rsidP="00F4564C">
      <w:pPr>
        <w:spacing w:before="9" w:line="110" w:lineRule="exact"/>
        <w:rPr>
          <w:color w:val="000000" w:themeColor="text1"/>
          <w:sz w:val="11"/>
          <w:szCs w:val="11"/>
        </w:rPr>
      </w:pPr>
    </w:p>
    <w:p w14:paraId="5672D747" w14:textId="77777777" w:rsidR="00F4564C" w:rsidRPr="002E1905" w:rsidRDefault="00F4564C" w:rsidP="00F4564C">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EB99E8E" w14:textId="77777777" w:rsidR="00F4564C" w:rsidRPr="00BC5B0B" w:rsidRDefault="00F4564C" w:rsidP="00F4564C">
      <w:pPr>
        <w:spacing w:before="2" w:line="160" w:lineRule="exact"/>
        <w:rPr>
          <w:color w:val="FF0000"/>
          <w:sz w:val="16"/>
          <w:szCs w:val="16"/>
        </w:rPr>
      </w:pPr>
    </w:p>
    <w:p w14:paraId="02046650" w14:textId="77777777" w:rsidR="00F4564C" w:rsidRPr="00BC5B0B" w:rsidRDefault="00F4564C" w:rsidP="00F4564C">
      <w:pPr>
        <w:spacing w:line="200" w:lineRule="exact"/>
        <w:rPr>
          <w:color w:val="FF0000"/>
          <w:sz w:val="20"/>
          <w:szCs w:val="20"/>
        </w:rPr>
      </w:pPr>
    </w:p>
    <w:p w14:paraId="7DD5AB6E" w14:textId="77777777" w:rsidR="00F4564C" w:rsidRPr="00866C77" w:rsidRDefault="00F4564C" w:rsidP="00F4564C">
      <w:pPr>
        <w:pStyle w:val="Rubrik2b"/>
      </w:pPr>
      <w:bookmarkStart w:id="97" w:name="_Toc240974325"/>
      <w:r w:rsidRPr="00866C77">
        <w:t>Version</w:t>
      </w:r>
      <w:bookmarkEnd w:id="97"/>
    </w:p>
    <w:p w14:paraId="091E86CA" w14:textId="77777777" w:rsidR="00F4564C" w:rsidRPr="00866C77" w:rsidRDefault="00F4564C" w:rsidP="00F4564C">
      <w:pPr>
        <w:spacing w:before="9" w:line="110" w:lineRule="exact"/>
        <w:rPr>
          <w:color w:val="000000" w:themeColor="text1"/>
          <w:sz w:val="11"/>
          <w:szCs w:val="11"/>
        </w:rPr>
      </w:pPr>
    </w:p>
    <w:p w14:paraId="7325A61B" w14:textId="77777777" w:rsidR="00F4564C" w:rsidRPr="00866C77" w:rsidRDefault="00F4564C" w:rsidP="00F4564C">
      <w:pPr>
        <w:pStyle w:val="Brdtext"/>
        <w:ind w:right="689"/>
        <w:rPr>
          <w:color w:val="000000" w:themeColor="text1"/>
        </w:rPr>
      </w:pPr>
      <w:r w:rsidRPr="00866C77">
        <w:rPr>
          <w:color w:val="000000" w:themeColor="text1"/>
        </w:rPr>
        <w:t>2.0</w:t>
      </w:r>
    </w:p>
    <w:p w14:paraId="066258E4" w14:textId="77777777" w:rsidR="00F4564C" w:rsidRPr="00BC5B0B" w:rsidRDefault="00F4564C" w:rsidP="00F4564C">
      <w:pPr>
        <w:spacing w:before="10" w:line="150" w:lineRule="exact"/>
        <w:rPr>
          <w:color w:val="FF0000"/>
          <w:sz w:val="15"/>
          <w:szCs w:val="15"/>
        </w:rPr>
      </w:pPr>
    </w:p>
    <w:p w14:paraId="05F8D8B5" w14:textId="77777777" w:rsidR="00F4564C" w:rsidRPr="00BC5B0B" w:rsidRDefault="00F4564C" w:rsidP="00F4564C">
      <w:pPr>
        <w:spacing w:line="200" w:lineRule="exact"/>
        <w:rPr>
          <w:color w:val="FF0000"/>
          <w:sz w:val="20"/>
          <w:szCs w:val="20"/>
        </w:rPr>
      </w:pPr>
    </w:p>
    <w:p w14:paraId="369E3BDF" w14:textId="77777777" w:rsidR="00F4564C" w:rsidRPr="001C06B7" w:rsidRDefault="00F4564C" w:rsidP="00F4564C">
      <w:pPr>
        <w:pStyle w:val="Rubrik2b"/>
      </w:pPr>
      <w:bookmarkStart w:id="98" w:name="_Toc240974326"/>
      <w:r w:rsidRPr="001C06B7">
        <w:t>SLA-krav</w:t>
      </w:r>
      <w:bookmarkEnd w:id="98"/>
    </w:p>
    <w:p w14:paraId="6F6BA29D" w14:textId="77777777" w:rsidR="00F4564C" w:rsidRPr="001C06B7" w:rsidRDefault="00F4564C" w:rsidP="00F4564C">
      <w:pPr>
        <w:spacing w:before="9" w:line="110" w:lineRule="exact"/>
        <w:rPr>
          <w:color w:val="000000" w:themeColor="text1"/>
          <w:sz w:val="11"/>
          <w:szCs w:val="11"/>
        </w:rPr>
      </w:pPr>
    </w:p>
    <w:p w14:paraId="0F4A619E" w14:textId="77777777" w:rsidR="00F4564C" w:rsidRPr="002A2A8D" w:rsidRDefault="00F4564C" w:rsidP="00F4564C">
      <w:pPr>
        <w:pStyle w:val="Brdtext"/>
        <w:ind w:right="150"/>
        <w:rPr>
          <w:spacing w:val="-1"/>
        </w:rPr>
      </w:pPr>
      <w:r w:rsidRPr="001C06B7">
        <w:rPr>
          <w:color w:val="000000" w:themeColor="text1"/>
          <w:spacing w:val="-1"/>
        </w:rPr>
        <w:t>Inga</w:t>
      </w:r>
      <w:r w:rsidRPr="002A2A8D">
        <w:rPr>
          <w:spacing w:val="-1"/>
        </w:rPr>
        <w:t xml:space="preserve"> specifika. Se generella SLA-krav.</w:t>
      </w:r>
    </w:p>
    <w:p w14:paraId="338F9230" w14:textId="77777777" w:rsidR="00F4564C" w:rsidRPr="00527535" w:rsidRDefault="00F4564C" w:rsidP="00F4564C">
      <w:pPr>
        <w:pStyle w:val="Brdtext"/>
        <w:ind w:right="150"/>
        <w:rPr>
          <w:spacing w:val="-1"/>
        </w:rPr>
      </w:pPr>
    </w:p>
    <w:p w14:paraId="25E80039" w14:textId="77777777" w:rsidR="00F4564C" w:rsidRPr="00527535" w:rsidRDefault="00F4564C" w:rsidP="00F4564C"/>
    <w:p w14:paraId="505D5ACE" w14:textId="77777777" w:rsidR="00F4564C" w:rsidRPr="00907C9B" w:rsidRDefault="00F4564C" w:rsidP="00F4564C">
      <w:pPr>
        <w:pStyle w:val="Rubrik2b"/>
        <w:rPr>
          <w:color w:val="FF0000"/>
        </w:rPr>
      </w:pPr>
      <w:bookmarkStart w:id="99" w:name="_Toc240974327"/>
      <w:r w:rsidRPr="00527535">
        <w:t>Fältregler</w:t>
      </w:r>
      <w:bookmarkEnd w:id="99"/>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F4564C" w:rsidRPr="00907C9B" w14:paraId="32D605D7" w14:textId="77777777" w:rsidTr="00D068D5">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8717158" w14:textId="77777777" w:rsidR="00F4564C" w:rsidRPr="00907C9B" w:rsidRDefault="00F4564C" w:rsidP="00D068D5">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3161503" w14:textId="77777777" w:rsidR="00F4564C" w:rsidRPr="00907C9B" w:rsidRDefault="00F4564C" w:rsidP="00D068D5">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130D7FA" w14:textId="77777777" w:rsidR="00F4564C" w:rsidRPr="00907C9B" w:rsidRDefault="00F4564C" w:rsidP="00D068D5">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9DA5B06" w14:textId="77777777" w:rsidR="00F4564C" w:rsidRPr="00907C9B" w:rsidRDefault="00F4564C" w:rsidP="00D068D5">
            <w:pPr>
              <w:spacing w:line="226" w:lineRule="exact"/>
              <w:ind w:left="101"/>
              <w:rPr>
                <w:b/>
                <w:sz w:val="20"/>
                <w:szCs w:val="20"/>
              </w:rPr>
            </w:pPr>
            <w:proofErr w:type="spellStart"/>
            <w:r w:rsidRPr="00907C9B">
              <w:rPr>
                <w:b/>
                <w:sz w:val="20"/>
                <w:szCs w:val="20"/>
              </w:rPr>
              <w:t>Ka</w:t>
            </w:r>
            <w:r w:rsidRPr="00907C9B">
              <w:rPr>
                <w:b/>
                <w:spacing w:val="-1"/>
                <w:sz w:val="20"/>
                <w:szCs w:val="20"/>
              </w:rPr>
              <w:t>r</w:t>
            </w:r>
            <w:r w:rsidRPr="00907C9B">
              <w:rPr>
                <w:b/>
                <w:sz w:val="20"/>
                <w:szCs w:val="20"/>
              </w:rPr>
              <w:t>di</w:t>
            </w:r>
            <w:proofErr w:type="spellEnd"/>
            <w:r w:rsidRPr="00907C9B">
              <w:rPr>
                <w:b/>
                <w:sz w:val="20"/>
                <w:szCs w:val="20"/>
              </w:rPr>
              <w:t>-</w:t>
            </w:r>
          </w:p>
          <w:p w14:paraId="78E2E0C6" w14:textId="77777777" w:rsidR="00F4564C" w:rsidRPr="00907C9B" w:rsidRDefault="00F4564C" w:rsidP="00D068D5">
            <w:pPr>
              <w:ind w:left="102"/>
              <w:rPr>
                <w:sz w:val="20"/>
                <w:szCs w:val="20"/>
              </w:rPr>
            </w:pPr>
            <w:proofErr w:type="spellStart"/>
            <w:r w:rsidRPr="00907C9B">
              <w:rPr>
                <w:b/>
                <w:sz w:val="20"/>
                <w:szCs w:val="20"/>
              </w:rPr>
              <w:t>n</w:t>
            </w:r>
            <w:r w:rsidRPr="00907C9B">
              <w:rPr>
                <w:b/>
                <w:spacing w:val="-1"/>
                <w:sz w:val="20"/>
                <w:szCs w:val="20"/>
              </w:rPr>
              <w:t>alitet</w:t>
            </w:r>
            <w:proofErr w:type="spellEnd"/>
          </w:p>
        </w:tc>
      </w:tr>
      <w:tr w:rsidR="00F4564C" w:rsidRPr="00907C9B" w14:paraId="449D0BB6" w14:textId="77777777" w:rsidTr="00D068D5">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7AAD0F6" w14:textId="77777777" w:rsidR="00F4564C" w:rsidRPr="00907C9B" w:rsidRDefault="00F4564C" w:rsidP="00D068D5">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4F1F4EA0" w14:textId="77777777" w:rsidR="00F4564C" w:rsidRPr="00907C9B" w:rsidRDefault="00F4564C" w:rsidP="00D068D5"/>
        </w:tc>
        <w:tc>
          <w:tcPr>
            <w:tcW w:w="3969" w:type="dxa"/>
            <w:tcBorders>
              <w:top w:val="single" w:sz="5" w:space="0" w:color="000000"/>
              <w:left w:val="single" w:sz="5" w:space="0" w:color="000000"/>
              <w:bottom w:val="single" w:sz="5" w:space="0" w:color="000000"/>
              <w:right w:val="single" w:sz="5" w:space="0" w:color="000000"/>
            </w:tcBorders>
          </w:tcPr>
          <w:p w14:paraId="7F18211E" w14:textId="77777777" w:rsidR="00F4564C" w:rsidRPr="00907C9B" w:rsidRDefault="00F4564C" w:rsidP="00D068D5"/>
        </w:tc>
        <w:tc>
          <w:tcPr>
            <w:tcW w:w="851" w:type="dxa"/>
            <w:tcBorders>
              <w:top w:val="single" w:sz="5" w:space="0" w:color="000000"/>
              <w:left w:val="single" w:sz="5" w:space="0" w:color="000000"/>
              <w:bottom w:val="single" w:sz="5" w:space="0" w:color="000000"/>
              <w:right w:val="single" w:sz="5" w:space="0" w:color="000000"/>
            </w:tcBorders>
          </w:tcPr>
          <w:p w14:paraId="5BBB89A9" w14:textId="77777777" w:rsidR="00F4564C" w:rsidRPr="00907C9B" w:rsidRDefault="00F4564C" w:rsidP="00D068D5"/>
        </w:tc>
      </w:tr>
      <w:tr w:rsidR="00F4564C" w:rsidRPr="00907C9B" w14:paraId="04B2A4A0" w14:textId="77777777" w:rsidTr="00D068D5">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57D70D7F" w14:textId="77777777" w:rsidR="00F4564C" w:rsidRPr="00907C9B" w:rsidRDefault="00F4564C" w:rsidP="00D068D5">
            <w:pPr>
              <w:spacing w:line="227" w:lineRule="exact"/>
              <w:ind w:left="102"/>
              <w:rPr>
                <w:sz w:val="20"/>
                <w:szCs w:val="20"/>
              </w:rPr>
            </w:pPr>
            <w:proofErr w:type="spellStart"/>
            <w:r>
              <w:rPr>
                <w:sz w:val="20"/>
                <w:szCs w:val="20"/>
              </w:rPr>
              <w:t>careUnitHSAId</w:t>
            </w:r>
            <w:proofErr w:type="spellEnd"/>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702DACCE" w14:textId="77777777" w:rsidR="00F4564C" w:rsidRPr="00907C9B" w:rsidRDefault="00F4564C" w:rsidP="00D068D5">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34B5BB7" w14:textId="77777777" w:rsidR="00F4564C" w:rsidRPr="00907C9B" w:rsidRDefault="00F4564C" w:rsidP="00D068D5">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proofErr w:type="spellStart"/>
            <w:r>
              <w:rPr>
                <w:spacing w:val="-1"/>
                <w:sz w:val="20"/>
                <w:szCs w:val="20"/>
              </w:rPr>
              <w:t>careUnitHSAid</w:t>
            </w:r>
            <w:proofErr w:type="spellEnd"/>
            <w:r w:rsidRPr="00907C9B">
              <w:rPr>
                <w:spacing w:val="-1"/>
                <w:sz w:val="20"/>
                <w:szCs w:val="20"/>
              </w:rPr>
              <w:t xml:space="preserve"> i </w:t>
            </w:r>
            <w:proofErr w:type="spellStart"/>
            <w:r w:rsidRPr="00907C9B">
              <w:rPr>
                <w:spacing w:val="-1"/>
                <w:sz w:val="20"/>
                <w:szCs w:val="20"/>
              </w:rPr>
              <w:t>authorType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D0A3F25" w14:textId="77777777" w:rsidR="00F4564C" w:rsidRPr="00907C9B" w:rsidRDefault="00F4564C" w:rsidP="00D068D5">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2D2522BE" w14:textId="77777777" w:rsidR="00F4564C" w:rsidRPr="00907C9B" w:rsidRDefault="00F4564C" w:rsidP="00D068D5">
            <w:pPr>
              <w:ind w:left="102"/>
              <w:rPr>
                <w:sz w:val="20"/>
                <w:szCs w:val="20"/>
              </w:rPr>
            </w:pPr>
          </w:p>
        </w:tc>
      </w:tr>
      <w:tr w:rsidR="00F4564C" w:rsidRPr="00907C9B" w14:paraId="6CFD89F7" w14:textId="77777777" w:rsidTr="00D068D5">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54623A2F" w14:textId="77777777" w:rsidR="00F4564C" w:rsidRPr="00907C9B" w:rsidRDefault="00F4564C" w:rsidP="00D068D5">
            <w:pPr>
              <w:spacing w:line="226" w:lineRule="exact"/>
              <w:ind w:left="102"/>
              <w:rPr>
                <w:spacing w:val="-1"/>
                <w:sz w:val="20"/>
                <w:szCs w:val="20"/>
              </w:rPr>
            </w:pPr>
            <w:proofErr w:type="spellStart"/>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75EEF6B" w14:textId="77777777" w:rsidR="00F4564C" w:rsidRPr="00907C9B" w:rsidRDefault="00F4564C" w:rsidP="00D068D5">
            <w:pPr>
              <w:spacing w:line="226" w:lineRule="exact"/>
              <w:ind w:left="102"/>
              <w:rPr>
                <w:spacing w:val="-1"/>
                <w:sz w:val="20"/>
                <w:szCs w:val="20"/>
              </w:rPr>
            </w:pPr>
            <w:proofErr w:type="spellStart"/>
            <w:r>
              <w:rPr>
                <w:spacing w:val="-1"/>
                <w:sz w:val="20"/>
                <w:szCs w:val="20"/>
              </w:rPr>
              <w:t>PatientIdType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013CD9C" w14:textId="77777777" w:rsidR="00F4564C" w:rsidRPr="00CA0259" w:rsidRDefault="00F4564C" w:rsidP="00D068D5">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spellStart"/>
            <w:proofErr w:type="gramStart"/>
            <w:r w:rsidRPr="0041336D">
              <w:rPr>
                <w:spacing w:val="-1"/>
                <w:sz w:val="20"/>
                <w:szCs w:val="20"/>
              </w:rPr>
              <w:t>value</w:t>
            </w:r>
            <w:proofErr w:type="spellEnd"/>
            <w:r w:rsidRPr="0041336D">
              <w:rPr>
                <w:spacing w:val="-1"/>
                <w:sz w:val="20"/>
                <w:szCs w:val="20"/>
              </w:rPr>
              <w:t xml:space="preserve"> sätts till patientens identifierare.</w:t>
            </w:r>
            <w:proofErr w:type="gramEnd"/>
            <w:r>
              <w:rPr>
                <w:spacing w:val="-1"/>
                <w:sz w:val="20"/>
                <w:szCs w:val="20"/>
              </w:rPr>
              <w:t xml:space="preserve"> Anges med 12 tecken utan avskiljare.</w:t>
            </w:r>
            <w:r w:rsidRPr="0041336D">
              <w:rPr>
                <w:spacing w:val="-1"/>
                <w:sz w:val="20"/>
                <w:szCs w:val="20"/>
              </w:rPr>
              <w:br/>
            </w:r>
            <w:proofErr w:type="spellStart"/>
            <w:r w:rsidRPr="0041336D">
              <w:rPr>
                <w:spacing w:val="-1"/>
                <w:sz w:val="20"/>
                <w:szCs w:val="20"/>
              </w:rPr>
              <w:t>Type</w:t>
            </w:r>
            <w:proofErr w:type="spellEnd"/>
            <w:r w:rsidRPr="0041336D">
              <w:rPr>
                <w:spacing w:val="-1"/>
                <w:sz w:val="20"/>
                <w:szCs w:val="20"/>
              </w:rPr>
              <w:t xml:space="preserv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42C3CF89" w14:textId="77777777" w:rsidR="00F4564C" w:rsidRPr="00907C9B" w:rsidRDefault="00F4564C" w:rsidP="00D068D5">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4564C" w:rsidRPr="00907C9B" w14:paraId="728FFCB6" w14:textId="77777777" w:rsidTr="00D068D5">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55A2C8B5" w14:textId="77777777" w:rsidR="00F4564C" w:rsidRPr="00907C9B" w:rsidRDefault="00F4564C" w:rsidP="00D068D5">
            <w:pPr>
              <w:spacing w:line="226" w:lineRule="exact"/>
              <w:ind w:left="102"/>
              <w:rPr>
                <w:sz w:val="20"/>
                <w:szCs w:val="20"/>
              </w:rPr>
            </w:pPr>
            <w:proofErr w:type="spellStart"/>
            <w:r w:rsidRPr="00907C9B">
              <w:rPr>
                <w:sz w:val="20"/>
                <w:szCs w:val="20"/>
              </w:rPr>
              <w:t>timePeriod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0FAAAE2" w14:textId="77777777" w:rsidR="00F4564C" w:rsidRPr="00907C9B" w:rsidRDefault="00F4564C" w:rsidP="00D068D5">
            <w:pPr>
              <w:spacing w:line="226" w:lineRule="exact"/>
              <w:ind w:left="102"/>
              <w:rPr>
                <w:spacing w:val="-1"/>
                <w:sz w:val="20"/>
                <w:szCs w:val="20"/>
              </w:rPr>
            </w:pPr>
            <w:proofErr w:type="spellStart"/>
            <w:r>
              <w:rPr>
                <w:spacing w:val="-1"/>
                <w:sz w:val="20"/>
                <w:szCs w:val="20"/>
              </w:rPr>
              <w:t>DatePeriodType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B7A85DC" w14:textId="77777777" w:rsidR="00F4564C" w:rsidRPr="00907C9B" w:rsidRDefault="00F4564C" w:rsidP="00D068D5">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766DEFA8" w14:textId="77777777" w:rsidR="00F4564C" w:rsidRPr="00907C9B" w:rsidRDefault="00F4564C" w:rsidP="00D068D5">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F4564C" w:rsidRPr="00907C9B" w14:paraId="4A26443A" w14:textId="77777777" w:rsidTr="00D068D5">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8DEB58D" w14:textId="77777777" w:rsidR="00F4564C" w:rsidRPr="005F1D2D" w:rsidRDefault="00F4564C" w:rsidP="00D068D5">
            <w:pPr>
              <w:spacing w:line="226" w:lineRule="exact"/>
              <w:ind w:left="102"/>
              <w:rPr>
                <w:sz w:val="20"/>
                <w:szCs w:val="20"/>
              </w:rPr>
            </w:pP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32E79733" w14:textId="77777777" w:rsidR="00F4564C" w:rsidRPr="005F1D2D" w:rsidRDefault="00F4564C" w:rsidP="00D068D5">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A0431C" w14:textId="77777777" w:rsidR="00F4564C" w:rsidRPr="005F1D2D" w:rsidRDefault="00F4564C" w:rsidP="00D068D5">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43B833C" w14:textId="77777777" w:rsidR="00F4564C" w:rsidRPr="005F1D2D"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3FE228DD" w14:textId="77777777" w:rsidTr="00D068D5">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9143E16" w14:textId="77777777" w:rsidR="00F4564C" w:rsidRPr="005F1D2D" w:rsidRDefault="00F4564C" w:rsidP="00D068D5">
            <w:pPr>
              <w:spacing w:line="226" w:lineRule="exact"/>
              <w:ind w:left="102"/>
              <w:rPr>
                <w:sz w:val="20"/>
                <w:szCs w:val="20"/>
              </w:rPr>
            </w:pP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589EA3BD" w14:textId="77777777" w:rsidR="00F4564C" w:rsidRPr="005F1D2D" w:rsidRDefault="00F4564C" w:rsidP="00D068D5">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FC6A04" w14:textId="77777777" w:rsidR="00F4564C" w:rsidRPr="005F1D2D" w:rsidRDefault="00F4564C" w:rsidP="00D068D5">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667C0BEB" w14:textId="77777777" w:rsidR="00F4564C" w:rsidRPr="005F1D2D"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7F2C849D" w14:textId="77777777" w:rsidTr="00D068D5">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62466EBD" w14:textId="77777777" w:rsidR="00F4564C" w:rsidRPr="00907C9B" w:rsidRDefault="00F4564C" w:rsidP="00D068D5">
            <w:pPr>
              <w:spacing w:line="226" w:lineRule="exact"/>
              <w:ind w:left="102"/>
              <w:rPr>
                <w:sz w:val="20"/>
                <w:szCs w:val="20"/>
              </w:rPr>
            </w:pPr>
            <w:proofErr w:type="spellStart"/>
            <w:r w:rsidRPr="005F1D2D">
              <w:rPr>
                <w:sz w:val="20"/>
                <w:szCs w:val="20"/>
              </w:rPr>
              <w:t>sourceSystem</w:t>
            </w:r>
            <w:r>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3133B4D" w14:textId="77777777" w:rsidR="00F4564C" w:rsidRPr="00907C9B" w:rsidRDefault="00F4564C" w:rsidP="00D068D5">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53D6CF5D" w14:textId="77777777" w:rsidR="00F4564C" w:rsidRPr="005F1D2D" w:rsidRDefault="00F4564C" w:rsidP="00D068D5">
            <w:pPr>
              <w:spacing w:line="226" w:lineRule="exact"/>
              <w:ind w:left="102"/>
              <w:rPr>
                <w:sz w:val="20"/>
                <w:szCs w:val="20"/>
              </w:rPr>
            </w:pPr>
            <w:r w:rsidRPr="005F1D2D">
              <w:rPr>
                <w:sz w:val="20"/>
                <w:szCs w:val="20"/>
              </w:rPr>
              <w:t xml:space="preserve">Begränsar sökningen till dokument som är skapade i angivet system. </w:t>
            </w:r>
          </w:p>
          <w:p w14:paraId="72DE0D2E" w14:textId="77777777" w:rsidR="00F4564C" w:rsidRPr="005F1D2D" w:rsidRDefault="00F4564C" w:rsidP="00D068D5">
            <w:pPr>
              <w:spacing w:line="226" w:lineRule="exact"/>
              <w:ind w:left="102"/>
              <w:rPr>
                <w:sz w:val="20"/>
                <w:szCs w:val="20"/>
              </w:rPr>
            </w:pPr>
          </w:p>
          <w:p w14:paraId="4BAC9B37" w14:textId="77777777" w:rsidR="00F4564C" w:rsidRPr="005F1D2D" w:rsidRDefault="00F4564C" w:rsidP="00D068D5">
            <w:pPr>
              <w:spacing w:line="226" w:lineRule="exact"/>
              <w:ind w:left="102"/>
              <w:rPr>
                <w:sz w:val="20"/>
                <w:szCs w:val="20"/>
              </w:rPr>
            </w:pPr>
            <w:r w:rsidRPr="005F1D2D">
              <w:rPr>
                <w:sz w:val="20"/>
                <w:szCs w:val="20"/>
              </w:rPr>
              <w:t xml:space="preserve">Värdet på detta fält måste överensstämma med värdet på </w:t>
            </w:r>
            <w:proofErr w:type="spellStart"/>
            <w:r w:rsidRPr="005F1D2D">
              <w:rPr>
                <w:sz w:val="20"/>
                <w:szCs w:val="20"/>
              </w:rPr>
              <w:t>logicalAddress</w:t>
            </w:r>
            <w:proofErr w:type="spellEnd"/>
            <w:r w:rsidRPr="005F1D2D">
              <w:rPr>
                <w:sz w:val="20"/>
                <w:szCs w:val="20"/>
              </w:rPr>
              <w:t xml:space="preserve"> i anropets tekniska </w:t>
            </w:r>
            <w:proofErr w:type="spellStart"/>
            <w:r w:rsidRPr="005F1D2D">
              <w:rPr>
                <w:sz w:val="20"/>
                <w:szCs w:val="20"/>
              </w:rPr>
              <w:t>kuvertering</w:t>
            </w:r>
            <w:proofErr w:type="spellEnd"/>
            <w:r w:rsidRPr="005F1D2D">
              <w:rPr>
                <w:sz w:val="20"/>
                <w:szCs w:val="20"/>
              </w:rPr>
              <w:t xml:space="preserve"> (ex. </w:t>
            </w:r>
            <w:proofErr w:type="spellStart"/>
            <w:r w:rsidRPr="005F1D2D">
              <w:rPr>
                <w:sz w:val="20"/>
                <w:szCs w:val="20"/>
              </w:rPr>
              <w:t>SOAP-header</w:t>
            </w:r>
            <w:proofErr w:type="spellEnd"/>
            <w:r w:rsidRPr="005F1D2D">
              <w:rPr>
                <w:sz w:val="20"/>
                <w:szCs w:val="20"/>
              </w:rPr>
              <w:t>).</w:t>
            </w:r>
          </w:p>
          <w:p w14:paraId="37CB7069" w14:textId="77777777" w:rsidR="00F4564C" w:rsidRPr="005F1D2D" w:rsidRDefault="00F4564C" w:rsidP="00D068D5">
            <w:pPr>
              <w:spacing w:line="226" w:lineRule="exact"/>
              <w:ind w:left="102"/>
              <w:rPr>
                <w:spacing w:val="-1"/>
                <w:sz w:val="20"/>
                <w:szCs w:val="20"/>
              </w:rPr>
            </w:pPr>
          </w:p>
          <w:p w14:paraId="12A44769" w14:textId="77777777" w:rsidR="00F4564C" w:rsidRPr="005F1D2D" w:rsidRDefault="00F4564C" w:rsidP="00D068D5">
            <w:pPr>
              <w:spacing w:line="226" w:lineRule="exact"/>
              <w:ind w:left="102"/>
              <w:rPr>
                <w:sz w:val="20"/>
                <w:szCs w:val="20"/>
              </w:rPr>
            </w:pPr>
            <w:r w:rsidRPr="005F1D2D">
              <w:rPr>
                <w:sz w:val="20"/>
                <w:szCs w:val="20"/>
              </w:rPr>
              <w:t>Det innebär i praktiken att aggregerande tjänster inte används när detta fält anges.</w:t>
            </w:r>
          </w:p>
          <w:p w14:paraId="435443C3" w14:textId="77777777" w:rsidR="00F4564C" w:rsidRPr="005F1D2D" w:rsidRDefault="00F4564C" w:rsidP="00D068D5">
            <w:pPr>
              <w:spacing w:line="226" w:lineRule="exact"/>
              <w:ind w:left="102"/>
              <w:rPr>
                <w:sz w:val="20"/>
                <w:szCs w:val="20"/>
              </w:rPr>
            </w:pPr>
          </w:p>
          <w:p w14:paraId="12B867A9" w14:textId="77777777" w:rsidR="00F4564C" w:rsidRPr="00907C9B" w:rsidRDefault="00F4564C" w:rsidP="00D068D5">
            <w:pPr>
              <w:spacing w:line="229" w:lineRule="exact"/>
              <w:ind w:left="102"/>
              <w:rPr>
                <w:sz w:val="20"/>
                <w:szCs w:val="20"/>
              </w:rPr>
            </w:pPr>
            <w:r w:rsidRPr="005F1D2D">
              <w:rPr>
                <w:sz w:val="20"/>
                <w:szCs w:val="20"/>
              </w:rPr>
              <w:t xml:space="preserve">Fältet är tvingande om </w:t>
            </w:r>
            <w:proofErr w:type="spellStart"/>
            <w:r w:rsidRPr="005F1D2D">
              <w:rPr>
                <w:sz w:val="20"/>
                <w:szCs w:val="20"/>
              </w:rPr>
              <w:t>careContactId</w:t>
            </w:r>
            <w:proofErr w:type="spellEnd"/>
            <w:r w:rsidRPr="005F1D2D">
              <w:rPr>
                <w:sz w:val="20"/>
                <w:szCs w:val="20"/>
              </w:rPr>
              <w:t xml:space="preserve"> angivits.</w:t>
            </w:r>
          </w:p>
        </w:tc>
        <w:tc>
          <w:tcPr>
            <w:tcW w:w="851" w:type="dxa"/>
            <w:tcBorders>
              <w:top w:val="single" w:sz="5" w:space="0" w:color="000000"/>
              <w:left w:val="single" w:sz="5" w:space="0" w:color="000000"/>
              <w:bottom w:val="single" w:sz="5" w:space="0" w:color="000000"/>
              <w:right w:val="single" w:sz="5" w:space="0" w:color="000000"/>
            </w:tcBorders>
          </w:tcPr>
          <w:p w14:paraId="476D6D60" w14:textId="77777777" w:rsidR="00F4564C" w:rsidRPr="005F1D2D" w:rsidRDefault="00F4564C" w:rsidP="00D068D5">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4C09D171" w14:textId="77777777" w:rsidR="00F4564C" w:rsidRPr="005F1D2D" w:rsidRDefault="00F4564C" w:rsidP="00D068D5">
            <w:pPr>
              <w:spacing w:line="229" w:lineRule="exact"/>
              <w:ind w:left="102"/>
              <w:rPr>
                <w:sz w:val="20"/>
                <w:szCs w:val="20"/>
              </w:rPr>
            </w:pPr>
          </w:p>
          <w:p w14:paraId="2FB4C686" w14:textId="77777777" w:rsidR="00F4564C" w:rsidRPr="005F1D2D" w:rsidRDefault="00F4564C" w:rsidP="00D068D5">
            <w:pPr>
              <w:spacing w:line="229" w:lineRule="exact"/>
              <w:ind w:left="102"/>
              <w:rPr>
                <w:sz w:val="20"/>
                <w:szCs w:val="20"/>
              </w:rPr>
            </w:pPr>
          </w:p>
          <w:p w14:paraId="4530E0CA" w14:textId="77777777" w:rsidR="00F4564C" w:rsidRPr="00907C9B" w:rsidRDefault="00F4564C" w:rsidP="00D068D5">
            <w:pPr>
              <w:spacing w:line="229" w:lineRule="exact"/>
              <w:ind w:left="102"/>
              <w:rPr>
                <w:sz w:val="20"/>
                <w:szCs w:val="20"/>
              </w:rPr>
            </w:pPr>
          </w:p>
        </w:tc>
      </w:tr>
      <w:tr w:rsidR="00F4564C" w:rsidRPr="00907C9B" w14:paraId="1C150A72" w14:textId="77777777" w:rsidTr="00D068D5">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69E87611" w14:textId="77777777" w:rsidR="00F4564C" w:rsidRPr="00907C9B" w:rsidRDefault="00F4564C" w:rsidP="00D068D5">
            <w:pPr>
              <w:spacing w:line="226" w:lineRule="exact"/>
              <w:ind w:left="102"/>
              <w:rPr>
                <w:b/>
                <w:sz w:val="20"/>
                <w:szCs w:val="20"/>
              </w:rPr>
            </w:pPr>
            <w:proofErr w:type="spellStart"/>
            <w:r w:rsidRPr="005F1D2D">
              <w:rPr>
                <w:sz w:val="20"/>
                <w:szCs w:val="20"/>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6064DE9" w14:textId="77777777" w:rsidR="00F4564C" w:rsidRPr="00907C9B" w:rsidRDefault="00F4564C" w:rsidP="00D068D5">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E78E0F" w14:textId="77777777" w:rsidR="00F4564C" w:rsidRPr="00907C9B" w:rsidRDefault="00F4564C" w:rsidP="00D068D5">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70418194" w14:textId="77777777" w:rsidR="00F4564C" w:rsidRPr="00907C9B" w:rsidRDefault="00F4564C" w:rsidP="00D068D5">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F4564C" w:rsidRPr="00907C9B" w14:paraId="1F391BE8" w14:textId="77777777" w:rsidTr="00D068D5">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6E3E7EAB" w14:textId="77777777" w:rsidR="00F4564C" w:rsidRDefault="00F4564C" w:rsidP="00D068D5">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E8E5C5B" w14:textId="77777777" w:rsidR="00F4564C" w:rsidRDefault="00F4564C" w:rsidP="00D068D5">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67A012C" w14:textId="77777777" w:rsidR="00F4564C" w:rsidRDefault="00F4564C" w:rsidP="00D068D5">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18BE766" w14:textId="77777777" w:rsidR="00F4564C" w:rsidRDefault="00F4564C" w:rsidP="00D068D5">
            <w:pPr>
              <w:spacing w:line="229" w:lineRule="exact"/>
              <w:ind w:left="102"/>
              <w:rPr>
                <w:sz w:val="20"/>
                <w:szCs w:val="20"/>
              </w:rPr>
            </w:pPr>
          </w:p>
        </w:tc>
      </w:tr>
      <w:tr w:rsidR="00F4564C" w14:paraId="0E89602F" w14:textId="77777777" w:rsidTr="00D068D5">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6CF063D4" w14:textId="77777777" w:rsidR="00F4564C" w:rsidRDefault="00F4564C" w:rsidP="00D068D5">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5D329FF8" w14:textId="77777777" w:rsidR="00F4564C" w:rsidRPr="00B43AC4" w:rsidRDefault="00F4564C" w:rsidP="00D068D5">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A2FD2EB" w14:textId="77777777" w:rsidR="00F4564C" w:rsidRDefault="00F4564C" w:rsidP="00D068D5">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7BB7BCF" w14:textId="77777777" w:rsidR="00F4564C" w:rsidRDefault="00F4564C" w:rsidP="00D068D5">
            <w:pPr>
              <w:rPr>
                <w:sz w:val="20"/>
                <w:szCs w:val="20"/>
              </w:rPr>
            </w:pPr>
          </w:p>
        </w:tc>
      </w:tr>
      <w:tr w:rsidR="00F4564C" w:rsidRPr="00907C9B" w14:paraId="2B94854A" w14:textId="77777777" w:rsidTr="00D068D5">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73BB674" w14:textId="77777777" w:rsidR="00F4564C" w:rsidRPr="00907C9B" w:rsidRDefault="00F4564C" w:rsidP="00D068D5">
            <w:pPr>
              <w:spacing w:line="226" w:lineRule="exact"/>
              <w:ind w:left="102"/>
              <w:rPr>
                <w:sz w:val="20"/>
                <w:szCs w:val="20"/>
              </w:rPr>
            </w:pPr>
            <w:proofErr w:type="spellStart"/>
            <w:r>
              <w:rPr>
                <w:sz w:val="20"/>
                <w:szCs w:val="20"/>
              </w:rPr>
              <w:t>laboratoryOutcome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8D34FA3" w14:textId="77777777" w:rsidR="00F4564C" w:rsidRPr="00907C9B" w:rsidRDefault="00F4564C" w:rsidP="00D068D5">
            <w:pPr>
              <w:spacing w:line="226" w:lineRule="exact"/>
              <w:ind w:left="102"/>
              <w:rPr>
                <w:sz w:val="20"/>
                <w:szCs w:val="20"/>
              </w:rPr>
            </w:pPr>
            <w:proofErr w:type="spellStart"/>
            <w:r>
              <w:rPr>
                <w:sz w:val="20"/>
                <w:szCs w:val="20"/>
              </w:rPr>
              <w:t>LaboratoryOutcome</w:t>
            </w:r>
            <w:r w:rsidRPr="00907C9B">
              <w:rPr>
                <w:sz w:val="20"/>
                <w:szCs w:val="20"/>
              </w:rPr>
              <w:t>Type</w:t>
            </w:r>
            <w:proofErr w:type="spellEnd"/>
            <w:r w:rsidRPr="00907C9B">
              <w:rPr>
                <w:sz w:val="20"/>
                <w:szCs w:val="20"/>
              </w:rPr>
              <w:t xml:space="preserve"> </w:t>
            </w:r>
          </w:p>
        </w:tc>
        <w:tc>
          <w:tcPr>
            <w:tcW w:w="3969" w:type="dxa"/>
            <w:tcBorders>
              <w:top w:val="single" w:sz="5" w:space="0" w:color="000000"/>
              <w:left w:val="single" w:sz="5" w:space="0" w:color="000000"/>
              <w:bottom w:val="single" w:sz="5" w:space="0" w:color="000000"/>
              <w:right w:val="single" w:sz="5" w:space="0" w:color="000000"/>
            </w:tcBorders>
          </w:tcPr>
          <w:p w14:paraId="3DA315B4" w14:textId="77777777" w:rsidR="00F4564C" w:rsidRDefault="00F4564C" w:rsidP="00D068D5">
            <w:pPr>
              <w:spacing w:line="229" w:lineRule="exact"/>
              <w:ind w:left="102"/>
              <w:rPr>
                <w:rFonts w:ascii="Calibri" w:hAnsi="Calibri"/>
                <w:spacing w:val="-1"/>
              </w:rPr>
            </w:pPr>
            <w:r w:rsidRPr="004742A5">
              <w:rPr>
                <w:sz w:val="20"/>
                <w:szCs w:val="20"/>
              </w:rPr>
              <w:t xml:space="preserve">Returnerar en patients </w:t>
            </w:r>
            <w:r>
              <w:rPr>
                <w:sz w:val="20"/>
                <w:szCs w:val="20"/>
              </w:rPr>
              <w:t>laboratoriesvar</w:t>
            </w:r>
            <w:r w:rsidRPr="004742A5">
              <w:rPr>
                <w:sz w:val="20"/>
                <w:szCs w:val="20"/>
              </w:rPr>
              <w:t>.</w:t>
            </w:r>
          </w:p>
          <w:p w14:paraId="34846D0A" w14:textId="77777777" w:rsidR="00F4564C" w:rsidRDefault="00F4564C" w:rsidP="00D068D5">
            <w:pPr>
              <w:rPr>
                <w:rFonts w:ascii="Arial" w:hAnsi="Arial" w:cs="Arial"/>
                <w:b/>
                <w:bCs/>
              </w:rPr>
            </w:pPr>
          </w:p>
          <w:p w14:paraId="5757D985" w14:textId="77777777" w:rsidR="00F4564C" w:rsidRPr="00907C9B" w:rsidRDefault="00F4564C" w:rsidP="00D068D5">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40A8B1" w14:textId="77777777" w:rsidR="00F4564C" w:rsidRPr="00907C9B" w:rsidRDefault="00F4564C" w:rsidP="00D068D5">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F4564C" w:rsidRPr="00907C9B" w14:paraId="7EA34CB7" w14:textId="77777777" w:rsidTr="00D068D5">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7BCA2C70" w14:textId="77777777" w:rsidR="00F4564C" w:rsidRPr="00907C9B" w:rsidRDefault="00F4564C" w:rsidP="00D068D5">
            <w:pPr>
              <w:spacing w:line="229" w:lineRule="exact"/>
              <w:ind w:left="102"/>
              <w:rPr>
                <w:sz w:val="20"/>
                <w:szCs w:val="20"/>
              </w:rPr>
            </w:pPr>
            <w:r w:rsidRPr="00907C9B">
              <w:rPr>
                <w:sz w:val="20"/>
                <w:szCs w:val="20"/>
              </w:rPr>
              <w:t>.</w:t>
            </w:r>
            <w:proofErr w:type="spellStart"/>
            <w:r>
              <w:rPr>
                <w:sz w:val="20"/>
                <w:szCs w:val="20"/>
              </w:rPr>
              <w:t>l</w:t>
            </w:r>
            <w:r w:rsidRPr="00D92388">
              <w:rPr>
                <w:sz w:val="20"/>
                <w:szCs w:val="20"/>
              </w:rPr>
              <w:t>aboratoryOutcomeType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617CC9C" w14:textId="77777777" w:rsidR="00F4564C" w:rsidRPr="00907C9B" w:rsidRDefault="00F4564C" w:rsidP="00D068D5">
            <w:pPr>
              <w:spacing w:line="229" w:lineRule="exact"/>
              <w:ind w:left="102"/>
              <w:rPr>
                <w:sz w:val="20"/>
                <w:szCs w:val="20"/>
              </w:rPr>
            </w:pPr>
            <w:proofErr w:type="spellStart"/>
            <w:r>
              <w:rPr>
                <w:sz w:val="20"/>
                <w:szCs w:val="20"/>
              </w:rPr>
              <w:t>P</w:t>
            </w:r>
            <w:r w:rsidRPr="00907C9B">
              <w:rPr>
                <w:sz w:val="20"/>
                <w:szCs w:val="20"/>
              </w:rPr>
              <w:t>atient</w:t>
            </w:r>
            <w:r>
              <w:rPr>
                <w:sz w:val="20"/>
                <w:szCs w:val="20"/>
              </w:rPr>
              <w:t>Summary</w:t>
            </w:r>
            <w:r w:rsidRPr="00907C9B">
              <w:rPr>
                <w:sz w:val="20"/>
                <w:szCs w:val="20"/>
              </w:rPr>
              <w:t>HeaderType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A114355" w14:textId="77777777" w:rsidR="00F4564C" w:rsidRPr="00907C9B" w:rsidRDefault="00F4564C" w:rsidP="00D068D5">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7350D25E" w14:textId="77777777" w:rsidR="00F4564C" w:rsidRPr="00907C9B" w:rsidRDefault="00F4564C" w:rsidP="00D068D5">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4564C" w:rsidRPr="00907C9B" w14:paraId="5DCEEE68" w14:textId="77777777" w:rsidTr="00D068D5">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9C31053" w14:textId="77777777" w:rsidR="00F4564C" w:rsidRPr="00907C9B" w:rsidRDefault="00F4564C" w:rsidP="00D068D5">
            <w:pPr>
              <w:spacing w:line="229" w:lineRule="exact"/>
              <w:ind w:left="102"/>
              <w:rPr>
                <w:b/>
                <w:sz w:val="20"/>
                <w:szCs w:val="20"/>
              </w:rPr>
            </w:pPr>
            <w:proofErr w:type="gramStart"/>
            <w:r w:rsidRPr="00907C9B">
              <w:rPr>
                <w:sz w:val="20"/>
                <w:szCs w:val="20"/>
              </w:rPr>
              <w:t>..</w:t>
            </w:r>
            <w:proofErr w:type="spellStart"/>
            <w:proofErr w:type="gramEnd"/>
            <w:r w:rsidRPr="00907C9B">
              <w:rPr>
                <w:sz w:val="20"/>
                <w:szCs w:val="20"/>
              </w:rPr>
              <w:t>document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B562622" w14:textId="77777777" w:rsidR="00F4564C" w:rsidRPr="00907C9B" w:rsidRDefault="00F4564C" w:rsidP="00D068D5">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301A1FF" w14:textId="77777777" w:rsidR="00F4564C" w:rsidRPr="00907C9B" w:rsidRDefault="00F4564C" w:rsidP="00D068D5">
            <w:pPr>
              <w:spacing w:line="229" w:lineRule="exact"/>
              <w:ind w:left="102"/>
              <w:rPr>
                <w:sz w:val="20"/>
                <w:szCs w:val="20"/>
              </w:rPr>
            </w:pPr>
            <w:r w:rsidRPr="00D92388">
              <w:rPr>
                <w:sz w:val="20"/>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0B07D98" w14:textId="77777777" w:rsidR="00F4564C" w:rsidRPr="00907C9B" w:rsidRDefault="00F4564C" w:rsidP="00D068D5">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4564C" w:rsidRPr="00907C9B" w14:paraId="0B36D86B" w14:textId="77777777" w:rsidTr="00D068D5">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69D02D7" w14:textId="77777777" w:rsidR="00F4564C" w:rsidRPr="00907C9B" w:rsidRDefault="00F4564C" w:rsidP="00D068D5">
            <w:pPr>
              <w:spacing w:line="229" w:lineRule="exact"/>
              <w:ind w:left="102"/>
              <w:rPr>
                <w:sz w:val="20"/>
                <w:szCs w:val="20"/>
              </w:rPr>
            </w:pPr>
            <w:proofErr w:type="gramStart"/>
            <w:r>
              <w:rPr>
                <w:sz w:val="20"/>
                <w:szCs w:val="20"/>
              </w:rPr>
              <w:t>..</w:t>
            </w:r>
            <w:proofErr w:type="spellStart"/>
            <w:proofErr w:type="gramEnd"/>
            <w:r w:rsidRPr="007D6475">
              <w:rPr>
                <w:sz w:val="20"/>
                <w:szCs w:val="20"/>
              </w:rPr>
              <w:t>sourceSystem</w:t>
            </w:r>
            <w:r>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3082E3FF" w14:textId="77777777" w:rsidR="00F4564C" w:rsidRDefault="00F4564C" w:rsidP="00D068D5">
            <w:pPr>
              <w:spacing w:line="229" w:lineRule="exact"/>
              <w:ind w:left="102"/>
              <w:rPr>
                <w:sz w:val="20"/>
                <w:szCs w:val="20"/>
              </w:rPr>
            </w:pPr>
            <w:proofErr w:type="spellStart"/>
            <w:r w:rsidRPr="007D6475">
              <w:rPr>
                <w:sz w:val="20"/>
                <w:szCs w:val="20"/>
              </w:rPr>
              <w:t>HSA</w:t>
            </w:r>
            <w:r>
              <w:rPr>
                <w:sz w:val="20"/>
                <w:szCs w:val="20"/>
              </w:rPr>
              <w:t>I</w:t>
            </w:r>
            <w:r w:rsidRPr="007D6475">
              <w:rPr>
                <w:sz w:val="20"/>
                <w:szCs w:val="20"/>
              </w:rPr>
              <w:t>dType</w:t>
            </w:r>
            <w:proofErr w:type="spellEnd"/>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28718B13" w14:textId="77777777" w:rsidR="00F4564C" w:rsidRPr="00041CC6" w:rsidRDefault="00F4564C" w:rsidP="00D068D5">
            <w:pPr>
              <w:spacing w:line="229" w:lineRule="exact"/>
              <w:ind w:left="102"/>
              <w:rPr>
                <w:sz w:val="20"/>
                <w:szCs w:val="20"/>
              </w:rPr>
            </w:pPr>
            <w:proofErr w:type="spellStart"/>
            <w:r w:rsidRPr="007D6475">
              <w:rPr>
                <w:sz w:val="20"/>
                <w:szCs w:val="20"/>
              </w:rPr>
              <w:t>HSAid</w:t>
            </w:r>
            <w:proofErr w:type="spellEnd"/>
            <w:r w:rsidRPr="007D6475">
              <w:rPr>
                <w:sz w:val="20"/>
                <w:szCs w:val="20"/>
              </w:rPr>
              <w:t xml:space="preserve">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26F11EC9" w14:textId="77777777" w:rsidR="00F4564C" w:rsidRPr="00907C9B" w:rsidRDefault="00F4564C" w:rsidP="00D068D5">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F4564C" w:rsidRPr="00907C9B" w14:paraId="26F24211" w14:textId="77777777" w:rsidTr="00D068D5">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52193AB7" w14:textId="77777777" w:rsidR="00F4564C" w:rsidRPr="00907C9B" w:rsidRDefault="00F4564C" w:rsidP="00D068D5">
            <w:pPr>
              <w:spacing w:line="229" w:lineRule="exact"/>
              <w:ind w:left="102"/>
              <w:rPr>
                <w:sz w:val="20"/>
                <w:szCs w:val="20"/>
              </w:rPr>
            </w:pPr>
            <w:proofErr w:type="gramStart"/>
            <w:r w:rsidRPr="00907C9B">
              <w:rPr>
                <w:sz w:val="20"/>
                <w:szCs w:val="20"/>
              </w:rPr>
              <w:t>.</w:t>
            </w:r>
            <w:r>
              <w:rPr>
                <w:sz w:val="20"/>
                <w:szCs w:val="20"/>
              </w:rPr>
              <w:t>.</w:t>
            </w:r>
            <w:proofErr w:type="spellStart"/>
            <w:proofErr w:type="gramEnd"/>
            <w:r w:rsidRPr="00907C9B">
              <w:rPr>
                <w:sz w:val="20"/>
                <w:szCs w:val="20"/>
              </w:rPr>
              <w:t>documentTime</w:t>
            </w:r>
            <w:proofErr w:type="spellEnd"/>
          </w:p>
          <w:p w14:paraId="2CEE6103" w14:textId="77777777" w:rsidR="00F4564C" w:rsidRPr="00907C9B" w:rsidRDefault="00F4564C" w:rsidP="00D068D5">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00C8475" w14:textId="77777777" w:rsidR="00F4564C" w:rsidRPr="00171EC2" w:rsidRDefault="00F4564C" w:rsidP="00D068D5">
            <w:pPr>
              <w:spacing w:line="229" w:lineRule="exact"/>
              <w:ind w:left="102"/>
              <w:rPr>
                <w:sz w:val="20"/>
                <w:szCs w:val="20"/>
              </w:rPr>
            </w:pPr>
            <w:proofErr w:type="spellStart"/>
            <w:r>
              <w:rPr>
                <w:sz w:val="20"/>
                <w:szCs w:val="20"/>
              </w:rPr>
              <w:t>TimeStampType</w:t>
            </w:r>
            <w:proofErr w:type="spellEnd"/>
          </w:p>
          <w:p w14:paraId="0B426A94" w14:textId="77777777" w:rsidR="00F4564C" w:rsidRPr="00907C9B" w:rsidRDefault="00F4564C" w:rsidP="00D068D5">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F5CBA" w14:textId="77777777" w:rsidR="00F4564C" w:rsidRPr="00907C9B" w:rsidRDefault="00F4564C" w:rsidP="00D068D5">
            <w:pPr>
              <w:spacing w:line="229" w:lineRule="exact"/>
              <w:ind w:left="102"/>
              <w:rPr>
                <w:sz w:val="20"/>
                <w:szCs w:val="20"/>
              </w:rPr>
            </w:pPr>
            <w:r w:rsidRPr="00D92388">
              <w:rPr>
                <w:sz w:val="20"/>
                <w:szCs w:val="20"/>
              </w:rPr>
              <w:t xml:space="preserve">Tidpunkt då svar skickas från </w:t>
            </w:r>
            <w:proofErr w:type="gramStart"/>
            <w:r w:rsidRPr="00D92388">
              <w:rPr>
                <w:sz w:val="20"/>
                <w:szCs w:val="20"/>
              </w:rPr>
              <w:t>laboratoriesystemet  till</w:t>
            </w:r>
            <w:proofErr w:type="gramEnd"/>
            <w:r w:rsidRPr="00D92388">
              <w:rPr>
                <w:sz w:val="20"/>
                <w:szCs w:val="20"/>
              </w:rPr>
              <w:t xml:space="preserve"> framställaren av vårdbegäran och </w:t>
            </w:r>
            <w:proofErr w:type="spellStart"/>
            <w:r w:rsidRPr="00D92388">
              <w:rPr>
                <w:sz w:val="20"/>
                <w:szCs w:val="20"/>
              </w:rPr>
              <w:t>ev</w:t>
            </w:r>
            <w:proofErr w:type="spellEnd"/>
            <w:r w:rsidRPr="00D92388">
              <w:rPr>
                <w:sz w:val="20"/>
                <w:szCs w:val="20"/>
              </w:rPr>
              <w:t xml:space="preserve"> kopiemottagare</w:t>
            </w:r>
          </w:p>
        </w:tc>
        <w:tc>
          <w:tcPr>
            <w:tcW w:w="851" w:type="dxa"/>
            <w:tcBorders>
              <w:top w:val="single" w:sz="5" w:space="0" w:color="000000"/>
              <w:left w:val="single" w:sz="5" w:space="0" w:color="000000"/>
              <w:bottom w:val="single" w:sz="5" w:space="0" w:color="000000"/>
              <w:right w:val="single" w:sz="5" w:space="0" w:color="000000"/>
            </w:tcBorders>
          </w:tcPr>
          <w:p w14:paraId="1894FE73" w14:textId="77777777" w:rsidR="00F4564C" w:rsidRPr="00907C9B" w:rsidRDefault="00F4564C" w:rsidP="00D068D5">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4564C" w:rsidRPr="00907C9B" w14:paraId="53C2F05E" w14:textId="77777777" w:rsidTr="00D068D5">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6DD5A2C" w14:textId="77777777" w:rsidR="00F4564C" w:rsidRPr="00907C9B" w:rsidRDefault="00F4564C" w:rsidP="00D068D5">
            <w:pPr>
              <w:spacing w:line="229" w:lineRule="exact"/>
              <w:ind w:left="102"/>
              <w:rPr>
                <w:sz w:val="20"/>
                <w:szCs w:val="20"/>
              </w:rPr>
            </w:pPr>
            <w:proofErr w:type="gramStart"/>
            <w:r>
              <w:rPr>
                <w:sz w:val="20"/>
                <w:szCs w:val="20"/>
              </w:rPr>
              <w:t>..</w:t>
            </w:r>
            <w:proofErr w:type="spellStart"/>
            <w:proofErr w:type="gramEnd"/>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4D91536" w14:textId="77777777" w:rsidR="00F4564C" w:rsidRPr="002E3143" w:rsidRDefault="00F4564C" w:rsidP="00D068D5">
            <w:pPr>
              <w:spacing w:line="226" w:lineRule="exact"/>
              <w:ind w:left="102"/>
              <w:rPr>
                <w:spacing w:val="-1"/>
                <w:sz w:val="20"/>
                <w:szCs w:val="20"/>
              </w:rPr>
            </w:pPr>
            <w:proofErr w:type="spellStart"/>
            <w:r>
              <w:rPr>
                <w:spacing w:val="-1"/>
                <w:sz w:val="20"/>
                <w:szCs w:val="20"/>
              </w:rPr>
              <w:t>PatientIdType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70FA08A" w14:textId="77777777" w:rsidR="00F4564C" w:rsidRPr="00041CC6" w:rsidRDefault="00F4564C" w:rsidP="00D068D5">
            <w:pPr>
              <w:spacing w:line="229" w:lineRule="exact"/>
              <w:ind w:left="102"/>
              <w:rPr>
                <w:sz w:val="20"/>
                <w:szCs w:val="20"/>
              </w:rPr>
            </w:pPr>
            <w:r w:rsidRPr="00041CC6">
              <w:rPr>
                <w:sz w:val="20"/>
                <w:szCs w:val="20"/>
              </w:rPr>
              <w:t>Id</w:t>
            </w:r>
            <w:r>
              <w:rPr>
                <w:sz w:val="20"/>
                <w:szCs w:val="20"/>
              </w:rPr>
              <w:t>entifierare för patient.</w:t>
            </w:r>
          </w:p>
          <w:p w14:paraId="2D8ECBDD" w14:textId="77777777" w:rsidR="00F4564C" w:rsidRPr="00A63DCF" w:rsidRDefault="00F4564C" w:rsidP="00D068D5">
            <w:pPr>
              <w:spacing w:line="226" w:lineRule="exact"/>
              <w:ind w:left="102"/>
              <w:rPr>
                <w:spacing w:val="-1"/>
                <w:sz w:val="20"/>
                <w:szCs w:val="20"/>
              </w:rPr>
            </w:pPr>
          </w:p>
          <w:p w14:paraId="5A2FAF55" w14:textId="77777777" w:rsidR="00F4564C" w:rsidRPr="00907C9B" w:rsidRDefault="00F4564C" w:rsidP="00D068D5">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26625BE" w14:textId="77777777" w:rsidR="00F4564C" w:rsidRPr="00907C9B" w:rsidRDefault="00F4564C" w:rsidP="00D068D5">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4564C" w:rsidRPr="00907C9B" w14:paraId="319FAA67" w14:textId="77777777" w:rsidTr="00D068D5">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788C3A36" w14:textId="77777777" w:rsidR="00F4564C" w:rsidRPr="00907C9B" w:rsidRDefault="00F4564C" w:rsidP="00D068D5">
            <w:pPr>
              <w:spacing w:line="229" w:lineRule="exact"/>
              <w:ind w:left="102"/>
              <w:rPr>
                <w:sz w:val="20"/>
                <w:szCs w:val="20"/>
              </w:rPr>
            </w:pPr>
            <w:proofErr w:type="gramStart"/>
            <w:r w:rsidRPr="00907C9B">
              <w:rPr>
                <w:sz w:val="20"/>
                <w:szCs w:val="20"/>
              </w:rPr>
              <w:t>...</w:t>
            </w:r>
            <w:r>
              <w:rPr>
                <w:sz w:val="20"/>
                <w:szCs w:val="20"/>
              </w:rPr>
              <w:t>id</w:t>
            </w:r>
            <w:proofErr w:type="gramEnd"/>
          </w:p>
        </w:tc>
        <w:tc>
          <w:tcPr>
            <w:tcW w:w="1559" w:type="dxa"/>
            <w:tcBorders>
              <w:top w:val="single" w:sz="5" w:space="0" w:color="000000"/>
              <w:left w:val="single" w:sz="5" w:space="0" w:color="000000"/>
              <w:bottom w:val="single" w:sz="5" w:space="0" w:color="000000"/>
              <w:right w:val="single" w:sz="5" w:space="0" w:color="000000"/>
            </w:tcBorders>
          </w:tcPr>
          <w:p w14:paraId="36A21152" w14:textId="77777777" w:rsidR="00F4564C" w:rsidRDefault="00F4564C" w:rsidP="00D068D5">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7F3941" w14:textId="77777777" w:rsidR="00F4564C" w:rsidRPr="00041CC6" w:rsidRDefault="00F4564C" w:rsidP="00D068D5">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5C42A82" w14:textId="77777777" w:rsidR="00F4564C" w:rsidRPr="00907C9B"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14877D1C" w14:textId="77777777" w:rsidTr="00D068D5">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5558EE7C" w14:textId="77777777" w:rsidR="00F4564C" w:rsidRPr="00907C9B" w:rsidRDefault="00F4564C" w:rsidP="00D068D5">
            <w:pPr>
              <w:spacing w:line="229" w:lineRule="exact"/>
              <w:ind w:left="102"/>
              <w:rPr>
                <w:sz w:val="20"/>
                <w:szCs w:val="20"/>
              </w:rPr>
            </w:pPr>
            <w:proofErr w:type="gramStart"/>
            <w:r w:rsidRPr="00907C9B">
              <w:rPr>
                <w:sz w:val="20"/>
                <w:szCs w:val="20"/>
              </w:rPr>
              <w:lastRenderedPageBreak/>
              <w:t>...</w:t>
            </w:r>
            <w:proofErr w:type="spellStart"/>
            <w:r>
              <w:rPr>
                <w:sz w:val="20"/>
                <w:szCs w:val="20"/>
              </w:rPr>
              <w:t>type</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4FC1E64F" w14:textId="77777777" w:rsidR="00F4564C" w:rsidRDefault="00F4564C" w:rsidP="00D068D5">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CAD47AE" w14:textId="77777777" w:rsidR="00F4564C" w:rsidRDefault="00F4564C" w:rsidP="00D068D5">
            <w:pPr>
              <w:spacing w:line="226" w:lineRule="exact"/>
              <w:ind w:left="102"/>
              <w:rPr>
                <w:sz w:val="20"/>
                <w:szCs w:val="20"/>
              </w:rPr>
            </w:pPr>
            <w:proofErr w:type="spellStart"/>
            <w:r>
              <w:rPr>
                <w:sz w:val="20"/>
                <w:szCs w:val="20"/>
              </w:rPr>
              <w:t>t</w:t>
            </w:r>
            <w:r w:rsidRPr="00041CC6">
              <w:rPr>
                <w:sz w:val="20"/>
                <w:szCs w:val="20"/>
              </w:rPr>
              <w:t>ype</w:t>
            </w:r>
            <w:proofErr w:type="spellEnd"/>
            <w:r w:rsidRPr="00041CC6">
              <w:rPr>
                <w:sz w:val="20"/>
                <w:szCs w:val="20"/>
              </w:rPr>
              <w:t xml:space="preserv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p>
          <w:p w14:paraId="7EA3B606" w14:textId="77777777" w:rsidR="00F4564C" w:rsidRPr="00041CC6" w:rsidRDefault="00F4564C" w:rsidP="00D068D5">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8AFFE2" w14:textId="77777777" w:rsidR="00F4564C" w:rsidRPr="00907C9B"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1387071D" w14:textId="77777777" w:rsidTr="00D068D5">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2CD76640" w14:textId="77777777" w:rsidR="00F4564C" w:rsidRPr="00907C9B" w:rsidRDefault="00F4564C" w:rsidP="00D068D5">
            <w:pPr>
              <w:spacing w:line="229" w:lineRule="exact"/>
              <w:ind w:left="102"/>
              <w:rPr>
                <w:sz w:val="20"/>
                <w:szCs w:val="20"/>
              </w:rPr>
            </w:pPr>
            <w:proofErr w:type="gramStart"/>
            <w:r w:rsidRPr="00907C9B">
              <w:rPr>
                <w:sz w:val="20"/>
                <w:szCs w:val="20"/>
              </w:rPr>
              <w:t>..</w:t>
            </w:r>
            <w:proofErr w:type="spellStart"/>
            <w:proofErr w:type="gramEnd"/>
            <w:r w:rsidRPr="00907C9B">
              <w:rPr>
                <w:sz w:val="20"/>
                <w:szCs w:val="20"/>
              </w:rPr>
              <w:t>author</w:t>
            </w:r>
            <w:proofErr w:type="spellEnd"/>
          </w:p>
          <w:p w14:paraId="5E7A7F3D" w14:textId="77777777" w:rsidR="00F4564C" w:rsidRPr="00907C9B" w:rsidRDefault="00F4564C" w:rsidP="00D068D5">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7026C5" w14:textId="77777777" w:rsidR="00F4564C" w:rsidRPr="00907C9B" w:rsidRDefault="00F4564C" w:rsidP="00D068D5">
            <w:pPr>
              <w:spacing w:line="229" w:lineRule="exact"/>
              <w:ind w:left="102"/>
              <w:rPr>
                <w:sz w:val="20"/>
                <w:szCs w:val="20"/>
              </w:rPr>
            </w:pPr>
            <w:proofErr w:type="spellStart"/>
            <w:r>
              <w:rPr>
                <w:sz w:val="20"/>
                <w:szCs w:val="20"/>
              </w:rPr>
              <w:t>A</w:t>
            </w:r>
            <w:r w:rsidRPr="00907C9B">
              <w:rPr>
                <w:sz w:val="20"/>
                <w:szCs w:val="20"/>
              </w:rPr>
              <w:t>uthorType</w:t>
            </w:r>
            <w:proofErr w:type="spellEnd"/>
          </w:p>
          <w:p w14:paraId="158C24B7" w14:textId="77777777" w:rsidR="00F4564C" w:rsidRPr="00907C9B" w:rsidRDefault="00F4564C" w:rsidP="00D068D5">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694F75" w14:textId="77777777" w:rsidR="00F4564C" w:rsidRPr="00907C9B" w:rsidRDefault="00F4564C" w:rsidP="00D068D5">
            <w:pPr>
              <w:spacing w:line="229" w:lineRule="exact"/>
              <w:ind w:left="102"/>
              <w:rPr>
                <w:sz w:val="20"/>
                <w:szCs w:val="20"/>
              </w:rPr>
            </w:pPr>
            <w:r w:rsidRPr="00E83FA1">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2F1A0037" w14:textId="77777777" w:rsidR="00F4564C" w:rsidRPr="00907C9B" w:rsidRDefault="00F4564C" w:rsidP="00D068D5">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4564C" w:rsidRPr="00907C9B" w14:paraId="4CB74DC8" w14:textId="77777777" w:rsidTr="00D068D5">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E28A1CD" w14:textId="77777777" w:rsidR="00F4564C" w:rsidRPr="00907C9B" w:rsidRDefault="00F4564C" w:rsidP="00D068D5">
            <w:pPr>
              <w:spacing w:line="229" w:lineRule="exact"/>
              <w:ind w:left="102"/>
              <w:rPr>
                <w:sz w:val="20"/>
                <w:szCs w:val="20"/>
              </w:rPr>
            </w:pPr>
            <w:proofErr w:type="gramStart"/>
            <w:r w:rsidRPr="00907C9B">
              <w:rPr>
                <w:sz w:val="20"/>
                <w:szCs w:val="20"/>
              </w:rPr>
              <w:t>...</w:t>
            </w:r>
            <w:proofErr w:type="spellStart"/>
            <w:r w:rsidRPr="00907C9B">
              <w:rPr>
                <w:sz w:val="20"/>
                <w:szCs w:val="20"/>
              </w:rPr>
              <w:t>a</w:t>
            </w:r>
            <w:r w:rsidRPr="00907C9B">
              <w:rPr>
                <w:spacing w:val="-1"/>
                <w:sz w:val="20"/>
                <w:szCs w:val="20"/>
              </w:rPr>
              <w:t>uthorTime</w:t>
            </w:r>
            <w:proofErr w:type="spellEnd"/>
            <w:proofErr w:type="gramEnd"/>
          </w:p>
          <w:p w14:paraId="37D40D24" w14:textId="77777777" w:rsidR="00F4564C" w:rsidRPr="00907C9B" w:rsidRDefault="00F4564C" w:rsidP="00D068D5">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D08E57C" w14:textId="77777777" w:rsidR="00F4564C" w:rsidRDefault="00F4564C" w:rsidP="00D068D5">
            <w:pPr>
              <w:spacing w:line="229" w:lineRule="exact"/>
              <w:ind w:left="102"/>
              <w:rPr>
                <w:rFonts w:ascii="Arial" w:hAnsi="Arial" w:cs="Arial"/>
                <w:color w:val="FF0000"/>
                <w:sz w:val="20"/>
                <w:szCs w:val="20"/>
              </w:rPr>
            </w:pPr>
            <w:proofErr w:type="spellStart"/>
            <w:r>
              <w:rPr>
                <w:sz w:val="20"/>
                <w:szCs w:val="20"/>
              </w:rPr>
              <w:t>TimeStampType</w:t>
            </w:r>
            <w:proofErr w:type="spellEnd"/>
          </w:p>
          <w:p w14:paraId="3958A3DC" w14:textId="77777777" w:rsidR="00F4564C" w:rsidRPr="00907C9B" w:rsidRDefault="00F4564C" w:rsidP="00D068D5">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892F249" w14:textId="77777777" w:rsidR="00F4564C" w:rsidRPr="00907C9B" w:rsidRDefault="00F4564C" w:rsidP="00D068D5">
            <w:pPr>
              <w:spacing w:line="229" w:lineRule="exact"/>
              <w:ind w:left="102"/>
              <w:rPr>
                <w:sz w:val="20"/>
                <w:szCs w:val="20"/>
              </w:rPr>
            </w:pPr>
            <w:r w:rsidRPr="00E83FA1">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5865994F" w14:textId="77777777" w:rsidR="00F4564C" w:rsidRPr="00907C9B" w:rsidRDefault="00F4564C" w:rsidP="00D068D5">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F4564C" w:rsidRPr="00907C9B" w14:paraId="2ADEADFA" w14:textId="77777777" w:rsidTr="00D068D5">
        <w:trPr>
          <w:trHeight w:hRule="exact" w:val="295"/>
          <w:tblHeader/>
        </w:trPr>
        <w:tc>
          <w:tcPr>
            <w:tcW w:w="2922" w:type="dxa"/>
            <w:tcBorders>
              <w:top w:val="single" w:sz="5" w:space="0" w:color="000000"/>
              <w:left w:val="single" w:sz="5" w:space="0" w:color="000000"/>
              <w:bottom w:val="single" w:sz="5" w:space="0" w:color="000000"/>
              <w:right w:val="single" w:sz="5" w:space="0" w:color="000000"/>
            </w:tcBorders>
          </w:tcPr>
          <w:p w14:paraId="2F2FC295" w14:textId="77777777" w:rsidR="00F4564C" w:rsidRPr="00907C9B" w:rsidRDefault="00F4564C" w:rsidP="00D068D5">
            <w:pPr>
              <w:spacing w:line="229" w:lineRule="exact"/>
              <w:ind w:left="102"/>
              <w:rPr>
                <w:sz w:val="20"/>
                <w:szCs w:val="20"/>
              </w:rPr>
            </w:pPr>
            <w:proofErr w:type="gramStart"/>
            <w:r w:rsidRPr="00907C9B">
              <w:rPr>
                <w:sz w:val="20"/>
                <w:szCs w:val="20"/>
              </w:rPr>
              <w:t>...</w:t>
            </w:r>
            <w:proofErr w:type="spellStart"/>
            <w:r w:rsidRPr="00907C9B">
              <w:rPr>
                <w:spacing w:val="-1"/>
                <w:sz w:val="20"/>
                <w:szCs w:val="20"/>
              </w:rPr>
              <w:t>author</w:t>
            </w:r>
            <w:r>
              <w:rPr>
                <w:spacing w:val="-1"/>
                <w:sz w:val="20"/>
                <w:szCs w:val="20"/>
              </w:rPr>
              <w:t>HSAId</w:t>
            </w:r>
            <w:proofErr w:type="spellEnd"/>
            <w:proofErr w:type="gramEnd"/>
          </w:p>
          <w:p w14:paraId="56488833" w14:textId="77777777" w:rsidR="00F4564C" w:rsidRPr="00907C9B" w:rsidRDefault="00F4564C" w:rsidP="00D068D5">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79DDD9A" w14:textId="77777777" w:rsidR="00F4564C" w:rsidRDefault="00F4564C" w:rsidP="00D068D5">
            <w:pPr>
              <w:spacing w:line="229" w:lineRule="exact"/>
              <w:ind w:left="102"/>
              <w:rPr>
                <w:rFonts w:ascii="Arial" w:hAnsi="Arial" w:cs="Arial"/>
                <w:sz w:val="20"/>
                <w:szCs w:val="20"/>
              </w:rPr>
            </w:pPr>
            <w:proofErr w:type="spellStart"/>
            <w:r>
              <w:rPr>
                <w:sz w:val="20"/>
                <w:szCs w:val="20"/>
              </w:rPr>
              <w:t>HSAIdType</w:t>
            </w:r>
            <w:proofErr w:type="spellEnd"/>
          </w:p>
          <w:p w14:paraId="3E4B24F4" w14:textId="77777777" w:rsidR="00F4564C" w:rsidRPr="00907C9B" w:rsidRDefault="00F4564C" w:rsidP="00D068D5">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3D56D78" w14:textId="77777777" w:rsidR="00F4564C" w:rsidRPr="00907C9B" w:rsidRDefault="00F4564C" w:rsidP="00D068D5">
            <w:pPr>
              <w:spacing w:line="226" w:lineRule="exact"/>
              <w:ind w:left="102"/>
              <w:rPr>
                <w:spacing w:val="-1"/>
                <w:sz w:val="20"/>
                <w:szCs w:val="20"/>
              </w:rPr>
            </w:pPr>
            <w:r w:rsidRPr="00171EC2">
              <w:rPr>
                <w:spacing w:val="-1"/>
                <w:sz w:val="20"/>
                <w:szCs w:val="20"/>
              </w:rPr>
              <w:t>Författarens HSA-id</w:t>
            </w:r>
          </w:p>
          <w:p w14:paraId="0DD583B7" w14:textId="77777777" w:rsidR="00F4564C" w:rsidRPr="00907C9B" w:rsidRDefault="00F4564C" w:rsidP="00D068D5">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2AC544" w14:textId="77777777" w:rsidR="00F4564C" w:rsidRPr="00907C9B" w:rsidRDefault="00F4564C" w:rsidP="00D068D5">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F4564C" w:rsidRPr="00907C9B" w14:paraId="3C7BABCC" w14:textId="77777777" w:rsidTr="00D068D5">
        <w:trPr>
          <w:trHeight w:hRule="exact" w:val="2515"/>
          <w:tblHeader/>
        </w:trPr>
        <w:tc>
          <w:tcPr>
            <w:tcW w:w="2922" w:type="dxa"/>
            <w:tcBorders>
              <w:top w:val="single" w:sz="5" w:space="0" w:color="000000"/>
              <w:left w:val="single" w:sz="5" w:space="0" w:color="000000"/>
              <w:bottom w:val="single" w:sz="5" w:space="0" w:color="000000"/>
              <w:right w:val="single" w:sz="5" w:space="0" w:color="000000"/>
            </w:tcBorders>
          </w:tcPr>
          <w:p w14:paraId="3BC5155B" w14:textId="77777777" w:rsidR="00F4564C" w:rsidRPr="00907C9B" w:rsidRDefault="00F4564C" w:rsidP="00D068D5">
            <w:pPr>
              <w:spacing w:line="229" w:lineRule="exact"/>
              <w:ind w:left="102"/>
              <w:rPr>
                <w:sz w:val="20"/>
                <w:szCs w:val="20"/>
              </w:rPr>
            </w:pPr>
            <w:proofErr w:type="gramStart"/>
            <w:r w:rsidRPr="00907C9B">
              <w:rPr>
                <w:sz w:val="20"/>
                <w:szCs w:val="20"/>
              </w:rPr>
              <w:t>...</w:t>
            </w:r>
            <w:proofErr w:type="spellStart"/>
            <w:r w:rsidRPr="00907C9B">
              <w:rPr>
                <w:spacing w:val="-1"/>
                <w:sz w:val="20"/>
                <w:szCs w:val="20"/>
              </w:rPr>
              <w:t>authorRoleCode</w:t>
            </w:r>
            <w:proofErr w:type="spellEnd"/>
            <w:proofErr w:type="gramEnd"/>
          </w:p>
          <w:p w14:paraId="12D10D1E" w14:textId="77777777" w:rsidR="00F4564C" w:rsidRPr="00907C9B" w:rsidRDefault="00F4564C" w:rsidP="00D068D5">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F0EF31" w14:textId="77777777" w:rsidR="00F4564C" w:rsidRDefault="00F4564C" w:rsidP="00D068D5">
            <w:pPr>
              <w:spacing w:line="229" w:lineRule="exact"/>
              <w:ind w:left="102"/>
              <w:rPr>
                <w:rFonts w:ascii="Arial" w:hAnsi="Arial" w:cs="Arial"/>
                <w:sz w:val="20"/>
                <w:szCs w:val="20"/>
              </w:rPr>
            </w:pPr>
            <w:r>
              <w:rPr>
                <w:spacing w:val="-1"/>
                <w:sz w:val="20"/>
                <w:szCs w:val="20"/>
              </w:rPr>
              <w:t>string</w:t>
            </w:r>
          </w:p>
          <w:p w14:paraId="4E152CF3" w14:textId="77777777" w:rsidR="00F4564C" w:rsidRPr="00171EC2" w:rsidRDefault="00F4564C" w:rsidP="00D068D5">
            <w:pPr>
              <w:spacing w:line="226" w:lineRule="exact"/>
              <w:ind w:left="102"/>
              <w:rPr>
                <w:spacing w:val="-1"/>
                <w:sz w:val="20"/>
                <w:szCs w:val="20"/>
              </w:rPr>
            </w:pPr>
          </w:p>
          <w:p w14:paraId="1D6A53C0" w14:textId="77777777" w:rsidR="00F4564C" w:rsidRPr="00907C9B" w:rsidRDefault="00F4564C" w:rsidP="00D068D5">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31BAEB1" w14:textId="77777777" w:rsidR="00F4564C" w:rsidRDefault="00F4564C" w:rsidP="00D068D5">
            <w:pPr>
              <w:spacing w:line="226" w:lineRule="exact"/>
              <w:ind w:left="102"/>
              <w:rPr>
                <w:spacing w:val="-1"/>
                <w:sz w:val="20"/>
                <w:szCs w:val="20"/>
              </w:rPr>
            </w:pPr>
            <w:r w:rsidRPr="00041CC6">
              <w:rPr>
                <w:spacing w:val="-1"/>
                <w:sz w:val="20"/>
                <w:szCs w:val="20"/>
              </w:rPr>
              <w:t>Kod för författarens befattning. Tillåtna värden från kodverk Befattning (OID 1.2.752.129.2.2.1.</w:t>
            </w:r>
            <w:proofErr w:type="gramStart"/>
            <w:r w:rsidRPr="00041CC6">
              <w:rPr>
                <w:spacing w:val="-1"/>
                <w:sz w:val="20"/>
                <w:szCs w:val="20"/>
              </w:rPr>
              <w:t>4) ,</w:t>
            </w:r>
            <w:proofErr w:type="gramEnd"/>
            <w:r w:rsidRPr="00041CC6">
              <w:rPr>
                <w:spacing w:val="-1"/>
                <w:sz w:val="20"/>
                <w:szCs w:val="20"/>
              </w:rPr>
              <w:t xml:space="preserve"> se </w:t>
            </w:r>
          </w:p>
          <w:p w14:paraId="22504531" w14:textId="77777777" w:rsidR="007334BD" w:rsidRPr="007334BD" w:rsidRDefault="007334BD" w:rsidP="00D068D5">
            <w:pPr>
              <w:spacing w:line="226" w:lineRule="exact"/>
              <w:ind w:left="102"/>
              <w:rPr>
                <w:sz w:val="20"/>
                <w:szCs w:val="20"/>
              </w:rPr>
            </w:pPr>
            <w:r w:rsidRPr="007334BD">
              <w:rPr>
                <w:sz w:val="20"/>
                <w:szCs w:val="20"/>
              </w:rPr>
              <w:t xml:space="preserve">http://www.inera.se/Documents/TJANSTER_PROJEKT/Katalogtjanst_HSA/Innehall/hsa_innehall_befattning.pdf </w:t>
            </w:r>
          </w:p>
          <w:p w14:paraId="0C2C0150" w14:textId="7C7B3107" w:rsidR="00F4564C" w:rsidRPr="00B24105" w:rsidRDefault="00F4564C" w:rsidP="00D068D5">
            <w:pPr>
              <w:spacing w:line="226" w:lineRule="exact"/>
              <w:ind w:left="102"/>
              <w:rPr>
                <w:spacing w:val="-1"/>
                <w:sz w:val="20"/>
                <w:szCs w:val="20"/>
              </w:rPr>
            </w:pPr>
            <w:r w:rsidRPr="00597873">
              <w:rPr>
                <w:spacing w:val="-1"/>
                <w:sz w:val="20"/>
                <w:szCs w:val="20"/>
              </w:rPr>
              <w:t xml:space="preserve">I de fall inte KV Befattning kan användas </w:t>
            </w:r>
            <w:r>
              <w:rPr>
                <w:spacing w:val="-1"/>
                <w:sz w:val="20"/>
                <w:szCs w:val="20"/>
              </w:rPr>
              <w:t>ska</w:t>
            </w:r>
            <w:r w:rsidRPr="00597873">
              <w:rPr>
                <w:spacing w:val="-1"/>
                <w:sz w:val="20"/>
                <w:szCs w:val="20"/>
              </w:rPr>
              <w:t xml:space="preserve"> </w:t>
            </w:r>
            <w:proofErr w:type="spellStart"/>
            <w:r w:rsidRPr="00597873">
              <w:rPr>
                <w:spacing w:val="-1"/>
                <w:sz w:val="20"/>
                <w:szCs w:val="20"/>
              </w:rPr>
              <w:t>authorOtherRole</w:t>
            </w:r>
            <w:proofErr w:type="spellEnd"/>
            <w:r w:rsidRPr="00597873">
              <w:rPr>
                <w:spacing w:val="-1"/>
                <w:sz w:val="20"/>
                <w:szCs w:val="20"/>
              </w:rPr>
              <w:t xml:space="preserve"> användas för att ange befattning enligt annat kodverk</w:t>
            </w:r>
            <w:r>
              <w:rPr>
                <w:spacing w:val="-1"/>
                <w:sz w:val="20"/>
                <w:szCs w:val="20"/>
              </w:rPr>
              <w:t xml:space="preserve">. Kan inte anges samtidigt med </w:t>
            </w:r>
            <w:proofErr w:type="spellStart"/>
            <w:r w:rsidRPr="00597873">
              <w:rPr>
                <w:sz w:val="20"/>
                <w:szCs w:val="20"/>
              </w:rPr>
              <w:t>authorOtherRole</w:t>
            </w:r>
            <w:proofErr w:type="spellEnd"/>
            <w:r>
              <w:rPr>
                <w:sz w:val="20"/>
                <w:szCs w:val="20"/>
              </w:rPr>
              <w:t>.</w:t>
            </w:r>
          </w:p>
          <w:p w14:paraId="0F3B23DF" w14:textId="77777777" w:rsidR="00F4564C" w:rsidRPr="00041CC6" w:rsidRDefault="00F4564C" w:rsidP="00D068D5">
            <w:pPr>
              <w:spacing w:line="226" w:lineRule="exact"/>
              <w:ind w:left="102"/>
              <w:rPr>
                <w:spacing w:val="-1"/>
                <w:sz w:val="20"/>
                <w:szCs w:val="20"/>
              </w:rPr>
            </w:pPr>
          </w:p>
          <w:p w14:paraId="6ADBD243" w14:textId="77777777" w:rsidR="00F4564C" w:rsidRPr="00907C9B" w:rsidRDefault="00F4564C" w:rsidP="00D068D5">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1E53A5" w14:textId="77777777" w:rsidR="00F4564C" w:rsidRPr="00907C9B" w:rsidRDefault="00F4564C" w:rsidP="00D068D5">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F4564C" w:rsidRPr="00907C9B" w14:paraId="60A8F716" w14:textId="77777777" w:rsidTr="00D068D5">
        <w:trPr>
          <w:trHeight w:hRule="exact" w:val="1245"/>
          <w:tblHeader/>
        </w:trPr>
        <w:tc>
          <w:tcPr>
            <w:tcW w:w="2922" w:type="dxa"/>
            <w:tcBorders>
              <w:top w:val="single" w:sz="5" w:space="0" w:color="000000"/>
              <w:left w:val="single" w:sz="5" w:space="0" w:color="000000"/>
              <w:bottom w:val="single" w:sz="5" w:space="0" w:color="000000"/>
              <w:right w:val="single" w:sz="5" w:space="0" w:color="000000"/>
            </w:tcBorders>
          </w:tcPr>
          <w:p w14:paraId="6F7A7631" w14:textId="77777777" w:rsidR="00F4564C" w:rsidRPr="00907C9B" w:rsidRDefault="00F4564C" w:rsidP="00D068D5">
            <w:pPr>
              <w:spacing w:line="226" w:lineRule="exact"/>
              <w:ind w:left="102"/>
              <w:rPr>
                <w:sz w:val="20"/>
                <w:szCs w:val="20"/>
              </w:rPr>
            </w:pPr>
            <w:proofErr w:type="gramStart"/>
            <w:r>
              <w:rPr>
                <w:sz w:val="20"/>
                <w:szCs w:val="20"/>
              </w:rPr>
              <w:t>…</w:t>
            </w:r>
            <w:proofErr w:type="spellStart"/>
            <w:r w:rsidRPr="00597873">
              <w:rPr>
                <w:sz w:val="20"/>
                <w:szCs w:val="20"/>
              </w:rPr>
              <w:t>authorOtherRole</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481521C6" w14:textId="77777777" w:rsidR="00F4564C" w:rsidRDefault="00F4564C" w:rsidP="00D068D5">
            <w:pPr>
              <w:spacing w:line="226" w:lineRule="exact"/>
              <w:ind w:left="102"/>
              <w:rPr>
                <w:spacing w:val="-1"/>
                <w:sz w:val="20"/>
                <w:szCs w:val="20"/>
              </w:rPr>
            </w:pPr>
            <w:proofErr w:type="spellStart"/>
            <w:r>
              <w:rPr>
                <w:spacing w:val="-1"/>
                <w:sz w:val="20"/>
                <w:szCs w:val="20"/>
              </w:rPr>
              <w:t>AuthorOtherRoleType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DBD7907" w14:textId="77777777" w:rsidR="00F4564C" w:rsidRDefault="00F4564C" w:rsidP="00D068D5">
            <w:pPr>
              <w:spacing w:line="226" w:lineRule="exact"/>
              <w:ind w:left="102"/>
              <w:rPr>
                <w:spacing w:val="-1"/>
                <w:sz w:val="20"/>
                <w:szCs w:val="20"/>
              </w:rPr>
            </w:pPr>
            <w:r w:rsidRPr="00597873">
              <w:rPr>
                <w:sz w:val="20"/>
                <w:szCs w:val="20"/>
              </w:rPr>
              <w:t>Information om författarens befattning om annat kodverk än KV Befattning</w:t>
            </w:r>
            <w:r>
              <w:rPr>
                <w:sz w:val="20"/>
                <w:szCs w:val="20"/>
              </w:rPr>
              <w:t xml:space="preserve"> </w:t>
            </w:r>
            <w:r w:rsidRPr="00597873">
              <w:rPr>
                <w:sz w:val="20"/>
                <w:szCs w:val="20"/>
              </w:rPr>
              <w:t>används</w:t>
            </w:r>
            <w:r>
              <w:rPr>
                <w:sz w:val="20"/>
                <w:szCs w:val="20"/>
              </w:rPr>
              <w:t xml:space="preserve">. Ska anges om </w:t>
            </w:r>
            <w:proofErr w:type="spellStart"/>
            <w:r w:rsidRPr="00907C9B">
              <w:rPr>
                <w:spacing w:val="-1"/>
                <w:sz w:val="20"/>
                <w:szCs w:val="20"/>
              </w:rPr>
              <w:t>authorRoleCode</w:t>
            </w:r>
            <w:proofErr w:type="spellEnd"/>
            <w:r>
              <w:rPr>
                <w:spacing w:val="-1"/>
                <w:sz w:val="20"/>
                <w:szCs w:val="20"/>
              </w:rPr>
              <w:t xml:space="preserve"> saknas. Kan inte anges samtidigt med </w:t>
            </w:r>
            <w:proofErr w:type="spellStart"/>
            <w:r w:rsidRPr="00907C9B">
              <w:rPr>
                <w:spacing w:val="-1"/>
                <w:sz w:val="20"/>
                <w:szCs w:val="20"/>
              </w:rPr>
              <w:t>authorRoleCode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8D8E20E" w14:textId="77777777" w:rsidR="00F4564C"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5364E4C3" w14:textId="77777777" w:rsidR="00F4564C" w:rsidRPr="00907C9B" w:rsidRDefault="00F4564C" w:rsidP="00D068D5">
            <w:pPr>
              <w:spacing w:line="226" w:lineRule="exact"/>
              <w:ind w:left="102"/>
              <w:rPr>
                <w:spacing w:val="-1"/>
                <w:sz w:val="20"/>
                <w:szCs w:val="20"/>
              </w:rPr>
            </w:pPr>
          </w:p>
        </w:tc>
      </w:tr>
      <w:tr w:rsidR="00F4564C" w:rsidRPr="00907C9B" w14:paraId="4AE0889A" w14:textId="77777777" w:rsidTr="00D068D5">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4D1BF68F" w14:textId="77777777" w:rsidR="00F4564C" w:rsidRPr="00907C9B" w:rsidRDefault="00F4564C" w:rsidP="00D068D5">
            <w:pPr>
              <w:spacing w:line="226" w:lineRule="exact"/>
              <w:ind w:left="102"/>
              <w:rPr>
                <w:sz w:val="20"/>
                <w:szCs w:val="20"/>
              </w:rPr>
            </w:pPr>
            <w:proofErr w:type="gramStart"/>
            <w:r>
              <w:rPr>
                <w:sz w:val="20"/>
                <w:szCs w:val="20"/>
              </w:rPr>
              <w:t>….</w:t>
            </w:r>
            <w:proofErr w:type="spellStart"/>
            <w:proofErr w:type="gramEnd"/>
            <w:r w:rsidRPr="0039403A">
              <w:rPr>
                <w:sz w:val="20"/>
                <w:szCs w:val="20"/>
              </w:rPr>
              <w:t>authorOtherRoleCode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4CEB78C" w14:textId="77777777" w:rsidR="00F4564C" w:rsidRDefault="00F4564C" w:rsidP="00D068D5">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644967" w14:textId="77777777" w:rsidR="00F4564C" w:rsidRDefault="00F4564C" w:rsidP="00D068D5">
            <w:pPr>
              <w:spacing w:line="226" w:lineRule="exact"/>
              <w:ind w:left="102"/>
              <w:rPr>
                <w:spacing w:val="-1"/>
                <w:sz w:val="20"/>
                <w:szCs w:val="20"/>
              </w:rPr>
            </w:pPr>
            <w:r w:rsidRPr="00597873">
              <w:rPr>
                <w:sz w:val="20"/>
                <w:szCs w:val="20"/>
              </w:rPr>
              <w:t>Kod för författarens befattning enligt annat kodverk</w:t>
            </w:r>
          </w:p>
        </w:tc>
        <w:tc>
          <w:tcPr>
            <w:tcW w:w="851" w:type="dxa"/>
            <w:tcBorders>
              <w:top w:val="single" w:sz="5" w:space="0" w:color="000000"/>
              <w:left w:val="single" w:sz="5" w:space="0" w:color="000000"/>
              <w:bottom w:val="single" w:sz="5" w:space="0" w:color="000000"/>
              <w:right w:val="single" w:sz="5" w:space="0" w:color="000000"/>
            </w:tcBorders>
          </w:tcPr>
          <w:p w14:paraId="2760E290" w14:textId="77777777"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1D1F84FC" w14:textId="77777777" w:rsidTr="00D068D5">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22E55111" w14:textId="77777777" w:rsidR="00F4564C" w:rsidRPr="00907C9B" w:rsidRDefault="00F4564C" w:rsidP="00D068D5">
            <w:pPr>
              <w:spacing w:line="226" w:lineRule="exact"/>
              <w:ind w:left="102"/>
              <w:rPr>
                <w:sz w:val="20"/>
                <w:szCs w:val="20"/>
              </w:rPr>
            </w:pPr>
            <w:proofErr w:type="gramStart"/>
            <w:r>
              <w:rPr>
                <w:sz w:val="20"/>
                <w:szCs w:val="20"/>
              </w:rPr>
              <w:t>….</w:t>
            </w:r>
            <w:proofErr w:type="spellStart"/>
            <w:proofErr w:type="gramEnd"/>
            <w:r w:rsidRPr="0039403A">
              <w:rPr>
                <w:sz w:val="20"/>
                <w:szCs w:val="20"/>
              </w:rPr>
              <w:t>authorOtherRoleCodeOID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263B9D7" w14:textId="77777777" w:rsidR="00F4564C" w:rsidRDefault="00F4564C" w:rsidP="00D068D5">
            <w:pPr>
              <w:spacing w:line="226" w:lineRule="exact"/>
              <w:ind w:left="102"/>
              <w:rPr>
                <w:spacing w:val="-1"/>
                <w:sz w:val="20"/>
                <w:szCs w:val="20"/>
              </w:rPr>
            </w:pPr>
            <w:r>
              <w:rPr>
                <w:spacing w:val="-1"/>
                <w:sz w:val="20"/>
                <w:szCs w:val="20"/>
              </w:rPr>
              <w:t>string</w:t>
            </w:r>
          </w:p>
          <w:p w14:paraId="56DD3D94" w14:textId="77777777" w:rsidR="00F4564C" w:rsidRDefault="00F4564C" w:rsidP="00D068D5">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09033C1" w14:textId="77777777" w:rsidR="00F4564C" w:rsidRDefault="00F4564C" w:rsidP="00D068D5">
            <w:pPr>
              <w:spacing w:line="226" w:lineRule="exact"/>
              <w:ind w:left="102"/>
              <w:rPr>
                <w:spacing w:val="-1"/>
                <w:sz w:val="20"/>
                <w:szCs w:val="20"/>
              </w:rPr>
            </w:pPr>
            <w:r w:rsidRPr="00597873">
              <w:rPr>
                <w:sz w:val="20"/>
                <w:szCs w:val="20"/>
              </w:rPr>
              <w:t>OID för det kodverk som används för författarens befattning</w:t>
            </w:r>
          </w:p>
        </w:tc>
        <w:tc>
          <w:tcPr>
            <w:tcW w:w="851" w:type="dxa"/>
            <w:tcBorders>
              <w:top w:val="single" w:sz="5" w:space="0" w:color="000000"/>
              <w:left w:val="single" w:sz="5" w:space="0" w:color="000000"/>
              <w:bottom w:val="single" w:sz="5" w:space="0" w:color="000000"/>
              <w:right w:val="single" w:sz="5" w:space="0" w:color="000000"/>
            </w:tcBorders>
          </w:tcPr>
          <w:p w14:paraId="371E368D" w14:textId="168B49BE"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r w:rsidR="00C1321C">
              <w:rPr>
                <w:spacing w:val="-1"/>
                <w:sz w:val="20"/>
                <w:szCs w:val="20"/>
              </w:rPr>
              <w:t>.</w:t>
            </w:r>
            <w:proofErr w:type="gramEnd"/>
            <w:r>
              <w:rPr>
                <w:spacing w:val="-1"/>
                <w:sz w:val="20"/>
                <w:szCs w:val="20"/>
              </w:rPr>
              <w:t>1</w:t>
            </w:r>
          </w:p>
        </w:tc>
      </w:tr>
      <w:tr w:rsidR="00F4564C" w:rsidRPr="00844AD6" w14:paraId="69BD4EE7" w14:textId="77777777" w:rsidTr="00D068D5">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5D3D7A9B" w14:textId="77777777" w:rsidR="00F4564C" w:rsidRPr="002B5310" w:rsidRDefault="00F4564C" w:rsidP="00D068D5">
            <w:pPr>
              <w:spacing w:line="226" w:lineRule="exact"/>
              <w:ind w:left="102"/>
              <w:rPr>
                <w:spacing w:val="-1"/>
                <w:sz w:val="20"/>
                <w:szCs w:val="20"/>
              </w:rPr>
            </w:pPr>
            <w:proofErr w:type="gramStart"/>
            <w:r>
              <w:rPr>
                <w:sz w:val="20"/>
                <w:szCs w:val="20"/>
              </w:rPr>
              <w:t>…</w:t>
            </w:r>
            <w:proofErr w:type="spellStart"/>
            <w:r w:rsidRPr="002B5310">
              <w:rPr>
                <w:spacing w:val="-1"/>
                <w:sz w:val="20"/>
                <w:szCs w:val="20"/>
              </w:rPr>
              <w:t>authorName</w:t>
            </w:r>
            <w:proofErr w:type="spellEnd"/>
            <w:proofErr w:type="gramEnd"/>
          </w:p>
          <w:p w14:paraId="1A957BF4" w14:textId="77777777" w:rsidR="00F4564C" w:rsidRPr="002B5310" w:rsidRDefault="00F4564C" w:rsidP="00D068D5">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3C10BD7" w14:textId="77777777" w:rsidR="00F4564C" w:rsidRPr="002B5310" w:rsidRDefault="00F4564C" w:rsidP="00D068D5">
            <w:pPr>
              <w:spacing w:line="226" w:lineRule="exact"/>
              <w:ind w:left="102"/>
              <w:rPr>
                <w:spacing w:val="-1"/>
                <w:sz w:val="20"/>
                <w:szCs w:val="20"/>
              </w:rPr>
            </w:pPr>
            <w:r w:rsidRPr="002B5310">
              <w:rPr>
                <w:spacing w:val="-1"/>
                <w:sz w:val="20"/>
                <w:szCs w:val="20"/>
              </w:rPr>
              <w:t>string</w:t>
            </w:r>
          </w:p>
          <w:p w14:paraId="4FF02CE4" w14:textId="77777777" w:rsidR="00F4564C" w:rsidRPr="002B5310" w:rsidRDefault="00F4564C" w:rsidP="00D068D5">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F71559" w14:textId="77777777" w:rsidR="00F4564C" w:rsidRPr="002B5310" w:rsidRDefault="00F4564C" w:rsidP="00D068D5">
            <w:pPr>
              <w:spacing w:line="226" w:lineRule="exact"/>
              <w:ind w:left="102"/>
              <w:rPr>
                <w:spacing w:val="-1"/>
                <w:sz w:val="20"/>
                <w:szCs w:val="20"/>
              </w:rPr>
            </w:pPr>
            <w:r w:rsidRPr="002B5310">
              <w:rPr>
                <w:spacing w:val="-1"/>
                <w:sz w:val="20"/>
                <w:szCs w:val="20"/>
              </w:rPr>
              <w:t>Författarens namn</w:t>
            </w:r>
          </w:p>
          <w:p w14:paraId="60FACE19" w14:textId="77777777" w:rsidR="00F4564C" w:rsidRPr="002B5310" w:rsidRDefault="00F4564C" w:rsidP="00D068D5">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0C17BF6" w14:textId="77777777" w:rsidR="00F4564C" w:rsidRPr="002B5310" w:rsidRDefault="00F4564C" w:rsidP="00D068D5">
            <w:pPr>
              <w:spacing w:line="226" w:lineRule="exact"/>
              <w:ind w:left="102"/>
              <w:rPr>
                <w:spacing w:val="-1"/>
                <w:sz w:val="20"/>
                <w:szCs w:val="20"/>
              </w:rPr>
            </w:pPr>
            <w:r w:rsidRPr="002B5310">
              <w:rPr>
                <w:spacing w:val="-1"/>
                <w:sz w:val="20"/>
                <w:szCs w:val="20"/>
              </w:rPr>
              <w:t>0</w:t>
            </w:r>
            <w:proofErr w:type="gramStart"/>
            <w:r w:rsidRPr="002B5310">
              <w:rPr>
                <w:spacing w:val="-1"/>
                <w:sz w:val="20"/>
                <w:szCs w:val="20"/>
              </w:rPr>
              <w:t>..</w:t>
            </w:r>
            <w:proofErr w:type="gramEnd"/>
            <w:r w:rsidRPr="002B5310">
              <w:rPr>
                <w:spacing w:val="-1"/>
                <w:sz w:val="20"/>
                <w:szCs w:val="20"/>
              </w:rPr>
              <w:t>1</w:t>
            </w:r>
          </w:p>
        </w:tc>
      </w:tr>
      <w:tr w:rsidR="00F4564C" w:rsidRPr="00844AD6" w14:paraId="68079AA9" w14:textId="77777777" w:rsidTr="00D068D5">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1E88D926" w14:textId="77777777" w:rsidR="00F4564C" w:rsidRPr="00844AD6" w:rsidRDefault="00F4564C" w:rsidP="00D068D5">
            <w:pPr>
              <w:spacing w:line="226" w:lineRule="exact"/>
              <w:ind w:left="102"/>
              <w:rPr>
                <w:sz w:val="20"/>
                <w:szCs w:val="20"/>
              </w:rPr>
            </w:pPr>
            <w:proofErr w:type="gramStart"/>
            <w:r>
              <w:rPr>
                <w:sz w:val="20"/>
                <w:szCs w:val="20"/>
              </w:rPr>
              <w:t>…</w:t>
            </w:r>
            <w:proofErr w:type="spellStart"/>
            <w:r>
              <w:rPr>
                <w:sz w:val="20"/>
                <w:szCs w:val="20"/>
              </w:rPr>
              <w:t>a</w:t>
            </w:r>
            <w:r w:rsidRPr="00844AD6">
              <w:rPr>
                <w:sz w:val="20"/>
                <w:szCs w:val="20"/>
              </w:rPr>
              <w:t>uthorOrgUnitTelecom</w:t>
            </w:r>
            <w:proofErr w:type="spellEnd"/>
            <w:proofErr w:type="gramEnd"/>
          </w:p>
          <w:p w14:paraId="02FF497F" w14:textId="77777777" w:rsidR="00F4564C" w:rsidRPr="00844AD6" w:rsidRDefault="00F4564C" w:rsidP="00D068D5">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6B33394" w14:textId="77777777" w:rsidR="00F4564C" w:rsidRPr="00844AD6" w:rsidRDefault="00F4564C" w:rsidP="00D068D5">
            <w:pPr>
              <w:spacing w:line="226" w:lineRule="exact"/>
              <w:ind w:left="102"/>
              <w:rPr>
                <w:sz w:val="20"/>
                <w:szCs w:val="20"/>
              </w:rPr>
            </w:pPr>
            <w:r w:rsidRPr="00844AD6">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CE6F36" w14:textId="77777777" w:rsidR="00F4564C" w:rsidRPr="00844AD6" w:rsidRDefault="00F4564C" w:rsidP="00D068D5">
            <w:pPr>
              <w:spacing w:line="226" w:lineRule="exact"/>
              <w:ind w:left="102"/>
              <w:rPr>
                <w:sz w:val="20"/>
                <w:szCs w:val="20"/>
              </w:rPr>
            </w:pPr>
            <w:r w:rsidRPr="00844AD6">
              <w:rPr>
                <w:sz w:val="20"/>
                <w:szCs w:val="20"/>
              </w:rPr>
              <w:t>Text som anger det telefonnummer som används för att nå den aktuella enheten</w:t>
            </w:r>
          </w:p>
          <w:p w14:paraId="518D4F2C" w14:textId="77777777" w:rsidR="00F4564C" w:rsidRPr="00844AD6" w:rsidRDefault="00F4564C" w:rsidP="00D068D5">
            <w:pPr>
              <w:spacing w:line="226"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5231BD5" w14:textId="77777777" w:rsidR="00F4564C" w:rsidRPr="00844AD6" w:rsidRDefault="00F4564C" w:rsidP="00D068D5">
            <w:pPr>
              <w:spacing w:line="226" w:lineRule="exact"/>
              <w:ind w:left="102"/>
              <w:rPr>
                <w:sz w:val="20"/>
                <w:szCs w:val="20"/>
              </w:rPr>
            </w:pPr>
            <w:r w:rsidRPr="00844AD6">
              <w:rPr>
                <w:sz w:val="20"/>
                <w:szCs w:val="20"/>
              </w:rPr>
              <w:t>0</w:t>
            </w:r>
            <w:proofErr w:type="gramStart"/>
            <w:r w:rsidRPr="00844AD6">
              <w:rPr>
                <w:sz w:val="20"/>
                <w:szCs w:val="20"/>
              </w:rPr>
              <w:t>..</w:t>
            </w:r>
            <w:proofErr w:type="gramEnd"/>
            <w:r w:rsidRPr="00844AD6">
              <w:rPr>
                <w:sz w:val="20"/>
                <w:szCs w:val="20"/>
              </w:rPr>
              <w:t>1</w:t>
            </w:r>
          </w:p>
          <w:p w14:paraId="1EEF93D8" w14:textId="77777777" w:rsidR="00F4564C" w:rsidRPr="00844AD6" w:rsidRDefault="00F4564C" w:rsidP="00D068D5">
            <w:pPr>
              <w:spacing w:line="226" w:lineRule="exact"/>
              <w:ind w:left="102"/>
              <w:rPr>
                <w:sz w:val="20"/>
                <w:szCs w:val="20"/>
              </w:rPr>
            </w:pPr>
          </w:p>
        </w:tc>
      </w:tr>
      <w:tr w:rsidR="00F4564C" w:rsidRPr="00844AD6" w14:paraId="5637F5CB" w14:textId="77777777" w:rsidTr="00D068D5">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06C53365" w14:textId="77777777" w:rsidR="00F4564C" w:rsidRPr="00844AD6" w:rsidRDefault="00F4564C" w:rsidP="00D068D5">
            <w:pPr>
              <w:spacing w:line="226" w:lineRule="exact"/>
              <w:ind w:left="102"/>
              <w:rPr>
                <w:sz w:val="20"/>
                <w:szCs w:val="20"/>
              </w:rPr>
            </w:pPr>
            <w:proofErr w:type="gramStart"/>
            <w:r>
              <w:rPr>
                <w:sz w:val="20"/>
                <w:szCs w:val="20"/>
              </w:rPr>
              <w:t>…</w:t>
            </w:r>
            <w:proofErr w:type="spellStart"/>
            <w:r>
              <w:rPr>
                <w:sz w:val="20"/>
                <w:szCs w:val="20"/>
              </w:rPr>
              <w:t>a</w:t>
            </w:r>
            <w:r w:rsidRPr="00844AD6">
              <w:rPr>
                <w:sz w:val="20"/>
                <w:szCs w:val="20"/>
              </w:rPr>
              <w:t>uthorOrgUnitEmail</w:t>
            </w:r>
            <w:proofErr w:type="spellEnd"/>
            <w:proofErr w:type="gramEnd"/>
          </w:p>
          <w:p w14:paraId="56514FAE" w14:textId="77777777" w:rsidR="00F4564C" w:rsidRPr="00844AD6" w:rsidRDefault="00F4564C" w:rsidP="00D068D5">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86AA393" w14:textId="77777777" w:rsidR="00F4564C" w:rsidRPr="00844AD6" w:rsidRDefault="00F4564C" w:rsidP="00D068D5">
            <w:pPr>
              <w:spacing w:line="226" w:lineRule="exact"/>
              <w:ind w:left="102"/>
              <w:rPr>
                <w:sz w:val="20"/>
                <w:szCs w:val="20"/>
              </w:rPr>
            </w:pPr>
            <w:r w:rsidRPr="00844AD6">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11FE50" w14:textId="77777777" w:rsidR="00F4564C" w:rsidRPr="00844AD6" w:rsidRDefault="00F4564C" w:rsidP="00D068D5">
            <w:pPr>
              <w:spacing w:line="226" w:lineRule="exact"/>
              <w:ind w:left="102"/>
              <w:rPr>
                <w:sz w:val="20"/>
                <w:szCs w:val="20"/>
              </w:rPr>
            </w:pPr>
            <w:r w:rsidRPr="00844AD6">
              <w:rPr>
                <w:sz w:val="20"/>
                <w:szCs w:val="20"/>
              </w:rPr>
              <w:t>Text som anger den e-postadress som används för att nå den aktuella enheten</w:t>
            </w:r>
          </w:p>
          <w:p w14:paraId="135640F2" w14:textId="77777777" w:rsidR="00F4564C" w:rsidRPr="00844AD6" w:rsidRDefault="00F4564C" w:rsidP="00D068D5">
            <w:pPr>
              <w:spacing w:line="226"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F063D62" w14:textId="77777777" w:rsidR="00F4564C" w:rsidRPr="00844AD6" w:rsidRDefault="00F4564C" w:rsidP="00D068D5">
            <w:pPr>
              <w:spacing w:line="226" w:lineRule="exact"/>
              <w:ind w:left="102"/>
              <w:rPr>
                <w:sz w:val="20"/>
                <w:szCs w:val="20"/>
              </w:rPr>
            </w:pPr>
            <w:r w:rsidRPr="00844AD6">
              <w:rPr>
                <w:sz w:val="20"/>
                <w:szCs w:val="20"/>
              </w:rPr>
              <w:t>0</w:t>
            </w:r>
            <w:proofErr w:type="gramStart"/>
            <w:r w:rsidRPr="00844AD6">
              <w:rPr>
                <w:sz w:val="20"/>
                <w:szCs w:val="20"/>
              </w:rPr>
              <w:t>..</w:t>
            </w:r>
            <w:proofErr w:type="gramEnd"/>
            <w:r w:rsidRPr="00844AD6">
              <w:rPr>
                <w:sz w:val="20"/>
                <w:szCs w:val="20"/>
              </w:rPr>
              <w:t>1</w:t>
            </w:r>
          </w:p>
          <w:p w14:paraId="5D6DBEA7" w14:textId="77777777" w:rsidR="00F4564C" w:rsidRPr="00844AD6" w:rsidRDefault="00F4564C" w:rsidP="00D068D5">
            <w:pPr>
              <w:spacing w:line="226" w:lineRule="exact"/>
              <w:ind w:left="102"/>
              <w:rPr>
                <w:sz w:val="20"/>
                <w:szCs w:val="20"/>
              </w:rPr>
            </w:pPr>
          </w:p>
        </w:tc>
      </w:tr>
      <w:tr w:rsidR="00F4564C" w:rsidRPr="00907C9B" w14:paraId="1C3D2446" w14:textId="77777777" w:rsidTr="00D068D5">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3BDD4084" w14:textId="326E4256" w:rsidR="00F4564C" w:rsidRPr="00907C9B" w:rsidRDefault="00F4564C" w:rsidP="00D068D5">
            <w:pPr>
              <w:spacing w:line="229" w:lineRule="exact"/>
              <w:ind w:left="102"/>
              <w:rPr>
                <w:sz w:val="20"/>
                <w:szCs w:val="20"/>
              </w:rPr>
            </w:pPr>
            <w:proofErr w:type="gramStart"/>
            <w:r>
              <w:rPr>
                <w:spacing w:val="-1"/>
                <w:sz w:val="20"/>
                <w:szCs w:val="20"/>
              </w:rPr>
              <w:t>…</w:t>
            </w:r>
            <w:proofErr w:type="spellStart"/>
            <w:r w:rsidRPr="008C68A3">
              <w:rPr>
                <w:spacing w:val="-1"/>
                <w:sz w:val="20"/>
                <w:szCs w:val="20"/>
              </w:rPr>
              <w:t>authorOrgUnitHSA</w:t>
            </w:r>
            <w:r w:rsidR="00D068D5">
              <w:rPr>
                <w:spacing w:val="-1"/>
                <w:sz w:val="20"/>
                <w:szCs w:val="20"/>
              </w:rPr>
              <w:t>I</w:t>
            </w:r>
            <w:r w:rsidRPr="008C68A3">
              <w:rPr>
                <w:spacing w:val="-1"/>
                <w:sz w:val="20"/>
                <w:szCs w:val="20"/>
              </w:rPr>
              <w:t>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3200E4A4" w14:textId="77777777" w:rsidR="00F4564C" w:rsidRPr="00907C9B" w:rsidRDefault="00F4564C" w:rsidP="00D068D5">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7503580" w14:textId="77777777" w:rsidR="00F4564C" w:rsidRPr="00907C9B" w:rsidRDefault="00F4564C" w:rsidP="00D068D5">
            <w:pPr>
              <w:spacing w:line="226" w:lineRule="exact"/>
              <w:ind w:left="102"/>
              <w:rPr>
                <w:spacing w:val="-1"/>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B216C1C" w14:textId="77777777"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303676DD" w14:textId="77777777" w:rsidTr="00D068D5">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70A54A73" w14:textId="77777777" w:rsidR="00F4564C" w:rsidRPr="008C68A3" w:rsidRDefault="00F4564C" w:rsidP="00D068D5">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eastAsia="Times New Roman" w:hAnsi="Times New Roman" w:cs="Times New Roman"/>
                <w:spacing w:val="-1"/>
                <w:sz w:val="20"/>
                <w:szCs w:val="20"/>
              </w:rPr>
              <w:t>…</w:t>
            </w:r>
            <w:proofErr w:type="spellStart"/>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w:t>
            </w:r>
            <w:r w:rsidRPr="008C68A3">
              <w:rPr>
                <w:rFonts w:ascii="Times New Roman" w:eastAsia="Times New Roman" w:hAnsi="Times New Roman" w:cs="Times New Roman"/>
                <w:spacing w:val="-1"/>
                <w:sz w:val="20"/>
                <w:szCs w:val="20"/>
              </w:rPr>
              <w:t>Name</w:t>
            </w:r>
            <w:proofErr w:type="spellEnd"/>
            <w:proofErr w:type="gramEnd"/>
          </w:p>
          <w:p w14:paraId="10260063" w14:textId="77777777" w:rsidR="00F4564C" w:rsidRPr="00907C9B" w:rsidRDefault="00F4564C" w:rsidP="00D068D5">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E98AF1" w14:textId="77777777" w:rsidR="00F4564C" w:rsidRPr="00907C9B" w:rsidRDefault="00F4564C" w:rsidP="00D068D5">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840323" w14:textId="77777777" w:rsidR="00F4564C" w:rsidRPr="00907C9B" w:rsidRDefault="00F4564C" w:rsidP="00D068D5">
            <w:pPr>
              <w:spacing w:line="226" w:lineRule="exact"/>
              <w:ind w:left="102"/>
              <w:rPr>
                <w:spacing w:val="-1"/>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51792969" w14:textId="77777777"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076C8073" w14:textId="77777777" w:rsidTr="00D068D5">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347ACE55" w14:textId="77777777" w:rsidR="00F4564C" w:rsidRPr="00907C9B" w:rsidRDefault="00F4564C" w:rsidP="00D068D5">
            <w:pPr>
              <w:spacing w:line="226" w:lineRule="exact"/>
              <w:ind w:left="102"/>
              <w:rPr>
                <w:spacing w:val="-1"/>
                <w:sz w:val="20"/>
                <w:szCs w:val="20"/>
              </w:rPr>
            </w:pPr>
            <w:proofErr w:type="gramStart"/>
            <w:r>
              <w:rPr>
                <w:spacing w:val="-1"/>
                <w:sz w:val="20"/>
                <w:szCs w:val="20"/>
              </w:rPr>
              <w:t>…</w:t>
            </w:r>
            <w:proofErr w:type="spellStart"/>
            <w:r w:rsidRPr="008C68A3">
              <w:rPr>
                <w:spacing w:val="-1"/>
                <w:sz w:val="20"/>
                <w:szCs w:val="20"/>
              </w:rPr>
              <w:t>authorOrgUni</w:t>
            </w:r>
            <w:r>
              <w:rPr>
                <w:spacing w:val="-1"/>
                <w:sz w:val="20"/>
                <w:szCs w:val="20"/>
              </w:rPr>
              <w:t>tAddress</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664A68BF" w14:textId="77777777" w:rsidR="00F4564C" w:rsidRPr="00907C9B" w:rsidRDefault="00F4564C" w:rsidP="00D068D5">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FA1475F" w14:textId="77777777" w:rsidR="00F4564C" w:rsidRPr="00907C9B" w:rsidRDefault="00F4564C" w:rsidP="00D068D5">
            <w:pPr>
              <w:spacing w:line="226" w:lineRule="exact"/>
              <w:ind w:left="102"/>
              <w:rPr>
                <w:spacing w:val="-1"/>
                <w:sz w:val="20"/>
                <w:szCs w:val="20"/>
              </w:rPr>
            </w:pPr>
            <w:r>
              <w:rPr>
                <w:spacing w:val="-1"/>
                <w:sz w:val="20"/>
                <w:szCs w:val="20"/>
              </w:rPr>
              <w:t>Postadress för</w:t>
            </w:r>
            <w:r w:rsidRPr="008C68A3">
              <w:rPr>
                <w:spacing w:val="-1"/>
                <w:sz w:val="20"/>
                <w:szCs w:val="20"/>
              </w:rPr>
              <w:t xml:space="preserve">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793BD522" w14:textId="77777777" w:rsidR="00F4564C" w:rsidRPr="00907C9B"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1DF1A83B" w14:textId="77777777" w:rsidTr="00D068D5">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6888826F" w14:textId="77777777" w:rsidR="00F4564C" w:rsidRPr="00907C9B" w:rsidRDefault="00F4564C" w:rsidP="00D068D5">
            <w:pPr>
              <w:spacing w:line="229" w:lineRule="exact"/>
              <w:ind w:left="102"/>
              <w:rPr>
                <w:sz w:val="20"/>
                <w:szCs w:val="20"/>
              </w:rPr>
            </w:pPr>
            <w:proofErr w:type="gramStart"/>
            <w:r>
              <w:rPr>
                <w:sz w:val="20"/>
                <w:szCs w:val="20"/>
              </w:rPr>
              <w:t>…</w:t>
            </w:r>
            <w:proofErr w:type="spellStart"/>
            <w:r>
              <w:rPr>
                <w:sz w:val="20"/>
                <w:szCs w:val="20"/>
              </w:rPr>
              <w:t>authorO</w:t>
            </w:r>
            <w:r w:rsidRPr="00F1479E">
              <w:rPr>
                <w:sz w:val="20"/>
                <w:szCs w:val="20"/>
              </w:rPr>
              <w:t>rgUnitLocation</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5800C12D" w14:textId="77777777" w:rsidR="00F4564C" w:rsidRDefault="00F4564C" w:rsidP="00D068D5">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FFC7EC" w14:textId="77777777" w:rsidR="00F4564C" w:rsidRPr="006B1876" w:rsidRDefault="00F4564C" w:rsidP="00D068D5">
            <w:pPr>
              <w:spacing w:line="229" w:lineRule="exact"/>
              <w:ind w:left="102"/>
              <w:rPr>
                <w:sz w:val="20"/>
                <w:szCs w:val="20"/>
              </w:rPr>
            </w:pPr>
            <w:r w:rsidRPr="00F1479E">
              <w:rPr>
                <w:sz w:val="20"/>
                <w:szCs w:val="20"/>
              </w:rPr>
              <w:t>Text som anger namnet på plats eller ort för enhetens eller funktionens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2A563C8" w14:textId="77777777" w:rsidR="00F4564C" w:rsidRPr="00907C9B"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41682C33" w14:textId="77777777" w:rsidTr="00D068D5">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ACF983B" w14:textId="77777777" w:rsidR="00F4564C" w:rsidRPr="00907C9B" w:rsidRDefault="00F4564C" w:rsidP="00D068D5">
            <w:pPr>
              <w:spacing w:line="229" w:lineRule="exact"/>
              <w:ind w:left="102"/>
              <w:rPr>
                <w:sz w:val="20"/>
                <w:szCs w:val="20"/>
              </w:rPr>
            </w:pPr>
            <w:proofErr w:type="gramStart"/>
            <w:r w:rsidRPr="00907C9B">
              <w:rPr>
                <w:sz w:val="20"/>
                <w:szCs w:val="20"/>
              </w:rPr>
              <w:t>...</w:t>
            </w:r>
            <w:proofErr w:type="spellStart"/>
            <w:r>
              <w:rPr>
                <w:spacing w:val="-1"/>
                <w:sz w:val="20"/>
                <w:szCs w:val="20"/>
              </w:rPr>
              <w:t>careUnitHSAId</w:t>
            </w:r>
            <w:proofErr w:type="spellEnd"/>
            <w:proofErr w:type="gramEnd"/>
          </w:p>
          <w:p w14:paraId="690FF423" w14:textId="77777777" w:rsidR="00F4564C" w:rsidRPr="00907C9B" w:rsidRDefault="00F4564C" w:rsidP="00D068D5">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415C15A" w14:textId="7E1416BD" w:rsidR="00F4564C" w:rsidRDefault="00D068D5" w:rsidP="00D068D5">
            <w:pPr>
              <w:spacing w:line="229" w:lineRule="exact"/>
              <w:ind w:left="102"/>
              <w:rPr>
                <w:rFonts w:ascii="Arial" w:hAnsi="Arial" w:cs="Arial"/>
                <w:sz w:val="20"/>
                <w:szCs w:val="20"/>
              </w:rPr>
            </w:pPr>
            <w:proofErr w:type="spellStart"/>
            <w:r>
              <w:rPr>
                <w:spacing w:val="-1"/>
                <w:sz w:val="20"/>
                <w:szCs w:val="20"/>
              </w:rPr>
              <w:t>HSAI</w:t>
            </w:r>
            <w:r w:rsidR="00F4564C">
              <w:rPr>
                <w:spacing w:val="-1"/>
                <w:sz w:val="20"/>
                <w:szCs w:val="20"/>
              </w:rPr>
              <w:t>dType</w:t>
            </w:r>
            <w:proofErr w:type="spellEnd"/>
          </w:p>
          <w:p w14:paraId="71A75CFA" w14:textId="77777777" w:rsidR="00F4564C" w:rsidRPr="00907C9B" w:rsidRDefault="00F4564C" w:rsidP="00D068D5">
            <w:pPr>
              <w:spacing w:line="226" w:lineRule="exact"/>
              <w:ind w:left="102"/>
              <w:rPr>
                <w:spacing w:val="-1"/>
                <w:sz w:val="20"/>
                <w:szCs w:val="20"/>
              </w:rPr>
            </w:pPr>
          </w:p>
          <w:p w14:paraId="3CA6E75E" w14:textId="77777777" w:rsidR="00F4564C" w:rsidRPr="00907C9B" w:rsidRDefault="00F4564C" w:rsidP="00D068D5">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6E76C" w14:textId="77777777" w:rsidR="00F4564C" w:rsidRPr="006B1876" w:rsidRDefault="00F4564C" w:rsidP="00D068D5">
            <w:pPr>
              <w:spacing w:line="229" w:lineRule="exact"/>
              <w:ind w:left="102"/>
              <w:rPr>
                <w:sz w:val="20"/>
                <w:szCs w:val="20"/>
              </w:rPr>
            </w:pPr>
            <w:r w:rsidRPr="00137349">
              <w:rPr>
                <w:sz w:val="20"/>
                <w:szCs w:val="20"/>
              </w:rPr>
              <w:t xml:space="preserve">HSA-id för informationsägande PDL-enhet. </w:t>
            </w:r>
          </w:p>
          <w:p w14:paraId="25E9181E" w14:textId="77777777" w:rsidR="00F4564C" w:rsidRPr="00907C9B" w:rsidRDefault="00F4564C" w:rsidP="00D068D5">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A4EF05D" w14:textId="77777777" w:rsidR="00F4564C" w:rsidRPr="00907C9B" w:rsidRDefault="00F4564C" w:rsidP="00D068D5">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F4564C" w:rsidRPr="00907C9B" w14:paraId="1DFE7AF0" w14:textId="77777777" w:rsidTr="00D068D5">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547489A7" w14:textId="32A090F3" w:rsidR="00F4564C" w:rsidRPr="00907C9B" w:rsidRDefault="00F4564C" w:rsidP="00D068D5">
            <w:pPr>
              <w:spacing w:line="229" w:lineRule="exact"/>
              <w:ind w:left="102"/>
              <w:rPr>
                <w:sz w:val="20"/>
                <w:szCs w:val="20"/>
              </w:rPr>
            </w:pPr>
            <w:proofErr w:type="gramStart"/>
            <w:r>
              <w:rPr>
                <w:sz w:val="20"/>
                <w:szCs w:val="20"/>
              </w:rPr>
              <w:t>...</w:t>
            </w:r>
            <w:proofErr w:type="spellStart"/>
            <w:r w:rsidRPr="00907C9B">
              <w:rPr>
                <w:spacing w:val="-1"/>
                <w:sz w:val="20"/>
                <w:szCs w:val="20"/>
              </w:rPr>
              <w:t>care</w:t>
            </w:r>
            <w:r w:rsidR="00D068D5">
              <w:rPr>
                <w:spacing w:val="-1"/>
                <w:sz w:val="20"/>
                <w:szCs w:val="20"/>
              </w:rPr>
              <w:t>GiverHSAI</w:t>
            </w:r>
            <w:r>
              <w:rPr>
                <w:spacing w:val="-1"/>
                <w:sz w:val="20"/>
                <w:szCs w:val="20"/>
              </w:rPr>
              <w:t>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15D19F71" w14:textId="77777777" w:rsidR="00F4564C" w:rsidRPr="00907C9B" w:rsidRDefault="00F4564C" w:rsidP="00D068D5">
            <w:pPr>
              <w:spacing w:line="226" w:lineRule="exact"/>
              <w:ind w:left="102"/>
              <w:rPr>
                <w:spacing w:val="-1"/>
                <w:sz w:val="20"/>
                <w:szCs w:val="20"/>
              </w:rPr>
            </w:pPr>
            <w:proofErr w:type="spellStart"/>
            <w:r>
              <w:rPr>
                <w:spacing w:val="-1"/>
                <w:sz w:val="20"/>
                <w:szCs w:val="20"/>
              </w:rPr>
              <w:t>HSAIdType</w:t>
            </w:r>
            <w:proofErr w:type="spellEnd"/>
          </w:p>
          <w:p w14:paraId="25DE6860" w14:textId="77777777" w:rsidR="00F4564C" w:rsidRPr="00907C9B" w:rsidRDefault="00F4564C" w:rsidP="00D068D5">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056F8CC" w14:textId="77777777" w:rsidR="00F4564C" w:rsidRPr="00907C9B" w:rsidRDefault="00F4564C" w:rsidP="00D068D5">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0393A6B8" w14:textId="77777777" w:rsidR="00F4564C" w:rsidRPr="00907C9B" w:rsidRDefault="00F4564C" w:rsidP="00D068D5">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26F96F1" w14:textId="77777777" w:rsidR="00F4564C" w:rsidRPr="00907C9B" w:rsidRDefault="00F4564C" w:rsidP="00D068D5">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F4564C" w:rsidRPr="00907C9B" w14:paraId="1A014A72" w14:textId="77777777" w:rsidTr="00D068D5">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6BF056E" w14:textId="77777777" w:rsidR="00F4564C" w:rsidRPr="00907C9B" w:rsidRDefault="00F4564C" w:rsidP="00D068D5">
            <w:pPr>
              <w:spacing w:line="226" w:lineRule="exact"/>
              <w:ind w:left="102"/>
              <w:rPr>
                <w:spacing w:val="-1"/>
                <w:sz w:val="20"/>
                <w:szCs w:val="20"/>
                <w:lang w:val="en-US"/>
              </w:rPr>
            </w:pPr>
            <w:r w:rsidRPr="00907C9B">
              <w:rPr>
                <w:sz w:val="20"/>
                <w:szCs w:val="20"/>
                <w:lang w:val="en-US"/>
              </w:rPr>
              <w:lastRenderedPageBreak/>
              <w:t>..</w:t>
            </w:r>
            <w:proofErr w:type="spellStart"/>
            <w:r w:rsidRPr="00907C9B">
              <w:rPr>
                <w:sz w:val="20"/>
                <w:szCs w:val="20"/>
                <w:lang w:val="en-US"/>
              </w:rPr>
              <w:t>legalAuthenticator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940284D" w14:textId="77777777" w:rsidR="00F4564C" w:rsidRPr="00907C9B" w:rsidRDefault="00F4564C" w:rsidP="00D068D5">
            <w:pPr>
              <w:spacing w:line="229" w:lineRule="exact"/>
              <w:ind w:left="102"/>
              <w:rPr>
                <w:sz w:val="20"/>
                <w:szCs w:val="20"/>
                <w:highlight w:val="yellow"/>
                <w:lang w:val="en-US"/>
              </w:rPr>
            </w:pPr>
            <w:proofErr w:type="spellStart"/>
            <w:r>
              <w:rPr>
                <w:sz w:val="20"/>
                <w:szCs w:val="20"/>
                <w:lang w:val="en-US"/>
              </w:rPr>
              <w:t>L</w:t>
            </w:r>
            <w:r w:rsidRPr="00907C9B">
              <w:rPr>
                <w:sz w:val="20"/>
                <w:szCs w:val="20"/>
                <w:lang w:val="en-US"/>
              </w:rPr>
              <w:t>egalAuthenticatorType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D56D58F" w14:textId="77777777" w:rsidR="00F4564C" w:rsidRPr="003C17D1" w:rsidRDefault="00F4564C" w:rsidP="00D068D5">
            <w:pPr>
              <w:spacing w:line="229" w:lineRule="exact"/>
              <w:ind w:left="102"/>
              <w:rPr>
                <w:sz w:val="20"/>
                <w:szCs w:val="20"/>
              </w:rPr>
            </w:pPr>
            <w:r w:rsidRPr="003C17D1">
              <w:rPr>
                <w:sz w:val="20"/>
                <w:szCs w:val="20"/>
              </w:rPr>
              <w:t>Information om vem som signerat informationen i dokumentet.</w:t>
            </w:r>
          </w:p>
          <w:p w14:paraId="274BA2A5" w14:textId="77777777" w:rsidR="00F4564C" w:rsidRPr="00D90BD2" w:rsidRDefault="00F4564C" w:rsidP="00D068D5">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BAB69A9" w14:textId="77777777" w:rsidR="00F4564C" w:rsidRPr="00907C9B" w:rsidRDefault="00F4564C" w:rsidP="00D068D5">
            <w:pPr>
              <w:spacing w:line="229" w:lineRule="exact"/>
              <w:ind w:left="102"/>
              <w:rPr>
                <w:sz w:val="20"/>
                <w:szCs w:val="20"/>
                <w:lang w:val="en-US"/>
              </w:rPr>
            </w:pPr>
            <w:r w:rsidRPr="00907C9B">
              <w:rPr>
                <w:sz w:val="20"/>
                <w:szCs w:val="20"/>
                <w:lang w:val="en-US"/>
              </w:rPr>
              <w:t>0..1</w:t>
            </w:r>
          </w:p>
        </w:tc>
      </w:tr>
      <w:tr w:rsidR="00F4564C" w:rsidRPr="00907C9B" w14:paraId="5B60C12F" w14:textId="77777777" w:rsidTr="00D068D5">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3E91A6EB" w14:textId="77777777" w:rsidR="00F4564C" w:rsidRPr="00907C9B" w:rsidRDefault="00F4564C" w:rsidP="00D068D5">
            <w:pPr>
              <w:spacing w:line="229" w:lineRule="exact"/>
              <w:ind w:left="102"/>
              <w:rPr>
                <w:sz w:val="20"/>
                <w:szCs w:val="20"/>
              </w:rPr>
            </w:pPr>
            <w:r>
              <w:rPr>
                <w:sz w:val="20"/>
                <w:szCs w:val="20"/>
                <w:lang w:val="en-US"/>
              </w:rPr>
              <w:t>...</w:t>
            </w:r>
            <w:proofErr w:type="spellStart"/>
            <w:r w:rsidRPr="00E74D83">
              <w:rPr>
                <w:sz w:val="20"/>
                <w:szCs w:val="20"/>
              </w:rPr>
              <w:t>signatureTime</w:t>
            </w:r>
            <w:proofErr w:type="spellEnd"/>
          </w:p>
          <w:p w14:paraId="74BD655A" w14:textId="77777777" w:rsidR="00F4564C" w:rsidRPr="00835228" w:rsidRDefault="00F4564C" w:rsidP="00D068D5">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E621B0" w14:textId="77777777" w:rsidR="00F4564C" w:rsidRDefault="00F4564C" w:rsidP="00D068D5">
            <w:pPr>
              <w:spacing w:line="229" w:lineRule="exact"/>
              <w:ind w:left="102"/>
              <w:rPr>
                <w:rFonts w:ascii="Arial" w:hAnsi="Arial" w:cs="Arial"/>
                <w:color w:val="FF0000"/>
                <w:sz w:val="20"/>
                <w:szCs w:val="20"/>
              </w:rPr>
            </w:pPr>
            <w:proofErr w:type="spellStart"/>
            <w:r>
              <w:rPr>
                <w:sz w:val="20"/>
                <w:szCs w:val="20"/>
              </w:rPr>
              <w:t>TimeStampType</w:t>
            </w:r>
            <w:proofErr w:type="spellEnd"/>
          </w:p>
          <w:p w14:paraId="37A7174F" w14:textId="77777777" w:rsidR="00F4564C" w:rsidRDefault="00F4564C" w:rsidP="00D068D5">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035F849" w14:textId="77777777" w:rsidR="00F4564C" w:rsidRPr="00907C9B" w:rsidRDefault="00F4564C" w:rsidP="00D068D5">
            <w:pPr>
              <w:spacing w:line="229" w:lineRule="exact"/>
              <w:ind w:left="102"/>
              <w:rPr>
                <w:sz w:val="20"/>
                <w:szCs w:val="20"/>
              </w:rPr>
            </w:pPr>
            <w:r w:rsidRPr="00907C9B">
              <w:rPr>
                <w:sz w:val="20"/>
                <w:szCs w:val="20"/>
              </w:rPr>
              <w:t>Tidpunkt för signering</w:t>
            </w:r>
            <w:r>
              <w:rPr>
                <w:sz w:val="20"/>
                <w:szCs w:val="20"/>
              </w:rPr>
              <w:t xml:space="preserve"> av svaret</w:t>
            </w:r>
          </w:p>
          <w:p w14:paraId="5182C00A" w14:textId="77777777" w:rsidR="00F4564C" w:rsidRPr="00907C9B" w:rsidRDefault="00F4564C" w:rsidP="00D068D5">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00E3054" w14:textId="77777777" w:rsidR="00F4564C" w:rsidRPr="00907C9B" w:rsidRDefault="00F4564C" w:rsidP="00D068D5">
            <w:pPr>
              <w:spacing w:line="226" w:lineRule="exact"/>
              <w:ind w:left="102"/>
              <w:rPr>
                <w:spacing w:val="-1"/>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4564C" w:rsidRPr="00907C9B" w14:paraId="0525A9DD" w14:textId="77777777" w:rsidTr="00D068D5">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9E00A88" w14:textId="77777777" w:rsidR="00F4564C" w:rsidRPr="00907C9B" w:rsidRDefault="00F4564C" w:rsidP="00D068D5">
            <w:pPr>
              <w:spacing w:line="229" w:lineRule="exact"/>
              <w:ind w:left="102"/>
              <w:rPr>
                <w:sz w:val="20"/>
                <w:szCs w:val="20"/>
              </w:rPr>
            </w:pPr>
            <w:proofErr w:type="gramStart"/>
            <w:r>
              <w:rPr>
                <w:sz w:val="20"/>
                <w:szCs w:val="20"/>
              </w:rPr>
              <w:t>...</w:t>
            </w:r>
            <w:proofErr w:type="spellStart"/>
            <w:r w:rsidRPr="0035083B">
              <w:rPr>
                <w:sz w:val="20"/>
                <w:szCs w:val="20"/>
              </w:rPr>
              <w:t>legalAuthenticatorHSA</w:t>
            </w:r>
            <w:r>
              <w:rPr>
                <w:sz w:val="20"/>
                <w:szCs w:val="20"/>
              </w:rPr>
              <w:t>I</w:t>
            </w:r>
            <w:r w:rsidRPr="0035083B">
              <w:rPr>
                <w:sz w:val="20"/>
                <w:szCs w:val="20"/>
              </w:rPr>
              <w:t>d</w:t>
            </w:r>
            <w:proofErr w:type="spellEnd"/>
            <w:proofErr w:type="gramEnd"/>
          </w:p>
          <w:p w14:paraId="1300D0CF" w14:textId="77777777" w:rsidR="00F4564C" w:rsidRPr="00835228" w:rsidRDefault="00F4564C" w:rsidP="00D068D5">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1576107" w14:textId="77777777" w:rsidR="00F4564C" w:rsidRPr="00907C9B" w:rsidRDefault="00F4564C" w:rsidP="00D068D5">
            <w:pPr>
              <w:spacing w:line="229" w:lineRule="exact"/>
              <w:ind w:left="102"/>
              <w:rPr>
                <w:sz w:val="20"/>
                <w:szCs w:val="20"/>
              </w:rPr>
            </w:pPr>
            <w:proofErr w:type="spellStart"/>
            <w:r>
              <w:rPr>
                <w:sz w:val="20"/>
                <w:szCs w:val="20"/>
              </w:rPr>
              <w:t>HSAId</w:t>
            </w:r>
            <w:r w:rsidRPr="0035083B">
              <w:rPr>
                <w:sz w:val="20"/>
                <w:szCs w:val="20"/>
              </w:rPr>
              <w:t>Type</w:t>
            </w:r>
            <w:proofErr w:type="spellEnd"/>
          </w:p>
          <w:p w14:paraId="30321C7D" w14:textId="77777777" w:rsidR="00F4564C" w:rsidRDefault="00F4564C" w:rsidP="00D068D5">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7BC42D" w14:textId="77777777" w:rsidR="00F4564C" w:rsidRPr="00907C9B" w:rsidRDefault="00F4564C" w:rsidP="00D068D5">
            <w:pPr>
              <w:spacing w:line="226" w:lineRule="exact"/>
              <w:ind w:left="102"/>
              <w:rPr>
                <w:spacing w:val="-1"/>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6021A0E0" w14:textId="77777777" w:rsidR="00F4564C" w:rsidRPr="00907C9B" w:rsidRDefault="00F4564C" w:rsidP="00D068D5">
            <w:pPr>
              <w:spacing w:line="226" w:lineRule="exact"/>
              <w:ind w:left="102"/>
              <w:rPr>
                <w:spacing w:val="-1"/>
                <w:sz w:val="20"/>
                <w:szCs w:val="20"/>
              </w:rPr>
            </w:pPr>
            <w:r>
              <w:rPr>
                <w:sz w:val="20"/>
                <w:szCs w:val="20"/>
              </w:rPr>
              <w:t>0</w:t>
            </w:r>
            <w:proofErr w:type="gramStart"/>
            <w:r w:rsidRPr="00907C9B">
              <w:rPr>
                <w:sz w:val="20"/>
                <w:szCs w:val="20"/>
              </w:rPr>
              <w:t>..</w:t>
            </w:r>
            <w:proofErr w:type="gramEnd"/>
            <w:r w:rsidRPr="00907C9B">
              <w:rPr>
                <w:sz w:val="20"/>
                <w:szCs w:val="20"/>
              </w:rPr>
              <w:t>1</w:t>
            </w:r>
          </w:p>
        </w:tc>
      </w:tr>
      <w:tr w:rsidR="00F4564C" w:rsidRPr="00907C9B" w14:paraId="53AD9D24" w14:textId="77777777" w:rsidTr="00D068D5">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10F239C3" w14:textId="77777777" w:rsidR="00F4564C" w:rsidRPr="00E74D83" w:rsidRDefault="00F4564C" w:rsidP="00D068D5">
            <w:pPr>
              <w:spacing w:line="229" w:lineRule="exact"/>
              <w:ind w:left="102"/>
              <w:rPr>
                <w:sz w:val="20"/>
                <w:szCs w:val="20"/>
              </w:rPr>
            </w:pPr>
            <w:proofErr w:type="gramStart"/>
            <w:r w:rsidRPr="00907C9B">
              <w:rPr>
                <w:sz w:val="20"/>
                <w:szCs w:val="20"/>
              </w:rPr>
              <w:t>..</w:t>
            </w:r>
            <w:proofErr w:type="spellStart"/>
            <w:proofErr w:type="gramEnd"/>
            <w:r w:rsidRPr="00E74D83">
              <w:rPr>
                <w:spacing w:val="-1"/>
                <w:sz w:val="20"/>
                <w:szCs w:val="20"/>
              </w:rPr>
              <w:t>approvedForPatient</w:t>
            </w:r>
            <w:proofErr w:type="spellEnd"/>
          </w:p>
          <w:p w14:paraId="379EA357" w14:textId="77777777" w:rsidR="00F4564C" w:rsidRPr="00835228" w:rsidRDefault="00F4564C" w:rsidP="00D068D5">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BED0E9B" w14:textId="77777777" w:rsidR="00F4564C" w:rsidRDefault="00F4564C" w:rsidP="00D068D5">
            <w:pPr>
              <w:spacing w:line="229" w:lineRule="exact"/>
              <w:ind w:left="102"/>
              <w:rPr>
                <w:rFonts w:ascii="Arial" w:hAnsi="Arial" w:cs="Arial"/>
                <w:color w:val="FF0000"/>
                <w:sz w:val="20"/>
                <w:szCs w:val="20"/>
              </w:rPr>
            </w:pPr>
            <w:proofErr w:type="spellStart"/>
            <w:r w:rsidRPr="00E74D83">
              <w:rPr>
                <w:sz w:val="20"/>
                <w:szCs w:val="20"/>
              </w:rPr>
              <w:t>boolean</w:t>
            </w:r>
            <w:proofErr w:type="spellEnd"/>
          </w:p>
          <w:p w14:paraId="30562D85" w14:textId="77777777" w:rsidR="00F4564C" w:rsidRDefault="00F4564C" w:rsidP="00D068D5">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51D1FA7" w14:textId="77777777" w:rsidR="00F4564C" w:rsidRPr="0083546F" w:rsidRDefault="00F4564C" w:rsidP="00D068D5">
            <w:pPr>
              <w:spacing w:line="226" w:lineRule="exact"/>
              <w:ind w:left="102"/>
              <w:rPr>
                <w:spacing w:val="-1"/>
                <w:sz w:val="20"/>
                <w:szCs w:val="20"/>
              </w:rPr>
            </w:pPr>
            <w:r w:rsidRPr="0083546F">
              <w:rPr>
                <w:spacing w:val="-1"/>
                <w:sz w:val="20"/>
                <w:szCs w:val="20"/>
              </w:rPr>
              <w:t xml:space="preserve">Anger om information får delas till patient. Värdet sätts i sådant fall till </w:t>
            </w:r>
            <w:proofErr w:type="spellStart"/>
            <w:r w:rsidRPr="0083546F">
              <w:rPr>
                <w:spacing w:val="-1"/>
                <w:sz w:val="20"/>
                <w:szCs w:val="20"/>
              </w:rPr>
              <w:t>true</w:t>
            </w:r>
            <w:proofErr w:type="spellEnd"/>
            <w:r w:rsidRPr="0083546F">
              <w:rPr>
                <w:spacing w:val="-1"/>
                <w:sz w:val="20"/>
                <w:szCs w:val="20"/>
              </w:rPr>
              <w:t xml:space="preserve">, i annat fall till </w:t>
            </w:r>
            <w:proofErr w:type="spellStart"/>
            <w:r w:rsidRPr="0083546F">
              <w:rPr>
                <w:spacing w:val="-1"/>
                <w:sz w:val="20"/>
                <w:szCs w:val="20"/>
              </w:rPr>
              <w:t>false</w:t>
            </w:r>
            <w:proofErr w:type="spellEnd"/>
            <w:r w:rsidRPr="0083546F">
              <w:rPr>
                <w:spacing w:val="-1"/>
                <w:sz w:val="20"/>
                <w:szCs w:val="20"/>
              </w:rPr>
              <w:t xml:space="preserve">. </w:t>
            </w:r>
          </w:p>
          <w:p w14:paraId="79544FC9" w14:textId="77777777" w:rsidR="00F4564C" w:rsidRPr="00907C9B" w:rsidRDefault="00F4564C" w:rsidP="00D068D5">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285D79E" w14:textId="77777777"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5F8C2DD6" w14:textId="77777777" w:rsidTr="00D068D5">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467258A0" w14:textId="77777777" w:rsidR="00F4564C" w:rsidRPr="00907C9B" w:rsidRDefault="00F4564C" w:rsidP="00D068D5">
            <w:pPr>
              <w:spacing w:line="229" w:lineRule="exact"/>
              <w:ind w:left="102"/>
              <w:rPr>
                <w:sz w:val="20"/>
                <w:szCs w:val="20"/>
              </w:rPr>
            </w:pPr>
            <w:r w:rsidRPr="00907C9B">
              <w:rPr>
                <w:sz w:val="20"/>
                <w:szCs w:val="20"/>
                <w:lang w:val="en-US"/>
              </w:rPr>
              <w:t>..</w:t>
            </w:r>
            <w:proofErr w:type="spellStart"/>
            <w:r>
              <w:rPr>
                <w:spacing w:val="-1"/>
                <w:sz w:val="20"/>
                <w:szCs w:val="20"/>
                <w:lang w:val="en-US"/>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BBED734" w14:textId="77777777" w:rsidR="00F4564C" w:rsidRPr="00907C9B" w:rsidRDefault="00F4564C" w:rsidP="00D068D5">
            <w:pPr>
              <w:spacing w:line="226" w:lineRule="exact"/>
              <w:ind w:left="102"/>
              <w:rPr>
                <w:spacing w:val="-1"/>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5352C101" w14:textId="77777777" w:rsidR="00F4564C" w:rsidRPr="00907C9B" w:rsidRDefault="00F4564C" w:rsidP="00D068D5">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28C31869" w14:textId="77777777" w:rsidR="00F4564C" w:rsidRPr="00907C9B" w:rsidRDefault="00F4564C" w:rsidP="00D068D5">
            <w:pPr>
              <w:spacing w:line="226" w:lineRule="exact"/>
              <w:ind w:left="102"/>
              <w:rPr>
                <w:spacing w:val="-1"/>
                <w:sz w:val="20"/>
                <w:szCs w:val="20"/>
              </w:rPr>
            </w:pPr>
            <w:r w:rsidRPr="00907C9B">
              <w:rPr>
                <w:spacing w:val="-1"/>
                <w:sz w:val="20"/>
                <w:szCs w:val="20"/>
                <w:lang w:val="en-US"/>
              </w:rPr>
              <w:t>0..1</w:t>
            </w:r>
          </w:p>
        </w:tc>
      </w:tr>
      <w:tr w:rsidR="00F4564C" w:rsidRPr="00907C9B" w14:paraId="056F1871" w14:textId="77777777" w:rsidTr="00D068D5">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1FC765B4" w14:textId="77777777" w:rsidR="00F4564C" w:rsidRPr="00835228" w:rsidRDefault="00F4564C" w:rsidP="00D068D5">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F9560A4" w14:textId="77777777" w:rsidR="00F4564C" w:rsidRDefault="00F4564C" w:rsidP="00D068D5">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0A93A89" w14:textId="77777777" w:rsidR="00F4564C" w:rsidRPr="00907C9B" w:rsidRDefault="00F4564C" w:rsidP="00D068D5">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7377422" w14:textId="77777777" w:rsidR="00F4564C" w:rsidRPr="00907C9B" w:rsidRDefault="00F4564C" w:rsidP="00D068D5">
            <w:pPr>
              <w:spacing w:line="226" w:lineRule="exact"/>
              <w:ind w:left="102"/>
              <w:rPr>
                <w:spacing w:val="-1"/>
                <w:sz w:val="20"/>
                <w:szCs w:val="20"/>
              </w:rPr>
            </w:pPr>
          </w:p>
        </w:tc>
      </w:tr>
      <w:tr w:rsidR="00F4564C" w:rsidRPr="00907C9B" w14:paraId="759787A9" w14:textId="77777777" w:rsidTr="00D068D5">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12096399" w14:textId="77777777" w:rsidR="00F4564C" w:rsidRPr="00835228" w:rsidRDefault="00F4564C" w:rsidP="00D068D5">
            <w:pPr>
              <w:spacing w:line="229" w:lineRule="exact"/>
              <w:ind w:left="102"/>
              <w:rPr>
                <w:sz w:val="20"/>
                <w:szCs w:val="20"/>
              </w:rPr>
            </w:pPr>
            <w:r w:rsidRPr="00835228">
              <w:rPr>
                <w:sz w:val="20"/>
                <w:szCs w:val="20"/>
              </w:rPr>
              <w:t>.</w:t>
            </w:r>
            <w:proofErr w:type="spellStart"/>
            <w:r w:rsidRPr="001A25F9">
              <w:rPr>
                <w:sz w:val="20"/>
                <w:szCs w:val="20"/>
              </w:rPr>
              <w:t>laboratoryOutcomeBody</w:t>
            </w:r>
            <w:proofErr w:type="spellEnd"/>
          </w:p>
          <w:p w14:paraId="0D3E8F12" w14:textId="77777777" w:rsidR="00F4564C" w:rsidRPr="00907C9B" w:rsidRDefault="00F4564C" w:rsidP="00D068D5">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40358A4" w14:textId="77777777" w:rsidR="00F4564C" w:rsidRPr="00907C9B" w:rsidRDefault="00F4564C" w:rsidP="00D068D5">
            <w:pPr>
              <w:spacing w:line="226" w:lineRule="exact"/>
              <w:ind w:left="102"/>
              <w:rPr>
                <w:sz w:val="20"/>
                <w:szCs w:val="20"/>
              </w:rPr>
            </w:pPr>
            <w:proofErr w:type="spellStart"/>
            <w:r w:rsidRPr="001A25F9">
              <w:rPr>
                <w:sz w:val="20"/>
                <w:szCs w:val="20"/>
              </w:rPr>
              <w:t>LaboratoryOutcomeBodyType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F6C60C5" w14:textId="77777777" w:rsidR="00F4564C" w:rsidRPr="00907C9B" w:rsidRDefault="00F4564C" w:rsidP="00D068D5">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BC9538F" w14:textId="77777777" w:rsidR="00F4564C" w:rsidRPr="00907C9B" w:rsidRDefault="00F4564C" w:rsidP="00D068D5">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F4564C" w:rsidRPr="00907C9B" w14:paraId="5F0FDCE8" w14:textId="77777777" w:rsidTr="00D068D5">
        <w:trPr>
          <w:trHeight w:hRule="exact" w:val="1707"/>
          <w:tblHeader/>
        </w:trPr>
        <w:tc>
          <w:tcPr>
            <w:tcW w:w="2922" w:type="dxa"/>
            <w:tcBorders>
              <w:top w:val="single" w:sz="5" w:space="0" w:color="000000"/>
              <w:left w:val="single" w:sz="5" w:space="0" w:color="000000"/>
              <w:bottom w:val="single" w:sz="5" w:space="0" w:color="000000"/>
              <w:right w:val="single" w:sz="5" w:space="0" w:color="000000"/>
            </w:tcBorders>
          </w:tcPr>
          <w:p w14:paraId="513C6231" w14:textId="77777777" w:rsidR="00F4564C" w:rsidRPr="00907C9B" w:rsidRDefault="00F4564C" w:rsidP="00D068D5">
            <w:pPr>
              <w:spacing w:line="229" w:lineRule="exact"/>
              <w:ind w:left="102"/>
              <w:rPr>
                <w:sz w:val="20"/>
                <w:szCs w:val="20"/>
              </w:rPr>
            </w:pPr>
            <w:proofErr w:type="gramStart"/>
            <w:r>
              <w:rPr>
                <w:sz w:val="20"/>
                <w:szCs w:val="20"/>
              </w:rPr>
              <w:t>..</w:t>
            </w:r>
            <w:proofErr w:type="spellStart"/>
            <w:proofErr w:type="gramEnd"/>
            <w:r>
              <w:rPr>
                <w:sz w:val="20"/>
                <w:szCs w:val="20"/>
              </w:rPr>
              <w:t>resultType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48FDF20"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6F829F" w14:textId="77777777" w:rsidR="00F4564C" w:rsidRPr="001A25F9" w:rsidRDefault="00F4564C" w:rsidP="00D068D5">
            <w:pPr>
              <w:spacing w:line="226" w:lineRule="exact"/>
              <w:ind w:left="102"/>
              <w:rPr>
                <w:spacing w:val="-1"/>
                <w:sz w:val="20"/>
                <w:szCs w:val="20"/>
              </w:rPr>
            </w:pPr>
            <w:r w:rsidRPr="001A25F9">
              <w:rPr>
                <w:spacing w:val="-1"/>
                <w:sz w:val="20"/>
                <w:szCs w:val="20"/>
              </w:rPr>
              <w:t xml:space="preserve">Text som anger vilken typ av svar som avses. </w:t>
            </w:r>
          </w:p>
          <w:p w14:paraId="46F31036" w14:textId="77777777" w:rsidR="00F4564C" w:rsidRPr="001A25F9" w:rsidRDefault="00F4564C" w:rsidP="00D068D5">
            <w:pPr>
              <w:spacing w:line="226" w:lineRule="exact"/>
              <w:ind w:left="102"/>
              <w:rPr>
                <w:spacing w:val="-1"/>
                <w:sz w:val="20"/>
                <w:szCs w:val="20"/>
              </w:rPr>
            </w:pPr>
            <w:r w:rsidRPr="001A25F9">
              <w:rPr>
                <w:spacing w:val="-1"/>
                <w:sz w:val="20"/>
                <w:szCs w:val="20"/>
              </w:rPr>
              <w:t xml:space="preserve">DEL = </w:t>
            </w:r>
            <w:proofErr w:type="spellStart"/>
            <w:r w:rsidRPr="001A25F9">
              <w:rPr>
                <w:spacing w:val="-1"/>
                <w:sz w:val="20"/>
                <w:szCs w:val="20"/>
              </w:rPr>
              <w:t>delsvar</w:t>
            </w:r>
            <w:proofErr w:type="spellEnd"/>
          </w:p>
          <w:p w14:paraId="75C1CA98" w14:textId="77777777" w:rsidR="00F4564C" w:rsidRPr="001A25F9" w:rsidRDefault="00F4564C" w:rsidP="00D068D5">
            <w:pPr>
              <w:spacing w:line="226" w:lineRule="exact"/>
              <w:ind w:left="102"/>
              <w:rPr>
                <w:spacing w:val="-1"/>
                <w:sz w:val="20"/>
                <w:szCs w:val="20"/>
              </w:rPr>
            </w:pPr>
            <w:r w:rsidRPr="001A25F9">
              <w:rPr>
                <w:spacing w:val="-1"/>
                <w:sz w:val="20"/>
                <w:szCs w:val="20"/>
              </w:rPr>
              <w:t xml:space="preserve">DEF = </w:t>
            </w:r>
            <w:proofErr w:type="spellStart"/>
            <w:r w:rsidRPr="001A25F9">
              <w:rPr>
                <w:spacing w:val="-1"/>
                <w:sz w:val="20"/>
                <w:szCs w:val="20"/>
              </w:rPr>
              <w:t>definitivtsvar</w:t>
            </w:r>
            <w:proofErr w:type="spellEnd"/>
          </w:p>
          <w:p w14:paraId="26862766" w14:textId="77777777" w:rsidR="00F4564C" w:rsidRPr="001A25F9" w:rsidRDefault="00F4564C" w:rsidP="00D068D5">
            <w:pPr>
              <w:spacing w:line="226" w:lineRule="exact"/>
              <w:ind w:left="102"/>
              <w:rPr>
                <w:spacing w:val="-1"/>
                <w:sz w:val="20"/>
                <w:szCs w:val="20"/>
              </w:rPr>
            </w:pPr>
            <w:r w:rsidRPr="001A25F9">
              <w:rPr>
                <w:spacing w:val="-1"/>
                <w:sz w:val="20"/>
                <w:szCs w:val="20"/>
              </w:rPr>
              <w:t>TILL = tilläggssvar</w:t>
            </w:r>
          </w:p>
          <w:p w14:paraId="03A24967" w14:textId="77777777" w:rsidR="00F4564C" w:rsidRPr="001A25F9" w:rsidRDefault="00F4564C" w:rsidP="00D068D5">
            <w:pPr>
              <w:spacing w:line="226" w:lineRule="exact"/>
              <w:ind w:left="102"/>
              <w:rPr>
                <w:spacing w:val="-1"/>
                <w:sz w:val="20"/>
                <w:szCs w:val="20"/>
              </w:rPr>
            </w:pPr>
            <w:r w:rsidRPr="001A25F9">
              <w:rPr>
                <w:spacing w:val="-1"/>
                <w:sz w:val="20"/>
                <w:szCs w:val="20"/>
              </w:rPr>
              <w:t>PREL = preliminärsvar</w:t>
            </w:r>
          </w:p>
          <w:p w14:paraId="03E6A3A0" w14:textId="77777777" w:rsidR="00F4564C" w:rsidRPr="00907C9B" w:rsidRDefault="00F4564C" w:rsidP="00D068D5">
            <w:pPr>
              <w:spacing w:line="226" w:lineRule="exact"/>
              <w:ind w:left="102"/>
              <w:rPr>
                <w:spacing w:val="-1"/>
                <w:sz w:val="20"/>
                <w:szCs w:val="20"/>
              </w:rPr>
            </w:pPr>
            <w:r w:rsidRPr="001A25F9">
              <w:rPr>
                <w:spacing w:val="-1"/>
                <w:sz w:val="20"/>
                <w:szCs w:val="20"/>
              </w:rPr>
              <w:t xml:space="preserve"> 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421FF53C" w14:textId="77777777"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334A14D7" w14:textId="77777777" w:rsidTr="00D068D5">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7E9A8F83" w14:textId="77777777" w:rsidR="00F4564C" w:rsidRPr="00907C9B"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A1932">
              <w:rPr>
                <w:sz w:val="20"/>
                <w:szCs w:val="20"/>
              </w:rPr>
              <w:t>registrationTime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A808FA0" w14:textId="77777777" w:rsidR="00F4564C" w:rsidRDefault="00F4564C" w:rsidP="00D068D5">
            <w:pPr>
              <w:spacing w:line="229" w:lineRule="exact"/>
              <w:ind w:left="102"/>
              <w:rPr>
                <w:rFonts w:ascii="Arial" w:hAnsi="Arial" w:cs="Arial"/>
                <w:color w:val="FF0000"/>
                <w:sz w:val="20"/>
                <w:szCs w:val="20"/>
              </w:rPr>
            </w:pPr>
            <w:proofErr w:type="spellStart"/>
            <w:r>
              <w:rPr>
                <w:sz w:val="20"/>
                <w:szCs w:val="20"/>
              </w:rPr>
              <w:t>TimeStampType</w:t>
            </w:r>
            <w:proofErr w:type="spellEnd"/>
          </w:p>
          <w:p w14:paraId="0112AA7F" w14:textId="77777777" w:rsidR="00F4564C" w:rsidRPr="00907C9B" w:rsidRDefault="00F4564C" w:rsidP="00D068D5">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423748C" w14:textId="77777777" w:rsidR="00F4564C" w:rsidRPr="00907C9B" w:rsidRDefault="00F4564C" w:rsidP="00D068D5">
            <w:pPr>
              <w:spacing w:line="226" w:lineRule="exact"/>
              <w:ind w:left="102"/>
              <w:rPr>
                <w:spacing w:val="-1"/>
                <w:sz w:val="20"/>
                <w:szCs w:val="20"/>
              </w:rPr>
            </w:pPr>
            <w:r w:rsidRPr="00FA1932">
              <w:rPr>
                <w:spacing w:val="-1"/>
                <w:sz w:val="20"/>
                <w:szCs w:val="20"/>
              </w:rPr>
              <w:t xml:space="preserve">Tidpunkt då informationen om undersökningsresultatet lagrades i </w:t>
            </w:r>
            <w:proofErr w:type="spellStart"/>
            <w:r w:rsidRPr="00FA1932">
              <w:rPr>
                <w:spacing w:val="-1"/>
                <w:sz w:val="20"/>
                <w:szCs w:val="20"/>
              </w:rPr>
              <w:t>källsystemet</w:t>
            </w:r>
            <w:proofErr w:type="gramStart"/>
            <w:r w:rsidRPr="00FA1932">
              <w:rPr>
                <w:spacing w:val="-1"/>
                <w:sz w:val="20"/>
                <w:szCs w:val="20"/>
              </w:rPr>
              <w:t>.Det</w:t>
            </w:r>
            <w:proofErr w:type="spellEnd"/>
            <w:proofErr w:type="gramEnd"/>
            <w:r w:rsidRPr="00FA1932">
              <w:rPr>
                <w:spacing w:val="-1"/>
                <w:sz w:val="20"/>
                <w:szCs w:val="20"/>
              </w:rPr>
              <w:t xml:space="preserve">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1F3AF15C" w14:textId="77777777"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746C81B8" w14:textId="77777777" w:rsidTr="00D068D5">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3C0E3B58" w14:textId="77777777" w:rsidR="00F4564C" w:rsidRPr="00907C9B"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A1932">
              <w:rPr>
                <w:sz w:val="20"/>
                <w:szCs w:val="20"/>
              </w:rPr>
              <w:t>discipline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9078480"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072DAB3" w14:textId="77777777" w:rsidR="00F4564C" w:rsidRDefault="00F4564C" w:rsidP="00D068D5">
            <w:pPr>
              <w:spacing w:line="226" w:lineRule="exact"/>
              <w:ind w:left="102"/>
              <w:rPr>
                <w:spacing w:val="-1"/>
                <w:sz w:val="20"/>
                <w:szCs w:val="20"/>
              </w:rPr>
            </w:pPr>
            <w:r w:rsidRPr="00FA1932">
              <w:rPr>
                <w:spacing w:val="-1"/>
                <w:sz w:val="20"/>
                <w:szCs w:val="20"/>
              </w:rPr>
              <w:t xml:space="preserve">Text som anger vilken typ av </w:t>
            </w:r>
            <w:proofErr w:type="spellStart"/>
            <w:r w:rsidRPr="00FA1932">
              <w:rPr>
                <w:spacing w:val="-1"/>
                <w:sz w:val="20"/>
                <w:szCs w:val="20"/>
              </w:rPr>
              <w:t>labenhet</w:t>
            </w:r>
            <w:proofErr w:type="spellEnd"/>
            <w:r w:rsidRPr="00FA1932">
              <w:rPr>
                <w:spacing w:val="-1"/>
                <w:sz w:val="20"/>
                <w:szCs w:val="20"/>
              </w:rPr>
              <w:t xml:space="preserve"> som undersökningsresultatet härrör från. </w:t>
            </w:r>
          </w:p>
          <w:p w14:paraId="513CC158" w14:textId="77777777" w:rsidR="00F4564C" w:rsidRPr="00907C9B" w:rsidRDefault="00F4564C" w:rsidP="00D068D5">
            <w:pPr>
              <w:spacing w:line="226" w:lineRule="exact"/>
              <w:ind w:left="102"/>
              <w:rPr>
                <w:spacing w:val="-1"/>
                <w:sz w:val="20"/>
                <w:szCs w:val="20"/>
              </w:rPr>
            </w:pPr>
            <w:r w:rsidRPr="00FA1932">
              <w:rPr>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22D22F47" w14:textId="77777777" w:rsidR="00F4564C" w:rsidRPr="00907C9B" w:rsidRDefault="00F4564C" w:rsidP="00D068D5">
            <w:pPr>
              <w:spacing w:line="226" w:lineRule="exact"/>
              <w:ind w:left="102"/>
              <w:rPr>
                <w:spacing w:val="-1"/>
                <w:sz w:val="20"/>
                <w:szCs w:val="20"/>
              </w:rPr>
            </w:pPr>
          </w:p>
        </w:tc>
      </w:tr>
      <w:tr w:rsidR="00F4564C" w:rsidRPr="00907C9B" w14:paraId="0F71991A" w14:textId="77777777" w:rsidTr="00D068D5">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01B96243" w14:textId="77777777" w:rsidR="00F4564C"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D7372">
              <w:rPr>
                <w:sz w:val="20"/>
                <w:szCs w:val="20"/>
              </w:rPr>
              <w:t>resultReport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FFB65E7" w14:textId="77777777" w:rsidR="00F4564C"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A81264A" w14:textId="77777777" w:rsidR="00F4564C" w:rsidRPr="00BF0EC8" w:rsidRDefault="00F4564C" w:rsidP="00D068D5">
            <w:pPr>
              <w:spacing w:line="226" w:lineRule="exact"/>
              <w:ind w:left="102"/>
              <w:rPr>
                <w:spacing w:val="-1"/>
                <w:sz w:val="20"/>
                <w:szCs w:val="20"/>
              </w:rPr>
            </w:pPr>
            <w:r w:rsidRPr="00FD7372">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37A6A76C" w14:textId="77777777" w:rsidR="00F4564C" w:rsidRPr="00907C9B"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11F98847" w14:textId="77777777" w:rsidTr="00D068D5">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40B3D22" w14:textId="77777777" w:rsidR="00F4564C"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D7372">
              <w:rPr>
                <w:sz w:val="20"/>
                <w:szCs w:val="20"/>
              </w:rPr>
              <w:t>resultComment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E350E28" w14:textId="77777777" w:rsidR="00F4564C"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46CCEFA" w14:textId="77777777" w:rsidR="00F4564C" w:rsidRPr="001807E7" w:rsidRDefault="00F4564C" w:rsidP="00D068D5">
            <w:pPr>
              <w:spacing w:line="226" w:lineRule="exact"/>
              <w:ind w:left="102"/>
              <w:rPr>
                <w:spacing w:val="-1"/>
                <w:sz w:val="20"/>
                <w:szCs w:val="20"/>
              </w:rPr>
            </w:pPr>
            <w:r w:rsidRPr="00FD7372">
              <w:rPr>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7D4D1A5E" w14:textId="77777777" w:rsidR="00F4564C" w:rsidRPr="00907C9B"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0D88B429" w14:textId="77777777" w:rsidTr="00D068D5">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2CEDD6A6" w14:textId="77777777" w:rsidR="00F4564C" w:rsidRPr="00907C9B" w:rsidRDefault="00F4564C" w:rsidP="00D068D5">
            <w:pPr>
              <w:spacing w:line="229" w:lineRule="exact"/>
              <w:ind w:left="102"/>
              <w:rPr>
                <w:sz w:val="20"/>
                <w:szCs w:val="20"/>
              </w:rPr>
            </w:pPr>
            <w:proofErr w:type="gramStart"/>
            <w:r>
              <w:rPr>
                <w:sz w:val="20"/>
                <w:szCs w:val="20"/>
              </w:rPr>
              <w:t>..</w:t>
            </w:r>
            <w:proofErr w:type="spellStart"/>
            <w:proofErr w:type="gramEnd"/>
            <w:r w:rsidRPr="00FD7372">
              <w:rPr>
                <w:sz w:val="20"/>
                <w:szCs w:val="20"/>
              </w:rPr>
              <w:t>accountableHeathcareProfessional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B506364" w14:textId="77777777" w:rsidR="00F4564C" w:rsidRPr="00907C9B" w:rsidRDefault="00F4564C" w:rsidP="00D068D5">
            <w:pPr>
              <w:spacing w:line="226" w:lineRule="exact"/>
              <w:ind w:left="102"/>
              <w:rPr>
                <w:sz w:val="20"/>
                <w:szCs w:val="20"/>
              </w:rPr>
            </w:pPr>
            <w:proofErr w:type="spellStart"/>
            <w:r w:rsidRPr="0098216E">
              <w:rPr>
                <w:sz w:val="20"/>
                <w:szCs w:val="20"/>
              </w:rPr>
              <w:t>HealthcareProfessionalType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601B8F0" w14:textId="77777777" w:rsidR="00F4564C" w:rsidRPr="00907C9B" w:rsidRDefault="00F4564C" w:rsidP="00D068D5">
            <w:pPr>
              <w:spacing w:line="226" w:lineRule="exact"/>
              <w:ind w:left="102"/>
              <w:rPr>
                <w:spacing w:val="-1"/>
                <w:sz w:val="20"/>
                <w:szCs w:val="20"/>
              </w:rPr>
            </w:pPr>
            <w:r w:rsidRPr="0098216E">
              <w:rPr>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5B209F36" w14:textId="77777777" w:rsidR="00F4564C" w:rsidRPr="00907C9B"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2141B70E" w14:textId="77777777" w:rsidTr="00D068D5">
        <w:trPr>
          <w:trHeight w:hRule="exact" w:val="856"/>
          <w:tblHeader/>
        </w:trPr>
        <w:tc>
          <w:tcPr>
            <w:tcW w:w="2922" w:type="dxa"/>
            <w:tcBorders>
              <w:top w:val="single" w:sz="5" w:space="0" w:color="000000"/>
              <w:left w:val="single" w:sz="5" w:space="0" w:color="000000"/>
              <w:bottom w:val="single" w:sz="5" w:space="0" w:color="000000"/>
              <w:right w:val="single" w:sz="5" w:space="0" w:color="000000"/>
            </w:tcBorders>
          </w:tcPr>
          <w:p w14:paraId="50743EB1" w14:textId="77777777" w:rsidR="00F4564C" w:rsidRPr="00907C9B" w:rsidRDefault="00F4564C" w:rsidP="00D068D5">
            <w:pPr>
              <w:spacing w:line="229" w:lineRule="exact"/>
              <w:ind w:left="102"/>
              <w:rPr>
                <w:sz w:val="20"/>
                <w:szCs w:val="20"/>
              </w:rPr>
            </w:pPr>
            <w:r>
              <w:rPr>
                <w:sz w:val="20"/>
                <w:szCs w:val="20"/>
              </w:rPr>
              <w:t>…</w:t>
            </w:r>
            <w:r>
              <w:t xml:space="preserve"> </w:t>
            </w:r>
            <w:proofErr w:type="spellStart"/>
            <w:r>
              <w:rPr>
                <w:sz w:val="20"/>
                <w:szCs w:val="20"/>
              </w:rPr>
              <w:t>HSAI</w:t>
            </w:r>
            <w:r w:rsidRPr="0098216E">
              <w:rPr>
                <w:sz w:val="20"/>
                <w:szCs w:val="20"/>
              </w:rPr>
              <w:t>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695F62D" w14:textId="765ED495" w:rsidR="00F4564C" w:rsidRPr="00907C9B" w:rsidRDefault="00F4564C" w:rsidP="00D068D5">
            <w:pPr>
              <w:spacing w:line="226" w:lineRule="exact"/>
              <w:ind w:left="102"/>
              <w:rPr>
                <w:sz w:val="20"/>
                <w:szCs w:val="20"/>
              </w:rPr>
            </w:pPr>
            <w:proofErr w:type="spellStart"/>
            <w:r w:rsidRPr="0098216E">
              <w:rPr>
                <w:sz w:val="20"/>
                <w:szCs w:val="20"/>
              </w:rPr>
              <w:t>H</w:t>
            </w:r>
            <w:r w:rsidR="00B10B6F">
              <w:rPr>
                <w:sz w:val="20"/>
                <w:szCs w:val="20"/>
              </w:rPr>
              <w:t>S</w:t>
            </w:r>
            <w:r w:rsidRPr="0098216E">
              <w:rPr>
                <w:sz w:val="20"/>
                <w:szCs w:val="20"/>
              </w:rPr>
              <w:t>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211E914" w14:textId="77777777" w:rsidR="00F4564C" w:rsidRPr="00907C9B" w:rsidRDefault="00F4564C" w:rsidP="00D068D5">
            <w:pPr>
              <w:spacing w:line="226" w:lineRule="exact"/>
              <w:ind w:left="102"/>
              <w:rPr>
                <w:spacing w:val="-1"/>
                <w:sz w:val="20"/>
                <w:szCs w:val="20"/>
              </w:rPr>
            </w:pPr>
            <w:r>
              <w:rPr>
                <w:spacing w:val="-1"/>
                <w:sz w:val="20"/>
                <w:szCs w:val="20"/>
              </w:rPr>
              <w:t>Vård- och omsorgspersonens</w:t>
            </w:r>
            <w:r w:rsidRPr="0098216E">
              <w:rPr>
                <w:spacing w:val="-1"/>
                <w:sz w:val="20"/>
                <w:szCs w:val="20"/>
              </w:rPr>
              <w:t xml:space="preserve"> HSA-id</w:t>
            </w:r>
          </w:p>
        </w:tc>
        <w:tc>
          <w:tcPr>
            <w:tcW w:w="851" w:type="dxa"/>
            <w:tcBorders>
              <w:top w:val="single" w:sz="5" w:space="0" w:color="000000"/>
              <w:left w:val="single" w:sz="5" w:space="0" w:color="000000"/>
              <w:bottom w:val="single" w:sz="5" w:space="0" w:color="000000"/>
              <w:right w:val="single" w:sz="5" w:space="0" w:color="000000"/>
            </w:tcBorders>
          </w:tcPr>
          <w:p w14:paraId="542757BE" w14:textId="77777777" w:rsidR="00F4564C"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p w14:paraId="045DE5B3" w14:textId="77777777" w:rsidR="00F4564C" w:rsidRPr="00907C9B" w:rsidRDefault="00F4564C" w:rsidP="00D068D5">
            <w:pPr>
              <w:spacing w:line="226" w:lineRule="exact"/>
              <w:ind w:left="102"/>
              <w:rPr>
                <w:spacing w:val="-1"/>
                <w:sz w:val="20"/>
                <w:szCs w:val="20"/>
              </w:rPr>
            </w:pPr>
          </w:p>
        </w:tc>
      </w:tr>
      <w:tr w:rsidR="00F4564C" w:rsidRPr="00907C9B" w14:paraId="132B931F" w14:textId="77777777" w:rsidTr="00D068D5">
        <w:trPr>
          <w:trHeight w:hRule="exact" w:val="2528"/>
          <w:tblHeader/>
        </w:trPr>
        <w:tc>
          <w:tcPr>
            <w:tcW w:w="2922" w:type="dxa"/>
            <w:tcBorders>
              <w:top w:val="single" w:sz="5" w:space="0" w:color="000000"/>
              <w:left w:val="single" w:sz="5" w:space="0" w:color="000000"/>
              <w:bottom w:val="single" w:sz="5" w:space="0" w:color="000000"/>
              <w:right w:val="single" w:sz="5" w:space="0" w:color="000000"/>
            </w:tcBorders>
          </w:tcPr>
          <w:p w14:paraId="7118624F" w14:textId="77777777" w:rsidR="00F4564C" w:rsidRPr="00EF7DF9" w:rsidRDefault="00F4564C" w:rsidP="00D068D5">
            <w:pPr>
              <w:spacing w:line="229" w:lineRule="exact"/>
              <w:ind w:left="102"/>
              <w:rPr>
                <w:sz w:val="20"/>
                <w:szCs w:val="20"/>
              </w:rPr>
            </w:pPr>
            <w:r>
              <w:rPr>
                <w:sz w:val="20"/>
                <w:szCs w:val="20"/>
              </w:rPr>
              <w:lastRenderedPageBreak/>
              <w:t>…</w:t>
            </w:r>
            <w:r>
              <w:t xml:space="preserve"> </w:t>
            </w:r>
            <w:proofErr w:type="spellStart"/>
            <w:r>
              <w:rPr>
                <w:sz w:val="20"/>
                <w:szCs w:val="20"/>
              </w:rPr>
              <w:t>r</w:t>
            </w:r>
            <w:r w:rsidRPr="0081205A">
              <w:rPr>
                <w:sz w:val="20"/>
                <w:szCs w:val="20"/>
              </w:rPr>
              <w:t>oleCode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F8062D0" w14:textId="77777777" w:rsidR="00F4564C" w:rsidRPr="00EF7DF9"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B5BB7FB" w14:textId="77777777" w:rsidR="00F4564C" w:rsidRPr="0081205A" w:rsidRDefault="00F4564C" w:rsidP="00D068D5">
            <w:pPr>
              <w:spacing w:line="226" w:lineRule="exact"/>
              <w:ind w:left="102"/>
              <w:rPr>
                <w:spacing w:val="-1"/>
                <w:sz w:val="20"/>
                <w:szCs w:val="20"/>
              </w:rPr>
            </w:pPr>
            <w:r w:rsidRPr="0081205A">
              <w:rPr>
                <w:spacing w:val="-1"/>
                <w:sz w:val="20"/>
                <w:szCs w:val="20"/>
              </w:rPr>
              <w:t xml:space="preserve">"Kod för vård- och omsorgspersonens befattning. Tillåtna värden från kodverk Befattning (OID 1.2.752.129.2.2.1.4), se </w:t>
            </w:r>
            <w:hyperlink r:id="rId19" w:history="1">
              <w:r w:rsidRPr="002A1D51">
                <w:rPr>
                  <w:rStyle w:val="Hyperlnk"/>
                  <w:spacing w:val="-1"/>
                  <w:sz w:val="20"/>
                  <w:szCs w:val="20"/>
                </w:rPr>
                <w:t>http://www.inera.se/Documents/TJANSTER_PROJEKT/Katalogtjanst_HSA/Innehall/hsa_innehall_befattning.pdf</w:t>
              </w:r>
            </w:hyperlink>
          </w:p>
          <w:p w14:paraId="58ADD9AB" w14:textId="77777777" w:rsidR="00F4564C" w:rsidRPr="00907C9B" w:rsidRDefault="00F4564C" w:rsidP="00D068D5">
            <w:pPr>
              <w:spacing w:line="226" w:lineRule="exact"/>
              <w:ind w:left="102"/>
              <w:rPr>
                <w:spacing w:val="-1"/>
                <w:sz w:val="20"/>
                <w:szCs w:val="20"/>
              </w:rPr>
            </w:pPr>
            <w:r w:rsidRPr="00DD4918">
              <w:rPr>
                <w:spacing w:val="-1"/>
                <w:sz w:val="20"/>
                <w:szCs w:val="20"/>
              </w:rPr>
              <w:t xml:space="preserve">I de fall inte KV Befattning kan användas kan </w:t>
            </w:r>
            <w:proofErr w:type="spellStart"/>
            <w:r w:rsidRPr="00DD4918">
              <w:rPr>
                <w:spacing w:val="-1"/>
                <w:sz w:val="20"/>
                <w:szCs w:val="20"/>
              </w:rPr>
              <w:t>otherRole</w:t>
            </w:r>
            <w:proofErr w:type="spellEnd"/>
            <w:r w:rsidRPr="00DD4918">
              <w:rPr>
                <w:spacing w:val="-1"/>
                <w:sz w:val="20"/>
                <w:szCs w:val="20"/>
              </w:rPr>
              <w:t xml:space="preserve"> användas för att ange befattning enligt annat kodverk. Kan inte anges samtidigt med </w:t>
            </w:r>
            <w:proofErr w:type="spellStart"/>
            <w:r w:rsidRPr="00DD4918">
              <w:rPr>
                <w:spacing w:val="-1"/>
                <w:sz w:val="20"/>
                <w:szCs w:val="20"/>
              </w:rPr>
              <w:t>otherRole</w:t>
            </w:r>
            <w:proofErr w:type="spellEnd"/>
            <w:r w:rsidRPr="00DD4918">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0846BE2" w14:textId="77777777" w:rsidR="00F4564C" w:rsidRPr="00907C9B"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5611B7CB" w14:textId="77777777" w:rsidTr="00D068D5">
        <w:trPr>
          <w:trHeight w:hRule="exact" w:val="976"/>
          <w:tblHeader/>
        </w:trPr>
        <w:tc>
          <w:tcPr>
            <w:tcW w:w="2922" w:type="dxa"/>
            <w:tcBorders>
              <w:top w:val="single" w:sz="5" w:space="0" w:color="000000"/>
              <w:left w:val="single" w:sz="5" w:space="0" w:color="000000"/>
              <w:bottom w:val="single" w:sz="5" w:space="0" w:color="000000"/>
              <w:right w:val="single" w:sz="5" w:space="0" w:color="000000"/>
            </w:tcBorders>
          </w:tcPr>
          <w:p w14:paraId="09B7D3D2" w14:textId="77777777" w:rsidR="00F4564C" w:rsidRPr="001A25F9" w:rsidRDefault="00F4564C" w:rsidP="00D068D5">
            <w:pPr>
              <w:spacing w:line="229" w:lineRule="exact"/>
              <w:ind w:left="102"/>
              <w:rPr>
                <w:sz w:val="20"/>
                <w:szCs w:val="20"/>
              </w:rPr>
            </w:pPr>
            <w:r>
              <w:rPr>
                <w:sz w:val="20"/>
                <w:szCs w:val="20"/>
              </w:rPr>
              <w:t>…</w:t>
            </w:r>
            <w:r>
              <w:t xml:space="preserve"> </w:t>
            </w:r>
            <w:proofErr w:type="spellStart"/>
            <w:r w:rsidRPr="0081205A">
              <w:rPr>
                <w:sz w:val="20"/>
                <w:szCs w:val="20"/>
              </w:rPr>
              <w:t>otherRole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C45E4AC" w14:textId="77777777" w:rsidR="00F4564C" w:rsidRPr="00907C9B" w:rsidRDefault="00F4564C" w:rsidP="00D068D5">
            <w:pPr>
              <w:spacing w:line="226" w:lineRule="exact"/>
              <w:ind w:left="102"/>
              <w:rPr>
                <w:sz w:val="20"/>
                <w:szCs w:val="20"/>
              </w:rPr>
            </w:pPr>
            <w:proofErr w:type="spellStart"/>
            <w:r>
              <w:rPr>
                <w:sz w:val="20"/>
                <w:szCs w:val="20"/>
              </w:rPr>
              <w:t>otherRoleType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50627BF7" w14:textId="77777777" w:rsidR="00F4564C" w:rsidRPr="00907C9B" w:rsidRDefault="00F4564C" w:rsidP="00D068D5">
            <w:pPr>
              <w:spacing w:line="226" w:lineRule="exact"/>
              <w:ind w:left="102"/>
              <w:rPr>
                <w:spacing w:val="-1"/>
                <w:sz w:val="20"/>
                <w:szCs w:val="20"/>
              </w:rPr>
            </w:pPr>
            <w:r w:rsidRPr="00DD4918">
              <w:rPr>
                <w:spacing w:val="-1"/>
                <w:sz w:val="20"/>
                <w:szCs w:val="20"/>
              </w:rPr>
              <w:t xml:space="preserve">Information </w:t>
            </w:r>
            <w:proofErr w:type="gramStart"/>
            <w:r w:rsidRPr="00DD4918">
              <w:rPr>
                <w:spacing w:val="-1"/>
                <w:sz w:val="20"/>
                <w:szCs w:val="20"/>
              </w:rPr>
              <w:t>om  vård</w:t>
            </w:r>
            <w:proofErr w:type="gramEnd"/>
            <w:r w:rsidRPr="00DD4918">
              <w:rPr>
                <w:spacing w:val="-1"/>
                <w:sz w:val="20"/>
                <w:szCs w:val="20"/>
              </w:rPr>
              <w:t>- och omsorgspersonens befattning om annat kodverk än KV Befattning används.</w:t>
            </w:r>
            <w:r>
              <w:rPr>
                <w:spacing w:val="-1"/>
                <w:sz w:val="20"/>
                <w:szCs w:val="20"/>
              </w:rPr>
              <w:t xml:space="preserve"> </w:t>
            </w:r>
            <w:r w:rsidRPr="00DD4918">
              <w:rPr>
                <w:spacing w:val="-1"/>
                <w:sz w:val="20"/>
                <w:szCs w:val="20"/>
              </w:rPr>
              <w:t xml:space="preserve">Ska anges om </w:t>
            </w:r>
            <w:proofErr w:type="spellStart"/>
            <w:r w:rsidRPr="00DD4918">
              <w:rPr>
                <w:spacing w:val="-1"/>
                <w:sz w:val="20"/>
                <w:szCs w:val="20"/>
              </w:rPr>
              <w:t>roleCode</w:t>
            </w:r>
            <w:proofErr w:type="spellEnd"/>
            <w:r w:rsidRPr="00DD4918">
              <w:rPr>
                <w:spacing w:val="-1"/>
                <w:sz w:val="20"/>
                <w:szCs w:val="20"/>
              </w:rPr>
              <w:t xml:space="preserve"> saknas. Kan inte anges samtidigt med </w:t>
            </w:r>
            <w:proofErr w:type="spellStart"/>
            <w:r w:rsidRPr="00DD4918">
              <w:rPr>
                <w:spacing w:val="-1"/>
                <w:sz w:val="20"/>
                <w:szCs w:val="20"/>
              </w:rPr>
              <w:t>roleCode</w:t>
            </w:r>
            <w:proofErr w:type="spellEnd"/>
            <w:r w:rsidRPr="00DD4918">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D3A98B5" w14:textId="77777777" w:rsidR="00F4564C"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7C0139C2" w14:textId="77777777" w:rsidR="00F4564C" w:rsidRPr="00907C9B" w:rsidRDefault="00F4564C" w:rsidP="00D068D5">
            <w:pPr>
              <w:spacing w:line="226" w:lineRule="exact"/>
              <w:ind w:left="102"/>
              <w:rPr>
                <w:spacing w:val="-1"/>
                <w:sz w:val="20"/>
                <w:szCs w:val="20"/>
              </w:rPr>
            </w:pPr>
          </w:p>
        </w:tc>
      </w:tr>
      <w:tr w:rsidR="00F4564C" w:rsidRPr="00907C9B" w14:paraId="14644468" w14:textId="77777777" w:rsidTr="00D068D5">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0C4CB61" w14:textId="77777777" w:rsidR="00F4564C"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11A1E">
              <w:rPr>
                <w:sz w:val="20"/>
                <w:szCs w:val="20"/>
              </w:rPr>
              <w:t>otherRoleCode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8BAF98B"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0410E7" w14:textId="77777777" w:rsidR="00F4564C" w:rsidRPr="00907C9B" w:rsidRDefault="00F4564C" w:rsidP="00D068D5">
            <w:pPr>
              <w:spacing w:line="226" w:lineRule="exact"/>
              <w:ind w:left="102"/>
              <w:rPr>
                <w:spacing w:val="-1"/>
                <w:sz w:val="20"/>
                <w:szCs w:val="20"/>
              </w:rPr>
            </w:pPr>
            <w:r w:rsidRPr="00F11A1E">
              <w:rPr>
                <w:spacing w:val="-1"/>
                <w:sz w:val="20"/>
                <w:szCs w:val="20"/>
              </w:rPr>
              <w:t>Kod för vård- och omsorgspersonens befattning enligt annat kodverk</w:t>
            </w:r>
          </w:p>
        </w:tc>
        <w:tc>
          <w:tcPr>
            <w:tcW w:w="851" w:type="dxa"/>
            <w:tcBorders>
              <w:top w:val="single" w:sz="5" w:space="0" w:color="000000"/>
              <w:left w:val="single" w:sz="5" w:space="0" w:color="000000"/>
              <w:bottom w:val="single" w:sz="5" w:space="0" w:color="000000"/>
              <w:right w:val="single" w:sz="5" w:space="0" w:color="000000"/>
            </w:tcBorders>
          </w:tcPr>
          <w:p w14:paraId="2F09573B" w14:textId="77777777"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51DF6881" w14:textId="77777777" w:rsidTr="00D068D5">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65A118AE" w14:textId="77777777" w:rsidR="00F4564C"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11A1E">
              <w:rPr>
                <w:sz w:val="20"/>
                <w:szCs w:val="20"/>
              </w:rPr>
              <w:t>otherRoleCodeOID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03CAF50"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1E83AD" w14:textId="77777777" w:rsidR="00F4564C" w:rsidRPr="00907C9B" w:rsidRDefault="00F4564C" w:rsidP="00D068D5">
            <w:pPr>
              <w:spacing w:line="226" w:lineRule="exact"/>
              <w:ind w:left="102"/>
              <w:rPr>
                <w:spacing w:val="-1"/>
                <w:sz w:val="20"/>
                <w:szCs w:val="20"/>
              </w:rPr>
            </w:pPr>
            <w:r w:rsidRPr="00F11A1E">
              <w:rPr>
                <w:spacing w:val="-1"/>
                <w:sz w:val="20"/>
                <w:szCs w:val="20"/>
              </w:rPr>
              <w:t>OID för det kodverk som används för vård- och omsorgspersonens befattning</w:t>
            </w:r>
          </w:p>
        </w:tc>
        <w:tc>
          <w:tcPr>
            <w:tcW w:w="851" w:type="dxa"/>
            <w:tcBorders>
              <w:top w:val="single" w:sz="5" w:space="0" w:color="000000"/>
              <w:left w:val="single" w:sz="5" w:space="0" w:color="000000"/>
              <w:bottom w:val="single" w:sz="5" w:space="0" w:color="000000"/>
              <w:right w:val="single" w:sz="5" w:space="0" w:color="000000"/>
            </w:tcBorders>
          </w:tcPr>
          <w:p w14:paraId="24AE682E" w14:textId="77777777"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2C346058" w14:textId="77777777" w:rsidTr="00D068D5">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02B8F4C2" w14:textId="77777777" w:rsidR="00F4564C" w:rsidRPr="001A25F9" w:rsidRDefault="00F4564C" w:rsidP="00D068D5">
            <w:pPr>
              <w:spacing w:line="229" w:lineRule="exact"/>
              <w:ind w:left="102"/>
              <w:rPr>
                <w:sz w:val="20"/>
                <w:szCs w:val="20"/>
              </w:rPr>
            </w:pPr>
            <w:r>
              <w:rPr>
                <w:sz w:val="20"/>
                <w:szCs w:val="20"/>
              </w:rPr>
              <w:t>…</w:t>
            </w:r>
            <w:r>
              <w:t xml:space="preserve"> </w:t>
            </w:r>
            <w:proofErr w:type="spellStart"/>
            <w:r w:rsidRPr="00F11A1E">
              <w:rPr>
                <w:sz w:val="20"/>
                <w:szCs w:val="20"/>
              </w:rPr>
              <w:t>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C926C6E"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856630B" w14:textId="77777777" w:rsidR="00F4564C" w:rsidRPr="00907C9B" w:rsidRDefault="00F4564C" w:rsidP="00D068D5">
            <w:pPr>
              <w:spacing w:line="226" w:lineRule="exact"/>
              <w:ind w:left="102"/>
              <w:rPr>
                <w:spacing w:val="-1"/>
                <w:sz w:val="20"/>
                <w:szCs w:val="20"/>
              </w:rPr>
            </w:pPr>
            <w:r w:rsidRPr="00F11A1E">
              <w:rPr>
                <w:spacing w:val="-1"/>
                <w:sz w:val="20"/>
                <w:szCs w:val="20"/>
              </w:rPr>
              <w:t>Vård- och omsorgspersonens namn</w:t>
            </w:r>
          </w:p>
        </w:tc>
        <w:tc>
          <w:tcPr>
            <w:tcW w:w="851" w:type="dxa"/>
            <w:tcBorders>
              <w:top w:val="single" w:sz="5" w:space="0" w:color="000000"/>
              <w:left w:val="single" w:sz="5" w:space="0" w:color="000000"/>
              <w:bottom w:val="single" w:sz="5" w:space="0" w:color="000000"/>
              <w:right w:val="single" w:sz="5" w:space="0" w:color="000000"/>
            </w:tcBorders>
          </w:tcPr>
          <w:p w14:paraId="55229ED6" w14:textId="77777777" w:rsidR="00F4564C" w:rsidRPr="00907C9B"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1139384D" w14:textId="77777777" w:rsidTr="00D068D5">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7060D952" w14:textId="77777777" w:rsidR="00F4564C" w:rsidRPr="001A25F9" w:rsidRDefault="00F4564C" w:rsidP="00D068D5">
            <w:pPr>
              <w:spacing w:line="229" w:lineRule="exact"/>
              <w:ind w:left="102"/>
              <w:rPr>
                <w:sz w:val="20"/>
                <w:szCs w:val="20"/>
              </w:rPr>
            </w:pPr>
            <w:r>
              <w:rPr>
                <w:sz w:val="20"/>
                <w:szCs w:val="20"/>
              </w:rPr>
              <w:t>…</w:t>
            </w:r>
            <w:r>
              <w:t xml:space="preserve"> </w:t>
            </w:r>
            <w:proofErr w:type="spellStart"/>
            <w:r w:rsidRPr="00F11A1E">
              <w:rPr>
                <w:sz w:val="20"/>
                <w:szCs w:val="20"/>
              </w:rPr>
              <w:t>orgUnit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E7E1852" w14:textId="77777777" w:rsidR="00F4564C" w:rsidRPr="00907C9B" w:rsidRDefault="00F4564C" w:rsidP="00D068D5">
            <w:pPr>
              <w:spacing w:line="226" w:lineRule="exact"/>
              <w:ind w:left="102"/>
              <w:rPr>
                <w:sz w:val="20"/>
                <w:szCs w:val="20"/>
              </w:rPr>
            </w:pPr>
            <w:proofErr w:type="spellStart"/>
            <w:r>
              <w:rPr>
                <w:sz w:val="20"/>
                <w:szCs w:val="20"/>
              </w:rPr>
              <w:t>OrgUnitType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5677F39B" w14:textId="77777777" w:rsidR="00F4564C" w:rsidRPr="00907C9B" w:rsidRDefault="00F4564C" w:rsidP="00D068D5">
            <w:pPr>
              <w:spacing w:line="226" w:lineRule="exact"/>
              <w:ind w:left="102"/>
              <w:rPr>
                <w:spacing w:val="-1"/>
                <w:sz w:val="20"/>
                <w:szCs w:val="20"/>
              </w:rPr>
            </w:pPr>
            <w:r w:rsidRPr="00F11A1E">
              <w:rPr>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52C957C6" w14:textId="77777777"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5BA40801" w14:textId="77777777" w:rsidTr="00D068D5">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B318EA1" w14:textId="77777777" w:rsidR="00F4564C" w:rsidRPr="001A25F9"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11A1E">
              <w:rPr>
                <w:sz w:val="20"/>
                <w:szCs w:val="20"/>
              </w:rPr>
              <w:t>orgUnitHSA</w:t>
            </w:r>
            <w:r>
              <w:rPr>
                <w:sz w:val="20"/>
                <w:szCs w:val="20"/>
              </w:rPr>
              <w:t>I</w:t>
            </w:r>
            <w:r w:rsidRPr="00F11A1E">
              <w:rPr>
                <w:sz w:val="20"/>
                <w:szCs w:val="20"/>
              </w:rPr>
              <w:t>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7399A38" w14:textId="77777777" w:rsidR="00F4564C" w:rsidRPr="0096469E" w:rsidRDefault="00F4564C" w:rsidP="00D068D5">
            <w:pPr>
              <w:spacing w:line="226" w:lineRule="exact"/>
              <w:ind w:left="102"/>
              <w:rPr>
                <w:sz w:val="20"/>
                <w:szCs w:val="20"/>
              </w:rPr>
            </w:pPr>
            <w:proofErr w:type="spellStart"/>
            <w:r w:rsidRPr="0098216E">
              <w:rPr>
                <w:sz w:val="20"/>
                <w:szCs w:val="20"/>
              </w:rPr>
              <w:t>HDAIdType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7DE271F" w14:textId="77777777" w:rsidR="00F4564C" w:rsidRPr="0096469E" w:rsidRDefault="00F4564C" w:rsidP="00D068D5">
            <w:pPr>
              <w:spacing w:line="226" w:lineRule="exact"/>
              <w:ind w:left="102"/>
              <w:rPr>
                <w:spacing w:val="-1"/>
                <w:sz w:val="20"/>
                <w:szCs w:val="20"/>
              </w:rPr>
            </w:pPr>
            <w:r w:rsidRPr="00F11A1E">
              <w:rPr>
                <w:spacing w:val="-1"/>
                <w:sz w:val="20"/>
                <w:szCs w:val="20"/>
              </w:rPr>
              <w:t>Unik identifierare för enheten</w:t>
            </w:r>
            <w:r>
              <w:rPr>
                <w:spacing w:val="-1"/>
                <w:sz w:val="20"/>
                <w:szCs w:val="20"/>
              </w:rPr>
              <w:t xml:space="preserve"> i form av </w:t>
            </w:r>
            <w:proofErr w:type="spellStart"/>
            <w:r>
              <w:rPr>
                <w:spacing w:val="-1"/>
                <w:sz w:val="20"/>
                <w:szCs w:val="20"/>
              </w:rPr>
              <w:t>HSAId</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408F7C65" w14:textId="77777777" w:rsidR="00F4564C" w:rsidRPr="00907C9B"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14:paraId="041FE692" w14:textId="77777777" w:rsidTr="00D068D5">
        <w:trPr>
          <w:trHeight w:hRule="exact" w:val="459"/>
          <w:tblHeader/>
        </w:trPr>
        <w:tc>
          <w:tcPr>
            <w:tcW w:w="2922" w:type="dxa"/>
            <w:tcBorders>
              <w:top w:val="single" w:sz="5" w:space="0" w:color="000000"/>
              <w:left w:val="single" w:sz="5" w:space="0" w:color="000000"/>
              <w:bottom w:val="single" w:sz="5" w:space="0" w:color="000000"/>
              <w:right w:val="single" w:sz="5" w:space="0" w:color="000000"/>
            </w:tcBorders>
          </w:tcPr>
          <w:p w14:paraId="3ED3FBFC" w14:textId="77777777" w:rsidR="00F4564C" w:rsidRPr="001A25F9"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5568F">
              <w:rPr>
                <w:sz w:val="20"/>
                <w:szCs w:val="20"/>
              </w:rPr>
              <w:t>orgUnit</w:t>
            </w:r>
            <w:r>
              <w:rPr>
                <w:sz w:val="20"/>
                <w:szCs w:val="20"/>
              </w:rPr>
              <w:t>N</w:t>
            </w:r>
            <w:r w:rsidRPr="00F5568F">
              <w:rPr>
                <w:sz w:val="20"/>
                <w:szCs w:val="20"/>
              </w:rPr>
              <w:t>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576C26B" w14:textId="77777777" w:rsidR="00F4564C"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0D74D7" w14:textId="77777777" w:rsidR="00F4564C" w:rsidRPr="0096469E" w:rsidRDefault="00F4564C" w:rsidP="00D068D5">
            <w:pPr>
              <w:spacing w:line="226" w:lineRule="exact"/>
              <w:ind w:left="102"/>
              <w:rPr>
                <w:spacing w:val="-1"/>
                <w:sz w:val="20"/>
                <w:szCs w:val="20"/>
              </w:rPr>
            </w:pPr>
            <w:r w:rsidRPr="00F5568F">
              <w:rPr>
                <w:spacing w:val="-1"/>
                <w:sz w:val="20"/>
                <w:szCs w:val="20"/>
              </w:rPr>
              <w:t>Text som anger enhetens officiella namn</w:t>
            </w:r>
          </w:p>
        </w:tc>
        <w:tc>
          <w:tcPr>
            <w:tcW w:w="851" w:type="dxa"/>
            <w:tcBorders>
              <w:top w:val="single" w:sz="5" w:space="0" w:color="000000"/>
              <w:left w:val="single" w:sz="5" w:space="0" w:color="000000"/>
              <w:bottom w:val="single" w:sz="5" w:space="0" w:color="000000"/>
              <w:right w:val="single" w:sz="5" w:space="0" w:color="000000"/>
            </w:tcBorders>
          </w:tcPr>
          <w:p w14:paraId="57481A25" w14:textId="77777777" w:rsidR="00F4564C" w:rsidRDefault="00F4564C" w:rsidP="00D068D5">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14:paraId="5D5C7393" w14:textId="77777777" w:rsidTr="00D068D5">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6DD1C72" w14:textId="77777777" w:rsidR="00F4564C" w:rsidRPr="001A25F9"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5568F">
              <w:rPr>
                <w:sz w:val="20"/>
                <w:szCs w:val="20"/>
              </w:rPr>
              <w:t>orgUnitTelecom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B991E19" w14:textId="77777777" w:rsidR="00F4564C"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24995F" w14:textId="77777777" w:rsidR="00F4564C" w:rsidRPr="0096469E" w:rsidRDefault="00F4564C" w:rsidP="00D068D5">
            <w:pPr>
              <w:spacing w:line="226" w:lineRule="exact"/>
              <w:ind w:left="102"/>
              <w:rPr>
                <w:spacing w:val="-1"/>
                <w:sz w:val="20"/>
                <w:szCs w:val="20"/>
              </w:rPr>
            </w:pPr>
            <w:r w:rsidRPr="00F5568F">
              <w:rPr>
                <w:spacing w:val="-1"/>
                <w:sz w:val="20"/>
                <w:szCs w:val="20"/>
              </w:rPr>
              <w:t>Text som anger det telefonnummer som används för att nå den aktuella enheten</w:t>
            </w:r>
          </w:p>
        </w:tc>
        <w:tc>
          <w:tcPr>
            <w:tcW w:w="851" w:type="dxa"/>
            <w:tcBorders>
              <w:top w:val="single" w:sz="5" w:space="0" w:color="000000"/>
              <w:left w:val="single" w:sz="5" w:space="0" w:color="000000"/>
              <w:bottom w:val="single" w:sz="5" w:space="0" w:color="000000"/>
              <w:right w:val="single" w:sz="5" w:space="0" w:color="000000"/>
            </w:tcBorders>
          </w:tcPr>
          <w:p w14:paraId="631CA7C1" w14:textId="77777777" w:rsidR="00F4564C"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14:paraId="4EB6E816" w14:textId="77777777" w:rsidTr="00D068D5">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ECAADC9" w14:textId="77777777" w:rsidR="00F4564C" w:rsidRPr="001A25F9"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5568F">
              <w:rPr>
                <w:sz w:val="20"/>
                <w:szCs w:val="20"/>
              </w:rPr>
              <w:t>orgUnitEmail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079DAA1" w14:textId="77777777" w:rsidR="00F4564C"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C50776" w14:textId="77777777" w:rsidR="00F4564C" w:rsidRPr="0096469E" w:rsidRDefault="00F4564C" w:rsidP="00D068D5">
            <w:pPr>
              <w:spacing w:line="226" w:lineRule="exact"/>
              <w:ind w:left="102"/>
              <w:rPr>
                <w:spacing w:val="-1"/>
                <w:sz w:val="20"/>
                <w:szCs w:val="20"/>
              </w:rPr>
            </w:pPr>
            <w:r w:rsidRPr="00F5568F">
              <w:rPr>
                <w:spacing w:val="-1"/>
                <w:sz w:val="20"/>
                <w:szCs w:val="20"/>
              </w:rPr>
              <w:t>Text som anger den e-postadress som används för att nå den aktuella enheten</w:t>
            </w:r>
          </w:p>
        </w:tc>
        <w:tc>
          <w:tcPr>
            <w:tcW w:w="851" w:type="dxa"/>
            <w:tcBorders>
              <w:top w:val="single" w:sz="5" w:space="0" w:color="000000"/>
              <w:left w:val="single" w:sz="5" w:space="0" w:color="000000"/>
              <w:bottom w:val="single" w:sz="5" w:space="0" w:color="000000"/>
              <w:right w:val="single" w:sz="5" w:space="0" w:color="000000"/>
            </w:tcBorders>
          </w:tcPr>
          <w:p w14:paraId="6ABC23D1" w14:textId="77777777" w:rsidR="00F4564C"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04C862D2" w14:textId="77777777" w:rsidTr="00D068D5">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F261B1" w14:textId="77777777" w:rsidR="00F4564C" w:rsidRPr="00907C9B" w:rsidRDefault="00F4564C" w:rsidP="00D068D5">
            <w:pPr>
              <w:spacing w:line="229" w:lineRule="exact"/>
              <w:ind w:left="102"/>
              <w:rPr>
                <w:sz w:val="20"/>
                <w:szCs w:val="20"/>
              </w:rPr>
            </w:pPr>
            <w:proofErr w:type="gramStart"/>
            <w:r>
              <w:rPr>
                <w:sz w:val="20"/>
                <w:szCs w:val="20"/>
              </w:rPr>
              <w:t>….</w:t>
            </w:r>
            <w:proofErr w:type="gramEnd"/>
            <w:r>
              <w:t xml:space="preserve"> </w:t>
            </w:r>
            <w:proofErr w:type="spellStart"/>
            <w:r w:rsidRPr="00F5568F">
              <w:rPr>
                <w:sz w:val="20"/>
                <w:szCs w:val="20"/>
              </w:rPr>
              <w:t>orgUnitAddress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29AAB00"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29F07D3" w14:textId="77777777" w:rsidR="00F4564C" w:rsidRPr="00907C9B" w:rsidRDefault="00F4564C" w:rsidP="00D068D5">
            <w:pPr>
              <w:spacing w:line="226" w:lineRule="exact"/>
              <w:ind w:left="102"/>
              <w:rPr>
                <w:spacing w:val="-1"/>
                <w:sz w:val="20"/>
                <w:szCs w:val="20"/>
              </w:rPr>
            </w:pPr>
            <w:r w:rsidRPr="00F5568F">
              <w:rPr>
                <w:spacing w:val="-1"/>
                <w:sz w:val="20"/>
                <w:szCs w:val="20"/>
              </w:rPr>
              <w:t>Text som anger den plats dit post ska skickas</w:t>
            </w:r>
          </w:p>
        </w:tc>
        <w:tc>
          <w:tcPr>
            <w:tcW w:w="851" w:type="dxa"/>
            <w:tcBorders>
              <w:top w:val="single" w:sz="5" w:space="0" w:color="000000"/>
              <w:left w:val="single" w:sz="5" w:space="0" w:color="000000"/>
              <w:bottom w:val="single" w:sz="5" w:space="0" w:color="000000"/>
              <w:right w:val="single" w:sz="5" w:space="0" w:color="000000"/>
            </w:tcBorders>
          </w:tcPr>
          <w:p w14:paraId="69FC07E9" w14:textId="77777777" w:rsidR="00F4564C" w:rsidRPr="00907C9B" w:rsidRDefault="00F4564C" w:rsidP="00D068D5">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5E8408A9" w14:textId="77777777" w:rsidTr="00D068D5">
        <w:trPr>
          <w:trHeight w:hRule="exact" w:val="862"/>
          <w:tblHeader/>
        </w:trPr>
        <w:tc>
          <w:tcPr>
            <w:tcW w:w="2922" w:type="dxa"/>
            <w:tcBorders>
              <w:top w:val="single" w:sz="5" w:space="0" w:color="000000"/>
              <w:left w:val="single" w:sz="5" w:space="0" w:color="000000"/>
              <w:bottom w:val="single" w:sz="5" w:space="0" w:color="000000"/>
              <w:right w:val="single" w:sz="5" w:space="0" w:color="000000"/>
            </w:tcBorders>
          </w:tcPr>
          <w:p w14:paraId="1683B85B" w14:textId="77777777" w:rsidR="00F4564C" w:rsidRPr="00907C9B" w:rsidRDefault="00F4564C" w:rsidP="00D068D5">
            <w:pPr>
              <w:spacing w:line="229" w:lineRule="exact"/>
              <w:ind w:left="102"/>
              <w:rPr>
                <w:b/>
                <w:sz w:val="20"/>
                <w:szCs w:val="20"/>
              </w:rPr>
            </w:pPr>
            <w:proofErr w:type="gramStart"/>
            <w:r w:rsidRPr="00F5568F">
              <w:rPr>
                <w:sz w:val="20"/>
                <w:szCs w:val="20"/>
              </w:rPr>
              <w:t>….</w:t>
            </w:r>
            <w:proofErr w:type="gramEnd"/>
            <w:r w:rsidRPr="00F5568F">
              <w:rPr>
                <w:sz w:val="20"/>
                <w:szCs w:val="20"/>
              </w:rPr>
              <w:t xml:space="preserve"> </w:t>
            </w:r>
            <w:proofErr w:type="spellStart"/>
            <w:r w:rsidRPr="00F5568F">
              <w:rPr>
                <w:sz w:val="20"/>
                <w:szCs w:val="20"/>
              </w:rPr>
              <w:t>orgUnitLocation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6443906"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24C7D57" w14:textId="77777777" w:rsidR="00F4564C" w:rsidRPr="00907C9B" w:rsidRDefault="00F4564C" w:rsidP="00D068D5">
            <w:pPr>
              <w:spacing w:line="226" w:lineRule="exact"/>
              <w:ind w:left="102"/>
              <w:rPr>
                <w:spacing w:val="-1"/>
                <w:sz w:val="20"/>
                <w:szCs w:val="20"/>
              </w:rPr>
            </w:pPr>
            <w:r w:rsidRPr="00F5568F">
              <w:rPr>
                <w:spacing w:val="-1"/>
                <w:sz w:val="20"/>
                <w:szCs w:val="20"/>
              </w:rPr>
              <w:t>Text som anger namnet på plats eller ort för enhetens eller funktionens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1B712423" w14:textId="77777777" w:rsidR="00F4564C" w:rsidRPr="00907C9B"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4D9E4C48" w14:textId="77777777" w:rsidTr="00D068D5">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0A4D3335" w14:textId="77777777" w:rsidR="00F4564C" w:rsidRPr="00907C9B" w:rsidRDefault="00F4564C" w:rsidP="00D068D5">
            <w:pPr>
              <w:spacing w:line="229" w:lineRule="exact"/>
              <w:ind w:left="102"/>
              <w:rPr>
                <w:rFonts w:ascii="Arial" w:hAnsi="Arial" w:cs="Arial"/>
                <w:sz w:val="20"/>
                <w:szCs w:val="20"/>
              </w:rPr>
            </w:pPr>
            <w:proofErr w:type="gramStart"/>
            <w:r w:rsidRPr="00AB3708">
              <w:rPr>
                <w:sz w:val="20"/>
                <w:szCs w:val="20"/>
              </w:rPr>
              <w:t>..</w:t>
            </w:r>
            <w:proofErr w:type="gramEnd"/>
            <w:r w:rsidRPr="00AB3708">
              <w:rPr>
                <w:sz w:val="20"/>
                <w:szCs w:val="20"/>
              </w:rPr>
              <w:t xml:space="preserve"> </w:t>
            </w:r>
            <w:proofErr w:type="spellStart"/>
            <w:r w:rsidRPr="00AB3708">
              <w:rPr>
                <w:sz w:val="20"/>
                <w:szCs w:val="20"/>
              </w:rPr>
              <w:t>analysis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EB23CBD" w14:textId="77777777" w:rsidR="00F4564C" w:rsidRPr="00907C9B" w:rsidRDefault="00F4564C" w:rsidP="00D068D5">
            <w:pPr>
              <w:spacing w:line="226" w:lineRule="exact"/>
              <w:ind w:left="102"/>
              <w:rPr>
                <w:sz w:val="20"/>
                <w:szCs w:val="20"/>
              </w:rPr>
            </w:pPr>
            <w:proofErr w:type="spellStart"/>
            <w:r w:rsidRPr="00D109FD">
              <w:rPr>
                <w:sz w:val="20"/>
                <w:szCs w:val="20"/>
              </w:rPr>
              <w:t>AnalysisType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6D0F940" w14:textId="77777777" w:rsidR="00F4564C" w:rsidRPr="00907C9B" w:rsidRDefault="00F4564C" w:rsidP="00D068D5">
            <w:pPr>
              <w:spacing w:line="226" w:lineRule="exact"/>
              <w:ind w:left="102"/>
              <w:rPr>
                <w:spacing w:val="-1"/>
                <w:sz w:val="20"/>
                <w:szCs w:val="20"/>
              </w:rPr>
            </w:pPr>
            <w:r w:rsidRPr="00D109FD">
              <w:rPr>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39F6D6E1" w14:textId="77777777" w:rsidR="00F4564C" w:rsidRPr="00907C9B"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F4564C" w:rsidRPr="00907C9B" w14:paraId="3460D136" w14:textId="77777777" w:rsidTr="00D068D5">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4CE13821" w14:textId="77777777" w:rsidR="00F4564C" w:rsidRPr="00AB3708" w:rsidRDefault="00F4564C" w:rsidP="00D068D5">
            <w:pPr>
              <w:spacing w:line="229" w:lineRule="exact"/>
              <w:ind w:left="102"/>
              <w:rPr>
                <w:sz w:val="20"/>
                <w:szCs w:val="20"/>
              </w:rPr>
            </w:pPr>
            <w:r>
              <w:rPr>
                <w:sz w:val="20"/>
                <w:szCs w:val="20"/>
              </w:rPr>
              <w:t xml:space="preserve">… </w:t>
            </w:r>
            <w:proofErr w:type="spellStart"/>
            <w:r>
              <w:rPr>
                <w:sz w:val="20"/>
                <w:szCs w:val="20"/>
              </w:rPr>
              <w:t>analysisId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73318E2" w14:textId="77777777" w:rsidR="00F4564C" w:rsidRPr="00907C9B" w:rsidRDefault="00F4564C" w:rsidP="00D068D5">
            <w:pPr>
              <w:spacing w:line="226" w:lineRule="exact"/>
              <w:ind w:left="102"/>
              <w:rPr>
                <w:sz w:val="20"/>
                <w:szCs w:val="20"/>
              </w:rPr>
            </w:pPr>
            <w:r>
              <w:rPr>
                <w:sz w:val="20"/>
                <w:szCs w:val="20"/>
              </w:rPr>
              <w:t>II</w:t>
            </w:r>
          </w:p>
        </w:tc>
        <w:tc>
          <w:tcPr>
            <w:tcW w:w="3969" w:type="dxa"/>
            <w:tcBorders>
              <w:top w:val="single" w:sz="5" w:space="0" w:color="000000"/>
              <w:left w:val="single" w:sz="5" w:space="0" w:color="000000"/>
              <w:bottom w:val="single" w:sz="5" w:space="0" w:color="000000"/>
              <w:right w:val="single" w:sz="5" w:space="0" w:color="000000"/>
            </w:tcBorders>
          </w:tcPr>
          <w:p w14:paraId="7E4EA091" w14:textId="77777777" w:rsidR="00F4564C" w:rsidRPr="00AB3708" w:rsidRDefault="00F4564C" w:rsidP="00D068D5">
            <w:pPr>
              <w:spacing w:line="226"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2972CE4B" w14:textId="77777777" w:rsidR="00F4564C" w:rsidRPr="00907C9B"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036CC43E" w14:textId="77777777" w:rsidTr="00D068D5">
        <w:trPr>
          <w:trHeight w:hRule="exact" w:val="872"/>
          <w:tblHeader/>
        </w:trPr>
        <w:tc>
          <w:tcPr>
            <w:tcW w:w="2922" w:type="dxa"/>
            <w:tcBorders>
              <w:top w:val="single" w:sz="5" w:space="0" w:color="000000"/>
              <w:left w:val="single" w:sz="5" w:space="0" w:color="000000"/>
              <w:bottom w:val="single" w:sz="5" w:space="0" w:color="000000"/>
              <w:right w:val="single" w:sz="5" w:space="0" w:color="000000"/>
            </w:tcBorders>
          </w:tcPr>
          <w:p w14:paraId="0146E6C7" w14:textId="77777777" w:rsidR="00F4564C" w:rsidRPr="00AB3708" w:rsidRDefault="00F4564C" w:rsidP="00D068D5">
            <w:pPr>
              <w:spacing w:line="229" w:lineRule="exact"/>
              <w:ind w:left="102"/>
              <w:rPr>
                <w:sz w:val="20"/>
                <w:szCs w:val="20"/>
              </w:rPr>
            </w:pPr>
            <w:proofErr w:type="gramStart"/>
            <w:r w:rsidRPr="00AB3708">
              <w:rPr>
                <w:sz w:val="20"/>
                <w:szCs w:val="20"/>
              </w:rPr>
              <w:t>….</w:t>
            </w:r>
            <w:proofErr w:type="spellStart"/>
            <w:proofErr w:type="gramEnd"/>
            <w:r w:rsidRPr="00AB3708">
              <w:rPr>
                <w:sz w:val="20"/>
                <w:szCs w:val="20"/>
              </w:rPr>
              <w:t>root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81011D3"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88819A" w14:textId="77777777" w:rsidR="00F4564C" w:rsidRPr="00AB3708" w:rsidRDefault="00F4564C" w:rsidP="00D068D5">
            <w:pPr>
              <w:spacing w:line="226" w:lineRule="exact"/>
              <w:ind w:left="102"/>
              <w:rPr>
                <w:sz w:val="20"/>
                <w:szCs w:val="20"/>
              </w:rPr>
            </w:pPr>
            <w:r w:rsidRPr="00AB3708">
              <w:rPr>
                <w:sz w:val="20"/>
                <w:szCs w:val="20"/>
              </w:rPr>
              <w:t xml:space="preserve">OID som garanterar </w:t>
            </w:r>
            <w:proofErr w:type="gramStart"/>
            <w:r w:rsidRPr="00AB3708">
              <w:rPr>
                <w:sz w:val="20"/>
                <w:szCs w:val="20"/>
              </w:rPr>
              <w:t>unikitet .</w:t>
            </w:r>
            <w:proofErr w:type="gramEnd"/>
            <w:r w:rsidRPr="00AB3708">
              <w:rPr>
                <w:sz w:val="20"/>
                <w:szCs w:val="20"/>
              </w:rPr>
              <w:t xml:space="preserve"> </w:t>
            </w:r>
          </w:p>
          <w:p w14:paraId="7EE0CDE4" w14:textId="77777777" w:rsidR="00F4564C" w:rsidRPr="00AB3708" w:rsidRDefault="00F4564C" w:rsidP="00D068D5">
            <w:pPr>
              <w:spacing w:line="226" w:lineRule="exact"/>
              <w:ind w:left="102"/>
              <w:rPr>
                <w:sz w:val="20"/>
                <w:szCs w:val="20"/>
              </w:rPr>
            </w:pPr>
            <w:r w:rsidRPr="00AB3708">
              <w:rPr>
                <w:sz w:val="20"/>
                <w:szCs w:val="20"/>
              </w:rPr>
              <w:t xml:space="preserve">OID för Icke-nationell identifierare </w:t>
            </w:r>
            <w:proofErr w:type="spellStart"/>
            <w:r w:rsidRPr="00AB3708">
              <w:rPr>
                <w:sz w:val="20"/>
                <w:szCs w:val="20"/>
              </w:rPr>
              <w:t>Org+lokalt</w:t>
            </w:r>
            <w:proofErr w:type="spellEnd"/>
            <w:r w:rsidRPr="00AB3708">
              <w:rPr>
                <w:sz w:val="20"/>
                <w:szCs w:val="20"/>
              </w:rPr>
              <w:t xml:space="preserve"> unikt id (1.2.752.129.2.1.2.1) kan användas</w:t>
            </w:r>
          </w:p>
        </w:tc>
        <w:tc>
          <w:tcPr>
            <w:tcW w:w="851" w:type="dxa"/>
            <w:tcBorders>
              <w:top w:val="single" w:sz="5" w:space="0" w:color="000000"/>
              <w:left w:val="single" w:sz="5" w:space="0" w:color="000000"/>
              <w:bottom w:val="single" w:sz="5" w:space="0" w:color="000000"/>
              <w:right w:val="single" w:sz="5" w:space="0" w:color="000000"/>
            </w:tcBorders>
          </w:tcPr>
          <w:p w14:paraId="11479D5D" w14:textId="77777777" w:rsidR="00F4564C" w:rsidRPr="00907C9B"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1A25F9" w14:paraId="7BB8364E" w14:textId="77777777" w:rsidTr="00D068D5">
        <w:trPr>
          <w:trHeight w:hRule="exact" w:val="1267"/>
          <w:tblHeader/>
        </w:trPr>
        <w:tc>
          <w:tcPr>
            <w:tcW w:w="2922" w:type="dxa"/>
            <w:tcBorders>
              <w:top w:val="single" w:sz="5" w:space="0" w:color="000000"/>
              <w:left w:val="single" w:sz="5" w:space="0" w:color="000000"/>
              <w:bottom w:val="single" w:sz="5" w:space="0" w:color="000000"/>
              <w:right w:val="single" w:sz="5" w:space="0" w:color="000000"/>
            </w:tcBorders>
          </w:tcPr>
          <w:p w14:paraId="7EB12EA0" w14:textId="77777777" w:rsidR="00F4564C" w:rsidRPr="001A25F9" w:rsidRDefault="00F4564C" w:rsidP="00D068D5">
            <w:pPr>
              <w:spacing w:line="229" w:lineRule="exact"/>
              <w:ind w:left="102"/>
              <w:rPr>
                <w:sz w:val="20"/>
                <w:szCs w:val="20"/>
              </w:rPr>
            </w:pPr>
            <w:proofErr w:type="gramStart"/>
            <w:r>
              <w:rPr>
                <w:sz w:val="20"/>
                <w:szCs w:val="20"/>
              </w:rPr>
              <w:lastRenderedPageBreak/>
              <w:t>….</w:t>
            </w:r>
            <w:proofErr w:type="gramEnd"/>
            <w:r>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6E56A17D" w14:textId="77777777" w:rsidR="00F4564C" w:rsidRDefault="00F4564C" w:rsidP="00D068D5">
            <w:pPr>
              <w:spacing w:line="226" w:lineRule="exact"/>
              <w:ind w:left="102"/>
              <w:rPr>
                <w:sz w:val="20"/>
                <w:szCs w:val="20"/>
              </w:rPr>
            </w:pPr>
            <w:r>
              <w:rPr>
                <w:sz w:val="20"/>
                <w:szCs w:val="20"/>
              </w:rPr>
              <w:t>String</w:t>
            </w:r>
          </w:p>
          <w:p w14:paraId="0C7E31DF" w14:textId="77777777" w:rsidR="00F4564C" w:rsidRPr="001A25F9" w:rsidRDefault="00F4564C" w:rsidP="00D068D5">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04BFC6B" w14:textId="77777777" w:rsidR="00F4564C" w:rsidRPr="00AB3708" w:rsidRDefault="00F4564C" w:rsidP="00D068D5">
            <w:pPr>
              <w:spacing w:line="226" w:lineRule="exact"/>
              <w:ind w:left="102"/>
              <w:rPr>
                <w:sz w:val="20"/>
                <w:szCs w:val="20"/>
              </w:rPr>
            </w:pPr>
            <w:r w:rsidRPr="00AB3708">
              <w:rPr>
                <w:sz w:val="20"/>
                <w:szCs w:val="20"/>
              </w:rPr>
              <w:t xml:space="preserve">Unik identifierare för analystjänst. Om OID för </w:t>
            </w:r>
            <w:proofErr w:type="spellStart"/>
            <w:r w:rsidRPr="00AB3708">
              <w:rPr>
                <w:sz w:val="20"/>
                <w:szCs w:val="20"/>
              </w:rPr>
              <w:t>Ick</w:t>
            </w:r>
            <w:proofErr w:type="spellEnd"/>
            <w:r w:rsidRPr="00AB3708">
              <w:rPr>
                <w:sz w:val="20"/>
                <w:szCs w:val="20"/>
              </w:rPr>
              <w:t xml:space="preserve">-Nationell identifierare </w:t>
            </w:r>
            <w:proofErr w:type="spellStart"/>
            <w:r w:rsidRPr="00AB3708">
              <w:rPr>
                <w:sz w:val="20"/>
                <w:szCs w:val="20"/>
              </w:rPr>
              <w:t>Org+lokalt</w:t>
            </w:r>
            <w:proofErr w:type="spellEnd"/>
            <w:r w:rsidRPr="00AB3708">
              <w:rPr>
                <w:sz w:val="20"/>
                <w:szCs w:val="20"/>
              </w:rPr>
              <w:t xml:space="preserve"> unikt id används, skall extension bestå av en konkatenerad sträng bestående av systemid (i form av </w:t>
            </w:r>
            <w:proofErr w:type="spellStart"/>
            <w:r w:rsidRPr="00AB3708">
              <w:rPr>
                <w:sz w:val="20"/>
                <w:szCs w:val="20"/>
              </w:rPr>
              <w:t>HSAid</w:t>
            </w:r>
            <w:proofErr w:type="spellEnd"/>
            <w:r w:rsidRPr="00AB3708">
              <w:rPr>
                <w:sz w:val="20"/>
                <w:szCs w:val="20"/>
              </w:rPr>
              <w:t>) och lokalt unikt ID.</w:t>
            </w:r>
          </w:p>
        </w:tc>
        <w:tc>
          <w:tcPr>
            <w:tcW w:w="851" w:type="dxa"/>
            <w:tcBorders>
              <w:top w:val="single" w:sz="5" w:space="0" w:color="000000"/>
              <w:left w:val="single" w:sz="5" w:space="0" w:color="000000"/>
              <w:bottom w:val="single" w:sz="5" w:space="0" w:color="000000"/>
              <w:right w:val="single" w:sz="5" w:space="0" w:color="000000"/>
            </w:tcBorders>
          </w:tcPr>
          <w:p w14:paraId="5E1F8EDA" w14:textId="77777777" w:rsidR="00F4564C" w:rsidRPr="001A25F9"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3BC55AC3" w14:textId="77777777" w:rsidTr="00D068D5">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65084ADD" w14:textId="77777777" w:rsidR="00F4564C" w:rsidRPr="00AB3708" w:rsidRDefault="00F4564C" w:rsidP="00D068D5">
            <w:pPr>
              <w:spacing w:line="229" w:lineRule="exact"/>
              <w:ind w:left="102"/>
              <w:rPr>
                <w:sz w:val="20"/>
                <w:szCs w:val="20"/>
              </w:rPr>
            </w:pPr>
            <w:r w:rsidRPr="00AB3708">
              <w:rPr>
                <w:sz w:val="20"/>
                <w:szCs w:val="20"/>
              </w:rPr>
              <w:t xml:space="preserve">… </w:t>
            </w:r>
            <w:proofErr w:type="spellStart"/>
            <w:r w:rsidRPr="00AB3708">
              <w:rPr>
                <w:sz w:val="20"/>
                <w:szCs w:val="20"/>
              </w:rPr>
              <w:t>analysisTime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A2CFC4C" w14:textId="77777777" w:rsidR="00F4564C" w:rsidRPr="001A25F9" w:rsidRDefault="00F4564C" w:rsidP="00D068D5">
            <w:pPr>
              <w:spacing w:line="226" w:lineRule="exact"/>
              <w:ind w:left="102"/>
              <w:rPr>
                <w:sz w:val="20"/>
                <w:szCs w:val="20"/>
              </w:rPr>
            </w:pPr>
            <w:proofErr w:type="spellStart"/>
            <w:r w:rsidRPr="00021F1C">
              <w:rPr>
                <w:sz w:val="20"/>
                <w:szCs w:val="20"/>
              </w:rPr>
              <w:t>TimePeriodType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AD79452" w14:textId="77777777" w:rsidR="00F4564C" w:rsidRPr="00AB3708" w:rsidRDefault="00F4564C" w:rsidP="00D068D5">
            <w:pPr>
              <w:spacing w:line="226" w:lineRule="exact"/>
              <w:ind w:left="102"/>
              <w:rPr>
                <w:sz w:val="20"/>
                <w:szCs w:val="20"/>
              </w:rPr>
            </w:pPr>
            <w:r w:rsidRPr="00AB3708">
              <w:rPr>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3B620E24" w14:textId="77777777" w:rsidR="00F4564C" w:rsidRPr="00907C9B"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0F504903" w14:textId="77777777" w:rsidTr="00D068D5">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1D37C2F5" w14:textId="77777777" w:rsidR="00F4564C" w:rsidRPr="00AB3708" w:rsidRDefault="00F4564C" w:rsidP="00D068D5">
            <w:pPr>
              <w:spacing w:line="229" w:lineRule="exact"/>
              <w:ind w:left="102"/>
              <w:rPr>
                <w:sz w:val="20"/>
                <w:szCs w:val="20"/>
              </w:rPr>
            </w:pPr>
            <w:r w:rsidRPr="00AB3708">
              <w:rPr>
                <w:sz w:val="20"/>
                <w:szCs w:val="20"/>
              </w:rPr>
              <w:t xml:space="preserve">… </w:t>
            </w:r>
            <w:proofErr w:type="spellStart"/>
            <w:r w:rsidRPr="00AB3708">
              <w:rPr>
                <w:sz w:val="20"/>
                <w:szCs w:val="20"/>
              </w:rPr>
              <w:t>analysisCode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F3EFBDB" w14:textId="77777777" w:rsidR="00F4564C" w:rsidRPr="00AB3708" w:rsidRDefault="00F4564C" w:rsidP="00D068D5">
            <w:pPr>
              <w:spacing w:line="226" w:lineRule="exact"/>
              <w:ind w:left="102"/>
              <w:rPr>
                <w:sz w:val="20"/>
                <w:szCs w:val="20"/>
              </w:rPr>
            </w:pPr>
            <w:r w:rsidRPr="00AB3708">
              <w:rPr>
                <w:sz w:val="20"/>
                <w:szCs w:val="20"/>
              </w:rPr>
              <w:t>CV</w:t>
            </w:r>
          </w:p>
        </w:tc>
        <w:tc>
          <w:tcPr>
            <w:tcW w:w="3969" w:type="dxa"/>
            <w:tcBorders>
              <w:top w:val="single" w:sz="5" w:space="0" w:color="000000"/>
              <w:left w:val="single" w:sz="5" w:space="0" w:color="000000"/>
              <w:bottom w:val="single" w:sz="5" w:space="0" w:color="000000"/>
              <w:right w:val="single" w:sz="5" w:space="0" w:color="000000"/>
            </w:tcBorders>
          </w:tcPr>
          <w:p w14:paraId="2E50EC02" w14:textId="77777777" w:rsidR="00F4564C" w:rsidRPr="00AB3708" w:rsidRDefault="00F4564C" w:rsidP="00D068D5">
            <w:pPr>
              <w:spacing w:line="226" w:lineRule="exact"/>
              <w:ind w:left="102"/>
              <w:rPr>
                <w:sz w:val="20"/>
                <w:szCs w:val="20"/>
              </w:rPr>
            </w:pPr>
            <w:r w:rsidRPr="00AB3708">
              <w:rPr>
                <w:sz w:val="20"/>
                <w:szCs w:val="20"/>
              </w:rPr>
              <w:t xml:space="preserve">Kod och klartext som anger vilken åtgärd som avses, enligt kodverket NPU. Ett av attributen </w:t>
            </w:r>
            <w:proofErr w:type="spellStart"/>
            <w:r w:rsidRPr="00AB3708">
              <w:rPr>
                <w:sz w:val="20"/>
                <w:szCs w:val="20"/>
              </w:rPr>
              <w:t>analysisCode</w:t>
            </w:r>
            <w:proofErr w:type="spellEnd"/>
            <w:r w:rsidRPr="00AB3708">
              <w:rPr>
                <w:sz w:val="20"/>
                <w:szCs w:val="20"/>
              </w:rPr>
              <w:t xml:space="preserve"> och </w:t>
            </w:r>
            <w:proofErr w:type="spellStart"/>
            <w:r w:rsidRPr="00AB3708">
              <w:rPr>
                <w:sz w:val="20"/>
                <w:szCs w:val="20"/>
              </w:rPr>
              <w:t>analysisText</w:t>
            </w:r>
            <w:proofErr w:type="spellEnd"/>
            <w:r w:rsidRPr="00AB3708">
              <w:rPr>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717ACE7B" w14:textId="77777777" w:rsidR="00F4564C" w:rsidRPr="00907C9B"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0DC67DC1" w14:textId="77777777" w:rsidTr="00D068D5">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160DA32D" w14:textId="77777777" w:rsidR="00F4564C" w:rsidRPr="00907C9B" w:rsidRDefault="00F4564C" w:rsidP="00D068D5">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BB26E7">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439B9D6"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9AFAF7" w14:textId="77777777" w:rsidR="00F4564C" w:rsidRPr="00AB3708" w:rsidRDefault="00F4564C" w:rsidP="00D068D5">
            <w:pPr>
              <w:spacing w:line="226" w:lineRule="exact"/>
              <w:ind w:left="102"/>
              <w:rPr>
                <w:sz w:val="20"/>
                <w:szCs w:val="20"/>
              </w:rPr>
            </w:pPr>
            <w:r w:rsidRPr="00AB3708">
              <w:rPr>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359AC6B9" w14:textId="77777777" w:rsidR="00F4564C" w:rsidRPr="00907C9B"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357ABD3B" w14:textId="77777777" w:rsidTr="00D068D5">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12D300BA" w14:textId="77777777" w:rsidR="00F4564C" w:rsidRPr="00907C9B" w:rsidRDefault="00F4564C" w:rsidP="00D068D5">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BB26E7">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3CF881B"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BA557EB" w14:textId="77777777" w:rsidR="00F4564C" w:rsidRPr="00AB3708" w:rsidRDefault="00F4564C" w:rsidP="00D068D5">
            <w:pPr>
              <w:spacing w:line="226" w:lineRule="exact"/>
              <w:ind w:left="102"/>
              <w:rPr>
                <w:sz w:val="20"/>
                <w:szCs w:val="20"/>
              </w:rPr>
            </w:pPr>
            <w:r w:rsidRPr="00AB3708">
              <w:rPr>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612A7942" w14:textId="77777777" w:rsidR="00F4564C" w:rsidRPr="00907C9B"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65D9507C" w14:textId="77777777" w:rsidTr="00D068D5">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40BA5B9F" w14:textId="77777777" w:rsidR="00F4564C" w:rsidRPr="00907C9B" w:rsidRDefault="00F4564C" w:rsidP="00D068D5">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BB26E7">
              <w:rPr>
                <w:sz w:val="20"/>
                <w:szCs w:val="20"/>
              </w:rPr>
              <w:t>displayName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859BEC6" w14:textId="77777777" w:rsidR="00F4564C" w:rsidRPr="00907C9B"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F88DDE" w14:textId="77777777" w:rsidR="00F4564C" w:rsidRPr="00AB3708" w:rsidRDefault="00F4564C" w:rsidP="00D068D5">
            <w:pPr>
              <w:spacing w:line="226" w:lineRule="exact"/>
              <w:ind w:left="102"/>
              <w:rPr>
                <w:sz w:val="20"/>
                <w:szCs w:val="20"/>
              </w:rPr>
            </w:pPr>
            <w:r w:rsidRPr="00AB3708">
              <w:rPr>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1B67529F" w14:textId="77777777" w:rsidR="00F4564C" w:rsidRPr="00907C9B"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1FAC596A" w14:textId="77777777" w:rsidTr="00D068D5">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5CF1A420" w14:textId="77777777" w:rsidR="00F4564C" w:rsidRDefault="00F4564C" w:rsidP="00D068D5">
            <w:pPr>
              <w:spacing w:line="229" w:lineRule="exact"/>
              <w:ind w:left="102"/>
              <w:rPr>
                <w:sz w:val="20"/>
                <w:szCs w:val="20"/>
              </w:rPr>
            </w:pPr>
            <w:r>
              <w:rPr>
                <w:sz w:val="20"/>
                <w:szCs w:val="20"/>
              </w:rPr>
              <w:t>…</w:t>
            </w:r>
            <w:r w:rsidRPr="00AB3708">
              <w:rPr>
                <w:sz w:val="20"/>
                <w:szCs w:val="20"/>
              </w:rPr>
              <w:t xml:space="preserve"> </w:t>
            </w:r>
            <w:proofErr w:type="spellStart"/>
            <w:r w:rsidRPr="00BB26E7">
              <w:rPr>
                <w:sz w:val="20"/>
                <w:szCs w:val="20"/>
              </w:rPr>
              <w:t>analysisText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D323BDD" w14:textId="77777777" w:rsidR="00F4564C" w:rsidRPr="00AB3708" w:rsidRDefault="00F4564C" w:rsidP="00D068D5">
            <w:pPr>
              <w:spacing w:line="226" w:lineRule="exact"/>
              <w:ind w:left="102"/>
              <w:rPr>
                <w:sz w:val="20"/>
                <w:szCs w:val="20"/>
              </w:rPr>
            </w:pPr>
            <w:r w:rsidRPr="00AB370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2F57C3" w14:textId="77777777" w:rsidR="00F4564C" w:rsidRPr="00AB3708" w:rsidRDefault="00F4564C" w:rsidP="00D068D5">
            <w:pPr>
              <w:spacing w:line="229" w:lineRule="exact"/>
              <w:ind w:left="102"/>
              <w:rPr>
                <w:sz w:val="20"/>
                <w:szCs w:val="20"/>
              </w:rPr>
            </w:pPr>
            <w:r w:rsidRPr="00AB3708">
              <w:rPr>
                <w:sz w:val="20"/>
                <w:szCs w:val="20"/>
              </w:rPr>
              <w:t xml:space="preserve">Text som anger vilken åtgärd som avses, om analysen </w:t>
            </w:r>
            <w:proofErr w:type="gramStart"/>
            <w:r w:rsidRPr="00AB3708">
              <w:rPr>
                <w:sz w:val="20"/>
                <w:szCs w:val="20"/>
              </w:rPr>
              <w:t>ej</w:t>
            </w:r>
            <w:proofErr w:type="gramEnd"/>
            <w:r w:rsidRPr="00AB3708">
              <w:rPr>
                <w:sz w:val="20"/>
                <w:szCs w:val="20"/>
              </w:rPr>
              <w:t xml:space="preserve"> finns kodad enligt NPU. Attributet åtgärdskod text används endast för svar som </w:t>
            </w:r>
            <w:proofErr w:type="gramStart"/>
            <w:r w:rsidRPr="00AB3708">
              <w:rPr>
                <w:sz w:val="20"/>
                <w:szCs w:val="20"/>
              </w:rPr>
              <w:t>ej</w:t>
            </w:r>
            <w:proofErr w:type="gramEnd"/>
            <w:r w:rsidRPr="00AB3708">
              <w:rPr>
                <w:sz w:val="20"/>
                <w:szCs w:val="20"/>
              </w:rPr>
              <w:t xml:space="preserve"> kan kodas enligt NPU. I åtgärdskod text anges endast analysens namn i klartext, </w:t>
            </w:r>
            <w:proofErr w:type="gramStart"/>
            <w:r w:rsidRPr="00AB3708">
              <w:rPr>
                <w:sz w:val="20"/>
                <w:szCs w:val="20"/>
              </w:rPr>
              <w:t>dvs</w:t>
            </w:r>
            <w:proofErr w:type="gramEnd"/>
            <w:r w:rsidRPr="00AB3708">
              <w:rPr>
                <w:sz w:val="20"/>
                <w:szCs w:val="20"/>
              </w:rPr>
              <w:t xml:space="preserve"> inga lokala koder. Ett av attributen </w:t>
            </w:r>
            <w:proofErr w:type="spellStart"/>
            <w:r w:rsidRPr="00AB3708">
              <w:rPr>
                <w:sz w:val="20"/>
                <w:szCs w:val="20"/>
              </w:rPr>
              <w:t>analysisCode</w:t>
            </w:r>
            <w:proofErr w:type="spellEnd"/>
            <w:r w:rsidRPr="00AB3708">
              <w:rPr>
                <w:sz w:val="20"/>
                <w:szCs w:val="20"/>
              </w:rPr>
              <w:t xml:space="preserve"> och </w:t>
            </w:r>
            <w:proofErr w:type="spellStart"/>
            <w:r w:rsidRPr="00AB3708">
              <w:rPr>
                <w:sz w:val="20"/>
                <w:szCs w:val="20"/>
              </w:rPr>
              <w:t>analysisText</w:t>
            </w:r>
            <w:proofErr w:type="spellEnd"/>
            <w:r w:rsidRPr="00AB3708">
              <w:rPr>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7246C2CE"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6D999AFE" w14:textId="77777777" w:rsidTr="00D068D5">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31EF05A9" w14:textId="77777777" w:rsidR="00F4564C" w:rsidRDefault="00F4564C" w:rsidP="00D068D5">
            <w:pPr>
              <w:spacing w:line="229" w:lineRule="exact"/>
              <w:ind w:left="102"/>
              <w:rPr>
                <w:sz w:val="20"/>
                <w:szCs w:val="20"/>
              </w:rPr>
            </w:pPr>
            <w:r>
              <w:rPr>
                <w:sz w:val="20"/>
                <w:szCs w:val="20"/>
              </w:rPr>
              <w:t>…</w:t>
            </w:r>
            <w:r w:rsidRPr="00AB3708">
              <w:rPr>
                <w:sz w:val="20"/>
                <w:szCs w:val="20"/>
              </w:rPr>
              <w:t xml:space="preserve"> </w:t>
            </w:r>
            <w:proofErr w:type="spellStart"/>
            <w:r w:rsidRPr="00BB26E7">
              <w:rPr>
                <w:sz w:val="20"/>
                <w:szCs w:val="20"/>
              </w:rPr>
              <w:t>analysisStatus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9B8E92E" w14:textId="77777777" w:rsidR="00F4564C" w:rsidRDefault="00F4564C" w:rsidP="00D068D5">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D659D0" w14:textId="77777777" w:rsidR="00F4564C" w:rsidRPr="00AB3708" w:rsidRDefault="00F4564C" w:rsidP="00D068D5">
            <w:pPr>
              <w:spacing w:line="226" w:lineRule="exact"/>
              <w:ind w:left="102"/>
              <w:rPr>
                <w:sz w:val="20"/>
                <w:szCs w:val="20"/>
              </w:rPr>
            </w:pPr>
            <w:r w:rsidRPr="00AB3708">
              <w:rPr>
                <w:sz w:val="20"/>
                <w:szCs w:val="20"/>
              </w:rPr>
              <w:t>Text som anger åtgärdens status. Då det är möjligt ska KV åtgärdsstatus följas. Exempel från KV åtgärdsstatus:</w:t>
            </w:r>
          </w:p>
          <w:p w14:paraId="0B403AB6" w14:textId="77777777" w:rsidR="00F4564C" w:rsidRPr="00AB3708" w:rsidRDefault="00F4564C" w:rsidP="00D068D5">
            <w:pPr>
              <w:spacing w:line="226" w:lineRule="exact"/>
              <w:ind w:left="102"/>
              <w:rPr>
                <w:sz w:val="20"/>
                <w:szCs w:val="20"/>
              </w:rPr>
            </w:pPr>
            <w:r w:rsidRPr="00AB3708">
              <w:rPr>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3A1909CC"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5102F696" w14:textId="77777777" w:rsidTr="00D068D5">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38DBF1D8" w14:textId="77777777" w:rsidR="00F4564C" w:rsidRDefault="00F4564C" w:rsidP="00D068D5">
            <w:pPr>
              <w:spacing w:line="229" w:lineRule="exact"/>
              <w:ind w:left="102"/>
              <w:rPr>
                <w:sz w:val="20"/>
                <w:szCs w:val="20"/>
              </w:rPr>
            </w:pPr>
            <w:r>
              <w:rPr>
                <w:sz w:val="20"/>
                <w:szCs w:val="20"/>
              </w:rPr>
              <w:t>…</w:t>
            </w:r>
            <w:r w:rsidRPr="00AB3708">
              <w:rPr>
                <w:sz w:val="20"/>
                <w:szCs w:val="20"/>
              </w:rPr>
              <w:t xml:space="preserve"> </w:t>
            </w:r>
            <w:proofErr w:type="spellStart"/>
            <w:r w:rsidRPr="00C55989">
              <w:rPr>
                <w:sz w:val="20"/>
                <w:szCs w:val="20"/>
              </w:rPr>
              <w:t>analysisComment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8D9B0C6" w14:textId="77777777" w:rsidR="00F4564C" w:rsidRPr="00AB3708" w:rsidRDefault="00F4564C" w:rsidP="00D068D5">
            <w:pPr>
              <w:spacing w:line="229" w:lineRule="exact"/>
              <w:ind w:left="102"/>
              <w:rPr>
                <w:sz w:val="20"/>
                <w:szCs w:val="20"/>
              </w:rPr>
            </w:pPr>
            <w:r w:rsidRPr="00AB370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5F9CCF" w14:textId="77777777" w:rsidR="00F4564C" w:rsidRPr="00AB3708" w:rsidRDefault="00F4564C" w:rsidP="00D068D5">
            <w:pPr>
              <w:spacing w:line="229" w:lineRule="exact"/>
              <w:ind w:left="102"/>
              <w:rPr>
                <w:sz w:val="20"/>
                <w:szCs w:val="20"/>
              </w:rPr>
            </w:pPr>
            <w:r w:rsidRPr="00AB3708">
              <w:rPr>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290F74DC"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2EED4678" w14:textId="77777777" w:rsidTr="00D068D5">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9BAC117" w14:textId="77777777" w:rsidR="00F4564C" w:rsidRDefault="00F4564C" w:rsidP="00D068D5">
            <w:pPr>
              <w:spacing w:line="229" w:lineRule="exact"/>
              <w:ind w:left="102"/>
              <w:rPr>
                <w:sz w:val="20"/>
                <w:szCs w:val="20"/>
              </w:rPr>
            </w:pPr>
            <w:r>
              <w:rPr>
                <w:sz w:val="20"/>
                <w:szCs w:val="20"/>
              </w:rPr>
              <w:t>…</w:t>
            </w:r>
            <w:r w:rsidRPr="00AB3708">
              <w:rPr>
                <w:sz w:val="20"/>
                <w:szCs w:val="20"/>
              </w:rPr>
              <w:t xml:space="preserve"> </w:t>
            </w:r>
            <w:r w:rsidRPr="005F3A8C">
              <w:rPr>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0C8E7F14" w14:textId="77777777" w:rsidR="00F4564C" w:rsidRPr="00AB3708" w:rsidRDefault="00F4564C" w:rsidP="00D068D5">
            <w:pPr>
              <w:spacing w:line="229" w:lineRule="exact"/>
              <w:ind w:left="102"/>
              <w:rPr>
                <w:sz w:val="20"/>
                <w:szCs w:val="20"/>
              </w:rPr>
            </w:pPr>
            <w:r w:rsidRPr="00AB370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1ADCF26" w14:textId="77777777" w:rsidR="00F4564C" w:rsidRPr="00AB3708" w:rsidRDefault="00F4564C" w:rsidP="00D068D5">
            <w:pPr>
              <w:spacing w:line="229" w:lineRule="exact"/>
              <w:ind w:left="102"/>
              <w:rPr>
                <w:sz w:val="20"/>
                <w:szCs w:val="20"/>
              </w:rPr>
            </w:pPr>
            <w:r w:rsidRPr="00AB3708">
              <w:rPr>
                <w:sz w:val="20"/>
                <w:szCs w:val="20"/>
              </w:rPr>
              <w:t>Text som beskriver vilket typ av material som användes vid analysen. Ange provmaterial i klartext. Exempel: Plasma</w:t>
            </w:r>
          </w:p>
          <w:p w14:paraId="13F0B714" w14:textId="77777777" w:rsidR="00F4564C" w:rsidRPr="00AB3708" w:rsidRDefault="00F4564C" w:rsidP="00D068D5">
            <w:pPr>
              <w:spacing w:line="229" w:lineRule="exact"/>
              <w:ind w:left="102"/>
              <w:rPr>
                <w:sz w:val="20"/>
                <w:szCs w:val="20"/>
              </w:rPr>
            </w:pPr>
            <w:r w:rsidRPr="00AB3708">
              <w:rPr>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14AC3EAE"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69D582B5" w14:textId="77777777" w:rsidTr="00D068D5">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FB53857" w14:textId="77777777" w:rsidR="00F4564C" w:rsidRDefault="00F4564C" w:rsidP="00D068D5">
            <w:pPr>
              <w:spacing w:line="229" w:lineRule="exact"/>
              <w:ind w:left="102"/>
              <w:rPr>
                <w:sz w:val="20"/>
                <w:szCs w:val="20"/>
              </w:rPr>
            </w:pPr>
            <w:r>
              <w:rPr>
                <w:sz w:val="20"/>
                <w:szCs w:val="20"/>
              </w:rPr>
              <w:t>…</w:t>
            </w:r>
            <w:r w:rsidRPr="00AB3708">
              <w:rPr>
                <w:sz w:val="20"/>
                <w:szCs w:val="20"/>
              </w:rPr>
              <w:t xml:space="preserve"> </w:t>
            </w:r>
            <w:proofErr w:type="spellStart"/>
            <w:r w:rsidRPr="005F3A8C">
              <w:rPr>
                <w:sz w:val="20"/>
                <w:szCs w:val="20"/>
              </w:rPr>
              <w:t>method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63F5E23" w14:textId="77777777" w:rsidR="00F4564C" w:rsidRPr="00AB3708" w:rsidRDefault="00F4564C" w:rsidP="00D068D5">
            <w:pPr>
              <w:spacing w:line="229" w:lineRule="exact"/>
              <w:ind w:left="102"/>
              <w:rPr>
                <w:sz w:val="20"/>
                <w:szCs w:val="20"/>
              </w:rPr>
            </w:pPr>
            <w:r w:rsidRPr="00AB370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0B3A36" w14:textId="77777777" w:rsidR="00F4564C" w:rsidRPr="00AB3708" w:rsidRDefault="00F4564C" w:rsidP="00D068D5">
            <w:pPr>
              <w:spacing w:line="229" w:lineRule="exact"/>
              <w:ind w:left="102"/>
              <w:rPr>
                <w:sz w:val="20"/>
                <w:szCs w:val="20"/>
              </w:rPr>
            </w:pPr>
            <w:r w:rsidRPr="00AB3708">
              <w:rPr>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31C4E6C3"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7E9CF383" w14:textId="77777777" w:rsidTr="00D068D5">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3F04389D" w14:textId="77777777" w:rsidR="00F4564C" w:rsidRDefault="00F4564C" w:rsidP="00D068D5">
            <w:pPr>
              <w:spacing w:line="229" w:lineRule="exact"/>
              <w:ind w:left="102"/>
              <w:rPr>
                <w:sz w:val="20"/>
                <w:szCs w:val="20"/>
              </w:rPr>
            </w:pPr>
            <w:r>
              <w:rPr>
                <w:sz w:val="20"/>
                <w:szCs w:val="20"/>
              </w:rPr>
              <w:t>…</w:t>
            </w:r>
            <w:r w:rsidRPr="00AB3708">
              <w:rPr>
                <w:sz w:val="20"/>
                <w:szCs w:val="20"/>
              </w:rPr>
              <w:t xml:space="preserve"> </w:t>
            </w:r>
            <w:proofErr w:type="spellStart"/>
            <w:r w:rsidRPr="005F3A8C">
              <w:rPr>
                <w:sz w:val="20"/>
                <w:szCs w:val="20"/>
              </w:rPr>
              <w:t>relationToAnalysis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FFCB73A" w14:textId="77777777" w:rsidR="00F4564C" w:rsidRPr="00AB3708" w:rsidRDefault="00F4564C" w:rsidP="00D068D5">
            <w:pPr>
              <w:spacing w:line="229" w:lineRule="exact"/>
              <w:ind w:left="102"/>
              <w:rPr>
                <w:sz w:val="20"/>
                <w:szCs w:val="20"/>
              </w:rPr>
            </w:pPr>
            <w:proofErr w:type="spellStart"/>
            <w:r w:rsidRPr="00AB3708">
              <w:rPr>
                <w:sz w:val="20"/>
                <w:szCs w:val="20"/>
              </w:rPr>
              <w:t>RelationToAnalysisType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D0DFDE4" w14:textId="77777777" w:rsidR="00F4564C" w:rsidRPr="00AB3708" w:rsidRDefault="00F4564C" w:rsidP="00D068D5">
            <w:pPr>
              <w:spacing w:line="229" w:lineRule="exact"/>
              <w:ind w:left="102"/>
              <w:rPr>
                <w:sz w:val="20"/>
                <w:szCs w:val="20"/>
              </w:rPr>
            </w:pPr>
            <w:r w:rsidRPr="00AB3708">
              <w:rPr>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5CD1FB27"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F4564C" w:rsidRPr="00907C9B" w14:paraId="192899F4" w14:textId="77777777" w:rsidTr="00D068D5">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6636DB74" w14:textId="77777777" w:rsidR="00F4564C" w:rsidRDefault="00F4564C" w:rsidP="00D068D5">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Pr>
                <w:sz w:val="20"/>
                <w:szCs w:val="20"/>
              </w:rPr>
              <w:t>analysisId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18DDC83" w14:textId="77777777" w:rsidR="00F4564C" w:rsidRPr="00AB3708" w:rsidRDefault="00F4564C" w:rsidP="00D068D5">
            <w:pPr>
              <w:spacing w:line="229" w:lineRule="exact"/>
              <w:ind w:left="102"/>
              <w:rPr>
                <w:sz w:val="20"/>
                <w:szCs w:val="20"/>
              </w:rPr>
            </w:pPr>
            <w:r w:rsidRPr="00AB3708">
              <w:rPr>
                <w:sz w:val="20"/>
                <w:szCs w:val="20"/>
              </w:rPr>
              <w:t>II</w:t>
            </w:r>
          </w:p>
        </w:tc>
        <w:tc>
          <w:tcPr>
            <w:tcW w:w="3969" w:type="dxa"/>
            <w:tcBorders>
              <w:top w:val="single" w:sz="5" w:space="0" w:color="000000"/>
              <w:left w:val="single" w:sz="5" w:space="0" w:color="000000"/>
              <w:bottom w:val="single" w:sz="5" w:space="0" w:color="000000"/>
              <w:right w:val="single" w:sz="5" w:space="0" w:color="000000"/>
            </w:tcBorders>
          </w:tcPr>
          <w:p w14:paraId="1A517299" w14:textId="77777777" w:rsidR="00F4564C" w:rsidRPr="00AB3708" w:rsidRDefault="00F4564C" w:rsidP="00D068D5">
            <w:pPr>
              <w:spacing w:line="229"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41A6055D" w14:textId="77777777" w:rsidR="00F4564C"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26A840F9" w14:textId="77777777" w:rsidTr="00D068D5">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45A6DEF6" w14:textId="77777777" w:rsidR="00F4564C" w:rsidRDefault="00F4564C" w:rsidP="00D068D5">
            <w:pPr>
              <w:spacing w:line="229" w:lineRule="exact"/>
              <w:ind w:left="102"/>
              <w:rPr>
                <w:sz w:val="20"/>
                <w:szCs w:val="20"/>
              </w:rPr>
            </w:pPr>
            <w:proofErr w:type="gramStart"/>
            <w:r>
              <w:rPr>
                <w:sz w:val="20"/>
                <w:szCs w:val="20"/>
              </w:rPr>
              <w:t>…..</w:t>
            </w:r>
            <w:proofErr w:type="gramEnd"/>
            <w:r>
              <w:rPr>
                <w:sz w:val="20"/>
                <w:szCs w:val="20"/>
              </w:rPr>
              <w:t xml:space="preserve"> </w:t>
            </w:r>
            <w:proofErr w:type="spellStart"/>
            <w:r>
              <w:rPr>
                <w:sz w:val="20"/>
                <w:szCs w:val="20"/>
              </w:rPr>
              <w:t>root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DC45B7C" w14:textId="77777777" w:rsidR="00F4564C" w:rsidRPr="00AB3708" w:rsidRDefault="00F4564C" w:rsidP="00D068D5">
            <w:pPr>
              <w:spacing w:line="229" w:lineRule="exact"/>
              <w:ind w:left="102"/>
              <w:rPr>
                <w:sz w:val="20"/>
                <w:szCs w:val="20"/>
              </w:rPr>
            </w:pPr>
            <w:r w:rsidRPr="00AB370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0F66EE6" w14:textId="77777777" w:rsidR="00F4564C" w:rsidRPr="00AB3708" w:rsidRDefault="00F4564C" w:rsidP="00D068D5">
            <w:pPr>
              <w:spacing w:line="229" w:lineRule="exact"/>
              <w:ind w:left="102"/>
              <w:rPr>
                <w:sz w:val="20"/>
                <w:szCs w:val="20"/>
              </w:rPr>
            </w:pPr>
            <w:r w:rsidRPr="00AB3708">
              <w:rPr>
                <w:sz w:val="20"/>
                <w:szCs w:val="20"/>
              </w:rPr>
              <w:t xml:space="preserve">UID för den organisation som tilldelar identiteten. OID för Icke-nationell identifierare </w:t>
            </w:r>
            <w:proofErr w:type="spellStart"/>
            <w:r w:rsidRPr="00AB3708">
              <w:rPr>
                <w:sz w:val="20"/>
                <w:szCs w:val="20"/>
              </w:rPr>
              <w:t>Org+lokalt</w:t>
            </w:r>
            <w:proofErr w:type="spellEnd"/>
            <w:r w:rsidRPr="00AB3708">
              <w:rPr>
                <w:sz w:val="20"/>
                <w:szCs w:val="20"/>
              </w:rPr>
              <w:t xml:space="preserve"> unikt id (1.2.752.129.2.1.2.1) kan användas</w:t>
            </w:r>
          </w:p>
        </w:tc>
        <w:tc>
          <w:tcPr>
            <w:tcW w:w="851" w:type="dxa"/>
            <w:tcBorders>
              <w:top w:val="single" w:sz="5" w:space="0" w:color="000000"/>
              <w:left w:val="single" w:sz="5" w:space="0" w:color="000000"/>
              <w:bottom w:val="single" w:sz="5" w:space="0" w:color="000000"/>
              <w:right w:val="single" w:sz="5" w:space="0" w:color="000000"/>
            </w:tcBorders>
          </w:tcPr>
          <w:p w14:paraId="69095900" w14:textId="77777777" w:rsidR="00F4564C"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07427569" w14:textId="77777777" w:rsidTr="00D068D5">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FD1607C" w14:textId="77777777" w:rsidR="00F4564C" w:rsidRDefault="00F4564C" w:rsidP="00D068D5">
            <w:pPr>
              <w:spacing w:line="229" w:lineRule="exact"/>
              <w:ind w:left="102"/>
              <w:rPr>
                <w:sz w:val="20"/>
                <w:szCs w:val="20"/>
              </w:rPr>
            </w:pPr>
            <w:proofErr w:type="gramStart"/>
            <w:r>
              <w:rPr>
                <w:sz w:val="20"/>
                <w:szCs w:val="20"/>
              </w:rPr>
              <w:t>.....</w:t>
            </w:r>
            <w:proofErr w:type="gramEnd"/>
            <w:r>
              <w:rPr>
                <w:sz w:val="20"/>
                <w:szCs w:val="20"/>
              </w:rPr>
              <w:t xml:space="preserve"> extension</w:t>
            </w:r>
          </w:p>
        </w:tc>
        <w:tc>
          <w:tcPr>
            <w:tcW w:w="1559" w:type="dxa"/>
            <w:tcBorders>
              <w:top w:val="single" w:sz="5" w:space="0" w:color="000000"/>
              <w:left w:val="single" w:sz="5" w:space="0" w:color="000000"/>
              <w:bottom w:val="single" w:sz="5" w:space="0" w:color="000000"/>
              <w:right w:val="single" w:sz="5" w:space="0" w:color="000000"/>
            </w:tcBorders>
          </w:tcPr>
          <w:p w14:paraId="3E6F2839" w14:textId="77777777" w:rsidR="00F4564C" w:rsidRPr="00AB3708" w:rsidRDefault="00F4564C" w:rsidP="00D068D5">
            <w:pPr>
              <w:spacing w:line="229" w:lineRule="exact"/>
              <w:ind w:left="102"/>
              <w:rPr>
                <w:sz w:val="20"/>
                <w:szCs w:val="20"/>
              </w:rPr>
            </w:pPr>
            <w:r w:rsidRPr="00AB370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66EEDE" w14:textId="77777777" w:rsidR="00F4564C" w:rsidRPr="00AB3708" w:rsidRDefault="00F4564C" w:rsidP="00D068D5">
            <w:pPr>
              <w:spacing w:line="229"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0CE6A487" w14:textId="77777777" w:rsidR="00F4564C"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6B46B981" w14:textId="77777777" w:rsidTr="00D068D5">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B9EF09F" w14:textId="77777777" w:rsidR="00F4564C" w:rsidRDefault="00F4564C" w:rsidP="00D068D5">
            <w:pPr>
              <w:spacing w:line="229" w:lineRule="exact"/>
              <w:ind w:left="102"/>
              <w:rPr>
                <w:sz w:val="20"/>
                <w:szCs w:val="20"/>
              </w:rPr>
            </w:pPr>
            <w:r>
              <w:rPr>
                <w:sz w:val="20"/>
                <w:szCs w:val="20"/>
              </w:rPr>
              <w:t>…</w:t>
            </w:r>
            <w:r w:rsidRPr="00AB3708">
              <w:rPr>
                <w:sz w:val="20"/>
                <w:szCs w:val="20"/>
              </w:rPr>
              <w:t xml:space="preserve"> </w:t>
            </w:r>
            <w:proofErr w:type="spellStart"/>
            <w:r w:rsidRPr="005F3A8C">
              <w:rPr>
                <w:sz w:val="20"/>
                <w:szCs w:val="20"/>
              </w:rPr>
              <w:t>analysisOutcome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B81D56F" w14:textId="77777777" w:rsidR="00F4564C" w:rsidRPr="00AB3708" w:rsidRDefault="00F4564C" w:rsidP="00D068D5">
            <w:pPr>
              <w:spacing w:line="229" w:lineRule="exact"/>
              <w:ind w:left="102"/>
              <w:rPr>
                <w:sz w:val="20"/>
                <w:szCs w:val="20"/>
              </w:rPr>
            </w:pPr>
            <w:proofErr w:type="spellStart"/>
            <w:r w:rsidRPr="00AB3708">
              <w:rPr>
                <w:sz w:val="20"/>
                <w:szCs w:val="20"/>
              </w:rPr>
              <w:t>AnalysisOutcomeType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EE5DCB6" w14:textId="77777777" w:rsidR="00F4564C" w:rsidRPr="00AB3708" w:rsidRDefault="00F4564C" w:rsidP="00D068D5">
            <w:pPr>
              <w:spacing w:line="229" w:lineRule="exact"/>
              <w:ind w:left="102"/>
              <w:rPr>
                <w:sz w:val="20"/>
                <w:szCs w:val="20"/>
              </w:rPr>
            </w:pPr>
            <w:r w:rsidRPr="00AB3708">
              <w:rPr>
                <w:sz w:val="20"/>
                <w:szCs w:val="20"/>
              </w:rPr>
              <w:t xml:space="preserve">Information om ett </w:t>
            </w:r>
            <w:proofErr w:type="gramStart"/>
            <w:r w:rsidRPr="00AB3708">
              <w:rPr>
                <w:sz w:val="20"/>
                <w:szCs w:val="20"/>
              </w:rPr>
              <w:t>resultatet</w:t>
            </w:r>
            <w:proofErr w:type="gramEnd"/>
            <w:r w:rsidRPr="00AB3708">
              <w:rPr>
                <w:sz w:val="20"/>
                <w:szCs w:val="20"/>
              </w:rPr>
              <w: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535126B4"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4545DACB" w14:textId="77777777" w:rsidTr="00D068D5">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3477C35" w14:textId="77777777" w:rsidR="00F4564C" w:rsidRDefault="00F4564C" w:rsidP="00D068D5">
            <w:pPr>
              <w:spacing w:line="229" w:lineRule="exact"/>
              <w:ind w:left="102"/>
              <w:rPr>
                <w:sz w:val="20"/>
                <w:szCs w:val="20"/>
              </w:rPr>
            </w:pPr>
            <w:proofErr w:type="gramStart"/>
            <w:r>
              <w:rPr>
                <w:sz w:val="20"/>
                <w:szCs w:val="20"/>
              </w:rPr>
              <w:lastRenderedPageBreak/>
              <w:t>….</w:t>
            </w:r>
            <w:proofErr w:type="gramEnd"/>
            <w:r w:rsidRPr="00AB3708">
              <w:rPr>
                <w:sz w:val="20"/>
                <w:szCs w:val="20"/>
              </w:rPr>
              <w:t xml:space="preserve"> </w:t>
            </w:r>
            <w:proofErr w:type="spellStart"/>
            <w:r w:rsidRPr="005F3A8C">
              <w:rPr>
                <w:sz w:val="20"/>
                <w:szCs w:val="20"/>
              </w:rPr>
              <w:t>outcomeValue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874B7EC" w14:textId="77777777" w:rsidR="00F4564C" w:rsidRPr="00AB3708" w:rsidRDefault="00F4564C" w:rsidP="00D068D5">
            <w:pPr>
              <w:spacing w:line="229" w:lineRule="exact"/>
              <w:ind w:left="102"/>
              <w:rPr>
                <w:sz w:val="20"/>
                <w:szCs w:val="20"/>
              </w:rPr>
            </w:pPr>
            <w:r w:rsidRPr="00AB370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0C0BB30" w14:textId="77777777" w:rsidR="00F4564C" w:rsidRPr="00AB3708" w:rsidRDefault="00F4564C" w:rsidP="00D068D5">
            <w:pPr>
              <w:spacing w:line="229" w:lineRule="exact"/>
              <w:ind w:left="102"/>
              <w:rPr>
                <w:sz w:val="20"/>
                <w:szCs w:val="20"/>
              </w:rPr>
            </w:pPr>
            <w:r w:rsidRPr="00AB3708">
              <w:rPr>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2CDA1434" w14:textId="77777777" w:rsidR="00F4564C"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65CB3887" w14:textId="77777777" w:rsidTr="00D068D5">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3E777A9" w14:textId="77777777" w:rsidR="00F4564C" w:rsidRDefault="00F4564C" w:rsidP="00D068D5">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F3A8C">
              <w:rPr>
                <w:sz w:val="20"/>
                <w:szCs w:val="20"/>
              </w:rPr>
              <w:t>outcomeUnit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1E6670A" w14:textId="77777777" w:rsidR="00F4564C" w:rsidRPr="00AB3708" w:rsidRDefault="00F4564C" w:rsidP="00D068D5">
            <w:pPr>
              <w:spacing w:line="229" w:lineRule="exact"/>
              <w:ind w:left="102"/>
              <w:rPr>
                <w:sz w:val="20"/>
                <w:szCs w:val="20"/>
              </w:rPr>
            </w:pPr>
            <w:r w:rsidRPr="00AB370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0B9989" w14:textId="77777777" w:rsidR="00F4564C" w:rsidRPr="00AB3708" w:rsidRDefault="00F4564C" w:rsidP="00D068D5">
            <w:pPr>
              <w:spacing w:line="229" w:lineRule="exact"/>
              <w:ind w:left="102"/>
              <w:rPr>
                <w:sz w:val="20"/>
                <w:szCs w:val="20"/>
              </w:rPr>
            </w:pPr>
            <w:r w:rsidRPr="00AB3708">
              <w:rPr>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7B0E11BB"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11A2C4B2" w14:textId="77777777" w:rsidTr="00D068D5">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0448E27" w14:textId="77777777" w:rsidR="00F4564C" w:rsidRDefault="00F4564C" w:rsidP="00D068D5">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F3A8C">
              <w:rPr>
                <w:sz w:val="20"/>
                <w:szCs w:val="20"/>
              </w:rPr>
              <w:t>observationTime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10E325B" w14:textId="77777777" w:rsidR="00F4564C" w:rsidRPr="00AB3708" w:rsidRDefault="00F4564C" w:rsidP="00D068D5">
            <w:pPr>
              <w:spacing w:line="229" w:lineRule="exact"/>
              <w:ind w:left="102"/>
              <w:rPr>
                <w:sz w:val="20"/>
                <w:szCs w:val="20"/>
              </w:rPr>
            </w:pPr>
            <w:proofErr w:type="spellStart"/>
            <w:r>
              <w:rPr>
                <w:sz w:val="20"/>
                <w:szCs w:val="20"/>
              </w:rPr>
              <w:t>TimeStampType</w:t>
            </w:r>
            <w:proofErr w:type="spellEnd"/>
          </w:p>
          <w:p w14:paraId="38AE8BC6" w14:textId="77777777" w:rsidR="00F4564C" w:rsidRPr="00AB3708" w:rsidRDefault="00F4564C" w:rsidP="00D068D5">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B35060C" w14:textId="77777777" w:rsidR="00F4564C" w:rsidRPr="00AB3708" w:rsidRDefault="00F4564C" w:rsidP="00D068D5">
            <w:pPr>
              <w:spacing w:line="229" w:lineRule="exact"/>
              <w:ind w:left="102"/>
              <w:rPr>
                <w:sz w:val="20"/>
                <w:szCs w:val="20"/>
              </w:rPr>
            </w:pPr>
            <w:r w:rsidRPr="00AB3708">
              <w:rPr>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5C35A90A"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68113EE1" w14:textId="77777777" w:rsidTr="00D068D5">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2C608EE5" w14:textId="77777777" w:rsidR="00F4564C" w:rsidRDefault="00F4564C" w:rsidP="00D068D5">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F3A8C">
              <w:rPr>
                <w:sz w:val="20"/>
                <w:szCs w:val="20"/>
              </w:rPr>
              <w:t>pathologicalFlag</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F56C3CE" w14:textId="77777777" w:rsidR="00F4564C" w:rsidRDefault="00F4564C" w:rsidP="00D068D5">
            <w:pPr>
              <w:spacing w:line="229" w:lineRule="exact"/>
              <w:ind w:left="102"/>
              <w:rPr>
                <w:sz w:val="20"/>
                <w:szCs w:val="20"/>
              </w:rPr>
            </w:pPr>
            <w:proofErr w:type="spellStart"/>
            <w:r>
              <w:rPr>
                <w:sz w:val="20"/>
                <w:szCs w:val="20"/>
              </w:rPr>
              <w:t>Bool</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EA27CCC" w14:textId="77777777" w:rsidR="00F4564C" w:rsidRPr="00AB3708" w:rsidRDefault="00F4564C" w:rsidP="00D068D5">
            <w:pPr>
              <w:spacing w:line="229" w:lineRule="exact"/>
              <w:ind w:left="102"/>
              <w:rPr>
                <w:sz w:val="20"/>
                <w:szCs w:val="20"/>
              </w:rPr>
            </w:pPr>
            <w:r w:rsidRPr="00AB3708">
              <w:rPr>
                <w:sz w:val="20"/>
                <w:szCs w:val="20"/>
              </w:rPr>
              <w:t>Kod som anger om resultatet ligger utanför referensintervall. Sant = Ja, resultatet ligger utanför referens-intervall</w:t>
            </w:r>
          </w:p>
          <w:p w14:paraId="0A9A521D" w14:textId="77777777" w:rsidR="00F4564C" w:rsidRPr="00AB3708" w:rsidRDefault="00F4564C" w:rsidP="00D068D5">
            <w:pPr>
              <w:spacing w:line="229" w:lineRule="exact"/>
              <w:ind w:left="102"/>
              <w:rPr>
                <w:sz w:val="20"/>
                <w:szCs w:val="20"/>
              </w:rPr>
            </w:pPr>
            <w:r w:rsidRPr="00AB3708">
              <w:rPr>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5D4CD842" w14:textId="77777777" w:rsidR="00F4564C"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12C0B6F5" w14:textId="77777777" w:rsidTr="00D068D5">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78A634F2" w14:textId="77777777" w:rsidR="00F4564C" w:rsidRDefault="00F4564C" w:rsidP="00D068D5">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73F5A">
              <w:rPr>
                <w:sz w:val="20"/>
                <w:szCs w:val="20"/>
              </w:rPr>
              <w:t>outcomeDescription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B4A27BF" w14:textId="77777777" w:rsidR="00F4564C" w:rsidRDefault="00F4564C" w:rsidP="00D068D5">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6E3795F" w14:textId="77777777" w:rsidR="00F4564C" w:rsidRPr="00AB3708" w:rsidRDefault="00F4564C" w:rsidP="00D068D5">
            <w:pPr>
              <w:spacing w:line="229" w:lineRule="exact"/>
              <w:ind w:left="102"/>
              <w:rPr>
                <w:sz w:val="20"/>
                <w:szCs w:val="20"/>
              </w:rPr>
            </w:pPr>
            <w:r w:rsidRPr="00AB3708">
              <w:rPr>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5FB3E0B7"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5A442C39" w14:textId="77777777" w:rsidTr="00D068D5">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06378CC1" w14:textId="77777777" w:rsidR="00F4564C" w:rsidRDefault="00F4564C" w:rsidP="00D068D5">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73F5A">
              <w:rPr>
                <w:sz w:val="20"/>
                <w:szCs w:val="20"/>
              </w:rPr>
              <w:t>referenceInterval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C1F80FD" w14:textId="77777777" w:rsidR="00F4564C" w:rsidRDefault="00F4564C" w:rsidP="00D068D5">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A41836" w14:textId="77777777" w:rsidR="00F4564C" w:rsidRPr="00AB3708" w:rsidRDefault="00F4564C" w:rsidP="00D068D5">
            <w:pPr>
              <w:spacing w:line="229" w:lineRule="exact"/>
              <w:ind w:left="102"/>
              <w:rPr>
                <w:sz w:val="20"/>
                <w:szCs w:val="20"/>
              </w:rPr>
            </w:pPr>
            <w:r w:rsidRPr="00AB3708">
              <w:rPr>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5541D98F"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1124CABE" w14:textId="77777777" w:rsidTr="00D068D5">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0461686B" w14:textId="77777777" w:rsidR="00F4564C" w:rsidRDefault="00F4564C" w:rsidP="00D068D5">
            <w:pPr>
              <w:spacing w:line="229" w:lineRule="exact"/>
              <w:ind w:left="102"/>
              <w:rPr>
                <w:sz w:val="20"/>
                <w:szCs w:val="20"/>
              </w:rPr>
            </w:pPr>
            <w:proofErr w:type="gramStart"/>
            <w:r>
              <w:rPr>
                <w:sz w:val="20"/>
                <w:szCs w:val="20"/>
              </w:rPr>
              <w:t>….</w:t>
            </w:r>
            <w:proofErr w:type="gramEnd"/>
            <w:r>
              <w:rPr>
                <w:sz w:val="20"/>
                <w:szCs w:val="20"/>
              </w:rPr>
              <w:t xml:space="preserve"> </w:t>
            </w:r>
            <w:proofErr w:type="spellStart"/>
            <w:r w:rsidRPr="00573F5A">
              <w:rPr>
                <w:sz w:val="20"/>
                <w:szCs w:val="20"/>
              </w:rPr>
              <w:t>referencePopulation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7EF7EF4" w14:textId="77777777" w:rsidR="00F4564C" w:rsidRDefault="00F4564C" w:rsidP="00D068D5">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9E62551" w14:textId="77777777" w:rsidR="00F4564C" w:rsidRPr="00AB3708" w:rsidRDefault="00F4564C" w:rsidP="00D068D5">
            <w:pPr>
              <w:spacing w:line="229" w:lineRule="exact"/>
              <w:ind w:left="102"/>
              <w:rPr>
                <w:sz w:val="20"/>
                <w:szCs w:val="20"/>
              </w:rPr>
            </w:pPr>
            <w:r w:rsidRPr="00AB3708">
              <w:rPr>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7D32639F"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132B56D4" w14:textId="77777777" w:rsidTr="00D068D5">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4B8297CA" w14:textId="77777777" w:rsidR="00F4564C" w:rsidRDefault="00F4564C" w:rsidP="00D068D5">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73F5A">
              <w:rPr>
                <w:sz w:val="20"/>
                <w:szCs w:val="20"/>
              </w:rPr>
              <w:t>referral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C060622" w14:textId="77777777" w:rsidR="00F4564C" w:rsidRDefault="00F4564C" w:rsidP="00D068D5">
            <w:pPr>
              <w:spacing w:line="229" w:lineRule="exact"/>
              <w:ind w:left="102"/>
              <w:rPr>
                <w:sz w:val="20"/>
                <w:szCs w:val="20"/>
              </w:rPr>
            </w:pPr>
            <w:proofErr w:type="spellStart"/>
            <w:r w:rsidRPr="0064343E">
              <w:rPr>
                <w:sz w:val="20"/>
                <w:szCs w:val="20"/>
              </w:rPr>
              <w:t>ReferralType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E2639D1" w14:textId="77777777" w:rsidR="00F4564C" w:rsidRPr="00AB3708" w:rsidRDefault="00F4564C" w:rsidP="00D068D5">
            <w:pPr>
              <w:spacing w:line="229" w:lineRule="exact"/>
              <w:ind w:left="102"/>
              <w:rPr>
                <w:sz w:val="20"/>
                <w:szCs w:val="20"/>
              </w:rPr>
            </w:pPr>
            <w:r w:rsidRPr="00AB3708">
              <w:rPr>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5B84DD51" w14:textId="77777777" w:rsidR="00F4564C"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6C3D8091" w14:textId="77777777" w:rsidTr="00D068D5">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00AEB3CC" w14:textId="77777777" w:rsidR="00F4564C" w:rsidRDefault="00F4564C" w:rsidP="00D068D5">
            <w:pPr>
              <w:spacing w:line="229" w:lineRule="exact"/>
              <w:ind w:left="102"/>
              <w:rPr>
                <w:sz w:val="20"/>
                <w:szCs w:val="20"/>
              </w:rPr>
            </w:pPr>
            <w:r>
              <w:rPr>
                <w:sz w:val="20"/>
                <w:szCs w:val="20"/>
              </w:rPr>
              <w:t>…</w:t>
            </w:r>
            <w:r w:rsidRPr="00AB3708">
              <w:rPr>
                <w:sz w:val="20"/>
                <w:szCs w:val="20"/>
              </w:rPr>
              <w:t xml:space="preserve"> </w:t>
            </w:r>
            <w:proofErr w:type="spellStart"/>
            <w:r>
              <w:rPr>
                <w:sz w:val="20"/>
                <w:szCs w:val="20"/>
              </w:rPr>
              <w:t>referralId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934561A" w14:textId="77777777" w:rsidR="00F4564C" w:rsidRPr="0064343E" w:rsidRDefault="00F4564C" w:rsidP="00D068D5">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D7F7BD" w14:textId="77777777" w:rsidR="00F4564C" w:rsidRPr="00AB3708" w:rsidRDefault="00F4564C" w:rsidP="00D068D5">
            <w:pPr>
              <w:spacing w:line="229" w:lineRule="exact"/>
              <w:ind w:left="102"/>
              <w:rPr>
                <w:sz w:val="20"/>
                <w:szCs w:val="20"/>
              </w:rPr>
            </w:pPr>
            <w:r w:rsidRPr="00AB3708">
              <w:rPr>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3348003A" w14:textId="77777777" w:rsidR="00F4564C" w:rsidRDefault="00F4564C" w:rsidP="00D068D5">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5096A520" w14:textId="77777777" w:rsidTr="00D068D5">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0E7A302B" w14:textId="77777777" w:rsidR="00F4564C" w:rsidRDefault="00F4564C" w:rsidP="00D068D5">
            <w:pPr>
              <w:spacing w:line="229" w:lineRule="exact"/>
              <w:ind w:left="102"/>
              <w:rPr>
                <w:sz w:val="20"/>
                <w:szCs w:val="20"/>
              </w:rPr>
            </w:pPr>
            <w:r>
              <w:rPr>
                <w:sz w:val="20"/>
                <w:szCs w:val="20"/>
              </w:rPr>
              <w:t>…</w:t>
            </w:r>
            <w:r w:rsidRPr="00AB3708">
              <w:rPr>
                <w:sz w:val="20"/>
                <w:szCs w:val="20"/>
              </w:rPr>
              <w:t xml:space="preserve"> </w:t>
            </w:r>
            <w:proofErr w:type="spellStart"/>
            <w:r w:rsidRPr="0064343E">
              <w:rPr>
                <w:sz w:val="20"/>
                <w:szCs w:val="20"/>
              </w:rPr>
              <w:t>referralReason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0968DE8" w14:textId="77777777" w:rsidR="00F4564C" w:rsidRDefault="00F4564C" w:rsidP="00D068D5">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ACEBE2C" w14:textId="77777777" w:rsidR="00F4564C" w:rsidRPr="00AB3708" w:rsidRDefault="00F4564C" w:rsidP="00D068D5">
            <w:pPr>
              <w:spacing w:line="229" w:lineRule="exact"/>
              <w:ind w:left="102"/>
              <w:rPr>
                <w:sz w:val="20"/>
                <w:szCs w:val="20"/>
              </w:rPr>
            </w:pPr>
            <w:r w:rsidRPr="00AB3708">
              <w:rPr>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58625D00" w14:textId="77777777" w:rsidR="00F4564C" w:rsidRDefault="00F4564C" w:rsidP="00D068D5">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3E498FCC" w14:textId="77777777" w:rsidR="00F4564C" w:rsidRDefault="00F4564C" w:rsidP="00F4564C"/>
    <w:p w14:paraId="6FF6A3B8" w14:textId="77777777" w:rsidR="00A77515" w:rsidRDefault="00A77515" w:rsidP="00D218F3"/>
    <w:sectPr w:rsidR="00A77515" w:rsidSect="00E823A4">
      <w:headerReference w:type="default" r:id="rId20"/>
      <w:pgSz w:w="11909" w:h="16840"/>
      <w:pgMar w:top="1480" w:right="1080" w:bottom="280" w:left="1060" w:header="907"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B273587" w14:textId="77777777" w:rsidR="00D068D5" w:rsidRDefault="00D068D5">
      <w:r>
        <w:separator/>
      </w:r>
    </w:p>
  </w:endnote>
  <w:endnote w:type="continuationSeparator" w:id="0">
    <w:p w14:paraId="6F95BF71" w14:textId="77777777" w:rsidR="00D068D5" w:rsidRDefault="00D068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ヒラギノ角ゴ Pro W3">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3A04D3AA" w14:textId="77777777" w:rsidR="00D068D5" w:rsidRDefault="00D068D5">
      <w:r>
        <w:separator/>
      </w:r>
    </w:p>
  </w:footnote>
  <w:footnote w:type="continuationSeparator" w:id="0">
    <w:p w14:paraId="31E45D69" w14:textId="77777777" w:rsidR="00D068D5" w:rsidRDefault="00D068D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9214" w:type="dxa"/>
      <w:tblLayout w:type="fixed"/>
      <w:tblLook w:val="0000" w:firstRow="0" w:lastRow="0" w:firstColumn="0" w:lastColumn="0" w:noHBand="0" w:noVBand="0"/>
    </w:tblPr>
    <w:tblGrid>
      <w:gridCol w:w="3130"/>
      <w:gridCol w:w="3236"/>
      <w:gridCol w:w="2848"/>
    </w:tblGrid>
    <w:tr w:rsidR="00D068D5" w14:paraId="35E76DF9" w14:textId="77777777" w:rsidTr="00FA580C">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5A877BF" w14:textId="77777777" w:rsidR="00D068D5" w:rsidRDefault="00D068D5"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roofErr w:type="gramStart"/>
          <w:r>
            <w:rPr>
              <w:b/>
              <w:sz w:val="24"/>
            </w:rPr>
            <w:t>clinicalprocess:healthcond</w:t>
          </w:r>
          <w:proofErr w:type="gramEnd"/>
          <w:r>
            <w:rPr>
              <w:b/>
              <w:sz w:val="24"/>
            </w:rPr>
            <w:t>:actoutcome</w:t>
          </w:r>
          <w:r w:rsidRPr="00AB288E">
            <w:rPr>
              <w:b/>
              <w:sz w:val="24"/>
            </w:rPr>
            <w:t>:2</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B06E035" w14:textId="77777777" w:rsidR="00D068D5" w:rsidRDefault="00D068D5"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 xml:space="preserve">&lt;&lt;plats </w:t>
          </w:r>
          <w:proofErr w:type="spellStart"/>
          <w:r w:rsidRPr="000406C1">
            <w:rPr>
              <w:sz w:val="24"/>
              <w:lang w:val="en-US"/>
            </w:rPr>
            <w:t>för</w:t>
          </w:r>
          <w:proofErr w:type="spellEnd"/>
          <w:r w:rsidRPr="000406C1">
            <w:rPr>
              <w:sz w:val="24"/>
              <w:lang w:val="en-US"/>
            </w:rPr>
            <w:t xml:space="preserve"> </w:t>
          </w:r>
          <w:proofErr w:type="spellStart"/>
          <w:r w:rsidRPr="000406C1">
            <w:rPr>
              <w:sz w:val="24"/>
              <w:lang w:val="en-US"/>
            </w:rPr>
            <w:t>ägarens</w:t>
          </w:r>
          <w:proofErr w:type="spellEnd"/>
          <w:r w:rsidRPr="000406C1">
            <w:rPr>
              <w:sz w:val="24"/>
              <w:lang w:val="en-US"/>
            </w:rPr>
            <w:t xml:space="preserve"> </w:t>
          </w:r>
          <w:proofErr w:type="spellStart"/>
          <w:r w:rsidRPr="000406C1">
            <w:rPr>
              <w:sz w:val="24"/>
              <w:lang w:val="en-US"/>
            </w:rPr>
            <w:t>loggo</w:t>
          </w:r>
          <w:proofErr w:type="spellEnd"/>
          <w:r w:rsidRPr="000406C1">
            <w:rPr>
              <w:sz w:val="24"/>
              <w:lang w:val="en-US"/>
            </w:rPr>
            <w:t>&gt;&gt;</w:t>
          </w:r>
          <w:r w:rsidR="00313F77">
            <w:rPr>
              <w:noProof/>
              <w:lang w:eastAsia="sv-SE"/>
            </w:rPr>
          </w:r>
          <w:r w:rsidR="00313F77">
            <w:rPr>
              <w:noProof/>
              <w:lang w:eastAsia="sv-SE"/>
            </w:rPr>
            <w:pict w14:anchorId="7DABC6BA">
              <v:shape id="_x0000_s2050"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" adj="0,,0" path="">
                <v:stroke joinstyle="round"/>
                <v:formulas/>
                <v:path o:connecttype="segments" textboxrect="@1,@1,@1,@1"/>
                <w10:wrap type="none"/>
                <w10:anchorlock/>
              </v:shape>
            </w:pict>
          </w: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1D43AFB" w14:textId="77777777" w:rsidR="00D068D5" w:rsidRDefault="00D068D5"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D068D5" w14:paraId="256CE277" w14:textId="77777777" w:rsidTr="00FA580C">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A72CB8B" w14:textId="77777777" w:rsidR="00D068D5" w:rsidRDefault="00D068D5"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70F73E0D" w14:textId="77777777" w:rsidR="00D068D5" w:rsidRDefault="00D068D5"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8147F84" w14:textId="3E4CE2F1" w:rsidR="00D068D5" w:rsidRDefault="00D068D5" w:rsidP="00025422">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Utgåva </w:t>
          </w:r>
          <w:r w:rsidR="00025422">
            <w:t>PA38</w:t>
          </w:r>
        </w:p>
      </w:tc>
    </w:tr>
    <w:tr w:rsidR="00D068D5" w14:paraId="38FBCB8D" w14:textId="77777777" w:rsidTr="00FA580C">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D38BE34" w14:textId="77777777" w:rsidR="00D068D5" w:rsidRDefault="00D068D5"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CeHis</w:t>
          </w:r>
          <w:proofErr w:type="spellEnd"/>
          <w:r>
            <w:t xml:space="preserve">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64E5BBF6" w14:textId="77777777" w:rsidR="00D068D5" w:rsidRDefault="00D068D5"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C68BBDC" w14:textId="77777777" w:rsidR="00D068D5" w:rsidRDefault="00D068D5"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313F77">
            <w:rPr>
              <w:noProof/>
            </w:rPr>
            <w:t>4</w:t>
          </w:r>
          <w:r>
            <w:rPr>
              <w:noProof/>
            </w:rPr>
            <w:fldChar w:fldCharType="end"/>
          </w:r>
          <w:r>
            <w:t xml:space="preserve"> (</w:t>
          </w:r>
          <w:r>
            <w:fldChar w:fldCharType="begin"/>
          </w:r>
          <w:r>
            <w:instrText xml:space="preserve"> NUMPAGES </w:instrText>
          </w:r>
          <w:r>
            <w:fldChar w:fldCharType="separate"/>
          </w:r>
          <w:r w:rsidR="00313F77">
            <w:rPr>
              <w:noProof/>
            </w:rPr>
            <w:t>39</w:t>
          </w:r>
          <w:r>
            <w:rPr>
              <w:noProof/>
            </w:rPr>
            <w:fldChar w:fldCharType="end"/>
          </w:r>
          <w:r>
            <w:t>)</w:t>
          </w:r>
        </w:p>
      </w:tc>
    </w:tr>
    <w:tr w:rsidR="00D068D5" w:rsidRPr="00647B65" w14:paraId="6CC44808" w14:textId="77777777" w:rsidTr="00FA580C">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2EBCB7E4" w14:textId="77777777" w:rsidR="00D068D5" w:rsidRPr="00CF3BBF" w:rsidRDefault="00D068D5"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025422">
            <w:rPr>
              <w:rFonts w:ascii="Arial" w:hAnsi="Arial" w:cs="Arial"/>
              <w:noProof/>
              <w:sz w:val="22"/>
              <w:szCs w:val="22"/>
            </w:rPr>
            <w:t>2013-09-16</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18E76D3D" w14:textId="77777777" w:rsidR="00D068D5" w:rsidRPr="00647B65" w:rsidRDefault="00D068D5" w:rsidP="004E562D"/>
      </w:tc>
      <w:tc>
        <w:tcPr>
          <w:tcW w:w="2848"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0156749C" w14:textId="77777777" w:rsidR="00D068D5" w:rsidRPr="00647B65" w:rsidRDefault="00D068D5" w:rsidP="004E562D"/>
      </w:tc>
    </w:tr>
  </w:tbl>
  <w:p w14:paraId="410C4010" w14:textId="77777777" w:rsidR="00D068D5" w:rsidRPr="008745C3" w:rsidRDefault="00D068D5" w:rsidP="008745C3">
    <w:pPr>
      <w:pStyle w:val="Sidhuvud"/>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D068D5" w14:paraId="164A138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E1F1B6A" w14:textId="77777777" w:rsidR="00D068D5" w:rsidRDefault="00D068D5"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roofErr w:type="gramStart"/>
          <w:r>
            <w:rPr>
              <w:b/>
              <w:sz w:val="24"/>
            </w:rPr>
            <w:t>clinicalprocess:healthcond</w:t>
          </w:r>
          <w:proofErr w:type="gramEnd"/>
          <w:r>
            <w:rPr>
              <w:b/>
              <w:sz w:val="24"/>
            </w:rPr>
            <w:t>:actoutcome</w:t>
          </w: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A6B7D1C" w14:textId="77777777" w:rsidR="00D068D5" w:rsidRDefault="00D068D5"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 xml:space="preserve">&lt;&lt;plats </w:t>
          </w:r>
          <w:proofErr w:type="spellStart"/>
          <w:r w:rsidRPr="000406C1">
            <w:rPr>
              <w:sz w:val="24"/>
              <w:lang w:val="en-US"/>
            </w:rPr>
            <w:t>för</w:t>
          </w:r>
          <w:proofErr w:type="spellEnd"/>
          <w:r w:rsidRPr="000406C1">
            <w:rPr>
              <w:sz w:val="24"/>
              <w:lang w:val="en-US"/>
            </w:rPr>
            <w:t xml:space="preserve"> </w:t>
          </w:r>
          <w:proofErr w:type="spellStart"/>
          <w:r w:rsidRPr="000406C1">
            <w:rPr>
              <w:sz w:val="24"/>
              <w:lang w:val="en-US"/>
            </w:rPr>
            <w:t>ägarens</w:t>
          </w:r>
          <w:proofErr w:type="spellEnd"/>
          <w:r w:rsidRPr="000406C1">
            <w:rPr>
              <w:sz w:val="24"/>
              <w:lang w:val="en-US"/>
            </w:rPr>
            <w:t xml:space="preserve"> </w:t>
          </w:r>
          <w:proofErr w:type="spellStart"/>
          <w:r w:rsidRPr="000406C1">
            <w:rPr>
              <w:sz w:val="24"/>
              <w:lang w:val="en-US"/>
            </w:rPr>
            <w:t>loggo</w:t>
          </w:r>
          <w:proofErr w:type="spellEnd"/>
          <w:r w:rsidRPr="000406C1">
            <w:rPr>
              <w:sz w:val="24"/>
              <w:lang w:val="en-US"/>
            </w:rPr>
            <w:t>&gt;&gt;</w:t>
          </w:r>
          <w:r w:rsidR="00313F77">
            <w:rPr>
              <w:noProof/>
              <w:lang w:eastAsia="sv-SE"/>
            </w:rPr>
          </w:r>
          <w:r w:rsidR="00313F77">
            <w:rPr>
              <w:noProof/>
              <w:lang w:eastAsia="sv-SE"/>
            </w:rPr>
            <w:pict w14:anchorId="42D083BE">
              <v:shape id="AutoShape 1" o:spid="_x0000_s2049"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AB7F93" w14:textId="77777777" w:rsidR="00D068D5" w:rsidRDefault="00D068D5"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D068D5" w14:paraId="59625697"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2DBF5D0" w14:textId="77777777" w:rsidR="00D068D5" w:rsidRDefault="00D068D5"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B720940" w14:textId="77777777" w:rsidR="00D068D5" w:rsidRDefault="00D068D5"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D9AA2D" w14:textId="77777777" w:rsidR="00D068D5" w:rsidRDefault="00D068D5"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PA31</w:t>
          </w:r>
        </w:p>
      </w:tc>
    </w:tr>
    <w:tr w:rsidR="00D068D5" w14:paraId="4BC0DE2C"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A0BB52" w14:textId="77777777" w:rsidR="00D068D5" w:rsidRDefault="00D068D5"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CeHis</w:t>
          </w:r>
          <w:proofErr w:type="spellEnd"/>
          <w:r>
            <w:t xml:space="preserve">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2D3EF1D0" w14:textId="77777777" w:rsidR="00D068D5" w:rsidRDefault="00D068D5"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2CF74CE" w14:textId="77777777" w:rsidR="00D068D5" w:rsidRDefault="00D068D5"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313F77">
            <w:rPr>
              <w:noProof/>
            </w:rPr>
            <w:t>33</w:t>
          </w:r>
          <w:r>
            <w:rPr>
              <w:noProof/>
            </w:rPr>
            <w:fldChar w:fldCharType="end"/>
          </w:r>
          <w:r>
            <w:t xml:space="preserve"> (</w:t>
          </w:r>
          <w:r>
            <w:fldChar w:fldCharType="begin"/>
          </w:r>
          <w:r>
            <w:instrText xml:space="preserve"> NUMPAGES </w:instrText>
          </w:r>
          <w:r>
            <w:fldChar w:fldCharType="separate"/>
          </w:r>
          <w:r w:rsidR="00313F77">
            <w:rPr>
              <w:noProof/>
            </w:rPr>
            <w:t>39</w:t>
          </w:r>
          <w:r>
            <w:rPr>
              <w:noProof/>
            </w:rPr>
            <w:fldChar w:fldCharType="end"/>
          </w:r>
          <w:r>
            <w:t>)</w:t>
          </w:r>
        </w:p>
      </w:tc>
    </w:tr>
    <w:tr w:rsidR="00D068D5" w:rsidRPr="00647B65" w14:paraId="3A42E651"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11827EF" w14:textId="77777777" w:rsidR="00D068D5" w:rsidRPr="00CF3BBF" w:rsidRDefault="00D068D5"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025422">
            <w:rPr>
              <w:rFonts w:ascii="Arial" w:hAnsi="Arial" w:cs="Arial"/>
              <w:noProof/>
              <w:sz w:val="22"/>
              <w:szCs w:val="22"/>
            </w:rPr>
            <w:t>2013-09-16</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6C0CF85" w14:textId="77777777" w:rsidR="00D068D5" w:rsidRPr="00647B65" w:rsidRDefault="00D068D5"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DE5F709" w14:textId="77777777" w:rsidR="00D068D5" w:rsidRPr="00647B65" w:rsidRDefault="00D068D5" w:rsidP="004E562D"/>
      </w:tc>
    </w:tr>
  </w:tbl>
  <w:p w14:paraId="338A874B" w14:textId="77777777" w:rsidR="00D068D5" w:rsidRPr="008745C3" w:rsidRDefault="00D068D5" w:rsidP="008745C3">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3">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4">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5">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7">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8">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9">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0">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1">
    <w:nsid w:val="4FE246C2"/>
    <w:multiLevelType w:val="multilevel"/>
    <w:tmpl w:val="A08E15CA"/>
    <w:lvl w:ilvl="0">
      <w:start w:val="1"/>
      <w:numFmt w:val="decimal"/>
      <w:pStyle w:val="Rubrik1"/>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2">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num w:numId="1">
    <w:abstractNumId w:val="11"/>
  </w:num>
  <w:num w:numId="2">
    <w:abstractNumId w:val="7"/>
  </w:num>
  <w:num w:numId="3">
    <w:abstractNumId w:val="8"/>
  </w:num>
  <w:num w:numId="4">
    <w:abstractNumId w:val="3"/>
  </w:num>
  <w:num w:numId="5">
    <w:abstractNumId w:val="10"/>
  </w:num>
  <w:num w:numId="6">
    <w:abstractNumId w:val="9"/>
  </w:num>
  <w:num w:numId="7">
    <w:abstractNumId w:val="4"/>
  </w:num>
  <w:num w:numId="8">
    <w:abstractNumId w:val="1"/>
  </w:num>
  <w:num w:numId="9">
    <w:abstractNumId w:val="12"/>
  </w:num>
  <w:num w:numId="10">
    <w:abstractNumId w:val="5"/>
  </w:num>
  <w:num w:numId="11">
    <w:abstractNumId w:val="2"/>
  </w:num>
  <w:num w:numId="12">
    <w:abstractNumId w:val="6"/>
  </w:num>
  <w:num w:numId="13">
    <w:abstractNumId w:val="0"/>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hyphenationZone w:val="425"/>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A77515"/>
    <w:rsid w:val="00000640"/>
    <w:rsid w:val="00002916"/>
    <w:rsid w:val="00002A0D"/>
    <w:rsid w:val="00002A3E"/>
    <w:rsid w:val="000066D0"/>
    <w:rsid w:val="00007114"/>
    <w:rsid w:val="00007C38"/>
    <w:rsid w:val="00010737"/>
    <w:rsid w:val="000109E4"/>
    <w:rsid w:val="00010D88"/>
    <w:rsid w:val="0001456D"/>
    <w:rsid w:val="000179DC"/>
    <w:rsid w:val="00020569"/>
    <w:rsid w:val="00020A25"/>
    <w:rsid w:val="00020C80"/>
    <w:rsid w:val="00021711"/>
    <w:rsid w:val="00025210"/>
    <w:rsid w:val="00025422"/>
    <w:rsid w:val="00025766"/>
    <w:rsid w:val="00026979"/>
    <w:rsid w:val="00027407"/>
    <w:rsid w:val="000332F4"/>
    <w:rsid w:val="00036529"/>
    <w:rsid w:val="000416BA"/>
    <w:rsid w:val="00041CC6"/>
    <w:rsid w:val="000452D2"/>
    <w:rsid w:val="00046C5C"/>
    <w:rsid w:val="00051057"/>
    <w:rsid w:val="0005173F"/>
    <w:rsid w:val="00051F47"/>
    <w:rsid w:val="000520C0"/>
    <w:rsid w:val="00056DDA"/>
    <w:rsid w:val="00057186"/>
    <w:rsid w:val="00063112"/>
    <w:rsid w:val="00066033"/>
    <w:rsid w:val="0007211A"/>
    <w:rsid w:val="00073FB0"/>
    <w:rsid w:val="000741B7"/>
    <w:rsid w:val="0008052A"/>
    <w:rsid w:val="00081DAB"/>
    <w:rsid w:val="0008258C"/>
    <w:rsid w:val="000865EC"/>
    <w:rsid w:val="0009127E"/>
    <w:rsid w:val="00091E88"/>
    <w:rsid w:val="00092028"/>
    <w:rsid w:val="000927F0"/>
    <w:rsid w:val="00092AA2"/>
    <w:rsid w:val="000A0B70"/>
    <w:rsid w:val="000A16BB"/>
    <w:rsid w:val="000A18E9"/>
    <w:rsid w:val="000A29F2"/>
    <w:rsid w:val="000A3C71"/>
    <w:rsid w:val="000A6DF8"/>
    <w:rsid w:val="000A70E9"/>
    <w:rsid w:val="000A7BB1"/>
    <w:rsid w:val="000B0BB9"/>
    <w:rsid w:val="000B1A2B"/>
    <w:rsid w:val="000B1E09"/>
    <w:rsid w:val="000B2A17"/>
    <w:rsid w:val="000B2E7A"/>
    <w:rsid w:val="000B4DDF"/>
    <w:rsid w:val="000B565A"/>
    <w:rsid w:val="000B73BE"/>
    <w:rsid w:val="000B7D68"/>
    <w:rsid w:val="000C1221"/>
    <w:rsid w:val="000C7ACA"/>
    <w:rsid w:val="000D08F4"/>
    <w:rsid w:val="000D1895"/>
    <w:rsid w:val="000D530F"/>
    <w:rsid w:val="000D577A"/>
    <w:rsid w:val="000E0765"/>
    <w:rsid w:val="000E36F5"/>
    <w:rsid w:val="000E4C00"/>
    <w:rsid w:val="000E6174"/>
    <w:rsid w:val="000F200A"/>
    <w:rsid w:val="000F45F6"/>
    <w:rsid w:val="000F6AC8"/>
    <w:rsid w:val="000F7FE4"/>
    <w:rsid w:val="001001CA"/>
    <w:rsid w:val="00100AD1"/>
    <w:rsid w:val="00102119"/>
    <w:rsid w:val="00102291"/>
    <w:rsid w:val="00102881"/>
    <w:rsid w:val="001028DD"/>
    <w:rsid w:val="00110C84"/>
    <w:rsid w:val="00111CED"/>
    <w:rsid w:val="001129CB"/>
    <w:rsid w:val="00115ED8"/>
    <w:rsid w:val="001252DA"/>
    <w:rsid w:val="001260A0"/>
    <w:rsid w:val="00127777"/>
    <w:rsid w:val="00130EFD"/>
    <w:rsid w:val="00131996"/>
    <w:rsid w:val="001350BF"/>
    <w:rsid w:val="001353D7"/>
    <w:rsid w:val="00140D4D"/>
    <w:rsid w:val="00142285"/>
    <w:rsid w:val="00142ECE"/>
    <w:rsid w:val="00143E2C"/>
    <w:rsid w:val="0015015B"/>
    <w:rsid w:val="00150696"/>
    <w:rsid w:val="00151B29"/>
    <w:rsid w:val="00154629"/>
    <w:rsid w:val="001556EB"/>
    <w:rsid w:val="0016025F"/>
    <w:rsid w:val="00160FE8"/>
    <w:rsid w:val="00162716"/>
    <w:rsid w:val="00163DBD"/>
    <w:rsid w:val="00163EFC"/>
    <w:rsid w:val="001656B7"/>
    <w:rsid w:val="00165729"/>
    <w:rsid w:val="0016683B"/>
    <w:rsid w:val="0016732F"/>
    <w:rsid w:val="00171EC2"/>
    <w:rsid w:val="001734C4"/>
    <w:rsid w:val="0018025D"/>
    <w:rsid w:val="001807E7"/>
    <w:rsid w:val="00180F30"/>
    <w:rsid w:val="0018120B"/>
    <w:rsid w:val="00184A10"/>
    <w:rsid w:val="00185AAF"/>
    <w:rsid w:val="00186C6A"/>
    <w:rsid w:val="00192899"/>
    <w:rsid w:val="001937AC"/>
    <w:rsid w:val="00193E2E"/>
    <w:rsid w:val="00194E06"/>
    <w:rsid w:val="00195758"/>
    <w:rsid w:val="00197854"/>
    <w:rsid w:val="00197A67"/>
    <w:rsid w:val="001A0FDD"/>
    <w:rsid w:val="001A1D24"/>
    <w:rsid w:val="001B0847"/>
    <w:rsid w:val="001B20EE"/>
    <w:rsid w:val="001B2474"/>
    <w:rsid w:val="001B46F4"/>
    <w:rsid w:val="001B6021"/>
    <w:rsid w:val="001B6C07"/>
    <w:rsid w:val="001C06B7"/>
    <w:rsid w:val="001C2EB1"/>
    <w:rsid w:val="001C358E"/>
    <w:rsid w:val="001C41EE"/>
    <w:rsid w:val="001C4571"/>
    <w:rsid w:val="001C497D"/>
    <w:rsid w:val="001C6105"/>
    <w:rsid w:val="001D1EEB"/>
    <w:rsid w:val="001D5ECD"/>
    <w:rsid w:val="001E69BC"/>
    <w:rsid w:val="001F15D6"/>
    <w:rsid w:val="001F2E92"/>
    <w:rsid w:val="001F55A1"/>
    <w:rsid w:val="001F5FC6"/>
    <w:rsid w:val="001F7129"/>
    <w:rsid w:val="001F7271"/>
    <w:rsid w:val="001F7860"/>
    <w:rsid w:val="0020070F"/>
    <w:rsid w:val="00201233"/>
    <w:rsid w:val="00201E01"/>
    <w:rsid w:val="00212AED"/>
    <w:rsid w:val="00212F5B"/>
    <w:rsid w:val="0021512D"/>
    <w:rsid w:val="00215156"/>
    <w:rsid w:val="002171F5"/>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69F"/>
    <w:rsid w:val="002521E7"/>
    <w:rsid w:val="002529C2"/>
    <w:rsid w:val="00252CCB"/>
    <w:rsid w:val="00253D60"/>
    <w:rsid w:val="002574EC"/>
    <w:rsid w:val="00261A82"/>
    <w:rsid w:val="00261E5F"/>
    <w:rsid w:val="00264A01"/>
    <w:rsid w:val="00270338"/>
    <w:rsid w:val="00270D14"/>
    <w:rsid w:val="00271839"/>
    <w:rsid w:val="00272A77"/>
    <w:rsid w:val="00273CD1"/>
    <w:rsid w:val="002746EF"/>
    <w:rsid w:val="00274B67"/>
    <w:rsid w:val="00275476"/>
    <w:rsid w:val="0027716C"/>
    <w:rsid w:val="00280DF3"/>
    <w:rsid w:val="00282580"/>
    <w:rsid w:val="00284303"/>
    <w:rsid w:val="00285AD9"/>
    <w:rsid w:val="0028627C"/>
    <w:rsid w:val="00286390"/>
    <w:rsid w:val="00292555"/>
    <w:rsid w:val="00292C6D"/>
    <w:rsid w:val="0029424C"/>
    <w:rsid w:val="002A2A60"/>
    <w:rsid w:val="002A432F"/>
    <w:rsid w:val="002A50B3"/>
    <w:rsid w:val="002A764C"/>
    <w:rsid w:val="002B31AC"/>
    <w:rsid w:val="002B3A73"/>
    <w:rsid w:val="002B3C3F"/>
    <w:rsid w:val="002B432C"/>
    <w:rsid w:val="002B66A6"/>
    <w:rsid w:val="002B7464"/>
    <w:rsid w:val="002C1A68"/>
    <w:rsid w:val="002C1A7B"/>
    <w:rsid w:val="002C5087"/>
    <w:rsid w:val="002C529C"/>
    <w:rsid w:val="002D1ED6"/>
    <w:rsid w:val="002D224B"/>
    <w:rsid w:val="002D389E"/>
    <w:rsid w:val="002D4D54"/>
    <w:rsid w:val="002D71D5"/>
    <w:rsid w:val="002E0BE8"/>
    <w:rsid w:val="002E1905"/>
    <w:rsid w:val="002E2583"/>
    <w:rsid w:val="002E3143"/>
    <w:rsid w:val="002E45BA"/>
    <w:rsid w:val="002E68FC"/>
    <w:rsid w:val="002F049F"/>
    <w:rsid w:val="002F3B7B"/>
    <w:rsid w:val="002F5628"/>
    <w:rsid w:val="002F616A"/>
    <w:rsid w:val="002F66D9"/>
    <w:rsid w:val="002F740C"/>
    <w:rsid w:val="002F78C3"/>
    <w:rsid w:val="003039C3"/>
    <w:rsid w:val="00303CEF"/>
    <w:rsid w:val="00305222"/>
    <w:rsid w:val="00305B68"/>
    <w:rsid w:val="003069FF"/>
    <w:rsid w:val="00306AB1"/>
    <w:rsid w:val="00307900"/>
    <w:rsid w:val="00310E8C"/>
    <w:rsid w:val="003115BB"/>
    <w:rsid w:val="00313F77"/>
    <w:rsid w:val="00313F99"/>
    <w:rsid w:val="00314C3C"/>
    <w:rsid w:val="003152B8"/>
    <w:rsid w:val="003163B8"/>
    <w:rsid w:val="00317F3D"/>
    <w:rsid w:val="00320CEC"/>
    <w:rsid w:val="00323B13"/>
    <w:rsid w:val="00323EBF"/>
    <w:rsid w:val="00331720"/>
    <w:rsid w:val="003337CF"/>
    <w:rsid w:val="00334CE3"/>
    <w:rsid w:val="00340279"/>
    <w:rsid w:val="0034250D"/>
    <w:rsid w:val="00342D3B"/>
    <w:rsid w:val="00344606"/>
    <w:rsid w:val="00344613"/>
    <w:rsid w:val="00346ABE"/>
    <w:rsid w:val="0035083B"/>
    <w:rsid w:val="003528E2"/>
    <w:rsid w:val="00352B72"/>
    <w:rsid w:val="0035518D"/>
    <w:rsid w:val="00356F55"/>
    <w:rsid w:val="00357703"/>
    <w:rsid w:val="00360977"/>
    <w:rsid w:val="00361FAF"/>
    <w:rsid w:val="00364338"/>
    <w:rsid w:val="00364F26"/>
    <w:rsid w:val="00365FAE"/>
    <w:rsid w:val="00366CC8"/>
    <w:rsid w:val="00371E15"/>
    <w:rsid w:val="003724A3"/>
    <w:rsid w:val="003751D2"/>
    <w:rsid w:val="00375A5D"/>
    <w:rsid w:val="00376F45"/>
    <w:rsid w:val="00377517"/>
    <w:rsid w:val="00377689"/>
    <w:rsid w:val="003837DD"/>
    <w:rsid w:val="0038511A"/>
    <w:rsid w:val="00386D84"/>
    <w:rsid w:val="003A1BC5"/>
    <w:rsid w:val="003A561F"/>
    <w:rsid w:val="003A59FD"/>
    <w:rsid w:val="003B0919"/>
    <w:rsid w:val="003B3E6B"/>
    <w:rsid w:val="003B4941"/>
    <w:rsid w:val="003B53D0"/>
    <w:rsid w:val="003B67A0"/>
    <w:rsid w:val="003B6BA9"/>
    <w:rsid w:val="003B7811"/>
    <w:rsid w:val="003C17D1"/>
    <w:rsid w:val="003C1F2A"/>
    <w:rsid w:val="003C2215"/>
    <w:rsid w:val="003C3A8C"/>
    <w:rsid w:val="003C7FB6"/>
    <w:rsid w:val="003D19F6"/>
    <w:rsid w:val="003D2A0F"/>
    <w:rsid w:val="003D4EC6"/>
    <w:rsid w:val="003D5A7D"/>
    <w:rsid w:val="003D6271"/>
    <w:rsid w:val="003D659E"/>
    <w:rsid w:val="003D797D"/>
    <w:rsid w:val="003E053E"/>
    <w:rsid w:val="003E0AE1"/>
    <w:rsid w:val="003E2E06"/>
    <w:rsid w:val="003E5998"/>
    <w:rsid w:val="003F056A"/>
    <w:rsid w:val="003F7E26"/>
    <w:rsid w:val="00401066"/>
    <w:rsid w:val="00402345"/>
    <w:rsid w:val="0040287F"/>
    <w:rsid w:val="004051E3"/>
    <w:rsid w:val="00405476"/>
    <w:rsid w:val="00405D7A"/>
    <w:rsid w:val="00413309"/>
    <w:rsid w:val="0041336D"/>
    <w:rsid w:val="004146E3"/>
    <w:rsid w:val="00421C24"/>
    <w:rsid w:val="004229CC"/>
    <w:rsid w:val="00426F10"/>
    <w:rsid w:val="00427BEE"/>
    <w:rsid w:val="0043113E"/>
    <w:rsid w:val="004311AC"/>
    <w:rsid w:val="004323A7"/>
    <w:rsid w:val="004401FC"/>
    <w:rsid w:val="00440331"/>
    <w:rsid w:val="0044096C"/>
    <w:rsid w:val="00443630"/>
    <w:rsid w:val="00445A0F"/>
    <w:rsid w:val="00446E41"/>
    <w:rsid w:val="004479C5"/>
    <w:rsid w:val="00451318"/>
    <w:rsid w:val="00451399"/>
    <w:rsid w:val="0045695A"/>
    <w:rsid w:val="00460C87"/>
    <w:rsid w:val="0046366E"/>
    <w:rsid w:val="004648EF"/>
    <w:rsid w:val="00465F79"/>
    <w:rsid w:val="00471991"/>
    <w:rsid w:val="00471D46"/>
    <w:rsid w:val="004742A5"/>
    <w:rsid w:val="00480EC7"/>
    <w:rsid w:val="00481BF0"/>
    <w:rsid w:val="00487B45"/>
    <w:rsid w:val="00487FB5"/>
    <w:rsid w:val="00492D03"/>
    <w:rsid w:val="0049408B"/>
    <w:rsid w:val="004A5832"/>
    <w:rsid w:val="004A5D94"/>
    <w:rsid w:val="004A622B"/>
    <w:rsid w:val="004B150D"/>
    <w:rsid w:val="004B2C5D"/>
    <w:rsid w:val="004B2DDF"/>
    <w:rsid w:val="004B3148"/>
    <w:rsid w:val="004B5DC6"/>
    <w:rsid w:val="004C1027"/>
    <w:rsid w:val="004C1943"/>
    <w:rsid w:val="004C1D1F"/>
    <w:rsid w:val="004C2742"/>
    <w:rsid w:val="004C575E"/>
    <w:rsid w:val="004D53C9"/>
    <w:rsid w:val="004D6976"/>
    <w:rsid w:val="004D7C28"/>
    <w:rsid w:val="004D7C63"/>
    <w:rsid w:val="004E0982"/>
    <w:rsid w:val="004E2512"/>
    <w:rsid w:val="004E313A"/>
    <w:rsid w:val="004E562D"/>
    <w:rsid w:val="004F0149"/>
    <w:rsid w:val="004F122C"/>
    <w:rsid w:val="004F40E4"/>
    <w:rsid w:val="004F4E80"/>
    <w:rsid w:val="00501326"/>
    <w:rsid w:val="00501D8F"/>
    <w:rsid w:val="00501DAD"/>
    <w:rsid w:val="005030CE"/>
    <w:rsid w:val="00507AC7"/>
    <w:rsid w:val="0051739C"/>
    <w:rsid w:val="00522E6E"/>
    <w:rsid w:val="00527535"/>
    <w:rsid w:val="005328D2"/>
    <w:rsid w:val="005405CB"/>
    <w:rsid w:val="005409DA"/>
    <w:rsid w:val="00541E5E"/>
    <w:rsid w:val="00544661"/>
    <w:rsid w:val="00546F3E"/>
    <w:rsid w:val="00547B4D"/>
    <w:rsid w:val="00550957"/>
    <w:rsid w:val="00551CB4"/>
    <w:rsid w:val="00552EC4"/>
    <w:rsid w:val="005533D8"/>
    <w:rsid w:val="005562D4"/>
    <w:rsid w:val="00556430"/>
    <w:rsid w:val="00556CA8"/>
    <w:rsid w:val="005570ED"/>
    <w:rsid w:val="0056009A"/>
    <w:rsid w:val="00563501"/>
    <w:rsid w:val="0056439D"/>
    <w:rsid w:val="0056603C"/>
    <w:rsid w:val="00566A0A"/>
    <w:rsid w:val="005672F7"/>
    <w:rsid w:val="00571CCB"/>
    <w:rsid w:val="00572D55"/>
    <w:rsid w:val="00573912"/>
    <w:rsid w:val="00576554"/>
    <w:rsid w:val="005801D9"/>
    <w:rsid w:val="00587378"/>
    <w:rsid w:val="00591D23"/>
    <w:rsid w:val="0059268B"/>
    <w:rsid w:val="00592AA8"/>
    <w:rsid w:val="005938E7"/>
    <w:rsid w:val="005950F1"/>
    <w:rsid w:val="00597931"/>
    <w:rsid w:val="005A2BEC"/>
    <w:rsid w:val="005A5111"/>
    <w:rsid w:val="005A5375"/>
    <w:rsid w:val="005B05DC"/>
    <w:rsid w:val="005B0992"/>
    <w:rsid w:val="005B3644"/>
    <w:rsid w:val="005B4818"/>
    <w:rsid w:val="005B5B68"/>
    <w:rsid w:val="005C1F1C"/>
    <w:rsid w:val="005C5118"/>
    <w:rsid w:val="005C6531"/>
    <w:rsid w:val="005D0D13"/>
    <w:rsid w:val="005D111E"/>
    <w:rsid w:val="005D2896"/>
    <w:rsid w:val="005E3435"/>
    <w:rsid w:val="005E4FB6"/>
    <w:rsid w:val="005E58B4"/>
    <w:rsid w:val="005E6DAC"/>
    <w:rsid w:val="005E7BF9"/>
    <w:rsid w:val="005E7E7C"/>
    <w:rsid w:val="005E7FD4"/>
    <w:rsid w:val="005F0207"/>
    <w:rsid w:val="005F1C09"/>
    <w:rsid w:val="005F3114"/>
    <w:rsid w:val="005F5787"/>
    <w:rsid w:val="005F619E"/>
    <w:rsid w:val="005F6E28"/>
    <w:rsid w:val="005F7513"/>
    <w:rsid w:val="005F77B3"/>
    <w:rsid w:val="00600735"/>
    <w:rsid w:val="006015BC"/>
    <w:rsid w:val="00604897"/>
    <w:rsid w:val="00606046"/>
    <w:rsid w:val="006067AA"/>
    <w:rsid w:val="0061006A"/>
    <w:rsid w:val="00611BFD"/>
    <w:rsid w:val="006124E6"/>
    <w:rsid w:val="00612EDB"/>
    <w:rsid w:val="006151EF"/>
    <w:rsid w:val="00616AF4"/>
    <w:rsid w:val="00617982"/>
    <w:rsid w:val="006211DE"/>
    <w:rsid w:val="0062383F"/>
    <w:rsid w:val="00624B5D"/>
    <w:rsid w:val="006273AA"/>
    <w:rsid w:val="00631033"/>
    <w:rsid w:val="006317A6"/>
    <w:rsid w:val="006369B4"/>
    <w:rsid w:val="00636C74"/>
    <w:rsid w:val="00642908"/>
    <w:rsid w:val="006462D6"/>
    <w:rsid w:val="00646A27"/>
    <w:rsid w:val="00646E78"/>
    <w:rsid w:val="00647551"/>
    <w:rsid w:val="00647E39"/>
    <w:rsid w:val="00651A9E"/>
    <w:rsid w:val="00652772"/>
    <w:rsid w:val="006550B6"/>
    <w:rsid w:val="00655567"/>
    <w:rsid w:val="00657FEF"/>
    <w:rsid w:val="006601BE"/>
    <w:rsid w:val="006605EB"/>
    <w:rsid w:val="0066320E"/>
    <w:rsid w:val="006662D0"/>
    <w:rsid w:val="006663D0"/>
    <w:rsid w:val="006671AF"/>
    <w:rsid w:val="00667DC0"/>
    <w:rsid w:val="00671330"/>
    <w:rsid w:val="00673BFA"/>
    <w:rsid w:val="00680228"/>
    <w:rsid w:val="006814C5"/>
    <w:rsid w:val="006823E5"/>
    <w:rsid w:val="006835A0"/>
    <w:rsid w:val="006864BE"/>
    <w:rsid w:val="006901FF"/>
    <w:rsid w:val="006916CC"/>
    <w:rsid w:val="00693404"/>
    <w:rsid w:val="006962FC"/>
    <w:rsid w:val="00696D02"/>
    <w:rsid w:val="006A2838"/>
    <w:rsid w:val="006A2EE0"/>
    <w:rsid w:val="006A3E21"/>
    <w:rsid w:val="006A4020"/>
    <w:rsid w:val="006A5226"/>
    <w:rsid w:val="006A5649"/>
    <w:rsid w:val="006A6A2D"/>
    <w:rsid w:val="006A7005"/>
    <w:rsid w:val="006B1876"/>
    <w:rsid w:val="006B2EF3"/>
    <w:rsid w:val="006B445A"/>
    <w:rsid w:val="006B4D5C"/>
    <w:rsid w:val="006C2C5F"/>
    <w:rsid w:val="006C302C"/>
    <w:rsid w:val="006C38A8"/>
    <w:rsid w:val="006D294D"/>
    <w:rsid w:val="006D2F38"/>
    <w:rsid w:val="006D3DE6"/>
    <w:rsid w:val="006D3F42"/>
    <w:rsid w:val="006D41EF"/>
    <w:rsid w:val="006D4501"/>
    <w:rsid w:val="006D495A"/>
    <w:rsid w:val="006D6198"/>
    <w:rsid w:val="006D7E1A"/>
    <w:rsid w:val="006E0ABB"/>
    <w:rsid w:val="006E0E4E"/>
    <w:rsid w:val="006E281D"/>
    <w:rsid w:val="006E2A3C"/>
    <w:rsid w:val="006E3C5A"/>
    <w:rsid w:val="006E41ED"/>
    <w:rsid w:val="007020FF"/>
    <w:rsid w:val="0070493F"/>
    <w:rsid w:val="00704B79"/>
    <w:rsid w:val="00713341"/>
    <w:rsid w:val="00714021"/>
    <w:rsid w:val="00716AD9"/>
    <w:rsid w:val="00723FF0"/>
    <w:rsid w:val="00724267"/>
    <w:rsid w:val="007334BD"/>
    <w:rsid w:val="00735A85"/>
    <w:rsid w:val="0073624D"/>
    <w:rsid w:val="0073777B"/>
    <w:rsid w:val="00740EAA"/>
    <w:rsid w:val="0074173D"/>
    <w:rsid w:val="00743F5C"/>
    <w:rsid w:val="007451A5"/>
    <w:rsid w:val="00745425"/>
    <w:rsid w:val="0074581C"/>
    <w:rsid w:val="00756F28"/>
    <w:rsid w:val="00761A11"/>
    <w:rsid w:val="00761DF6"/>
    <w:rsid w:val="00763101"/>
    <w:rsid w:val="00764A41"/>
    <w:rsid w:val="00766CB4"/>
    <w:rsid w:val="00767842"/>
    <w:rsid w:val="00770940"/>
    <w:rsid w:val="00773801"/>
    <w:rsid w:val="007824D8"/>
    <w:rsid w:val="007855DA"/>
    <w:rsid w:val="00785A82"/>
    <w:rsid w:val="00787276"/>
    <w:rsid w:val="007872E0"/>
    <w:rsid w:val="00790F3D"/>
    <w:rsid w:val="00793107"/>
    <w:rsid w:val="0079406E"/>
    <w:rsid w:val="007962D9"/>
    <w:rsid w:val="007971D6"/>
    <w:rsid w:val="00797ABC"/>
    <w:rsid w:val="00797E5B"/>
    <w:rsid w:val="00797F7D"/>
    <w:rsid w:val="007A49FD"/>
    <w:rsid w:val="007A512A"/>
    <w:rsid w:val="007B0D0E"/>
    <w:rsid w:val="007B7DED"/>
    <w:rsid w:val="007B7F6D"/>
    <w:rsid w:val="007C114A"/>
    <w:rsid w:val="007C21C3"/>
    <w:rsid w:val="007C3152"/>
    <w:rsid w:val="007C4DBA"/>
    <w:rsid w:val="007D026A"/>
    <w:rsid w:val="007D0F60"/>
    <w:rsid w:val="007D151F"/>
    <w:rsid w:val="007D5321"/>
    <w:rsid w:val="007D609F"/>
    <w:rsid w:val="007E29D8"/>
    <w:rsid w:val="007E6EBD"/>
    <w:rsid w:val="007E7169"/>
    <w:rsid w:val="007E7591"/>
    <w:rsid w:val="007F07EA"/>
    <w:rsid w:val="007F4AD0"/>
    <w:rsid w:val="007F53D9"/>
    <w:rsid w:val="007F5C8C"/>
    <w:rsid w:val="007F64D4"/>
    <w:rsid w:val="00800117"/>
    <w:rsid w:val="00801FDB"/>
    <w:rsid w:val="008021A9"/>
    <w:rsid w:val="00810FD4"/>
    <w:rsid w:val="0081359D"/>
    <w:rsid w:val="00815D5D"/>
    <w:rsid w:val="00816916"/>
    <w:rsid w:val="0081743E"/>
    <w:rsid w:val="00817F3D"/>
    <w:rsid w:val="0082094F"/>
    <w:rsid w:val="008211DA"/>
    <w:rsid w:val="0082241A"/>
    <w:rsid w:val="00825B8A"/>
    <w:rsid w:val="00825FB6"/>
    <w:rsid w:val="00830A4B"/>
    <w:rsid w:val="008341C9"/>
    <w:rsid w:val="00834243"/>
    <w:rsid w:val="00835228"/>
    <w:rsid w:val="0083546F"/>
    <w:rsid w:val="00836554"/>
    <w:rsid w:val="00843B20"/>
    <w:rsid w:val="00847607"/>
    <w:rsid w:val="00850BA0"/>
    <w:rsid w:val="00851BAF"/>
    <w:rsid w:val="00852BED"/>
    <w:rsid w:val="0085566A"/>
    <w:rsid w:val="00860166"/>
    <w:rsid w:val="008610CF"/>
    <w:rsid w:val="00861E0D"/>
    <w:rsid w:val="0086416C"/>
    <w:rsid w:val="008645AD"/>
    <w:rsid w:val="00866C77"/>
    <w:rsid w:val="00870D1E"/>
    <w:rsid w:val="008745C3"/>
    <w:rsid w:val="00874C8B"/>
    <w:rsid w:val="00874D07"/>
    <w:rsid w:val="00880DE6"/>
    <w:rsid w:val="00883847"/>
    <w:rsid w:val="008932CF"/>
    <w:rsid w:val="008936F1"/>
    <w:rsid w:val="00893722"/>
    <w:rsid w:val="008943A2"/>
    <w:rsid w:val="00894AEA"/>
    <w:rsid w:val="0089529E"/>
    <w:rsid w:val="00895BAF"/>
    <w:rsid w:val="00896359"/>
    <w:rsid w:val="008A62E4"/>
    <w:rsid w:val="008A69E5"/>
    <w:rsid w:val="008B0EF1"/>
    <w:rsid w:val="008B262E"/>
    <w:rsid w:val="008B29AE"/>
    <w:rsid w:val="008B6773"/>
    <w:rsid w:val="008C0EE0"/>
    <w:rsid w:val="008C24F0"/>
    <w:rsid w:val="008C6018"/>
    <w:rsid w:val="008C6F07"/>
    <w:rsid w:val="008D1986"/>
    <w:rsid w:val="008D2D89"/>
    <w:rsid w:val="008D4297"/>
    <w:rsid w:val="008D5F0D"/>
    <w:rsid w:val="008E057F"/>
    <w:rsid w:val="008E07C3"/>
    <w:rsid w:val="008E1B34"/>
    <w:rsid w:val="008E350C"/>
    <w:rsid w:val="008E3E18"/>
    <w:rsid w:val="008F3360"/>
    <w:rsid w:val="008F49F1"/>
    <w:rsid w:val="008F7B1E"/>
    <w:rsid w:val="009011E0"/>
    <w:rsid w:val="00901B82"/>
    <w:rsid w:val="00903665"/>
    <w:rsid w:val="00907C9B"/>
    <w:rsid w:val="00910943"/>
    <w:rsid w:val="00911C18"/>
    <w:rsid w:val="009122DB"/>
    <w:rsid w:val="009147EC"/>
    <w:rsid w:val="0091597F"/>
    <w:rsid w:val="00917160"/>
    <w:rsid w:val="00917F53"/>
    <w:rsid w:val="00920F2C"/>
    <w:rsid w:val="009230CA"/>
    <w:rsid w:val="009268B9"/>
    <w:rsid w:val="00931D4F"/>
    <w:rsid w:val="00931F5A"/>
    <w:rsid w:val="0094061B"/>
    <w:rsid w:val="009425DF"/>
    <w:rsid w:val="009429A2"/>
    <w:rsid w:val="00944EB3"/>
    <w:rsid w:val="009451F1"/>
    <w:rsid w:val="00945683"/>
    <w:rsid w:val="00945C04"/>
    <w:rsid w:val="00945EF8"/>
    <w:rsid w:val="009465F5"/>
    <w:rsid w:val="00946B47"/>
    <w:rsid w:val="00951B9D"/>
    <w:rsid w:val="00952338"/>
    <w:rsid w:val="009553C0"/>
    <w:rsid w:val="00955882"/>
    <w:rsid w:val="00962E09"/>
    <w:rsid w:val="0096384F"/>
    <w:rsid w:val="00963CEC"/>
    <w:rsid w:val="0096469E"/>
    <w:rsid w:val="009649C2"/>
    <w:rsid w:val="0096507E"/>
    <w:rsid w:val="00965F3F"/>
    <w:rsid w:val="0096665D"/>
    <w:rsid w:val="00975589"/>
    <w:rsid w:val="00980A16"/>
    <w:rsid w:val="00982899"/>
    <w:rsid w:val="00984724"/>
    <w:rsid w:val="00986F25"/>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3391"/>
    <w:rsid w:val="009A3CF0"/>
    <w:rsid w:val="009B2119"/>
    <w:rsid w:val="009B3B92"/>
    <w:rsid w:val="009C0BA1"/>
    <w:rsid w:val="009C5D26"/>
    <w:rsid w:val="009D1A08"/>
    <w:rsid w:val="009D1E2B"/>
    <w:rsid w:val="009D316F"/>
    <w:rsid w:val="009D428E"/>
    <w:rsid w:val="009D58E5"/>
    <w:rsid w:val="009D6066"/>
    <w:rsid w:val="009E0167"/>
    <w:rsid w:val="009E1283"/>
    <w:rsid w:val="009E144B"/>
    <w:rsid w:val="009E2A1F"/>
    <w:rsid w:val="009E32C4"/>
    <w:rsid w:val="009E6326"/>
    <w:rsid w:val="009E769B"/>
    <w:rsid w:val="009F1097"/>
    <w:rsid w:val="009F76D6"/>
    <w:rsid w:val="00A00174"/>
    <w:rsid w:val="00A0151E"/>
    <w:rsid w:val="00A038C8"/>
    <w:rsid w:val="00A03F53"/>
    <w:rsid w:val="00A10BCA"/>
    <w:rsid w:val="00A1686B"/>
    <w:rsid w:val="00A16E9A"/>
    <w:rsid w:val="00A24BE4"/>
    <w:rsid w:val="00A2758B"/>
    <w:rsid w:val="00A3049E"/>
    <w:rsid w:val="00A31BDB"/>
    <w:rsid w:val="00A32361"/>
    <w:rsid w:val="00A3347D"/>
    <w:rsid w:val="00A346BF"/>
    <w:rsid w:val="00A35C94"/>
    <w:rsid w:val="00A409A7"/>
    <w:rsid w:val="00A4120E"/>
    <w:rsid w:val="00A42091"/>
    <w:rsid w:val="00A46BC8"/>
    <w:rsid w:val="00A54106"/>
    <w:rsid w:val="00A57840"/>
    <w:rsid w:val="00A61357"/>
    <w:rsid w:val="00A6175A"/>
    <w:rsid w:val="00A6243F"/>
    <w:rsid w:val="00A63DCF"/>
    <w:rsid w:val="00A6409B"/>
    <w:rsid w:val="00A64E44"/>
    <w:rsid w:val="00A65B04"/>
    <w:rsid w:val="00A65F44"/>
    <w:rsid w:val="00A67C5C"/>
    <w:rsid w:val="00A67F52"/>
    <w:rsid w:val="00A72751"/>
    <w:rsid w:val="00A7299E"/>
    <w:rsid w:val="00A73A32"/>
    <w:rsid w:val="00A77515"/>
    <w:rsid w:val="00A82DEB"/>
    <w:rsid w:val="00A94660"/>
    <w:rsid w:val="00A95B33"/>
    <w:rsid w:val="00AA39B6"/>
    <w:rsid w:val="00AA7B7D"/>
    <w:rsid w:val="00AB119B"/>
    <w:rsid w:val="00AB14A1"/>
    <w:rsid w:val="00AB288E"/>
    <w:rsid w:val="00AB5B13"/>
    <w:rsid w:val="00AC693E"/>
    <w:rsid w:val="00AC7234"/>
    <w:rsid w:val="00AD0AAA"/>
    <w:rsid w:val="00AD0B03"/>
    <w:rsid w:val="00AD7FD6"/>
    <w:rsid w:val="00AE0615"/>
    <w:rsid w:val="00AE4681"/>
    <w:rsid w:val="00AE575C"/>
    <w:rsid w:val="00AF6927"/>
    <w:rsid w:val="00B00AED"/>
    <w:rsid w:val="00B02C77"/>
    <w:rsid w:val="00B04440"/>
    <w:rsid w:val="00B046EC"/>
    <w:rsid w:val="00B05394"/>
    <w:rsid w:val="00B06853"/>
    <w:rsid w:val="00B1002B"/>
    <w:rsid w:val="00B10B6F"/>
    <w:rsid w:val="00B10C6E"/>
    <w:rsid w:val="00B110DA"/>
    <w:rsid w:val="00B22A3B"/>
    <w:rsid w:val="00B233EA"/>
    <w:rsid w:val="00B24105"/>
    <w:rsid w:val="00B26C15"/>
    <w:rsid w:val="00B32C10"/>
    <w:rsid w:val="00B34612"/>
    <w:rsid w:val="00B37522"/>
    <w:rsid w:val="00B4003A"/>
    <w:rsid w:val="00B40600"/>
    <w:rsid w:val="00B40845"/>
    <w:rsid w:val="00B412C3"/>
    <w:rsid w:val="00B43AC4"/>
    <w:rsid w:val="00B43EE0"/>
    <w:rsid w:val="00B45360"/>
    <w:rsid w:val="00B51078"/>
    <w:rsid w:val="00B516E0"/>
    <w:rsid w:val="00B5668B"/>
    <w:rsid w:val="00B56C79"/>
    <w:rsid w:val="00B614CC"/>
    <w:rsid w:val="00B62053"/>
    <w:rsid w:val="00B62F6C"/>
    <w:rsid w:val="00B63EE5"/>
    <w:rsid w:val="00B70DAB"/>
    <w:rsid w:val="00B76355"/>
    <w:rsid w:val="00B7653F"/>
    <w:rsid w:val="00B83FEB"/>
    <w:rsid w:val="00B8411D"/>
    <w:rsid w:val="00B859FF"/>
    <w:rsid w:val="00B87898"/>
    <w:rsid w:val="00B9182A"/>
    <w:rsid w:val="00B962EF"/>
    <w:rsid w:val="00BA4402"/>
    <w:rsid w:val="00BA6EA0"/>
    <w:rsid w:val="00BB1DDF"/>
    <w:rsid w:val="00BB2E64"/>
    <w:rsid w:val="00BB69C1"/>
    <w:rsid w:val="00BB7213"/>
    <w:rsid w:val="00BB7A26"/>
    <w:rsid w:val="00BC07AD"/>
    <w:rsid w:val="00BC372E"/>
    <w:rsid w:val="00BC37A0"/>
    <w:rsid w:val="00BC38EE"/>
    <w:rsid w:val="00BC3DFF"/>
    <w:rsid w:val="00BC5B0B"/>
    <w:rsid w:val="00BC7C91"/>
    <w:rsid w:val="00BD078D"/>
    <w:rsid w:val="00BD27A5"/>
    <w:rsid w:val="00BD64F0"/>
    <w:rsid w:val="00BE0378"/>
    <w:rsid w:val="00BE5517"/>
    <w:rsid w:val="00BF0EC8"/>
    <w:rsid w:val="00BF21A3"/>
    <w:rsid w:val="00BF464F"/>
    <w:rsid w:val="00BF7AAD"/>
    <w:rsid w:val="00C015AE"/>
    <w:rsid w:val="00C0398A"/>
    <w:rsid w:val="00C04FAC"/>
    <w:rsid w:val="00C06423"/>
    <w:rsid w:val="00C11C49"/>
    <w:rsid w:val="00C1321C"/>
    <w:rsid w:val="00C139B6"/>
    <w:rsid w:val="00C27C72"/>
    <w:rsid w:val="00C31383"/>
    <w:rsid w:val="00C32098"/>
    <w:rsid w:val="00C32730"/>
    <w:rsid w:val="00C3546C"/>
    <w:rsid w:val="00C40039"/>
    <w:rsid w:val="00C40126"/>
    <w:rsid w:val="00C4060D"/>
    <w:rsid w:val="00C40753"/>
    <w:rsid w:val="00C40FF2"/>
    <w:rsid w:val="00C440C6"/>
    <w:rsid w:val="00C51F47"/>
    <w:rsid w:val="00C52E1A"/>
    <w:rsid w:val="00C52FC4"/>
    <w:rsid w:val="00C54673"/>
    <w:rsid w:val="00C55182"/>
    <w:rsid w:val="00C568FF"/>
    <w:rsid w:val="00C575C6"/>
    <w:rsid w:val="00C6105A"/>
    <w:rsid w:val="00C61DD3"/>
    <w:rsid w:val="00C627A2"/>
    <w:rsid w:val="00C6311A"/>
    <w:rsid w:val="00C6406C"/>
    <w:rsid w:val="00C65747"/>
    <w:rsid w:val="00C66849"/>
    <w:rsid w:val="00C67618"/>
    <w:rsid w:val="00C707FD"/>
    <w:rsid w:val="00C70C85"/>
    <w:rsid w:val="00C73FAD"/>
    <w:rsid w:val="00C76F0F"/>
    <w:rsid w:val="00C82E53"/>
    <w:rsid w:val="00C83967"/>
    <w:rsid w:val="00C85D99"/>
    <w:rsid w:val="00C85E9F"/>
    <w:rsid w:val="00C85EB5"/>
    <w:rsid w:val="00C85F04"/>
    <w:rsid w:val="00C8655C"/>
    <w:rsid w:val="00C87799"/>
    <w:rsid w:val="00C932A3"/>
    <w:rsid w:val="00C94CC6"/>
    <w:rsid w:val="00C9521D"/>
    <w:rsid w:val="00C96F7A"/>
    <w:rsid w:val="00CA0259"/>
    <w:rsid w:val="00CA1CC4"/>
    <w:rsid w:val="00CA2B93"/>
    <w:rsid w:val="00CA7115"/>
    <w:rsid w:val="00CA73F7"/>
    <w:rsid w:val="00CA7700"/>
    <w:rsid w:val="00CA78E0"/>
    <w:rsid w:val="00CB43BB"/>
    <w:rsid w:val="00CC15DC"/>
    <w:rsid w:val="00CC509A"/>
    <w:rsid w:val="00CC705A"/>
    <w:rsid w:val="00CD59B5"/>
    <w:rsid w:val="00CD72B3"/>
    <w:rsid w:val="00CE10D5"/>
    <w:rsid w:val="00CE1CB1"/>
    <w:rsid w:val="00CE520C"/>
    <w:rsid w:val="00CE7BF4"/>
    <w:rsid w:val="00CE7CE5"/>
    <w:rsid w:val="00CF0C08"/>
    <w:rsid w:val="00CF22ED"/>
    <w:rsid w:val="00CF3BBF"/>
    <w:rsid w:val="00D01CC3"/>
    <w:rsid w:val="00D038DD"/>
    <w:rsid w:val="00D03950"/>
    <w:rsid w:val="00D068D5"/>
    <w:rsid w:val="00D06BA1"/>
    <w:rsid w:val="00D07042"/>
    <w:rsid w:val="00D124D9"/>
    <w:rsid w:val="00D12DAD"/>
    <w:rsid w:val="00D17CC9"/>
    <w:rsid w:val="00D20BEA"/>
    <w:rsid w:val="00D21707"/>
    <w:rsid w:val="00D218F3"/>
    <w:rsid w:val="00D275EE"/>
    <w:rsid w:val="00D27C2C"/>
    <w:rsid w:val="00D30000"/>
    <w:rsid w:val="00D37294"/>
    <w:rsid w:val="00D44541"/>
    <w:rsid w:val="00D4604B"/>
    <w:rsid w:val="00D57324"/>
    <w:rsid w:val="00D606CF"/>
    <w:rsid w:val="00D615B1"/>
    <w:rsid w:val="00D61D65"/>
    <w:rsid w:val="00D627BF"/>
    <w:rsid w:val="00D635DC"/>
    <w:rsid w:val="00D63EDC"/>
    <w:rsid w:val="00D6548B"/>
    <w:rsid w:val="00D708A4"/>
    <w:rsid w:val="00D7259D"/>
    <w:rsid w:val="00D73275"/>
    <w:rsid w:val="00D74F5E"/>
    <w:rsid w:val="00D8185B"/>
    <w:rsid w:val="00D82702"/>
    <w:rsid w:val="00D82BC4"/>
    <w:rsid w:val="00D87757"/>
    <w:rsid w:val="00D905BA"/>
    <w:rsid w:val="00D9077F"/>
    <w:rsid w:val="00D90BD2"/>
    <w:rsid w:val="00D90C39"/>
    <w:rsid w:val="00D9386C"/>
    <w:rsid w:val="00DA0D8C"/>
    <w:rsid w:val="00DA2273"/>
    <w:rsid w:val="00DA2E16"/>
    <w:rsid w:val="00DA3275"/>
    <w:rsid w:val="00DA5216"/>
    <w:rsid w:val="00DA5FE7"/>
    <w:rsid w:val="00DB0D60"/>
    <w:rsid w:val="00DB245E"/>
    <w:rsid w:val="00DB264E"/>
    <w:rsid w:val="00DB47A9"/>
    <w:rsid w:val="00DC2993"/>
    <w:rsid w:val="00DC5338"/>
    <w:rsid w:val="00DD2BB2"/>
    <w:rsid w:val="00DD306F"/>
    <w:rsid w:val="00DD6544"/>
    <w:rsid w:val="00DD7951"/>
    <w:rsid w:val="00DE2CA0"/>
    <w:rsid w:val="00DE3410"/>
    <w:rsid w:val="00DE7818"/>
    <w:rsid w:val="00DF22CB"/>
    <w:rsid w:val="00DF2847"/>
    <w:rsid w:val="00DF3595"/>
    <w:rsid w:val="00DF364C"/>
    <w:rsid w:val="00DF3C47"/>
    <w:rsid w:val="00DF47CC"/>
    <w:rsid w:val="00DF4B15"/>
    <w:rsid w:val="00DF5695"/>
    <w:rsid w:val="00DF6727"/>
    <w:rsid w:val="00DF7245"/>
    <w:rsid w:val="00E00BEC"/>
    <w:rsid w:val="00E01343"/>
    <w:rsid w:val="00E033E4"/>
    <w:rsid w:val="00E04B1A"/>
    <w:rsid w:val="00E07EF2"/>
    <w:rsid w:val="00E13752"/>
    <w:rsid w:val="00E16DBB"/>
    <w:rsid w:val="00E16FC2"/>
    <w:rsid w:val="00E17396"/>
    <w:rsid w:val="00E223C7"/>
    <w:rsid w:val="00E22746"/>
    <w:rsid w:val="00E22BFD"/>
    <w:rsid w:val="00E25DC6"/>
    <w:rsid w:val="00E32107"/>
    <w:rsid w:val="00E324A6"/>
    <w:rsid w:val="00E347F9"/>
    <w:rsid w:val="00E352A0"/>
    <w:rsid w:val="00E35457"/>
    <w:rsid w:val="00E35692"/>
    <w:rsid w:val="00E41D2D"/>
    <w:rsid w:val="00E423EE"/>
    <w:rsid w:val="00E433A3"/>
    <w:rsid w:val="00E43CAB"/>
    <w:rsid w:val="00E505EB"/>
    <w:rsid w:val="00E51430"/>
    <w:rsid w:val="00E523B7"/>
    <w:rsid w:val="00E542EE"/>
    <w:rsid w:val="00E546AE"/>
    <w:rsid w:val="00E61D96"/>
    <w:rsid w:val="00E62A3E"/>
    <w:rsid w:val="00E63128"/>
    <w:rsid w:val="00E6322E"/>
    <w:rsid w:val="00E63305"/>
    <w:rsid w:val="00E658CC"/>
    <w:rsid w:val="00E73255"/>
    <w:rsid w:val="00E73887"/>
    <w:rsid w:val="00E73E21"/>
    <w:rsid w:val="00E73E2E"/>
    <w:rsid w:val="00E74D83"/>
    <w:rsid w:val="00E763DE"/>
    <w:rsid w:val="00E763E6"/>
    <w:rsid w:val="00E81C95"/>
    <w:rsid w:val="00E823A4"/>
    <w:rsid w:val="00E834C2"/>
    <w:rsid w:val="00E843CD"/>
    <w:rsid w:val="00E87DDD"/>
    <w:rsid w:val="00E91098"/>
    <w:rsid w:val="00E94DD2"/>
    <w:rsid w:val="00E96583"/>
    <w:rsid w:val="00E9786C"/>
    <w:rsid w:val="00EA01FA"/>
    <w:rsid w:val="00EA07BF"/>
    <w:rsid w:val="00EA14B3"/>
    <w:rsid w:val="00EA270E"/>
    <w:rsid w:val="00EB1732"/>
    <w:rsid w:val="00EB1C14"/>
    <w:rsid w:val="00EB222C"/>
    <w:rsid w:val="00EB316D"/>
    <w:rsid w:val="00EB5C48"/>
    <w:rsid w:val="00EC4DC8"/>
    <w:rsid w:val="00EC5218"/>
    <w:rsid w:val="00EC613C"/>
    <w:rsid w:val="00EC7F88"/>
    <w:rsid w:val="00ED69CA"/>
    <w:rsid w:val="00ED6C32"/>
    <w:rsid w:val="00EE120E"/>
    <w:rsid w:val="00EE2E90"/>
    <w:rsid w:val="00EE54A0"/>
    <w:rsid w:val="00EE5B1C"/>
    <w:rsid w:val="00EE7BD6"/>
    <w:rsid w:val="00EF3FCD"/>
    <w:rsid w:val="00EF4641"/>
    <w:rsid w:val="00EF4A67"/>
    <w:rsid w:val="00EF7DF9"/>
    <w:rsid w:val="00F00DAB"/>
    <w:rsid w:val="00F03593"/>
    <w:rsid w:val="00F075B0"/>
    <w:rsid w:val="00F10B0D"/>
    <w:rsid w:val="00F113A0"/>
    <w:rsid w:val="00F12A12"/>
    <w:rsid w:val="00F159E1"/>
    <w:rsid w:val="00F15ABB"/>
    <w:rsid w:val="00F23707"/>
    <w:rsid w:val="00F2640A"/>
    <w:rsid w:val="00F26890"/>
    <w:rsid w:val="00F26F28"/>
    <w:rsid w:val="00F26FB3"/>
    <w:rsid w:val="00F314AE"/>
    <w:rsid w:val="00F31C08"/>
    <w:rsid w:val="00F33246"/>
    <w:rsid w:val="00F4114B"/>
    <w:rsid w:val="00F424E1"/>
    <w:rsid w:val="00F4564C"/>
    <w:rsid w:val="00F45A5F"/>
    <w:rsid w:val="00F51C9D"/>
    <w:rsid w:val="00F5351E"/>
    <w:rsid w:val="00F53C52"/>
    <w:rsid w:val="00F54CBF"/>
    <w:rsid w:val="00F558DF"/>
    <w:rsid w:val="00F56437"/>
    <w:rsid w:val="00F571C2"/>
    <w:rsid w:val="00F61C57"/>
    <w:rsid w:val="00F61C85"/>
    <w:rsid w:val="00F6538E"/>
    <w:rsid w:val="00F729F5"/>
    <w:rsid w:val="00F73613"/>
    <w:rsid w:val="00F74A42"/>
    <w:rsid w:val="00F766C8"/>
    <w:rsid w:val="00F76C6E"/>
    <w:rsid w:val="00F76F90"/>
    <w:rsid w:val="00F76FDE"/>
    <w:rsid w:val="00F777B0"/>
    <w:rsid w:val="00F779A8"/>
    <w:rsid w:val="00F80F3C"/>
    <w:rsid w:val="00F82472"/>
    <w:rsid w:val="00F82E13"/>
    <w:rsid w:val="00F83664"/>
    <w:rsid w:val="00F845D2"/>
    <w:rsid w:val="00F854DE"/>
    <w:rsid w:val="00F91D89"/>
    <w:rsid w:val="00F93973"/>
    <w:rsid w:val="00F93BB8"/>
    <w:rsid w:val="00F96017"/>
    <w:rsid w:val="00F97792"/>
    <w:rsid w:val="00FA234B"/>
    <w:rsid w:val="00FA36EE"/>
    <w:rsid w:val="00FA3ACD"/>
    <w:rsid w:val="00FA40E6"/>
    <w:rsid w:val="00FA580C"/>
    <w:rsid w:val="00FA7909"/>
    <w:rsid w:val="00FB0CB4"/>
    <w:rsid w:val="00FB0E6E"/>
    <w:rsid w:val="00FB2B03"/>
    <w:rsid w:val="00FB2C42"/>
    <w:rsid w:val="00FB2D90"/>
    <w:rsid w:val="00FB3DCF"/>
    <w:rsid w:val="00FB4967"/>
    <w:rsid w:val="00FB5FCD"/>
    <w:rsid w:val="00FB633F"/>
    <w:rsid w:val="00FB7575"/>
    <w:rsid w:val="00FB7607"/>
    <w:rsid w:val="00FC1351"/>
    <w:rsid w:val="00FC175C"/>
    <w:rsid w:val="00FC2FC1"/>
    <w:rsid w:val="00FC4708"/>
    <w:rsid w:val="00FC5C68"/>
    <w:rsid w:val="00FC7091"/>
    <w:rsid w:val="00FC763F"/>
    <w:rsid w:val="00FC778B"/>
    <w:rsid w:val="00FD0F30"/>
    <w:rsid w:val="00FD2A8E"/>
    <w:rsid w:val="00FD49B0"/>
    <w:rsid w:val="00FD4B14"/>
    <w:rsid w:val="00FD646A"/>
    <w:rsid w:val="00FD7A55"/>
    <w:rsid w:val="00FD7CD9"/>
    <w:rsid w:val="00FE2B3C"/>
    <w:rsid w:val="00FE377D"/>
    <w:rsid w:val="00FE4914"/>
    <w:rsid w:val="00FE5042"/>
    <w:rsid w:val="00FE576C"/>
    <w:rsid w:val="00FE7445"/>
    <w:rsid w:val="00FF0170"/>
    <w:rsid w:val="00FF0BC9"/>
    <w:rsid w:val="00FF0C5F"/>
    <w:rsid w:val="00FF475D"/>
    <w:rsid w:val="00FF78A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3"/>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Innehll1">
    <w:name w:val="toc 1"/>
    <w:basedOn w:val="Normal"/>
    <w:uiPriority w:val="39"/>
    <w:qFormat/>
    <w:rsid w:val="004311AC"/>
    <w:pPr>
      <w:widowControl w:val="0"/>
      <w:ind w:left="1347" w:hanging="480"/>
    </w:pPr>
    <w:rPr>
      <w:rFonts w:cstheme="minorBidi"/>
      <w:lang w:eastAsia="en-US"/>
    </w:rPr>
  </w:style>
  <w:style w:type="paragraph" w:styleId="Brdtext">
    <w:name w:val="Body Text"/>
    <w:basedOn w:val="Normal"/>
    <w:link w:val="BrdtextChar"/>
    <w:uiPriority w:val="1"/>
    <w:qFormat/>
    <w:rsid w:val="004311AC"/>
    <w:pPr>
      <w:widowControl w:val="0"/>
      <w:ind w:left="867"/>
    </w:pPr>
    <w:rPr>
      <w:rFonts w:cstheme="minorBidi"/>
      <w:lang w:eastAsia="en-US"/>
    </w:rPr>
  </w:style>
  <w:style w:type="paragraph" w:styleId="Liststycke">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481BF0"/>
    <w:pPr>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A0151E"/>
    <w:pPr>
      <w:numPr>
        <w:ilvl w:val="1"/>
      </w:numPr>
      <w:ind w:left="792" w:hanging="432"/>
    </w:pPr>
    <w:rPr>
      <w:spacing w:val="0"/>
    </w:rPr>
  </w:style>
  <w:style w:type="character" w:customStyle="1" w:styleId="BrdtextChar">
    <w:name w:val="Brödtext Char"/>
    <w:basedOn w:val="Standardstycketypsnitt"/>
    <w:link w:val="Brdtext"/>
    <w:uiPriority w:val="1"/>
    <w:rsid w:val="006D294D"/>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6D495A"/>
    <w:pPr>
      <w:ind w:left="240"/>
    </w:pPr>
  </w:style>
  <w:style w:type="paragraph" w:styleId="Innehll3">
    <w:name w:val="toc 3"/>
    <w:basedOn w:val="Normal"/>
    <w:next w:val="Normal"/>
    <w:autoRedefine/>
    <w:uiPriority w:val="39"/>
    <w:unhideWhenUsed/>
    <w:rsid w:val="006D495A"/>
    <w:pPr>
      <w:ind w:left="480"/>
    </w:pPr>
  </w:style>
  <w:style w:type="paragraph" w:styleId="Innehll4">
    <w:name w:val="toc 4"/>
    <w:basedOn w:val="Normal"/>
    <w:next w:val="Normal"/>
    <w:autoRedefine/>
    <w:uiPriority w:val="39"/>
    <w:unhideWhenUsed/>
    <w:rsid w:val="006D495A"/>
    <w:pPr>
      <w:ind w:left="720"/>
    </w:pPr>
  </w:style>
  <w:style w:type="paragraph" w:styleId="Innehll5">
    <w:name w:val="toc 5"/>
    <w:basedOn w:val="Normal"/>
    <w:next w:val="Normal"/>
    <w:autoRedefine/>
    <w:uiPriority w:val="39"/>
    <w:unhideWhenUsed/>
    <w:rsid w:val="006D495A"/>
    <w:pPr>
      <w:ind w:left="960"/>
    </w:pPr>
  </w:style>
  <w:style w:type="paragraph" w:styleId="Innehll6">
    <w:name w:val="toc 6"/>
    <w:basedOn w:val="Normal"/>
    <w:next w:val="Normal"/>
    <w:autoRedefine/>
    <w:uiPriority w:val="39"/>
    <w:unhideWhenUsed/>
    <w:rsid w:val="006D495A"/>
    <w:pPr>
      <w:ind w:left="1200"/>
    </w:pPr>
  </w:style>
  <w:style w:type="paragraph" w:styleId="Innehll7">
    <w:name w:val="toc 7"/>
    <w:basedOn w:val="Normal"/>
    <w:next w:val="Normal"/>
    <w:autoRedefine/>
    <w:uiPriority w:val="39"/>
    <w:unhideWhenUsed/>
    <w:rsid w:val="006D495A"/>
    <w:pPr>
      <w:ind w:left="1440"/>
    </w:pPr>
  </w:style>
  <w:style w:type="paragraph" w:styleId="Innehll8">
    <w:name w:val="toc 8"/>
    <w:basedOn w:val="Normal"/>
    <w:next w:val="Normal"/>
    <w:autoRedefine/>
    <w:uiPriority w:val="39"/>
    <w:unhideWhenUsed/>
    <w:rsid w:val="006D495A"/>
    <w:pPr>
      <w:ind w:left="1680"/>
    </w:pPr>
  </w:style>
  <w:style w:type="paragraph" w:styleId="Innehll9">
    <w:name w:val="toc 9"/>
    <w:basedOn w:val="Normal"/>
    <w:next w:val="Normal"/>
    <w:autoRedefine/>
    <w:uiPriority w:val="39"/>
    <w:unhideWhenUsed/>
    <w:rsid w:val="006D495A"/>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uiPriority w:val="1"/>
    <w:qFormat/>
    <w:pPr>
      <w:widowControl w:val="0"/>
      <w:ind w:left="867"/>
    </w:pPr>
    <w:rPr>
      <w:rFonts w:cstheme="minorBidi"/>
      <w:lang w:eastAsia="en-US"/>
    </w:rPr>
  </w:style>
  <w:style w:type="paragraph" w:styleId="Liststycke">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F12A12"/>
    <w:pPr>
      <w:numPr>
        <w:ilvl w:val="1"/>
        <w:numId w:val="1"/>
      </w:numPr>
      <w:tabs>
        <w:tab w:val="left" w:pos="1299"/>
      </w:tabs>
      <w:ind w:left="792" w:hanging="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eader" Target="head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unitsofmeasure.org/ucum.html" TargetMode="External"/><Relationship Id="rId18" Type="http://schemas.openxmlformats.org/officeDocument/2006/relationships/image" Target="media/image9.png"/><Relationship Id="rId19" Type="http://schemas.openxmlformats.org/officeDocument/2006/relationships/hyperlink" Target="http://www.inera.se/Documents/TJANSTER_PROJEKT/Katalogtjanst_HSA/Innehall/hsa_innehall_befattning.pdf"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3433</TotalTime>
  <Pages>39</Pages>
  <Words>9778</Words>
  <Characters>51825</Characters>
  <Application>Microsoft Macintosh Word</Application>
  <DocSecurity>0</DocSecurity>
  <Lines>431</Lines>
  <Paragraphs>122</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61481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Jacob Tardell</cp:lastModifiedBy>
  <cp:revision>440</cp:revision>
  <cp:lastPrinted>2013-02-07T13:14:00Z</cp:lastPrinted>
  <dcterms:created xsi:type="dcterms:W3CDTF">2013-03-27T14:15:00Z</dcterms:created>
  <dcterms:modified xsi:type="dcterms:W3CDTF">2013-09-16T16:10:00Z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