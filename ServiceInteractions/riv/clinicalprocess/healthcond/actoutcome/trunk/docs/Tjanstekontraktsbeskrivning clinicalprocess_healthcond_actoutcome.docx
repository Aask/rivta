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D76FD4" w:rsidP="00F25F5B">
      <w:pPr>
        <w:tabs>
          <w:tab w:val="left" w:pos="2552"/>
        </w:tabs>
        <w:spacing w:line="240" w:lineRule="auto"/>
        <w:jc w:val="center"/>
        <w:rPr>
          <w:sz w:val="48"/>
          <w:szCs w:val="48"/>
        </w:rPr>
      </w:pPr>
      <w:fldSimple w:instr=" TITLE   \* MERGEFORMAT ">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131C681"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D76FD4" w:rsidRPr="00D76FD4">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r w:rsidR="00D76FD4" w:rsidRPr="00D76FD4">
        <w:rPr>
          <w:rFonts w:ascii="Arial" w:hAnsi="Arial"/>
          <w:b/>
          <w:sz w:val="36"/>
          <w:szCs w:val="36"/>
        </w:rPr>
        <w:t>1</w:t>
      </w:r>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RC1</w:t>
      </w:r>
    </w:p>
    <w:p w14:paraId="5659363F" w14:textId="77777777" w:rsidR="002D631E" w:rsidRDefault="002D631E" w:rsidP="00F25F5B">
      <w:pPr>
        <w:tabs>
          <w:tab w:val="left" w:pos="2552"/>
        </w:tabs>
        <w:spacing w:line="240" w:lineRule="auto"/>
        <w:jc w:val="center"/>
        <w:rPr>
          <w:sz w:val="32"/>
          <w:szCs w:val="32"/>
        </w:rPr>
      </w:pPr>
    </w:p>
    <w:p w14:paraId="37830127" w14:textId="4085756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14-02-18</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33DCB216" w14:textId="77777777" w:rsidR="009866B4"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9866B4">
            <w:rPr>
              <w:noProof/>
            </w:rPr>
            <w:t>1</w:t>
          </w:r>
          <w:r w:rsidR="009866B4">
            <w:rPr>
              <w:rFonts w:asciiTheme="minorHAnsi" w:eastAsiaTheme="minorEastAsia" w:hAnsiTheme="minorHAnsi" w:cstheme="minorBidi"/>
              <w:noProof/>
              <w:sz w:val="24"/>
              <w:szCs w:val="24"/>
              <w:lang w:val="en-US" w:eastAsia="ja-JP"/>
            </w:rPr>
            <w:tab/>
          </w:r>
          <w:r w:rsidR="009866B4">
            <w:rPr>
              <w:noProof/>
            </w:rPr>
            <w:t>Inledning</w:t>
          </w:r>
          <w:r w:rsidR="009866B4">
            <w:rPr>
              <w:noProof/>
            </w:rPr>
            <w:tab/>
          </w:r>
          <w:r w:rsidR="009866B4">
            <w:rPr>
              <w:noProof/>
            </w:rPr>
            <w:fldChar w:fldCharType="begin"/>
          </w:r>
          <w:r w:rsidR="009866B4">
            <w:rPr>
              <w:noProof/>
            </w:rPr>
            <w:instrText xml:space="preserve"> PAGEREF _Toc254367724 \h </w:instrText>
          </w:r>
          <w:r w:rsidR="009866B4">
            <w:rPr>
              <w:noProof/>
            </w:rPr>
          </w:r>
          <w:r w:rsidR="009866B4">
            <w:rPr>
              <w:noProof/>
            </w:rPr>
            <w:fldChar w:fldCharType="separate"/>
          </w:r>
          <w:r w:rsidR="009866B4">
            <w:rPr>
              <w:noProof/>
            </w:rPr>
            <w:t>10</w:t>
          </w:r>
          <w:r w:rsidR="009866B4">
            <w:rPr>
              <w:noProof/>
            </w:rPr>
            <w:fldChar w:fldCharType="end"/>
          </w:r>
        </w:p>
        <w:p w14:paraId="34A8D261" w14:textId="77777777" w:rsidR="009866B4" w:rsidRDefault="009866B4">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_Toc254367725 \h </w:instrText>
          </w:r>
          <w:r>
            <w:rPr>
              <w:noProof/>
            </w:rPr>
          </w:r>
          <w:r>
            <w:rPr>
              <w:noProof/>
            </w:rPr>
            <w:fldChar w:fldCharType="separate"/>
          </w:r>
          <w:r>
            <w:rPr>
              <w:noProof/>
            </w:rPr>
            <w:t>11</w:t>
          </w:r>
          <w:r>
            <w:rPr>
              <w:noProof/>
            </w:rPr>
            <w:fldChar w:fldCharType="end"/>
          </w:r>
        </w:p>
        <w:p w14:paraId="4B9BABA7" w14:textId="127E6181" w:rsidR="009866B4" w:rsidRDefault="009866B4">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5059C5">
            <w:rPr>
              <w:b/>
              <w:noProof/>
              <w:color w:val="76923C" w:themeColor="accent3" w:themeShade="BF"/>
            </w:rPr>
            <w:t>2</w:t>
          </w:r>
          <w:r>
            <w:rPr>
              <w:noProof/>
            </w:rPr>
            <w:t>.</w:t>
          </w:r>
          <w:r>
            <w:rPr>
              <w:b/>
              <w:noProof/>
              <w:color w:val="76923C" w:themeColor="accent3" w:themeShade="BF"/>
            </w:rPr>
            <w:t>1.RC1</w:t>
          </w:r>
          <w:r>
            <w:rPr>
              <w:noProof/>
            </w:rPr>
            <w:tab/>
          </w:r>
          <w:r>
            <w:rPr>
              <w:noProof/>
            </w:rPr>
            <w:fldChar w:fldCharType="begin"/>
          </w:r>
          <w:r>
            <w:rPr>
              <w:noProof/>
            </w:rPr>
            <w:instrText xml:space="preserve"> PAGEREF _Toc254367726 \h </w:instrText>
          </w:r>
          <w:r>
            <w:rPr>
              <w:noProof/>
            </w:rPr>
          </w:r>
          <w:r>
            <w:rPr>
              <w:noProof/>
            </w:rPr>
            <w:fldChar w:fldCharType="separate"/>
          </w:r>
          <w:r>
            <w:rPr>
              <w:noProof/>
            </w:rPr>
            <w:t>11</w:t>
          </w:r>
          <w:r>
            <w:rPr>
              <w:noProof/>
            </w:rPr>
            <w:fldChar w:fldCharType="end"/>
          </w:r>
        </w:p>
        <w:p w14:paraId="2E150C65" w14:textId="77777777" w:rsidR="009866B4" w:rsidRDefault="009866B4">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_Toc254367727 \h </w:instrText>
          </w:r>
          <w:r>
            <w:rPr>
              <w:noProof/>
            </w:rPr>
          </w:r>
          <w:r>
            <w:rPr>
              <w:noProof/>
            </w:rPr>
            <w:fldChar w:fldCharType="separate"/>
          </w:r>
          <w:r>
            <w:rPr>
              <w:noProof/>
            </w:rPr>
            <w:t>11</w:t>
          </w:r>
          <w:r>
            <w:rPr>
              <w:noProof/>
            </w:rPr>
            <w:fldChar w:fldCharType="end"/>
          </w:r>
        </w:p>
        <w:p w14:paraId="788959A7"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_Toc254367728 \h </w:instrText>
          </w:r>
          <w:r>
            <w:rPr>
              <w:noProof/>
            </w:rPr>
          </w:r>
          <w:r>
            <w:rPr>
              <w:noProof/>
            </w:rPr>
            <w:fldChar w:fldCharType="separate"/>
          </w:r>
          <w:r>
            <w:rPr>
              <w:noProof/>
            </w:rPr>
            <w:t>11</w:t>
          </w:r>
          <w:r>
            <w:rPr>
              <w:noProof/>
            </w:rPr>
            <w:fldChar w:fldCharType="end"/>
          </w:r>
        </w:p>
        <w:p w14:paraId="48414923" w14:textId="77777777" w:rsidR="009866B4" w:rsidRDefault="009866B4">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_Toc254367729 \h </w:instrText>
          </w:r>
          <w:r>
            <w:rPr>
              <w:noProof/>
            </w:rPr>
          </w:r>
          <w:r>
            <w:rPr>
              <w:noProof/>
            </w:rPr>
            <w:fldChar w:fldCharType="separate"/>
          </w:r>
          <w:r>
            <w:rPr>
              <w:noProof/>
            </w:rPr>
            <w:t>11</w:t>
          </w:r>
          <w:r>
            <w:rPr>
              <w:noProof/>
            </w:rPr>
            <w:fldChar w:fldCharType="end"/>
          </w:r>
        </w:p>
        <w:p w14:paraId="0B9FAC18" w14:textId="77777777" w:rsidR="009866B4" w:rsidRDefault="009866B4">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_Toc254367730 \h </w:instrText>
          </w:r>
          <w:r>
            <w:rPr>
              <w:noProof/>
            </w:rPr>
          </w:r>
          <w:r>
            <w:rPr>
              <w:noProof/>
            </w:rPr>
            <w:fldChar w:fldCharType="separate"/>
          </w:r>
          <w:r>
            <w:rPr>
              <w:noProof/>
            </w:rPr>
            <w:t>12</w:t>
          </w:r>
          <w:r>
            <w:rPr>
              <w:noProof/>
            </w:rPr>
            <w:fldChar w:fldCharType="end"/>
          </w:r>
        </w:p>
        <w:p w14:paraId="0799C92C"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_Toc254367731 \h </w:instrText>
          </w:r>
          <w:r>
            <w:rPr>
              <w:noProof/>
            </w:rPr>
          </w:r>
          <w:r>
            <w:rPr>
              <w:noProof/>
            </w:rPr>
            <w:fldChar w:fldCharType="separate"/>
          </w:r>
          <w:r>
            <w:rPr>
              <w:noProof/>
            </w:rPr>
            <w:t>12</w:t>
          </w:r>
          <w:r>
            <w:rPr>
              <w:noProof/>
            </w:rPr>
            <w:fldChar w:fldCharType="end"/>
          </w:r>
        </w:p>
        <w:p w14:paraId="31C75628" w14:textId="77777777" w:rsidR="009866B4" w:rsidRDefault="009866B4">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_Toc254367732 \h </w:instrText>
          </w:r>
          <w:r>
            <w:rPr>
              <w:noProof/>
            </w:rPr>
          </w:r>
          <w:r>
            <w:rPr>
              <w:noProof/>
            </w:rPr>
            <w:fldChar w:fldCharType="separate"/>
          </w:r>
          <w:r>
            <w:rPr>
              <w:noProof/>
            </w:rPr>
            <w:t>12</w:t>
          </w:r>
          <w:r>
            <w:rPr>
              <w:noProof/>
            </w:rPr>
            <w:fldChar w:fldCharType="end"/>
          </w:r>
        </w:p>
        <w:p w14:paraId="474106B6" w14:textId="77777777" w:rsidR="009866B4" w:rsidRDefault="009866B4">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_Toc254367733 \h </w:instrText>
          </w:r>
          <w:r>
            <w:rPr>
              <w:noProof/>
            </w:rPr>
          </w:r>
          <w:r>
            <w:rPr>
              <w:noProof/>
            </w:rPr>
            <w:fldChar w:fldCharType="separate"/>
          </w:r>
          <w:r>
            <w:rPr>
              <w:noProof/>
            </w:rPr>
            <w:t>12</w:t>
          </w:r>
          <w:r>
            <w:rPr>
              <w:noProof/>
            </w:rPr>
            <w:fldChar w:fldCharType="end"/>
          </w:r>
        </w:p>
        <w:p w14:paraId="24AB4737" w14:textId="77777777" w:rsidR="009866B4" w:rsidRDefault="009866B4">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_Toc254367734 \h </w:instrText>
          </w:r>
          <w:r>
            <w:rPr>
              <w:noProof/>
            </w:rPr>
          </w:r>
          <w:r>
            <w:rPr>
              <w:noProof/>
            </w:rPr>
            <w:fldChar w:fldCharType="separate"/>
          </w:r>
          <w:r>
            <w:rPr>
              <w:noProof/>
            </w:rPr>
            <w:t>12</w:t>
          </w:r>
          <w:r>
            <w:rPr>
              <w:noProof/>
            </w:rPr>
            <w:fldChar w:fldCharType="end"/>
          </w:r>
        </w:p>
        <w:p w14:paraId="59D7CD50" w14:textId="77777777" w:rsidR="009866B4" w:rsidRDefault="009866B4">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_Toc254367735 \h </w:instrText>
          </w:r>
          <w:r>
            <w:rPr>
              <w:noProof/>
            </w:rPr>
          </w:r>
          <w:r>
            <w:rPr>
              <w:noProof/>
            </w:rPr>
            <w:fldChar w:fldCharType="separate"/>
          </w:r>
          <w:r>
            <w:rPr>
              <w:noProof/>
            </w:rPr>
            <w:t>14</w:t>
          </w:r>
          <w:r>
            <w:rPr>
              <w:noProof/>
            </w:rPr>
            <w:fldChar w:fldCharType="end"/>
          </w:r>
        </w:p>
        <w:p w14:paraId="46EC6914" w14:textId="77777777" w:rsidR="009866B4" w:rsidRDefault="009866B4">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_Toc254367736 \h </w:instrText>
          </w:r>
          <w:r>
            <w:rPr>
              <w:noProof/>
            </w:rPr>
          </w:r>
          <w:r>
            <w:rPr>
              <w:noProof/>
            </w:rPr>
            <w:fldChar w:fldCharType="separate"/>
          </w:r>
          <w:r>
            <w:rPr>
              <w:noProof/>
            </w:rPr>
            <w:t>16</w:t>
          </w:r>
          <w:r>
            <w:rPr>
              <w:noProof/>
            </w:rPr>
            <w:fldChar w:fldCharType="end"/>
          </w:r>
        </w:p>
        <w:p w14:paraId="7687F722"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_Toc254367737 \h </w:instrText>
          </w:r>
          <w:r>
            <w:rPr>
              <w:noProof/>
            </w:rPr>
          </w:r>
          <w:r>
            <w:rPr>
              <w:noProof/>
            </w:rPr>
            <w:fldChar w:fldCharType="separate"/>
          </w:r>
          <w:r>
            <w:rPr>
              <w:noProof/>
            </w:rPr>
            <w:t>18</w:t>
          </w:r>
          <w:r>
            <w:rPr>
              <w:noProof/>
            </w:rPr>
            <w:fldChar w:fldCharType="end"/>
          </w:r>
        </w:p>
        <w:p w14:paraId="5920CF82" w14:textId="77777777" w:rsidR="009866B4" w:rsidRDefault="009866B4">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_Toc254367738 \h </w:instrText>
          </w:r>
          <w:r>
            <w:rPr>
              <w:noProof/>
            </w:rPr>
          </w:r>
          <w:r>
            <w:rPr>
              <w:noProof/>
            </w:rPr>
            <w:fldChar w:fldCharType="separate"/>
          </w:r>
          <w:r>
            <w:rPr>
              <w:noProof/>
            </w:rPr>
            <w:t>18</w:t>
          </w:r>
          <w:r>
            <w:rPr>
              <w:noProof/>
            </w:rPr>
            <w:fldChar w:fldCharType="end"/>
          </w:r>
        </w:p>
        <w:p w14:paraId="5AC58751"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vid nationell användning</w:t>
          </w:r>
          <w:r>
            <w:rPr>
              <w:noProof/>
            </w:rPr>
            <w:tab/>
          </w:r>
          <w:r>
            <w:rPr>
              <w:noProof/>
            </w:rPr>
            <w:fldChar w:fldCharType="begin"/>
          </w:r>
          <w:r>
            <w:rPr>
              <w:noProof/>
            </w:rPr>
            <w:instrText xml:space="preserve"> PAGEREF _Toc254367739 \h </w:instrText>
          </w:r>
          <w:r>
            <w:rPr>
              <w:noProof/>
            </w:rPr>
          </w:r>
          <w:r>
            <w:rPr>
              <w:noProof/>
            </w:rPr>
            <w:fldChar w:fldCharType="separate"/>
          </w:r>
          <w:r>
            <w:rPr>
              <w:noProof/>
            </w:rPr>
            <w:t>19</w:t>
          </w:r>
          <w:r>
            <w:rPr>
              <w:noProof/>
            </w:rPr>
            <w:fldChar w:fldCharType="end"/>
          </w:r>
        </w:p>
        <w:p w14:paraId="66E50724"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vid regional användning</w:t>
          </w:r>
          <w:r>
            <w:rPr>
              <w:noProof/>
            </w:rPr>
            <w:tab/>
          </w:r>
          <w:r>
            <w:rPr>
              <w:noProof/>
            </w:rPr>
            <w:fldChar w:fldCharType="begin"/>
          </w:r>
          <w:r>
            <w:rPr>
              <w:noProof/>
            </w:rPr>
            <w:instrText xml:space="preserve"> PAGEREF _Toc254367740 \h </w:instrText>
          </w:r>
          <w:r>
            <w:rPr>
              <w:noProof/>
            </w:rPr>
          </w:r>
          <w:r>
            <w:rPr>
              <w:noProof/>
            </w:rPr>
            <w:fldChar w:fldCharType="separate"/>
          </w:r>
          <w:r>
            <w:rPr>
              <w:noProof/>
            </w:rPr>
            <w:t>19</w:t>
          </w:r>
          <w:r>
            <w:rPr>
              <w:noProof/>
            </w:rPr>
            <w:fldChar w:fldCharType="end"/>
          </w:r>
        </w:p>
        <w:p w14:paraId="7B4FCC50"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Adressering direkt till ett källsystem</w:t>
          </w:r>
          <w:r>
            <w:rPr>
              <w:noProof/>
            </w:rPr>
            <w:tab/>
          </w:r>
          <w:r>
            <w:rPr>
              <w:noProof/>
            </w:rPr>
            <w:fldChar w:fldCharType="begin"/>
          </w:r>
          <w:r>
            <w:rPr>
              <w:noProof/>
            </w:rPr>
            <w:instrText xml:space="preserve"> PAGEREF _Toc254367741 \h </w:instrText>
          </w:r>
          <w:r>
            <w:rPr>
              <w:noProof/>
            </w:rPr>
          </w:r>
          <w:r>
            <w:rPr>
              <w:noProof/>
            </w:rPr>
            <w:fldChar w:fldCharType="separate"/>
          </w:r>
          <w:r>
            <w:rPr>
              <w:noProof/>
            </w:rPr>
            <w:t>20</w:t>
          </w:r>
          <w:r>
            <w:rPr>
              <w:noProof/>
            </w:rPr>
            <w:fldChar w:fldCharType="end"/>
          </w:r>
        </w:p>
        <w:p w14:paraId="3F5E09E8"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Pr>
              <w:noProof/>
            </w:rPr>
            <w:t>Sammanfattning av adresseringsmodell</w:t>
          </w:r>
          <w:r>
            <w:rPr>
              <w:noProof/>
            </w:rPr>
            <w:tab/>
          </w:r>
          <w:r>
            <w:rPr>
              <w:noProof/>
            </w:rPr>
            <w:fldChar w:fldCharType="begin"/>
          </w:r>
          <w:r>
            <w:rPr>
              <w:noProof/>
            </w:rPr>
            <w:instrText xml:space="preserve"> PAGEREF _Toc254367742 \h </w:instrText>
          </w:r>
          <w:r>
            <w:rPr>
              <w:noProof/>
            </w:rPr>
          </w:r>
          <w:r>
            <w:rPr>
              <w:noProof/>
            </w:rPr>
            <w:fldChar w:fldCharType="separate"/>
          </w:r>
          <w:r>
            <w:rPr>
              <w:noProof/>
            </w:rPr>
            <w:t>22</w:t>
          </w:r>
          <w:r>
            <w:rPr>
              <w:noProof/>
            </w:rPr>
            <w:fldChar w:fldCharType="end"/>
          </w:r>
        </w:p>
        <w:p w14:paraId="15AED20A" w14:textId="77777777" w:rsidR="009866B4" w:rsidRDefault="009866B4">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_Toc254367743 \h </w:instrText>
          </w:r>
          <w:r>
            <w:rPr>
              <w:noProof/>
            </w:rPr>
          </w:r>
          <w:r>
            <w:rPr>
              <w:noProof/>
            </w:rPr>
            <w:fldChar w:fldCharType="separate"/>
          </w:r>
          <w:r>
            <w:rPr>
              <w:noProof/>
            </w:rPr>
            <w:t>22</w:t>
          </w:r>
          <w:r>
            <w:rPr>
              <w:noProof/>
            </w:rPr>
            <w:fldChar w:fldCharType="end"/>
          </w:r>
        </w:p>
        <w:p w14:paraId="6EBC8B6B" w14:textId="77777777" w:rsidR="009866B4" w:rsidRDefault="009866B4">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_Toc254367744 \h </w:instrText>
          </w:r>
          <w:r>
            <w:rPr>
              <w:noProof/>
            </w:rPr>
          </w:r>
          <w:r>
            <w:rPr>
              <w:noProof/>
            </w:rPr>
            <w:fldChar w:fldCharType="separate"/>
          </w:r>
          <w:r>
            <w:rPr>
              <w:noProof/>
            </w:rPr>
            <w:t>22</w:t>
          </w:r>
          <w:r>
            <w:rPr>
              <w:noProof/>
            </w:rPr>
            <w:fldChar w:fldCharType="end"/>
          </w:r>
        </w:p>
        <w:p w14:paraId="523D7424" w14:textId="77777777" w:rsidR="009866B4" w:rsidRDefault="009866B4">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_Toc254367745 \h </w:instrText>
          </w:r>
          <w:r>
            <w:rPr>
              <w:noProof/>
            </w:rPr>
          </w:r>
          <w:r>
            <w:rPr>
              <w:noProof/>
            </w:rPr>
            <w:fldChar w:fldCharType="separate"/>
          </w:r>
          <w:r>
            <w:rPr>
              <w:noProof/>
            </w:rPr>
            <w:t>24</w:t>
          </w:r>
          <w:r>
            <w:rPr>
              <w:noProof/>
            </w:rPr>
            <w:fldChar w:fldCharType="end"/>
          </w:r>
        </w:p>
        <w:p w14:paraId="1A9D750D" w14:textId="77777777" w:rsidR="009866B4" w:rsidRDefault="009866B4">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_Toc254367746 \h </w:instrText>
          </w:r>
          <w:r>
            <w:rPr>
              <w:noProof/>
            </w:rPr>
          </w:r>
          <w:r>
            <w:rPr>
              <w:noProof/>
            </w:rPr>
            <w:fldChar w:fldCharType="separate"/>
          </w:r>
          <w:r>
            <w:rPr>
              <w:noProof/>
            </w:rPr>
            <w:t>24</w:t>
          </w:r>
          <w:r>
            <w:rPr>
              <w:noProof/>
            </w:rPr>
            <w:fldChar w:fldCharType="end"/>
          </w:r>
        </w:p>
        <w:p w14:paraId="25A043BF"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Medarbetarens direktåtkomst</w:t>
          </w:r>
          <w:r>
            <w:rPr>
              <w:noProof/>
            </w:rPr>
            <w:tab/>
          </w:r>
          <w:r>
            <w:rPr>
              <w:noProof/>
            </w:rPr>
            <w:fldChar w:fldCharType="begin"/>
          </w:r>
          <w:r>
            <w:rPr>
              <w:noProof/>
            </w:rPr>
            <w:instrText xml:space="preserve"> PAGEREF _Toc254367747 \h </w:instrText>
          </w:r>
          <w:r>
            <w:rPr>
              <w:noProof/>
            </w:rPr>
          </w:r>
          <w:r>
            <w:rPr>
              <w:noProof/>
            </w:rPr>
            <w:fldChar w:fldCharType="separate"/>
          </w:r>
          <w:r>
            <w:rPr>
              <w:noProof/>
            </w:rPr>
            <w:t>24</w:t>
          </w:r>
          <w:r>
            <w:rPr>
              <w:noProof/>
            </w:rPr>
            <w:fldChar w:fldCharType="end"/>
          </w:r>
        </w:p>
        <w:p w14:paraId="1053CFEE"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Patientens direktåtkomst</w:t>
          </w:r>
          <w:r>
            <w:rPr>
              <w:noProof/>
            </w:rPr>
            <w:tab/>
          </w:r>
          <w:r>
            <w:rPr>
              <w:noProof/>
            </w:rPr>
            <w:fldChar w:fldCharType="begin"/>
          </w:r>
          <w:r>
            <w:rPr>
              <w:noProof/>
            </w:rPr>
            <w:instrText xml:space="preserve"> PAGEREF _Toc254367748 \h </w:instrText>
          </w:r>
          <w:r>
            <w:rPr>
              <w:noProof/>
            </w:rPr>
          </w:r>
          <w:r>
            <w:rPr>
              <w:noProof/>
            </w:rPr>
            <w:fldChar w:fldCharType="separate"/>
          </w:r>
          <w:r>
            <w:rPr>
              <w:noProof/>
            </w:rPr>
            <w:t>25</w:t>
          </w:r>
          <w:r>
            <w:rPr>
              <w:noProof/>
            </w:rPr>
            <w:fldChar w:fldCharType="end"/>
          </w:r>
        </w:p>
        <w:p w14:paraId="7A5C9342" w14:textId="77777777" w:rsidR="009866B4" w:rsidRDefault="009866B4">
          <w:pPr>
            <w:pStyle w:val="TOC1"/>
            <w:tabs>
              <w:tab w:val="right" w:leader="dot" w:pos="8664"/>
            </w:tabs>
            <w:rPr>
              <w:rFonts w:asciiTheme="minorHAnsi" w:eastAsiaTheme="minorEastAsia" w:hAnsiTheme="minorHAnsi" w:cstheme="minorBidi"/>
              <w:noProof/>
              <w:sz w:val="24"/>
              <w:szCs w:val="24"/>
              <w:lang w:val="en-US" w:eastAsia="ja-JP"/>
            </w:rPr>
          </w:pPr>
          <w:r w:rsidRPr="005059C5">
            <w:rPr>
              <w:noProof/>
            </w:rPr>
            <w:t>Generellt</w:t>
          </w:r>
          <w:r>
            <w:rPr>
              <w:noProof/>
            </w:rPr>
            <w:tab/>
          </w:r>
          <w:r>
            <w:rPr>
              <w:noProof/>
            </w:rPr>
            <w:fldChar w:fldCharType="begin"/>
          </w:r>
          <w:r>
            <w:rPr>
              <w:noProof/>
            </w:rPr>
            <w:instrText xml:space="preserve"> PAGEREF _Toc254367749 \h </w:instrText>
          </w:r>
          <w:r>
            <w:rPr>
              <w:noProof/>
            </w:rPr>
          </w:r>
          <w:r>
            <w:rPr>
              <w:noProof/>
            </w:rPr>
            <w:fldChar w:fldCharType="separate"/>
          </w:r>
          <w:r>
            <w:rPr>
              <w:noProof/>
            </w:rPr>
            <w:t>25</w:t>
          </w:r>
          <w:r>
            <w:rPr>
              <w:noProof/>
            </w:rPr>
            <w:fldChar w:fldCharType="end"/>
          </w:r>
        </w:p>
        <w:p w14:paraId="4C8A34DA" w14:textId="77777777" w:rsidR="009866B4" w:rsidRDefault="009866B4">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_Toc254367750 \h </w:instrText>
          </w:r>
          <w:r>
            <w:rPr>
              <w:noProof/>
            </w:rPr>
          </w:r>
          <w:r>
            <w:rPr>
              <w:noProof/>
            </w:rPr>
            <w:fldChar w:fldCharType="separate"/>
          </w:r>
          <w:r>
            <w:rPr>
              <w:noProof/>
            </w:rPr>
            <w:t>25</w:t>
          </w:r>
          <w:r>
            <w:rPr>
              <w:noProof/>
            </w:rPr>
            <w:fldChar w:fldCharType="end"/>
          </w:r>
        </w:p>
        <w:p w14:paraId="6D1A5BFF" w14:textId="77777777" w:rsidR="009866B4" w:rsidRDefault="009866B4">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_Toc254367751 \h </w:instrText>
          </w:r>
          <w:r>
            <w:rPr>
              <w:noProof/>
            </w:rPr>
          </w:r>
          <w:r>
            <w:rPr>
              <w:noProof/>
            </w:rPr>
            <w:fldChar w:fldCharType="separate"/>
          </w:r>
          <w:r>
            <w:rPr>
              <w:noProof/>
            </w:rPr>
            <w:t>25</w:t>
          </w:r>
          <w:r>
            <w:rPr>
              <w:noProof/>
            </w:rPr>
            <w:fldChar w:fldCharType="end"/>
          </w:r>
        </w:p>
        <w:p w14:paraId="27482672" w14:textId="77777777" w:rsidR="009866B4" w:rsidRDefault="009866B4">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_Toc254367752 \h </w:instrText>
          </w:r>
          <w:r>
            <w:rPr>
              <w:noProof/>
            </w:rPr>
          </w:r>
          <w:r>
            <w:rPr>
              <w:noProof/>
            </w:rPr>
            <w:fldChar w:fldCharType="separate"/>
          </w:r>
          <w:r>
            <w:rPr>
              <w:noProof/>
            </w:rPr>
            <w:t>26</w:t>
          </w:r>
          <w:r>
            <w:rPr>
              <w:noProof/>
            </w:rPr>
            <w:fldChar w:fldCharType="end"/>
          </w:r>
        </w:p>
        <w:p w14:paraId="15F7B0F8"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_Toc254367753 \h </w:instrText>
          </w:r>
          <w:r>
            <w:rPr>
              <w:noProof/>
            </w:rPr>
          </w:r>
          <w:r>
            <w:rPr>
              <w:noProof/>
            </w:rPr>
            <w:fldChar w:fldCharType="separate"/>
          </w:r>
          <w:r>
            <w:rPr>
              <w:noProof/>
            </w:rPr>
            <w:t>27</w:t>
          </w:r>
          <w:r>
            <w:rPr>
              <w:noProof/>
            </w:rPr>
            <w:fldChar w:fldCharType="end"/>
          </w:r>
        </w:p>
        <w:p w14:paraId="5A4CCD7E"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_Toc254367754 \h </w:instrText>
          </w:r>
          <w:r>
            <w:rPr>
              <w:noProof/>
            </w:rPr>
          </w:r>
          <w:r>
            <w:rPr>
              <w:noProof/>
            </w:rPr>
            <w:fldChar w:fldCharType="separate"/>
          </w:r>
          <w:r>
            <w:rPr>
              <w:noProof/>
            </w:rPr>
            <w:t>27</w:t>
          </w:r>
          <w:r>
            <w:rPr>
              <w:noProof/>
            </w:rPr>
            <w:fldChar w:fldCharType="end"/>
          </w:r>
        </w:p>
        <w:p w14:paraId="4F744BD7"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_Toc254367755 \h </w:instrText>
          </w:r>
          <w:r>
            <w:rPr>
              <w:noProof/>
            </w:rPr>
          </w:r>
          <w:r>
            <w:rPr>
              <w:noProof/>
            </w:rPr>
            <w:fldChar w:fldCharType="separate"/>
          </w:r>
          <w:r>
            <w:rPr>
              <w:noProof/>
            </w:rPr>
            <w:t>27</w:t>
          </w:r>
          <w:r>
            <w:rPr>
              <w:noProof/>
            </w:rPr>
            <w:fldChar w:fldCharType="end"/>
          </w:r>
        </w:p>
        <w:p w14:paraId="3B8E549E" w14:textId="77777777" w:rsidR="009866B4" w:rsidRDefault="009866B4">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_Toc254367756 \h </w:instrText>
          </w:r>
          <w:r>
            <w:rPr>
              <w:noProof/>
            </w:rPr>
          </w:r>
          <w:r>
            <w:rPr>
              <w:noProof/>
            </w:rPr>
            <w:fldChar w:fldCharType="separate"/>
          </w:r>
          <w:r>
            <w:rPr>
              <w:noProof/>
            </w:rPr>
            <w:t>28</w:t>
          </w:r>
          <w:r>
            <w:rPr>
              <w:noProof/>
            </w:rPr>
            <w:fldChar w:fldCharType="end"/>
          </w:r>
        </w:p>
        <w:p w14:paraId="5E50FF3F" w14:textId="77777777" w:rsidR="009866B4" w:rsidRDefault="009866B4">
          <w:pPr>
            <w:pStyle w:val="TOC2"/>
            <w:tabs>
              <w:tab w:val="left" w:pos="686"/>
              <w:tab w:val="right" w:leader="dot" w:pos="86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_Toc254367757 \h </w:instrText>
          </w:r>
          <w:r>
            <w:rPr>
              <w:noProof/>
            </w:rPr>
          </w:r>
          <w:r>
            <w:rPr>
              <w:noProof/>
            </w:rPr>
            <w:fldChar w:fldCharType="separate"/>
          </w:r>
          <w:r>
            <w:rPr>
              <w:noProof/>
            </w:rPr>
            <w:t>28</w:t>
          </w:r>
          <w:r>
            <w:rPr>
              <w:noProof/>
            </w:rPr>
            <w:fldChar w:fldCharType="end"/>
          </w:r>
        </w:p>
        <w:p w14:paraId="645D0986"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5.1.1 GetReferallOutcome</w:t>
          </w:r>
          <w:r>
            <w:rPr>
              <w:noProof/>
            </w:rPr>
            <w:tab/>
          </w:r>
          <w:r>
            <w:rPr>
              <w:noProof/>
            </w:rPr>
            <w:fldChar w:fldCharType="begin"/>
          </w:r>
          <w:r>
            <w:rPr>
              <w:noProof/>
            </w:rPr>
            <w:instrText xml:space="preserve"> PAGEREF _Toc254367758 \h </w:instrText>
          </w:r>
          <w:r>
            <w:rPr>
              <w:noProof/>
            </w:rPr>
          </w:r>
          <w:r>
            <w:rPr>
              <w:noProof/>
            </w:rPr>
            <w:fldChar w:fldCharType="separate"/>
          </w:r>
          <w:r>
            <w:rPr>
              <w:noProof/>
            </w:rPr>
            <w:t>28</w:t>
          </w:r>
          <w:r>
            <w:rPr>
              <w:noProof/>
            </w:rPr>
            <w:fldChar w:fldCharType="end"/>
          </w:r>
        </w:p>
        <w:p w14:paraId="60433A43"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5.1.2 GetMaternityMedicalHistory</w:t>
          </w:r>
          <w:r>
            <w:rPr>
              <w:noProof/>
            </w:rPr>
            <w:tab/>
          </w:r>
          <w:r>
            <w:rPr>
              <w:noProof/>
            </w:rPr>
            <w:fldChar w:fldCharType="begin"/>
          </w:r>
          <w:r>
            <w:rPr>
              <w:noProof/>
            </w:rPr>
            <w:instrText xml:space="preserve"> PAGEREF _Toc254367759 \h </w:instrText>
          </w:r>
          <w:r>
            <w:rPr>
              <w:noProof/>
            </w:rPr>
          </w:r>
          <w:r>
            <w:rPr>
              <w:noProof/>
            </w:rPr>
            <w:fldChar w:fldCharType="separate"/>
          </w:r>
          <w:r>
            <w:rPr>
              <w:noProof/>
            </w:rPr>
            <w:t>28</w:t>
          </w:r>
          <w:r>
            <w:rPr>
              <w:noProof/>
            </w:rPr>
            <w:fldChar w:fldCharType="end"/>
          </w:r>
        </w:p>
        <w:p w14:paraId="0E1EFB5A" w14:textId="77777777" w:rsidR="009866B4" w:rsidRDefault="009866B4">
          <w:pPr>
            <w:pStyle w:val="TOC3"/>
            <w:tabs>
              <w:tab w:val="right" w:leader="dot" w:pos="8664"/>
            </w:tabs>
            <w:rPr>
              <w:rFonts w:asciiTheme="minorHAnsi" w:eastAsiaTheme="minorEastAsia" w:hAnsiTheme="minorHAnsi" w:cstheme="minorBidi"/>
              <w:noProof/>
              <w:sz w:val="24"/>
              <w:szCs w:val="24"/>
              <w:lang w:val="en-US" w:eastAsia="ja-JP"/>
            </w:rPr>
          </w:pPr>
          <w:r>
            <w:rPr>
              <w:noProof/>
            </w:rPr>
            <w:t>5.1.2 GetLaboratoryOrderOutcome</w:t>
          </w:r>
          <w:r>
            <w:rPr>
              <w:noProof/>
            </w:rPr>
            <w:tab/>
          </w:r>
          <w:r>
            <w:rPr>
              <w:noProof/>
            </w:rPr>
            <w:fldChar w:fldCharType="begin"/>
          </w:r>
          <w:r>
            <w:rPr>
              <w:noProof/>
            </w:rPr>
            <w:instrText xml:space="preserve"> PAGEREF _Toc254367760 \h </w:instrText>
          </w:r>
          <w:r>
            <w:rPr>
              <w:noProof/>
            </w:rPr>
          </w:r>
          <w:r>
            <w:rPr>
              <w:noProof/>
            </w:rPr>
            <w:fldChar w:fldCharType="separate"/>
          </w:r>
          <w:r>
            <w:rPr>
              <w:noProof/>
            </w:rPr>
            <w:t>28</w:t>
          </w:r>
          <w:r>
            <w:rPr>
              <w:noProof/>
            </w:rPr>
            <w:fldChar w:fldCharType="end"/>
          </w:r>
        </w:p>
        <w:p w14:paraId="559D6B75" w14:textId="77777777" w:rsidR="009866B4" w:rsidRDefault="009866B4">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_Toc254367761 \h </w:instrText>
          </w:r>
          <w:r>
            <w:rPr>
              <w:noProof/>
            </w:rPr>
          </w:r>
          <w:r>
            <w:rPr>
              <w:noProof/>
            </w:rPr>
            <w:fldChar w:fldCharType="separate"/>
          </w:r>
          <w:r>
            <w:rPr>
              <w:noProof/>
            </w:rPr>
            <w:t>29</w:t>
          </w:r>
          <w:r>
            <w:rPr>
              <w:noProof/>
            </w:rPr>
            <w:fldChar w:fldCharType="end"/>
          </w:r>
        </w:p>
        <w:p w14:paraId="13305773" w14:textId="77777777" w:rsidR="009866B4" w:rsidRDefault="009866B4">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_Toc254367762 \h </w:instrText>
          </w:r>
          <w:r>
            <w:rPr>
              <w:noProof/>
            </w:rPr>
          </w:r>
          <w:r>
            <w:rPr>
              <w:noProof/>
            </w:rPr>
            <w:fldChar w:fldCharType="separate"/>
          </w:r>
          <w:r>
            <w:rPr>
              <w:noProof/>
            </w:rPr>
            <w:t>29</w:t>
          </w:r>
          <w:r>
            <w:rPr>
              <w:noProof/>
            </w:rPr>
            <w:fldChar w:fldCharType="end"/>
          </w:r>
        </w:p>
        <w:p w14:paraId="4097987D" w14:textId="77777777" w:rsidR="009866B4" w:rsidRDefault="009866B4">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_Toc254367763 \h </w:instrText>
          </w:r>
          <w:r>
            <w:rPr>
              <w:noProof/>
            </w:rPr>
          </w:r>
          <w:r>
            <w:rPr>
              <w:noProof/>
            </w:rPr>
            <w:fldChar w:fldCharType="separate"/>
          </w:r>
          <w:r>
            <w:rPr>
              <w:noProof/>
            </w:rPr>
            <w:t>29</w:t>
          </w:r>
          <w:r>
            <w:rPr>
              <w:noProof/>
            </w:rPr>
            <w:fldChar w:fldCharType="end"/>
          </w:r>
        </w:p>
        <w:p w14:paraId="12C1D8B7" w14:textId="77777777" w:rsidR="009866B4" w:rsidRDefault="009866B4">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_Toc254367764 \h </w:instrText>
          </w:r>
          <w:r>
            <w:rPr>
              <w:noProof/>
            </w:rPr>
          </w:r>
          <w:r>
            <w:rPr>
              <w:noProof/>
            </w:rPr>
            <w:fldChar w:fldCharType="separate"/>
          </w:r>
          <w:r>
            <w:rPr>
              <w:noProof/>
            </w:rPr>
            <w:t>29</w:t>
          </w:r>
          <w:r>
            <w:rPr>
              <w:noProof/>
            </w:rPr>
            <w:fldChar w:fldCharType="end"/>
          </w:r>
        </w:p>
        <w:p w14:paraId="31A3AE23"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_Toc254367765 \h </w:instrText>
          </w:r>
          <w:r>
            <w:rPr>
              <w:noProof/>
            </w:rPr>
          </w:r>
          <w:r>
            <w:rPr>
              <w:noProof/>
            </w:rPr>
            <w:fldChar w:fldCharType="separate"/>
          </w:r>
          <w:r>
            <w:rPr>
              <w:noProof/>
            </w:rPr>
            <w:t>34</w:t>
          </w:r>
          <w:r>
            <w:rPr>
              <w:noProof/>
            </w:rPr>
            <w:fldChar w:fldCharType="end"/>
          </w:r>
        </w:p>
        <w:p w14:paraId="6F5C3D65" w14:textId="77777777" w:rsidR="009866B4" w:rsidRDefault="009866B4">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_Toc254367766 \h </w:instrText>
          </w:r>
          <w:r>
            <w:rPr>
              <w:noProof/>
            </w:rPr>
          </w:r>
          <w:r>
            <w:rPr>
              <w:noProof/>
            </w:rPr>
            <w:fldChar w:fldCharType="separate"/>
          </w:r>
          <w:r>
            <w:rPr>
              <w:noProof/>
            </w:rPr>
            <w:t>36</w:t>
          </w:r>
          <w:r>
            <w:rPr>
              <w:noProof/>
            </w:rPr>
            <w:fldChar w:fldCharType="end"/>
          </w:r>
        </w:p>
        <w:p w14:paraId="40AC2CE0" w14:textId="77777777" w:rsidR="009866B4" w:rsidRDefault="009866B4">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_Toc254367767 \h </w:instrText>
          </w:r>
          <w:r>
            <w:rPr>
              <w:noProof/>
            </w:rPr>
          </w:r>
          <w:r>
            <w:rPr>
              <w:noProof/>
            </w:rPr>
            <w:fldChar w:fldCharType="separate"/>
          </w:r>
          <w:r>
            <w:rPr>
              <w:noProof/>
            </w:rPr>
            <w:t>36</w:t>
          </w:r>
          <w:r>
            <w:rPr>
              <w:noProof/>
            </w:rPr>
            <w:fldChar w:fldCharType="end"/>
          </w:r>
        </w:p>
        <w:p w14:paraId="2842577B" w14:textId="77777777" w:rsidR="009866B4" w:rsidRDefault="009866B4">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_Toc254367768 \h </w:instrText>
          </w:r>
          <w:r>
            <w:rPr>
              <w:noProof/>
            </w:rPr>
          </w:r>
          <w:r>
            <w:rPr>
              <w:noProof/>
            </w:rPr>
            <w:fldChar w:fldCharType="separate"/>
          </w:r>
          <w:r>
            <w:rPr>
              <w:noProof/>
            </w:rPr>
            <w:t>36</w:t>
          </w:r>
          <w:r>
            <w:rPr>
              <w:noProof/>
            </w:rPr>
            <w:fldChar w:fldCharType="end"/>
          </w:r>
        </w:p>
        <w:p w14:paraId="1422D5D0"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_Toc254367769 \h </w:instrText>
          </w:r>
          <w:r>
            <w:rPr>
              <w:noProof/>
            </w:rPr>
          </w:r>
          <w:r>
            <w:rPr>
              <w:noProof/>
            </w:rPr>
            <w:fldChar w:fldCharType="separate"/>
          </w:r>
          <w:r>
            <w:rPr>
              <w:noProof/>
            </w:rPr>
            <w:t>36</w:t>
          </w:r>
          <w:r>
            <w:rPr>
              <w:noProof/>
            </w:rPr>
            <w:fldChar w:fldCharType="end"/>
          </w:r>
        </w:p>
        <w:p w14:paraId="17715505" w14:textId="77777777" w:rsidR="009866B4" w:rsidRDefault="009866B4">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_Toc254367770 \h </w:instrText>
          </w:r>
          <w:r>
            <w:rPr>
              <w:noProof/>
            </w:rPr>
          </w:r>
          <w:r>
            <w:rPr>
              <w:noProof/>
            </w:rPr>
            <w:fldChar w:fldCharType="separate"/>
          </w:r>
          <w:r>
            <w:rPr>
              <w:noProof/>
            </w:rPr>
            <w:t>43</w:t>
          </w:r>
          <w:r>
            <w:rPr>
              <w:noProof/>
            </w:rPr>
            <w:fldChar w:fldCharType="end"/>
          </w:r>
        </w:p>
        <w:p w14:paraId="71D76D17" w14:textId="77777777" w:rsidR="009866B4" w:rsidRDefault="009866B4">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_Toc254367771 \h </w:instrText>
          </w:r>
          <w:r>
            <w:rPr>
              <w:noProof/>
            </w:rPr>
          </w:r>
          <w:r>
            <w:rPr>
              <w:noProof/>
            </w:rPr>
            <w:fldChar w:fldCharType="separate"/>
          </w:r>
          <w:r>
            <w:rPr>
              <w:noProof/>
            </w:rPr>
            <w:t>44</w:t>
          </w:r>
          <w:r>
            <w:rPr>
              <w:noProof/>
            </w:rPr>
            <w:fldChar w:fldCharType="end"/>
          </w:r>
        </w:p>
        <w:p w14:paraId="7081081C" w14:textId="77777777" w:rsidR="009866B4" w:rsidRDefault="009866B4">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_Toc254367772 \h </w:instrText>
          </w:r>
          <w:r>
            <w:rPr>
              <w:noProof/>
            </w:rPr>
          </w:r>
          <w:r>
            <w:rPr>
              <w:noProof/>
            </w:rPr>
            <w:fldChar w:fldCharType="separate"/>
          </w:r>
          <w:r>
            <w:rPr>
              <w:noProof/>
            </w:rPr>
            <w:t>44</w:t>
          </w:r>
          <w:r>
            <w:rPr>
              <w:noProof/>
            </w:rPr>
            <w:fldChar w:fldCharType="end"/>
          </w:r>
        </w:p>
        <w:p w14:paraId="212104A6" w14:textId="77777777" w:rsidR="009866B4" w:rsidRDefault="009866B4">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_Toc254367773 \h </w:instrText>
          </w:r>
          <w:r>
            <w:rPr>
              <w:noProof/>
            </w:rPr>
          </w:r>
          <w:r>
            <w:rPr>
              <w:noProof/>
            </w:rPr>
            <w:fldChar w:fldCharType="separate"/>
          </w:r>
          <w:r>
            <w:rPr>
              <w:noProof/>
            </w:rPr>
            <w:t>44</w:t>
          </w:r>
          <w:r>
            <w:rPr>
              <w:noProof/>
            </w:rPr>
            <w:fldChar w:fldCharType="end"/>
          </w:r>
        </w:p>
        <w:p w14:paraId="0ABC0C21" w14:textId="77777777" w:rsidR="009866B4" w:rsidRDefault="009866B4">
          <w:pPr>
            <w:pStyle w:val="TOC3"/>
            <w:tabs>
              <w:tab w:val="left" w:pos="1082"/>
              <w:tab w:val="right" w:leader="dot" w:pos="8664"/>
            </w:tabs>
            <w:rPr>
              <w:rFonts w:asciiTheme="minorHAnsi" w:eastAsiaTheme="minorEastAsia" w:hAnsiTheme="minorHAnsi" w:cstheme="minorBidi"/>
              <w:noProof/>
              <w:sz w:val="24"/>
              <w:szCs w:val="24"/>
              <w:lang w:val="en-US" w:eastAsia="ja-JP"/>
            </w:rPr>
          </w:pPr>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_Toc254367774 \h </w:instrText>
          </w:r>
          <w:r>
            <w:rPr>
              <w:noProof/>
            </w:rPr>
          </w:r>
          <w:r>
            <w:rPr>
              <w:noProof/>
            </w:rPr>
            <w:fldChar w:fldCharType="separate"/>
          </w:r>
          <w:r>
            <w:rPr>
              <w:noProof/>
            </w:rPr>
            <w:t>51</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7" w:author="Khaled Daham" w:date="2014-02-14T16:47:00Z"/>
        </w:trPr>
        <w:tc>
          <w:tcPr>
            <w:tcW w:w="964" w:type="dxa"/>
          </w:tcPr>
          <w:p w14:paraId="62D1D7BF" w14:textId="48206F28" w:rsidR="0007349B" w:rsidRDefault="0007349B" w:rsidP="00424B6F">
            <w:pPr>
              <w:pStyle w:val="TableText"/>
              <w:rPr>
                <w:ins w:id="8" w:author="Khaled Daham" w:date="2014-02-14T16:47:00Z"/>
              </w:rPr>
            </w:pPr>
            <w:ins w:id="9" w:author="Khaled Daham" w:date="2014-02-14T16:47:00Z">
              <w:r>
                <w:t>2.0-RC13</w:t>
              </w:r>
            </w:ins>
          </w:p>
        </w:tc>
        <w:tc>
          <w:tcPr>
            <w:tcW w:w="1224" w:type="dxa"/>
          </w:tcPr>
          <w:p w14:paraId="274E9BDF" w14:textId="1F5531AB" w:rsidR="0007349B" w:rsidRDefault="0007349B" w:rsidP="00424B6F">
            <w:pPr>
              <w:pStyle w:val="TableText"/>
              <w:rPr>
                <w:ins w:id="10" w:author="Khaled Daham" w:date="2014-02-14T16:47:00Z"/>
              </w:rPr>
            </w:pPr>
            <w:ins w:id="11"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12" w:author="Khaled Daham" w:date="2014-02-14T16:47:00Z"/>
              </w:rPr>
            </w:pPr>
            <w:ins w:id="13" w:author="Khaled Daham" w:date="2014-02-14T16:47:00Z">
              <w:r>
                <w:t xml:space="preserve">Ändrat redaktionella fel efter </w:t>
              </w:r>
            </w:ins>
            <w:ins w:id="14" w:author="Khaled Daham" w:date="2014-02-14T16:49:00Z">
              <w:r>
                <w:t xml:space="preserve">återkoppling ifrån </w:t>
              </w:r>
            </w:ins>
            <w:ins w:id="15" w:author="Khaled Daham" w:date="2014-02-14T16:47:00Z">
              <w:r>
                <w:t>AL-granskning.</w:t>
              </w:r>
            </w:ins>
          </w:p>
        </w:tc>
        <w:tc>
          <w:tcPr>
            <w:tcW w:w="1980" w:type="dxa"/>
          </w:tcPr>
          <w:p w14:paraId="5F49F142" w14:textId="64CE3968" w:rsidR="0007349B" w:rsidRDefault="0007349B" w:rsidP="00AD6605">
            <w:pPr>
              <w:pStyle w:val="TOC1"/>
              <w:rPr>
                <w:ins w:id="16" w:author="Khaled Daham" w:date="2014-02-14T16:47:00Z"/>
              </w:rPr>
            </w:pPr>
            <w:ins w:id="17" w:author="Khaled Daham" w:date="2014-02-14T16:48:00Z">
              <w:r>
                <w:t>Khaled Daham</w:t>
              </w:r>
            </w:ins>
          </w:p>
        </w:tc>
        <w:tc>
          <w:tcPr>
            <w:tcW w:w="1440" w:type="dxa"/>
          </w:tcPr>
          <w:p w14:paraId="32B9656B" w14:textId="77777777" w:rsidR="0007349B" w:rsidRDefault="0007349B" w:rsidP="00424B6F">
            <w:pPr>
              <w:pStyle w:val="TableText"/>
              <w:rPr>
                <w:ins w:id="18"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Ändrat PlasmaGlucoseType till 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t>Khaled Daham, Björn Genfors</w:t>
            </w:r>
          </w:p>
        </w:tc>
        <w:tc>
          <w:tcPr>
            <w:tcW w:w="1440" w:type="dxa"/>
          </w:tcPr>
          <w:p w14:paraId="1C5C596A" w14:textId="77777777" w:rsidR="001170E4" w:rsidRDefault="001170E4" w:rsidP="00424B6F">
            <w:pPr>
              <w:pStyle w:val="TableText"/>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D76FD4"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D76FD4"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19" w:author="Khaled Daham" w:date="2014-02-14T16:34:00Z">
              <w:r>
                <w:t>Tjänste</w:t>
              </w:r>
            </w:ins>
            <w:ins w:id="20" w:author="Khaled Daham" w:date="2014-02-14T16:48:00Z">
              <w:r w:rsidR="0007349B">
                <w:t>k</w:t>
              </w:r>
            </w:ins>
            <w:del w:id="21"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22" w:name="_Toc357754843"/>
      <w:bookmarkStart w:id="23" w:name="_Toc254367724"/>
      <w:r>
        <w:t>Inledning</w:t>
      </w:r>
      <w:bookmarkEnd w:id="1"/>
      <w:bookmarkEnd w:id="2"/>
      <w:bookmarkEnd w:id="3"/>
      <w:bookmarkEnd w:id="4"/>
      <w:bookmarkEnd w:id="5"/>
      <w:bookmarkEnd w:id="6"/>
      <w:bookmarkEnd w:id="22"/>
      <w:bookmarkEnd w:id="23"/>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5B612A" w:rsidRPr="00AD6605" w:rsidRDefault="005B612A" w:rsidP="00AD6605">
                            <w:pPr>
                              <w:rPr>
                                <w:rFonts w:ascii="Calibri" w:hAnsi="Calibri"/>
                                <w:i/>
                                <w:sz w:val="24"/>
                                <w:szCs w:val="24"/>
                              </w:rPr>
                            </w:pPr>
                            <w:r w:rsidRPr="00AD6605">
                              <w:rPr>
                                <w:rFonts w:ascii="Calibri" w:hAnsi="Calibri"/>
                                <w:i/>
                                <w:sz w:val="24"/>
                                <w:szCs w:val="24"/>
                              </w:rPr>
                              <w:t>Björn Skeppner, Inera</w:t>
                            </w:r>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5B612A" w:rsidRPr="00AD6605" w:rsidRDefault="005B612A" w:rsidP="00AD6605">
                      <w:pPr>
                        <w:rPr>
                          <w:rFonts w:ascii="Calibri" w:hAnsi="Calibri"/>
                          <w:i/>
                          <w:sz w:val="24"/>
                          <w:szCs w:val="24"/>
                        </w:rPr>
                      </w:pPr>
                      <w:r w:rsidRPr="00AD6605">
                        <w:rPr>
                          <w:rFonts w:ascii="Calibri" w:hAnsi="Calibri"/>
                          <w:i/>
                          <w:sz w:val="24"/>
                          <w:szCs w:val="24"/>
                        </w:rPr>
                        <w:t>Björn Skeppner, Inera</w:t>
                      </w:r>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24" w:name="_Toc198086678"/>
      <w:bookmarkStart w:id="25" w:name="_Toc224960918"/>
      <w:bookmarkStart w:id="26" w:name="_Toc357754844"/>
      <w:bookmarkStart w:id="27" w:name="_Toc163300578"/>
      <w:bookmarkStart w:id="28" w:name="_Toc163300880"/>
      <w:bookmarkStart w:id="29" w:name="_Toc198366954"/>
      <w:bookmarkStart w:id="30" w:name="_Toc254367725"/>
      <w:r>
        <w:t>Versionsinformation</w:t>
      </w:r>
      <w:bookmarkEnd w:id="24"/>
      <w:bookmarkEnd w:id="25"/>
      <w:bookmarkEnd w:id="26"/>
      <w:bookmarkEnd w:id="30"/>
    </w:p>
    <w:p w14:paraId="6810B110" w14:textId="58575EF5" w:rsidR="007E47C0" w:rsidRDefault="007E47C0" w:rsidP="007E47C0">
      <w:r>
        <w:t xml:space="preserve">Denna revision av tjänstekontraktsbeskrivningen handlar om version </w:t>
      </w:r>
      <w:fldSimple w:instr=" DOCPROPERTY  &quot;Version_1&quot; \* MERGEFORMAT ">
        <w:r w:rsidR="005535AF" w:rsidRPr="005535AF">
          <w:rPr>
            <w:b/>
            <w:color w:val="76923C" w:themeColor="accent3" w:themeShade="BF"/>
          </w:rPr>
          <w:t>2</w:t>
        </w:r>
      </w:fldSimple>
      <w:r>
        <w:t>.</w:t>
      </w:r>
      <w:fldSimple w:instr=" DOCPROPERTY &quot;Version_2&quot; \* MERGEFORMAT ">
        <w:r w:rsidR="005535AF" w:rsidRPr="005535AF">
          <w:rPr>
            <w:b/>
            <w:color w:val="76923C" w:themeColor="accent3" w:themeShade="BF"/>
          </w:rPr>
          <w:t>1</w:t>
        </w:r>
      </w:fldSimple>
      <w:r>
        <w:t>.</w:t>
      </w:r>
      <w:fldSimple w:instr=" DOCPROPERTY &quot;Version_3&quot; \* MERGEFORMAT ">
        <w:r w:rsidR="009866B4" w:rsidRPr="009866B4">
          <w:rPr>
            <w:b/>
            <w:color w:val="76923C" w:themeColor="accent3" w:themeShade="BF"/>
          </w:rPr>
          <w:t>RC1</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F064EF8" w:rsidR="007E47C0" w:rsidRDefault="007E47C0" w:rsidP="007E47C0">
      <w:pPr>
        <w:pStyle w:val="Heading2"/>
      </w:pPr>
      <w:bookmarkStart w:id="31" w:name="_Toc163300882"/>
      <w:bookmarkStart w:id="32" w:name="_Toc357754845"/>
      <w:bookmarkStart w:id="33" w:name="_Toc254367726"/>
      <w:r>
        <w:t xml:space="preserve">Version </w:t>
      </w:r>
      <w:fldSimple w:instr=" DOCPROPERTY  &quot;Version_1&quot; \* MERGEFORMAT ">
        <w:r w:rsidR="005535AF" w:rsidRPr="005535AF">
          <w:rPr>
            <w:b/>
            <w:color w:val="76923C" w:themeColor="accent3" w:themeShade="BF"/>
          </w:rPr>
          <w:t>2</w:t>
        </w:r>
      </w:fldSimple>
      <w:r>
        <w:t>.</w:t>
      </w:r>
      <w:fldSimple w:instr=" DOCPROPERTY &quot;Version_2&quot; \* MERGEFORMAT ">
        <w:r w:rsidR="005535AF" w:rsidRPr="005535AF">
          <w:rPr>
            <w:b/>
            <w:color w:val="76923C" w:themeColor="accent3" w:themeShade="BF"/>
          </w:rPr>
          <w:t>1</w:t>
        </w:r>
      </w:fldSimple>
      <w:bookmarkEnd w:id="32"/>
      <w:r w:rsidR="00A14B9C">
        <w:rPr>
          <w:b/>
          <w:color w:val="76923C" w:themeColor="accent3" w:themeShade="BF"/>
        </w:rPr>
        <w:t>.RC1</w:t>
      </w:r>
      <w:bookmarkEnd w:id="33"/>
    </w:p>
    <w:p w14:paraId="4C91F4A8" w14:textId="77777777" w:rsidR="007E47C0" w:rsidRDefault="007E47C0" w:rsidP="007E47C0">
      <w:pPr>
        <w:pStyle w:val="Heading3"/>
      </w:pPr>
      <w:bookmarkStart w:id="34" w:name="_Toc254367727"/>
      <w:r>
        <w:t>Oförändrade tjänstekontrakt</w:t>
      </w:r>
      <w:bookmarkEnd w:id="34"/>
    </w:p>
    <w:p w14:paraId="606E1630" w14:textId="4376BB7A" w:rsidR="003F5B63" w:rsidRDefault="00A30DC6" w:rsidP="003F5B63">
      <w:pPr>
        <w:rPr>
          <w:ins w:id="35" w:author="Khaled Daham" w:date="2014-02-14T16:54:00Z"/>
        </w:rPr>
      </w:pPr>
      <w:bookmarkStart w:id="36" w:name="_Toc379448220"/>
      <w:ins w:id="37" w:author="Khaled Daham" w:date="2014-02-14T16:49:00Z">
        <w:r>
          <w:t>O</w:t>
        </w:r>
      </w:ins>
      <w:del w:id="38" w:author="Khaled Daham" w:date="2014-02-14T16:49:00Z">
        <w:r w:rsidR="003F5B63" w:rsidRPr="00A568B0" w:rsidDel="001E1878">
          <w:delText>O</w:delText>
        </w:r>
      </w:del>
      <w:r w:rsidR="003F5B63" w:rsidRPr="00A568B0">
        <w:t>förändrade tjänstekontrakt</w:t>
      </w:r>
      <w:bookmarkEnd w:id="36"/>
      <w:ins w:id="39" w:author="Khaled Daham" w:date="2014-02-14T16:36:00Z">
        <w:r w:rsidR="000E4FE6">
          <w:t>.</w:t>
        </w:r>
      </w:ins>
    </w:p>
    <w:p w14:paraId="37AAFB1B" w14:textId="59C64E74" w:rsidR="00A30DC6" w:rsidRPr="003F5B63" w:rsidRDefault="00A30DC6" w:rsidP="00A30DC6">
      <w:pPr>
        <w:numPr>
          <w:ilvl w:val="0"/>
          <w:numId w:val="27"/>
        </w:numPr>
        <w:rPr>
          <w:ins w:id="40" w:author="Khaled Daham" w:date="2014-02-14T16:54:00Z"/>
        </w:rPr>
      </w:pPr>
      <w:ins w:id="41" w:author="Khaled Daham" w:date="2014-02-14T16:54:00Z">
        <w:r w:rsidRPr="003F5B63">
          <w:t>GetReferralOutcome, version 2.0</w:t>
        </w:r>
      </w:ins>
    </w:p>
    <w:p w14:paraId="252E9480" w14:textId="27BCA803" w:rsidR="00A30DC6" w:rsidRPr="003F5B63" w:rsidRDefault="00A30DC6" w:rsidP="00A30DC6">
      <w:pPr>
        <w:numPr>
          <w:ilvl w:val="0"/>
          <w:numId w:val="27"/>
        </w:numPr>
        <w:rPr>
          <w:ins w:id="42" w:author="Khaled Daham" w:date="2014-02-14T16:54:00Z"/>
        </w:rPr>
      </w:pPr>
      <w:ins w:id="43" w:author="Khaled Daham" w:date="2014-02-14T16:54:00Z">
        <w:r w:rsidRPr="003F5B63">
          <w:t>GetLaboratoryOrderOutcome</w:t>
        </w:r>
        <w:r>
          <w:t>, version 2.0</w:t>
        </w:r>
      </w:ins>
    </w:p>
    <w:p w14:paraId="3D030386" w14:textId="77777777" w:rsidR="00A30DC6" w:rsidRPr="00A568B0" w:rsidDel="00A30DC6" w:rsidRDefault="00A30DC6" w:rsidP="003F5B63">
      <w:pPr>
        <w:rPr>
          <w:del w:id="44" w:author="Khaled Daham" w:date="2014-02-14T16:54:00Z"/>
        </w:rPr>
      </w:pPr>
    </w:p>
    <w:p w14:paraId="7A560993" w14:textId="387B2CEC" w:rsidR="003F5B63" w:rsidRPr="00A568B0" w:rsidDel="000E4FE6" w:rsidRDefault="003F5B63" w:rsidP="003F5B63">
      <w:pPr>
        <w:rPr>
          <w:del w:id="45" w:author="Khaled Daham" w:date="2014-02-14T16:36:00Z"/>
        </w:rPr>
      </w:pPr>
      <w:del w:id="46"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47" w:name="_Toc254367728"/>
      <w:r>
        <w:t>Nya tjänstekontrakt</w:t>
      </w:r>
      <w:bookmarkEnd w:id="47"/>
    </w:p>
    <w:p w14:paraId="54A45A65" w14:textId="5F5A37BF" w:rsidR="007E47C0" w:rsidRDefault="007E47C0" w:rsidP="007E47C0">
      <w:del w:id="48" w:author="Khaled Daham" w:date="2014-02-14T16:54:00Z">
        <w:r w:rsidDel="00A30DC6">
          <w:delText xml:space="preserve">Följande </w:delText>
        </w:r>
      </w:del>
      <w:ins w:id="49" w:author="Khaled Daham" w:date="2014-02-14T16:54:00Z">
        <w:r w:rsidR="00A30DC6">
          <w:t xml:space="preserve">Inga </w:t>
        </w:r>
      </w:ins>
      <w:r>
        <w:t>nya tjänstekontrakt</w:t>
      </w:r>
      <w:ins w:id="50" w:author="Khaled Daham" w:date="2014-02-14T16:57:00Z">
        <w:r w:rsidR="00EA0175">
          <w:t xml:space="preserve"> </w:t>
        </w:r>
      </w:ins>
      <w:del w:id="51" w:author="Khaled Daham" w:date="2014-02-14T16:57:00Z">
        <w:r w:rsidDel="00EA0175">
          <w:delText xml:space="preserve"> finns </w:delText>
        </w:r>
      </w:del>
      <w:r>
        <w:t>från och med</w:t>
      </w:r>
      <w:ins w:id="52" w:author="Khaled Daham" w:date="2014-02-14T16:54:00Z">
        <w:r w:rsidR="00A30DC6">
          <w:t xml:space="preserve"> </w:t>
        </w:r>
      </w:ins>
      <w:ins w:id="53" w:author="Khaled Daham" w:date="2014-02-14T16:57:00Z">
        <w:r w:rsidR="00EA0175">
          <w:t>version 2.</w:t>
        </w:r>
      </w:ins>
      <w:r w:rsidR="008636CB">
        <w:t>0</w:t>
      </w:r>
      <w:del w:id="54" w:author="Khaled Daham" w:date="2014-02-14T16:54:00Z">
        <w:r w:rsidDel="00A30DC6">
          <w:delText xml:space="preserve"> denna</w:delText>
        </w:r>
      </w:del>
      <w:del w:id="55" w:author="Khaled Daham" w:date="2014-02-14T16:57:00Z">
        <w:r w:rsidDel="00EA0175">
          <w:delText xml:space="preserve"> version</w:delText>
        </w:r>
      </w:del>
      <w:r w:rsidR="005535AF">
        <w:t>.</w:t>
      </w:r>
      <w:r w:rsidR="008636CB">
        <w:t>RC12</w:t>
      </w:r>
    </w:p>
    <w:p w14:paraId="402CBE44" w14:textId="349D6924" w:rsidR="007E47C0" w:rsidRPr="003F5B63" w:rsidDel="00A30DC6" w:rsidRDefault="003F5B63" w:rsidP="007E47C0">
      <w:pPr>
        <w:numPr>
          <w:ilvl w:val="0"/>
          <w:numId w:val="27"/>
        </w:numPr>
        <w:rPr>
          <w:del w:id="56" w:author="Khaled Daham" w:date="2014-02-14T16:54:00Z"/>
        </w:rPr>
      </w:pPr>
      <w:del w:id="57"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58" w:author="Khaled Daham" w:date="2014-02-14T16:54:00Z"/>
        </w:rPr>
      </w:pPr>
      <w:del w:id="59"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60" w:author="Khaled Daham" w:date="2014-02-14T16:54:00Z"/>
        </w:rPr>
      </w:pPr>
      <w:del w:id="61"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pPr>
      <w:bookmarkStart w:id="62" w:name="_Toc254367729"/>
      <w:r>
        <w:t>Förändrade tjänstekontrakt</w:t>
      </w:r>
      <w:bookmarkEnd w:id="62"/>
    </w:p>
    <w:p w14:paraId="3DDEFC1A" w14:textId="77777777" w:rsidR="008636CB" w:rsidRDefault="008636CB" w:rsidP="008636CB">
      <w:pPr>
        <w:ind w:left="720"/>
        <w:rPr>
          <w:ins w:id="63"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64"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bookmarkStart w:id="65" w:name="_GoBack"/>
            <w:bookmarkEnd w:id="65"/>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66" w:name="_Toc254367730"/>
      <w:r>
        <w:lastRenderedPageBreak/>
        <w:t>Utgångna tjänstekontrakt</w:t>
      </w:r>
      <w:bookmarkEnd w:id="66"/>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67" w:name="_Toc357754846"/>
      <w:bookmarkStart w:id="68" w:name="_Toc254367731"/>
      <w:r>
        <w:t xml:space="preserve">Version </w:t>
      </w:r>
      <w:r w:rsidRPr="00E23759">
        <w:t>tidigare</w:t>
      </w:r>
      <w:bookmarkEnd w:id="67"/>
      <w:bookmarkEnd w:id="68"/>
    </w:p>
    <w:p w14:paraId="0DBC1633" w14:textId="54E66079" w:rsidR="00E23759" w:rsidRPr="00A568B0" w:rsidRDefault="00AE4909" w:rsidP="00E23759">
      <w:ins w:id="69" w:author="Khaled Daham" w:date="2014-02-14T16:37:00Z">
        <w:r>
          <w:t>2.0.</w:t>
        </w:r>
      </w:ins>
      <w:r w:rsidR="009866B4">
        <w:t>RC12</w:t>
      </w:r>
      <w:del w:id="70"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71" w:name="_Toc357754847"/>
      <w:bookmarkStart w:id="72" w:name="_Toc254367732"/>
      <w:bookmarkEnd w:id="31"/>
      <w:r>
        <w:t>Tjänstedomänens arkitektur</w:t>
      </w:r>
      <w:bookmarkEnd w:id="71"/>
      <w:bookmarkEnd w:id="72"/>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73" w:name="_Toc357754848"/>
      <w:bookmarkStart w:id="74" w:name="_Toc254367733"/>
      <w:r>
        <w:t>Flöden</w:t>
      </w:r>
      <w:bookmarkEnd w:id="73"/>
      <w:bookmarkEnd w:id="74"/>
    </w:p>
    <w:p w14:paraId="706E99D0" w14:textId="251B9CA9" w:rsidR="007E47C0" w:rsidRPr="003311B8" w:rsidRDefault="00016347" w:rsidP="007E47C0">
      <w:pPr>
        <w:pStyle w:val="Heading3"/>
      </w:pPr>
      <w:bookmarkStart w:id="75" w:name="_Toc254367734"/>
      <w:r>
        <w:t>Flöde 1</w:t>
      </w:r>
      <w:r w:rsidR="006D0182">
        <w:t xml:space="preserve"> – Hämta svar på en konsultationsremiss.</w:t>
      </w:r>
      <w:bookmarkEnd w:id="75"/>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76" w:author="Khaled Daham" w:date="2014-02-14T16:38:00Z">
              <w:r w:rsidR="000E4FE6">
                <w:rPr>
                  <w:rFonts w:ascii="Times New Roman" w:hAnsi="Times New Roman"/>
                </w:rPr>
                <w:t>n</w:t>
              </w:r>
            </w:ins>
            <w:ins w:id="77" w:author="Khaled Daham" w:date="2014-02-14T16:43:00Z">
              <w:r w:rsidR="000E4FE6">
                <w:rPr>
                  <w:rFonts w:ascii="Times New Roman" w:hAnsi="Times New Roman"/>
                </w:rPr>
                <w:t>a</w:t>
              </w:r>
            </w:ins>
            <w:ins w:id="78" w:author="Khaled Daham" w:date="2014-02-14T16:38:00Z">
              <w:r w:rsidR="000E4FE6">
                <w:rPr>
                  <w:rFonts w:ascii="Times New Roman" w:hAnsi="Times New Roman"/>
                </w:rPr>
                <w:t xml:space="preserve"> konsultationsremissvar.</w:t>
              </w:r>
            </w:ins>
            <w:del w:id="79"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80" w:name="_Toc254367735"/>
      <w:r w:rsidRPr="003F58B4">
        <w:t xml:space="preserve">Flöde </w:t>
      </w:r>
      <w:r w:rsidR="00261EA5" w:rsidRPr="003F58B4">
        <w:t>2</w:t>
      </w:r>
      <w:r w:rsidR="003F58B4" w:rsidRPr="003F58B4">
        <w:t xml:space="preserve"> – Hämta </w:t>
      </w:r>
      <w:r w:rsidR="00804C10">
        <w:t>mödravårdsinformation</w:t>
      </w:r>
      <w:bookmarkEnd w:id="80"/>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81" w:author="Khaled Daham" w:date="2014-02-14T16:39:00Z">
              <w:r w:rsidRPr="00D654EF" w:rsidDel="000E4FE6">
                <w:rPr>
                  <w:rFonts w:ascii="Times New Roman" w:hAnsi="Times New Roman"/>
                </w:rPr>
                <w:delText>reumatismdata</w:delText>
              </w:r>
            </w:del>
            <w:ins w:id="82"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83" w:author="Khaled Daham" w:date="2014-02-14T16:40:00Z">
              <w:r w:rsidRPr="00D654EF" w:rsidDel="000E4FE6">
                <w:rPr>
                  <w:rFonts w:ascii="Times New Roman" w:hAnsi="Times New Roman"/>
                </w:rPr>
                <w:delText>Applikation</w:delText>
              </w:r>
            </w:del>
            <w:ins w:id="84"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85" w:name="_Toc254367736"/>
      <w:r>
        <w:t xml:space="preserve">Flöde 3 – Hämta </w:t>
      </w:r>
      <w:r w:rsidR="004078E1">
        <w:t>patienters kemilaboratoriesvar.</w:t>
      </w:r>
      <w:bookmarkEnd w:id="85"/>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86" w:author="Khaled Daham" w:date="2014-02-14T16:39:00Z">
              <w:r w:rsidR="000E4FE6">
                <w:rPr>
                  <w:rFonts w:ascii="Times New Roman" w:hAnsi="Times New Roman"/>
                </w:rPr>
                <w:t xml:space="preserve">a </w:t>
              </w:r>
            </w:ins>
            <w:ins w:id="87" w:author="Khaled Daham" w:date="2014-02-14T16:42:00Z">
              <w:r w:rsidR="000E4FE6">
                <w:rPr>
                  <w:rFonts w:ascii="Times New Roman" w:hAnsi="Times New Roman"/>
                </w:rPr>
                <w:t>kemilaboratoriesvar.</w:t>
              </w:r>
            </w:ins>
            <w:del w:id="88"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89" w:author="Khaled Daham" w:date="2014-02-14T16:40:00Z">
              <w:r w:rsidRPr="00D654EF" w:rsidDel="000E4FE6">
                <w:rPr>
                  <w:rFonts w:ascii="Times New Roman" w:hAnsi="Times New Roman"/>
                </w:rPr>
                <w:delText>Applikation</w:delText>
              </w:r>
            </w:del>
            <w:ins w:id="90"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91" w:name="_Toc254367737"/>
      <w:r>
        <w:t>Obligatoriska kontrakt</w:t>
      </w:r>
      <w:bookmarkEnd w:id="91"/>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92" w:name="_Toc357754849"/>
      <w:bookmarkStart w:id="93" w:name="_Toc254367738"/>
      <w:r w:rsidRPr="00502896">
        <w:t>Adressering</w:t>
      </w:r>
      <w:bookmarkEnd w:id="92"/>
      <w:bookmarkEnd w:id="93"/>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94" w:name="_Toc219337768"/>
      <w:bookmarkStart w:id="95" w:name="_Toc227077989"/>
      <w:bookmarkStart w:id="96" w:name="_Toc254367739"/>
      <w:r w:rsidRPr="00137C8C">
        <w:rPr>
          <w:rFonts w:ascii="Georgia" w:hAnsi="Georgia"/>
        </w:rPr>
        <w:t>Adressering vid nationell användning</w:t>
      </w:r>
      <w:bookmarkEnd w:id="94"/>
      <w:bookmarkEnd w:id="95"/>
      <w:bookmarkEnd w:id="96"/>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97" w:name="_Toc219337769"/>
      <w:bookmarkStart w:id="98" w:name="_Toc227077990"/>
      <w:bookmarkStart w:id="99" w:name="_Toc254367740"/>
      <w:r w:rsidRPr="00137C8C">
        <w:rPr>
          <w:rFonts w:ascii="Georgia" w:hAnsi="Georgia"/>
        </w:rPr>
        <w:t>Adressering vid regional användning</w:t>
      </w:r>
      <w:bookmarkEnd w:id="97"/>
      <w:bookmarkEnd w:id="98"/>
      <w:bookmarkEnd w:id="99"/>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100" w:name="_Toc227077991"/>
      <w:bookmarkStart w:id="101" w:name="_Toc254367741"/>
      <w:r w:rsidRPr="00137C8C">
        <w:rPr>
          <w:rFonts w:ascii="Georgia" w:hAnsi="Georgia"/>
        </w:rPr>
        <w:t>Adressering direkt till ett källsystem</w:t>
      </w:r>
      <w:bookmarkEnd w:id="100"/>
      <w:bookmarkEnd w:id="101"/>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102" w:name="_Toc227077992"/>
      <w:bookmarkStart w:id="103" w:name="_Toc254367742"/>
      <w:r w:rsidRPr="00F439DB">
        <w:t xml:space="preserve">Sammanfattning </w:t>
      </w:r>
      <w:r w:rsidRPr="00B859FF">
        <w:t>av</w:t>
      </w:r>
      <w:r w:rsidRPr="00F439DB">
        <w:t xml:space="preserve"> adresseringsmodell</w:t>
      </w:r>
      <w:bookmarkEnd w:id="102"/>
      <w:bookmarkEnd w:id="103"/>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104" w:name="_Toc357754850"/>
      <w:bookmarkStart w:id="105" w:name="_Toc254367743"/>
      <w:r w:rsidRPr="00502896">
        <w:t>Aggregering och engagemangsindex</w:t>
      </w:r>
      <w:bookmarkEnd w:id="104"/>
      <w:bookmarkEnd w:id="105"/>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106" w:name="_Toc248640896"/>
      <w:bookmarkStart w:id="107" w:name="_Toc254367744"/>
      <w:r w:rsidRPr="00A0151E">
        <w:t>Uppdatering</w:t>
      </w:r>
      <w:r>
        <w:t xml:space="preserve"> av engagemangsindex</w:t>
      </w:r>
      <w:bookmarkEnd w:id="106"/>
      <w:bookmarkEnd w:id="107"/>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108" w:name="_Toc224960921"/>
      <w:bookmarkStart w:id="109" w:name="_Toc357754852"/>
      <w:bookmarkStart w:id="110" w:name="_Toc254367745"/>
      <w:r>
        <w:t>Tjänstedomänens krav och regler</w:t>
      </w:r>
      <w:bookmarkEnd w:id="108"/>
      <w:bookmarkEnd w:id="109"/>
      <w:bookmarkEnd w:id="110"/>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111" w:name="_Informationssäkerhet_och_juridik"/>
      <w:bookmarkStart w:id="112" w:name="_Toc357754853"/>
      <w:bookmarkStart w:id="113" w:name="_Toc254367746"/>
      <w:bookmarkEnd w:id="111"/>
      <w:r>
        <w:t>Informationssäkerhet och juridik</w:t>
      </w:r>
      <w:bookmarkEnd w:id="112"/>
      <w:bookmarkEnd w:id="113"/>
    </w:p>
    <w:p w14:paraId="293C5933" w14:textId="77777777" w:rsidR="00FB69B3" w:rsidRPr="00FB69B3" w:rsidRDefault="00FB69B3" w:rsidP="00FB69B3">
      <w:pPr>
        <w:pStyle w:val="Rubrik3b"/>
        <w:ind w:left="0" w:firstLine="0"/>
        <w:rPr>
          <w:rFonts w:ascii="Georgia" w:hAnsi="Georgia"/>
        </w:rPr>
      </w:pPr>
      <w:bookmarkStart w:id="114" w:name="_Toc219337771"/>
      <w:bookmarkStart w:id="115" w:name="_Toc227077995"/>
      <w:bookmarkStart w:id="116" w:name="_Toc245231399"/>
      <w:bookmarkStart w:id="117" w:name="_Toc254367747"/>
      <w:r w:rsidRPr="00FB69B3">
        <w:rPr>
          <w:rFonts w:ascii="Georgia" w:hAnsi="Georgia"/>
        </w:rPr>
        <w:t>Medarbetarens direktåtkomst</w:t>
      </w:r>
      <w:bookmarkEnd w:id="114"/>
      <w:bookmarkEnd w:id="115"/>
      <w:bookmarkEnd w:id="116"/>
      <w:bookmarkEnd w:id="117"/>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118" w:name="_Toc219337772"/>
      <w:bookmarkStart w:id="119" w:name="_Toc227077996"/>
      <w:bookmarkStart w:id="120" w:name="_Toc229537043"/>
      <w:bookmarkStart w:id="121" w:name="_Toc245231400"/>
      <w:bookmarkStart w:id="122" w:name="_Toc254367748"/>
      <w:r w:rsidRPr="00FB69B3">
        <w:rPr>
          <w:rFonts w:ascii="Georgia" w:hAnsi="Georgia"/>
        </w:rPr>
        <w:t>Patientens direktåtkomst</w:t>
      </w:r>
      <w:bookmarkEnd w:id="118"/>
      <w:bookmarkEnd w:id="119"/>
      <w:bookmarkEnd w:id="120"/>
      <w:bookmarkEnd w:id="121"/>
      <w:bookmarkEnd w:id="122"/>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123" w:name="_Toc219337773"/>
      <w:bookmarkStart w:id="124" w:name="_Toc227077997"/>
      <w:bookmarkStart w:id="125" w:name="_Toc245231401"/>
      <w:bookmarkStart w:id="126" w:name="_Toc254367749"/>
      <w:r w:rsidRPr="00FB69B3">
        <w:rPr>
          <w:rFonts w:ascii="Georgia" w:hAnsi="Georgia"/>
        </w:rPr>
        <w:t>Generellt</w:t>
      </w:r>
      <w:bookmarkEnd w:id="123"/>
      <w:bookmarkEnd w:id="124"/>
      <w:bookmarkEnd w:id="125"/>
      <w:bookmarkEnd w:id="126"/>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127" w:name="_Toc254367750"/>
      <w:r>
        <w:t>Icke funktionella krav</w:t>
      </w:r>
      <w:bookmarkEnd w:id="127"/>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128" w:name="_Toc254367751"/>
      <w:r>
        <w:t>SLA krav</w:t>
      </w:r>
      <w:bookmarkEnd w:id="128"/>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129" w:name="_Toc254367752"/>
      <w:r>
        <w:t>Övriga krav</w:t>
      </w:r>
      <w:bookmarkEnd w:id="129"/>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130" w:name="_Toc357754854"/>
      <w:bookmarkStart w:id="131" w:name="_Toc224960922"/>
      <w:bookmarkStart w:id="132" w:name="_Toc357754855"/>
      <w:bookmarkStart w:id="133" w:name="_Toc254367753"/>
      <w:bookmarkEnd w:id="27"/>
      <w:bookmarkEnd w:id="28"/>
      <w:bookmarkEnd w:id="29"/>
      <w:r>
        <w:t>Felhantering</w:t>
      </w:r>
      <w:bookmarkEnd w:id="130"/>
      <w:bookmarkEnd w:id="133"/>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134" w:name="_Toc254367754"/>
      <w:r>
        <w:t>Krav på en tjänsteproducent</w:t>
      </w:r>
      <w:bookmarkEnd w:id="134"/>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135" w:name="_Toc254367755"/>
      <w:r>
        <w:t>Krav på en tjänstekonsument</w:t>
      </w:r>
      <w:bookmarkEnd w:id="135"/>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136" w:name="_Toc379448260"/>
      <w:r>
        <w:rPr>
          <w:sz w:val="30"/>
          <w:szCs w:val="30"/>
        </w:rPr>
        <w:t>5</w:t>
      </w:r>
      <w:r w:rsidR="008957E8" w:rsidRPr="00836205">
        <w:rPr>
          <w:sz w:val="30"/>
          <w:szCs w:val="30"/>
        </w:rPr>
        <w:t xml:space="preserve"> Gemensamma informationskomponenter</w:t>
      </w:r>
      <w:bookmarkEnd w:id="136"/>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137" w:name="_Toc254367756"/>
      <w:r>
        <w:lastRenderedPageBreak/>
        <w:t xml:space="preserve">Tjänstedomänens </w:t>
      </w:r>
      <w:bookmarkEnd w:id="131"/>
      <w:r>
        <w:t>meddelandemodeller</w:t>
      </w:r>
      <w:bookmarkEnd w:id="132"/>
      <w:bookmarkEnd w:id="137"/>
    </w:p>
    <w:p w14:paraId="47FFE2B7" w14:textId="77777777" w:rsidR="007E47C0" w:rsidRDefault="007E47C0" w:rsidP="007E47C0">
      <w:bookmarkStart w:id="138"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139" w:name="_Toc357754856"/>
      <w:bookmarkStart w:id="140" w:name="_Toc254367757"/>
      <w:r>
        <w:t>V-MIM</w:t>
      </w:r>
      <w:bookmarkEnd w:id="139"/>
      <w:bookmarkEnd w:id="140"/>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141" w:name="_Toc254367758"/>
      <w:r w:rsidRPr="0093401A">
        <w:rPr>
          <w:sz w:val="20"/>
          <w:szCs w:val="20"/>
        </w:rPr>
        <w:t>5.1.1 GetReferallOutcome</w:t>
      </w:r>
      <w:bookmarkEnd w:id="141"/>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142" w:name="_Toc254367759"/>
      <w:r>
        <w:rPr>
          <w:sz w:val="20"/>
          <w:szCs w:val="20"/>
        </w:rPr>
        <w:t>5.1.2</w:t>
      </w:r>
      <w:r w:rsidRPr="0093401A">
        <w:rPr>
          <w:sz w:val="20"/>
          <w:szCs w:val="20"/>
        </w:rPr>
        <w:t xml:space="preserve"> Get</w:t>
      </w:r>
      <w:r>
        <w:rPr>
          <w:sz w:val="20"/>
          <w:szCs w:val="20"/>
        </w:rPr>
        <w:t>MaternityMedicalHistory</w:t>
      </w:r>
      <w:bookmarkEnd w:id="142"/>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143" w:name="_Toc176141590"/>
      <w:bookmarkStart w:id="144" w:name="_Toc176141594"/>
      <w:bookmarkStart w:id="145" w:name="_Toc182360207"/>
      <w:bookmarkStart w:id="146" w:name="_Toc182360366"/>
      <w:bookmarkStart w:id="147" w:name="_Toc182362292"/>
      <w:bookmarkEnd w:id="143"/>
      <w:bookmarkEnd w:id="144"/>
      <w:bookmarkEnd w:id="145"/>
      <w:bookmarkEnd w:id="146"/>
      <w:bookmarkEnd w:id="147"/>
    </w:p>
    <w:p w14:paraId="56C01FCC" w14:textId="426F371F" w:rsidR="0093401A" w:rsidRPr="0093401A" w:rsidRDefault="0093401A" w:rsidP="0093401A">
      <w:pPr>
        <w:pStyle w:val="Heading3"/>
        <w:numPr>
          <w:ilvl w:val="0"/>
          <w:numId w:val="0"/>
        </w:numPr>
        <w:ind w:left="720" w:hanging="720"/>
        <w:rPr>
          <w:sz w:val="20"/>
          <w:szCs w:val="20"/>
        </w:rPr>
      </w:pPr>
      <w:bookmarkStart w:id="148" w:name="_Toc254367760"/>
      <w:r>
        <w:rPr>
          <w:sz w:val="20"/>
          <w:szCs w:val="20"/>
        </w:rPr>
        <w:t>5.1.2</w:t>
      </w:r>
      <w:r w:rsidRPr="0093401A">
        <w:rPr>
          <w:sz w:val="20"/>
          <w:szCs w:val="20"/>
        </w:rPr>
        <w:t xml:space="preserve"> Get</w:t>
      </w:r>
      <w:r w:rsidR="009003B9">
        <w:rPr>
          <w:sz w:val="20"/>
          <w:szCs w:val="20"/>
        </w:rPr>
        <w:t>LaboratoryOrderOutcome</w:t>
      </w:r>
      <w:bookmarkEnd w:id="148"/>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149" w:name="_Toc357754858"/>
      <w:bookmarkStart w:id="150" w:name="_Toc254367761"/>
      <w:r>
        <w:lastRenderedPageBreak/>
        <w:t>Tjänstekontrakt</w:t>
      </w:r>
      <w:bookmarkEnd w:id="138"/>
      <w:bookmarkEnd w:id="149"/>
      <w:bookmarkEnd w:id="150"/>
    </w:p>
    <w:p w14:paraId="0A48ED19" w14:textId="652CA76E" w:rsidR="00F27703" w:rsidRPr="00F27703" w:rsidRDefault="00F27703" w:rsidP="00F27703">
      <w:pPr>
        <w:pStyle w:val="Heading2"/>
      </w:pPr>
      <w:bookmarkStart w:id="151" w:name="_Toc248640905"/>
      <w:bookmarkStart w:id="152" w:name="_Toc254367762"/>
      <w:r w:rsidRPr="00F27703">
        <w:t>GetReferralOutcome</w:t>
      </w:r>
      <w:bookmarkEnd w:id="151"/>
      <w:bookmarkEnd w:id="152"/>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153" w:name="_Toc379448266"/>
      <w:r>
        <w:t>Gemensamma informationskomponenter</w:t>
      </w:r>
      <w:bookmarkEnd w:id="153"/>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154" w:name="_Toc254367763"/>
      <w:r>
        <w:t>Version</w:t>
      </w:r>
      <w:bookmarkEnd w:id="154"/>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155" w:name="_Toc254367764"/>
      <w:r>
        <w:t>Fältregler</w:t>
      </w:r>
      <w:bookmarkEnd w:id="155"/>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156" w:name="_Toc254367765"/>
      <w:r>
        <w:t>Övriga regler</w:t>
      </w:r>
      <w:bookmarkEnd w:id="156"/>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157" w:name="_Toc248640910"/>
      <w:bookmarkStart w:id="158" w:name="_Toc254367766"/>
      <w:r w:rsidR="00D4194A" w:rsidRPr="00FC66B5">
        <w:lastRenderedPageBreak/>
        <w:t>GetMaternityMedicalHistory</w:t>
      </w:r>
      <w:bookmarkEnd w:id="157"/>
      <w:bookmarkEnd w:id="158"/>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159" w:name="_Toc254367767"/>
      <w:r>
        <w:t>Version</w:t>
      </w:r>
      <w:bookmarkEnd w:id="159"/>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160" w:name="_Toc248640914"/>
      <w:bookmarkStart w:id="161" w:name="_Toc254367768"/>
      <w:r w:rsidRPr="00424B6F">
        <w:t>V-MIM</w:t>
      </w:r>
      <w:bookmarkEnd w:id="160"/>
      <w:bookmarkEnd w:id="161"/>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162" w:name="_Toc254367769"/>
      <w:r>
        <w:t>Fältregler</w:t>
      </w:r>
      <w:bookmarkEnd w:id="162"/>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D76FD4"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163" w:name="_Toc254367770"/>
      <w:r>
        <w:t>Övriga regler</w:t>
      </w:r>
      <w:bookmarkEnd w:id="163"/>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164" w:name="_Toc248640916"/>
      <w:bookmarkStart w:id="165" w:name="_Toc254367771"/>
      <w:r>
        <w:t>GetLaboratoryOrderOutcome</w:t>
      </w:r>
      <w:bookmarkEnd w:id="164"/>
      <w:bookmarkEnd w:id="165"/>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166" w:name="_Toc254367772"/>
      <w:r>
        <w:t>Version</w:t>
      </w:r>
      <w:bookmarkEnd w:id="166"/>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167" w:name="_Toc254367773"/>
      <w:r>
        <w:t>Fältregler</w:t>
      </w:r>
      <w:bookmarkEnd w:id="167"/>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168" w:name="_Toc254367774"/>
      <w:r>
        <w:t>Övriga regler</w:t>
      </w:r>
      <w:bookmarkEnd w:id="168"/>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182"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82"/>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69" w:name="Date1"/>
    <w:r>
      <w:t>23 maj 2013</w:t>
    </w:r>
    <w:bookmarkEnd w:id="169"/>
  </w:p>
  <w:p w14:paraId="005707D8" w14:textId="588DF0F6" w:rsidR="005B612A" w:rsidRDefault="005B612A" w:rsidP="008303EF">
    <w:pPr>
      <w:tabs>
        <w:tab w:val="left" w:pos="6237"/>
      </w:tabs>
    </w:pPr>
    <w:r>
      <w:tab/>
    </w:r>
    <w:bookmarkStart w:id="170" w:name="LDnr1"/>
    <w:bookmarkEnd w:id="170"/>
    <w:r>
      <w:t xml:space="preserve"> </w:t>
    </w:r>
    <w:bookmarkStart w:id="171" w:name="Dnr1"/>
    <w:bookmarkEnd w:id="171"/>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62AAB">
                            <w:rPr>
                              <w:noProof/>
                              <w:sz w:val="16"/>
                              <w:szCs w:val="16"/>
                            </w:rPr>
                            <w:t>12</w:t>
                          </w:r>
                          <w:r w:rsidRPr="00E12C4A">
                            <w:rPr>
                              <w:sz w:val="16"/>
                              <w:szCs w:val="16"/>
                            </w:rPr>
                            <w:fldChar w:fldCharType="end"/>
                          </w:r>
                          <w:r w:rsidRPr="00E12C4A">
                            <w:rPr>
                              <w:sz w:val="16"/>
                              <w:szCs w:val="16"/>
                            </w:rPr>
                            <w:t xml:space="preserve"> (</w:t>
                          </w:r>
                          <w:fldSimple w:instr=" SECTIONPAGES   \* MERGEFORMAT ">
                            <w:r w:rsidR="00962AAB" w:rsidRPr="00962AAB">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962AAB">
                      <w:rPr>
                        <w:noProof/>
                        <w:sz w:val="16"/>
                        <w:szCs w:val="16"/>
                      </w:rPr>
                      <w:t>12</w:t>
                    </w:r>
                    <w:r w:rsidRPr="00E12C4A">
                      <w:rPr>
                        <w:sz w:val="16"/>
                        <w:szCs w:val="16"/>
                      </w:rPr>
                      <w:fldChar w:fldCharType="end"/>
                    </w:r>
                    <w:r w:rsidRPr="00E12C4A">
                      <w:rPr>
                        <w:sz w:val="16"/>
                        <w:szCs w:val="16"/>
                      </w:rPr>
                      <w:t xml:space="preserve"> (</w:t>
                    </w:r>
                    <w:fldSimple w:instr=" SECTIONPAGES   \* MERGEFORMAT ">
                      <w:r w:rsidR="00962AAB" w:rsidRPr="00962AAB">
                        <w:rPr>
                          <w:noProof/>
                          <w:sz w:val="16"/>
                          <w:szCs w:val="16"/>
                        </w:rPr>
                        <w:t>51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72" w:name="Date"/>
    <w:r>
      <w:t>23 maj 2013</w:t>
    </w:r>
    <w:bookmarkEnd w:id="172"/>
  </w:p>
  <w:p w14:paraId="587ABBD2" w14:textId="77777777" w:rsidR="005B612A" w:rsidRDefault="005B612A" w:rsidP="00D774BC">
    <w:pPr>
      <w:tabs>
        <w:tab w:val="left" w:pos="6237"/>
      </w:tabs>
    </w:pPr>
    <w:r>
      <w:tab/>
    </w:r>
    <w:bookmarkStart w:id="173" w:name="LDnr"/>
    <w:bookmarkEnd w:id="173"/>
    <w:r>
      <w:t xml:space="preserve"> </w:t>
    </w:r>
    <w:bookmarkStart w:id="174" w:name="Dnr"/>
    <w:bookmarkEnd w:id="174"/>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175" w:name="PhoneDirect"/>
          <w:bookmarkStart w:id="176" w:name="LMobile"/>
          <w:bookmarkEnd w:id="175"/>
          <w:bookmarkEnd w:id="176"/>
          <w:r w:rsidRPr="0024387D">
            <w:rPr>
              <w:rFonts w:cs="Georgia"/>
              <w:sz w:val="12"/>
              <w:szCs w:val="12"/>
            </w:rPr>
            <w:t xml:space="preserve"> </w:t>
          </w:r>
          <w:bookmarkStart w:id="177" w:name="Mobile"/>
          <w:bookmarkEnd w:id="177"/>
        </w:p>
        <w:p w14:paraId="674555CA" w14:textId="77777777" w:rsidR="005B612A" w:rsidRDefault="005B612A" w:rsidP="00514BAB">
          <w:pPr>
            <w:pStyle w:val="Header"/>
            <w:rPr>
              <w:rFonts w:cs="Georgia"/>
              <w:sz w:val="12"/>
              <w:szCs w:val="12"/>
            </w:rPr>
          </w:pPr>
        </w:p>
        <w:p w14:paraId="69F9143A" w14:textId="77777777" w:rsidR="005B612A" w:rsidRPr="002F2EFD" w:rsidRDefault="005B612A"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78" w:name="Email"/>
        <w:bookmarkEnd w:id="178"/>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179" w:name="slask"/>
          <w:bookmarkStart w:id="180" w:name="Addressee"/>
          <w:bookmarkEnd w:id="179"/>
          <w:bookmarkEnd w:id="180"/>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181" w:name="Radera2"/>
    <w:bookmarkEnd w:id="181"/>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11DC">
                            <w:rPr>
                              <w:noProof/>
                              <w:sz w:val="16"/>
                              <w:szCs w:val="16"/>
                            </w:rPr>
                            <w:t>1</w:t>
                          </w:r>
                          <w:r w:rsidRPr="00E12C4A">
                            <w:rPr>
                              <w:sz w:val="16"/>
                              <w:szCs w:val="16"/>
                            </w:rPr>
                            <w:fldChar w:fldCharType="end"/>
                          </w:r>
                          <w:r w:rsidRPr="00E12C4A">
                            <w:rPr>
                              <w:sz w:val="16"/>
                              <w:szCs w:val="16"/>
                            </w:rPr>
                            <w:t xml:space="preserve"> (</w:t>
                          </w:r>
                          <w:fldSimple w:instr=" SECTIONPAGES   \* MERGEFORMAT ">
                            <w:r w:rsidR="00C311DC" w:rsidRPr="00C311DC">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311DC">
                      <w:rPr>
                        <w:noProof/>
                        <w:sz w:val="16"/>
                        <w:szCs w:val="16"/>
                      </w:rPr>
                      <w:t>1</w:t>
                    </w:r>
                    <w:r w:rsidRPr="00E12C4A">
                      <w:rPr>
                        <w:sz w:val="16"/>
                        <w:szCs w:val="16"/>
                      </w:rPr>
                      <w:fldChar w:fldCharType="end"/>
                    </w:r>
                    <w:r w:rsidRPr="00E12C4A">
                      <w:rPr>
                        <w:sz w:val="16"/>
                        <w:szCs w:val="16"/>
                      </w:rPr>
                      <w:t xml:space="preserve"> (</w:t>
                    </w:r>
                    <w:fldSimple w:instr=" SECTIONPAGES   \* MERGEFORMAT ">
                      <w:r w:rsidR="00C311DC" w:rsidRPr="00C311DC">
                        <w:rPr>
                          <w:noProof/>
                          <w:sz w:val="16"/>
                          <w:szCs w:val="16"/>
                        </w:rPr>
                        <w:t>51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3FF5"/>
    <w:rsid w:val="000065DE"/>
    <w:rsid w:val="00013301"/>
    <w:rsid w:val="00013CA9"/>
    <w:rsid w:val="00016347"/>
    <w:rsid w:val="00030D6C"/>
    <w:rsid w:val="00035299"/>
    <w:rsid w:val="00036FF1"/>
    <w:rsid w:val="00047E25"/>
    <w:rsid w:val="00053977"/>
    <w:rsid w:val="00055E49"/>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6504"/>
    <w:rsid w:val="001170E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416E"/>
    <w:rsid w:val="004B0B17"/>
    <w:rsid w:val="004B347C"/>
    <w:rsid w:val="004C349F"/>
    <w:rsid w:val="004C7A30"/>
    <w:rsid w:val="004F2686"/>
    <w:rsid w:val="004F39E1"/>
    <w:rsid w:val="00502896"/>
    <w:rsid w:val="00505F17"/>
    <w:rsid w:val="00514BAB"/>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91240"/>
    <w:rsid w:val="00D93512"/>
    <w:rsid w:val="00DA1759"/>
    <w:rsid w:val="00DA5D2D"/>
    <w:rsid w:val="00DB56E2"/>
    <w:rsid w:val="00DB6CA6"/>
    <w:rsid w:val="00DC3968"/>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56CC"/>
    <w:rsid w:val="00F46893"/>
    <w:rsid w:val="00F61790"/>
    <w:rsid w:val="00F85F1F"/>
    <w:rsid w:val="00F94286"/>
    <w:rsid w:val="00FA39CF"/>
    <w:rsid w:val="00FB1144"/>
    <w:rsid w:val="00FB20B9"/>
    <w:rsid w:val="00FB3539"/>
    <w:rsid w:val="00FB69B3"/>
    <w:rsid w:val="00FD2E7E"/>
    <w:rsid w:val="00FD4E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2BF00E-6B01-6748-8C92-894AE41C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129</TotalTime>
  <Pages>51</Pages>
  <Words>10877</Words>
  <Characters>63962</Characters>
  <Application>Microsoft Macintosh Word</Application>
  <DocSecurity>0</DocSecurity>
  <Lines>5330</Lines>
  <Paragraphs>2494</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72345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93</cp:revision>
  <dcterms:created xsi:type="dcterms:W3CDTF">2014-02-10T09:39:00Z</dcterms:created>
  <dcterms:modified xsi:type="dcterms:W3CDTF">2014-02-18T17:54:00Z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RC1</vt:lpwstr>
  </property>
  <property fmtid="{D5CDD505-2E9C-101B-9397-08002B2CF9AE}" pid="5" name="arknummer">
    <vt:lpwstr>ARK_0015</vt:lpwstr>
  </property>
</Properties>
</file>