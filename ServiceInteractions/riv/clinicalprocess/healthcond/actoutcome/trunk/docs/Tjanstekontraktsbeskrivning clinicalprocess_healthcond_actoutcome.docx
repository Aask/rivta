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BC5B0B" w:rsidRDefault="00D218F3" w:rsidP="00D218F3">
      <w:pPr>
        <w:spacing w:line="200" w:lineRule="exact"/>
        <w:rPr>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C6311A"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40EFFF8F" w:rsidR="00D218F3" w:rsidRPr="00BC5B0B" w:rsidRDefault="004B2DDF" w:rsidP="00D218F3">
      <w:pPr>
        <w:pStyle w:val="Friform"/>
        <w:rPr>
          <w:rFonts w:ascii="Arial" w:hAnsi="Arial"/>
          <w:sz w:val="36"/>
        </w:rPr>
      </w:pPr>
      <w:r>
        <w:rPr>
          <w:rFonts w:ascii="Arial" w:hAnsi="Arial"/>
          <w:sz w:val="36"/>
        </w:rPr>
        <w:t>Utgåva PA</w:t>
      </w:r>
      <w:r w:rsidR="00F4564C">
        <w:rPr>
          <w:rFonts w:ascii="Arial" w:hAnsi="Arial"/>
          <w:sz w:val="36"/>
        </w:rPr>
        <w:t>35</w:t>
      </w:r>
    </w:p>
    <w:p w14:paraId="68BFDC8D" w14:textId="6EC7712E" w:rsidR="00D218F3" w:rsidRPr="00BC5B0B"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F4564C">
        <w:rPr>
          <w:rFonts w:ascii="Arial" w:hAnsi="Arial"/>
          <w:sz w:val="36"/>
        </w:rPr>
        <w:t>09-02</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D218F3">
      <w:pPr>
        <w:spacing w:before="18" w:line="260" w:lineRule="exact"/>
        <w:rPr>
          <w:sz w:val="26"/>
          <w:szCs w:val="26"/>
        </w:rPr>
      </w:pPr>
      <w:r>
        <w:rPr>
          <w:sz w:val="26"/>
          <w:szCs w:val="26"/>
        </w:rP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B82E62">
        <w:tc>
          <w:tcPr>
            <w:tcW w:w="964" w:type="dxa"/>
          </w:tcPr>
          <w:p w14:paraId="5BD24C2E" w14:textId="77777777" w:rsidR="00481BF0" w:rsidRPr="00BC5B0B" w:rsidRDefault="00481BF0" w:rsidP="00B82E62">
            <w:pPr>
              <w:pStyle w:val="TableText"/>
            </w:pPr>
            <w:r w:rsidRPr="00BC5B0B">
              <w:t>Version</w:t>
            </w:r>
          </w:p>
        </w:tc>
        <w:tc>
          <w:tcPr>
            <w:tcW w:w="1224" w:type="dxa"/>
          </w:tcPr>
          <w:p w14:paraId="2DC17287" w14:textId="77777777" w:rsidR="00481BF0" w:rsidRPr="00BC5B0B" w:rsidRDefault="00481BF0" w:rsidP="00B82E62">
            <w:pPr>
              <w:pStyle w:val="TableText"/>
            </w:pPr>
            <w:r w:rsidRPr="00BC5B0B">
              <w:t>Revision Datum</w:t>
            </w:r>
          </w:p>
        </w:tc>
        <w:tc>
          <w:tcPr>
            <w:tcW w:w="3652" w:type="dxa"/>
          </w:tcPr>
          <w:p w14:paraId="71537B82" w14:textId="77777777" w:rsidR="00481BF0" w:rsidRPr="00BC5B0B" w:rsidRDefault="00481BF0" w:rsidP="00B82E62">
            <w:pPr>
              <w:pStyle w:val="TableText"/>
            </w:pPr>
            <w:r w:rsidRPr="00BC5B0B">
              <w:t>Komplett beskrivning av ändringar</w:t>
            </w:r>
          </w:p>
        </w:tc>
        <w:tc>
          <w:tcPr>
            <w:tcW w:w="2126" w:type="dxa"/>
          </w:tcPr>
          <w:p w14:paraId="2AB61B98" w14:textId="77777777" w:rsidR="00481BF0" w:rsidRPr="00BC5B0B" w:rsidRDefault="00481BF0" w:rsidP="00B82E62">
            <w:pPr>
              <w:pStyle w:val="TableText"/>
            </w:pPr>
            <w:r w:rsidRPr="00BC5B0B">
              <w:t>Ändringarna gjorda av</w:t>
            </w:r>
          </w:p>
        </w:tc>
        <w:tc>
          <w:tcPr>
            <w:tcW w:w="1276" w:type="dxa"/>
          </w:tcPr>
          <w:p w14:paraId="274D6951" w14:textId="77777777" w:rsidR="00481BF0" w:rsidRPr="00BC5B0B" w:rsidRDefault="00481BF0" w:rsidP="00B82E62">
            <w:pPr>
              <w:pStyle w:val="TableText"/>
            </w:pPr>
            <w:r w:rsidRPr="00BC5B0B">
              <w:t>Definitiv revision fastställd av</w:t>
            </w:r>
          </w:p>
        </w:tc>
      </w:tr>
      <w:tr w:rsidR="00481BF0" w:rsidRPr="00BC5B0B" w14:paraId="0DEA2D22" w14:textId="77777777" w:rsidTr="00B82E62">
        <w:tc>
          <w:tcPr>
            <w:tcW w:w="964" w:type="dxa"/>
          </w:tcPr>
          <w:p w14:paraId="7ECC617D" w14:textId="77777777" w:rsidR="00481BF0" w:rsidRPr="00BC5B0B" w:rsidRDefault="00481BF0" w:rsidP="00B82E62">
            <w:pPr>
              <w:pStyle w:val="TableText"/>
            </w:pPr>
            <w:r w:rsidRPr="00BC5B0B">
              <w:t>PA1</w:t>
            </w:r>
          </w:p>
        </w:tc>
        <w:tc>
          <w:tcPr>
            <w:tcW w:w="1224" w:type="dxa"/>
          </w:tcPr>
          <w:p w14:paraId="01C4F1A6" w14:textId="77777777" w:rsidR="00481BF0" w:rsidRPr="00BC5B0B" w:rsidRDefault="00481BF0" w:rsidP="00B82E62">
            <w:pPr>
              <w:pStyle w:val="TableText"/>
            </w:pPr>
            <w:r w:rsidRPr="00BC5B0B">
              <w:t>2012-12-03</w:t>
            </w:r>
          </w:p>
        </w:tc>
        <w:tc>
          <w:tcPr>
            <w:tcW w:w="3652" w:type="dxa"/>
          </w:tcPr>
          <w:p w14:paraId="7B771CE1" w14:textId="77777777" w:rsidR="00481BF0" w:rsidRPr="00BC5B0B" w:rsidRDefault="00481BF0" w:rsidP="00B82E62">
            <w:pPr>
              <w:pStyle w:val="TableText"/>
            </w:pPr>
            <w:r w:rsidRPr="00BC5B0B">
              <w:t>Arbetsdokument: Vårddokumentation tillagd</w:t>
            </w:r>
          </w:p>
        </w:tc>
        <w:tc>
          <w:tcPr>
            <w:tcW w:w="2126" w:type="dxa"/>
          </w:tcPr>
          <w:p w14:paraId="239BF10F" w14:textId="77777777" w:rsidR="00481BF0" w:rsidRPr="00BC5B0B" w:rsidRDefault="00481BF0" w:rsidP="00B82E62">
            <w:pPr>
              <w:pStyle w:val="TableText"/>
            </w:pPr>
            <w:r w:rsidRPr="00BC5B0B">
              <w:t>FS, MA</w:t>
            </w:r>
          </w:p>
        </w:tc>
        <w:tc>
          <w:tcPr>
            <w:tcW w:w="1276" w:type="dxa"/>
          </w:tcPr>
          <w:p w14:paraId="307B86AB" w14:textId="77777777" w:rsidR="00481BF0" w:rsidRPr="00BC5B0B" w:rsidRDefault="00481BF0" w:rsidP="00B82E62">
            <w:pPr>
              <w:pStyle w:val="TableText"/>
            </w:pPr>
          </w:p>
        </w:tc>
      </w:tr>
      <w:tr w:rsidR="00481BF0" w:rsidRPr="00BC5B0B" w14:paraId="346DA439" w14:textId="77777777" w:rsidTr="00B82E62">
        <w:tc>
          <w:tcPr>
            <w:tcW w:w="964" w:type="dxa"/>
          </w:tcPr>
          <w:p w14:paraId="6BD2311D" w14:textId="77777777" w:rsidR="00481BF0" w:rsidRPr="00BC5B0B" w:rsidRDefault="00481BF0" w:rsidP="00B82E62">
            <w:pPr>
              <w:pStyle w:val="TableText"/>
            </w:pPr>
            <w:r w:rsidRPr="00BC5B0B">
              <w:t>PA2</w:t>
            </w:r>
          </w:p>
        </w:tc>
        <w:tc>
          <w:tcPr>
            <w:tcW w:w="1224" w:type="dxa"/>
          </w:tcPr>
          <w:p w14:paraId="79B3157A" w14:textId="77777777" w:rsidR="00481BF0" w:rsidRPr="00BC5B0B" w:rsidRDefault="00481BF0" w:rsidP="00B82E62">
            <w:pPr>
              <w:pStyle w:val="TableText"/>
            </w:pPr>
            <w:r w:rsidRPr="00BC5B0B">
              <w:t>2012-12-11</w:t>
            </w:r>
          </w:p>
        </w:tc>
        <w:tc>
          <w:tcPr>
            <w:tcW w:w="3652" w:type="dxa"/>
          </w:tcPr>
          <w:p w14:paraId="664BD18B" w14:textId="77777777" w:rsidR="00481BF0" w:rsidRPr="00BC5B0B" w:rsidRDefault="00481BF0" w:rsidP="00B82E62">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B82E62">
            <w:pPr>
              <w:pStyle w:val="TableText"/>
            </w:pPr>
            <w:r>
              <w:t>Maria Andersson</w:t>
            </w:r>
          </w:p>
        </w:tc>
        <w:tc>
          <w:tcPr>
            <w:tcW w:w="1276" w:type="dxa"/>
          </w:tcPr>
          <w:p w14:paraId="33CF57F2" w14:textId="77777777" w:rsidR="00481BF0" w:rsidRPr="00BC5B0B" w:rsidRDefault="00481BF0" w:rsidP="00B82E62">
            <w:pPr>
              <w:pStyle w:val="TableText"/>
            </w:pPr>
          </w:p>
        </w:tc>
      </w:tr>
      <w:tr w:rsidR="00481BF0" w:rsidRPr="00BC5B0B" w14:paraId="000288FB" w14:textId="77777777" w:rsidTr="00B82E62">
        <w:tc>
          <w:tcPr>
            <w:tcW w:w="964" w:type="dxa"/>
          </w:tcPr>
          <w:p w14:paraId="6D41F938" w14:textId="77777777" w:rsidR="00481BF0" w:rsidRPr="00BC5B0B" w:rsidRDefault="00481BF0" w:rsidP="00B82E62">
            <w:pPr>
              <w:pStyle w:val="TableText"/>
            </w:pPr>
            <w:r w:rsidRPr="00BC5B0B">
              <w:t>PA3</w:t>
            </w:r>
          </w:p>
        </w:tc>
        <w:tc>
          <w:tcPr>
            <w:tcW w:w="1224" w:type="dxa"/>
          </w:tcPr>
          <w:p w14:paraId="1702C35F" w14:textId="77777777" w:rsidR="00481BF0" w:rsidRPr="00BC5B0B" w:rsidRDefault="00481BF0" w:rsidP="00B82E62">
            <w:pPr>
              <w:pStyle w:val="TableText"/>
            </w:pPr>
            <w:r w:rsidRPr="00BC5B0B">
              <w:t>2012-12-18</w:t>
            </w:r>
          </w:p>
        </w:tc>
        <w:tc>
          <w:tcPr>
            <w:tcW w:w="3652" w:type="dxa"/>
          </w:tcPr>
          <w:p w14:paraId="600DC7E3" w14:textId="77777777" w:rsidR="00481BF0" w:rsidRPr="00BC5B0B" w:rsidRDefault="00481BF0" w:rsidP="00B82E62">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B82E62">
            <w:pPr>
              <w:pStyle w:val="TableText"/>
            </w:pPr>
            <w:r>
              <w:t>Maria Andersson</w:t>
            </w:r>
          </w:p>
        </w:tc>
        <w:tc>
          <w:tcPr>
            <w:tcW w:w="1276" w:type="dxa"/>
          </w:tcPr>
          <w:p w14:paraId="7F9E8934" w14:textId="77777777" w:rsidR="00481BF0" w:rsidRPr="00BC5B0B" w:rsidRDefault="00481BF0" w:rsidP="00B82E62">
            <w:pPr>
              <w:pStyle w:val="TableText"/>
            </w:pPr>
          </w:p>
        </w:tc>
      </w:tr>
      <w:tr w:rsidR="00481BF0" w:rsidRPr="00BC5B0B" w14:paraId="765D9D20" w14:textId="77777777" w:rsidTr="00B82E62">
        <w:tc>
          <w:tcPr>
            <w:tcW w:w="964" w:type="dxa"/>
          </w:tcPr>
          <w:p w14:paraId="7C4DA6AC" w14:textId="77777777" w:rsidR="00481BF0" w:rsidRPr="00BC5B0B" w:rsidRDefault="00481BF0" w:rsidP="00B82E62">
            <w:pPr>
              <w:pStyle w:val="TableText"/>
            </w:pPr>
            <w:r w:rsidRPr="00BC5B0B">
              <w:t>PA4</w:t>
            </w:r>
          </w:p>
        </w:tc>
        <w:tc>
          <w:tcPr>
            <w:tcW w:w="1224" w:type="dxa"/>
          </w:tcPr>
          <w:p w14:paraId="4A001C1B" w14:textId="77777777" w:rsidR="00481BF0" w:rsidRPr="00BC5B0B" w:rsidRDefault="00481BF0" w:rsidP="00B82E62">
            <w:pPr>
              <w:pStyle w:val="TableText"/>
            </w:pPr>
            <w:r w:rsidRPr="00BC5B0B">
              <w:t>2012-12-20</w:t>
            </w:r>
          </w:p>
        </w:tc>
        <w:tc>
          <w:tcPr>
            <w:tcW w:w="3652" w:type="dxa"/>
          </w:tcPr>
          <w:p w14:paraId="014316BF" w14:textId="77777777" w:rsidR="00481BF0" w:rsidRPr="00BC5B0B" w:rsidRDefault="00481BF0" w:rsidP="00B82E62">
            <w:pPr>
              <w:pStyle w:val="TableText"/>
            </w:pPr>
            <w:r w:rsidRPr="00BC5B0B">
              <w:t>Uppdaterat tabeller</w:t>
            </w:r>
          </w:p>
        </w:tc>
        <w:tc>
          <w:tcPr>
            <w:tcW w:w="2126" w:type="dxa"/>
          </w:tcPr>
          <w:p w14:paraId="05CC5630" w14:textId="77777777" w:rsidR="00481BF0" w:rsidRPr="00BC5B0B" w:rsidRDefault="00481BF0" w:rsidP="00B82E62">
            <w:pPr>
              <w:pStyle w:val="TableText"/>
            </w:pPr>
            <w:r>
              <w:t>Maria Andersson</w:t>
            </w:r>
          </w:p>
        </w:tc>
        <w:tc>
          <w:tcPr>
            <w:tcW w:w="1276" w:type="dxa"/>
          </w:tcPr>
          <w:p w14:paraId="0B1316C8" w14:textId="77777777" w:rsidR="00481BF0" w:rsidRPr="00BC5B0B" w:rsidRDefault="00481BF0" w:rsidP="00B82E62">
            <w:pPr>
              <w:pStyle w:val="TableText"/>
            </w:pPr>
          </w:p>
        </w:tc>
      </w:tr>
      <w:tr w:rsidR="00481BF0" w:rsidRPr="00BC5B0B" w14:paraId="099AC3CB" w14:textId="77777777" w:rsidTr="00B82E62">
        <w:tc>
          <w:tcPr>
            <w:tcW w:w="964" w:type="dxa"/>
          </w:tcPr>
          <w:p w14:paraId="0061C47A" w14:textId="77777777" w:rsidR="00481BF0" w:rsidRPr="00BC5B0B" w:rsidRDefault="00481BF0" w:rsidP="00B82E62">
            <w:pPr>
              <w:pStyle w:val="TableText"/>
            </w:pPr>
            <w:r w:rsidRPr="00BC5B0B">
              <w:t>PA5</w:t>
            </w:r>
          </w:p>
        </w:tc>
        <w:tc>
          <w:tcPr>
            <w:tcW w:w="1224" w:type="dxa"/>
          </w:tcPr>
          <w:p w14:paraId="41BB3EEF" w14:textId="77777777" w:rsidR="00481BF0" w:rsidRPr="00BC5B0B" w:rsidRDefault="00481BF0" w:rsidP="00B82E62">
            <w:pPr>
              <w:pStyle w:val="TableText"/>
            </w:pPr>
            <w:r w:rsidRPr="00BC5B0B">
              <w:t>2012-12-21</w:t>
            </w:r>
          </w:p>
        </w:tc>
        <w:tc>
          <w:tcPr>
            <w:tcW w:w="3652" w:type="dxa"/>
          </w:tcPr>
          <w:p w14:paraId="476A1CA9" w14:textId="77777777" w:rsidR="00481BF0" w:rsidRPr="00BC5B0B" w:rsidRDefault="00481BF0" w:rsidP="00B82E62">
            <w:pPr>
              <w:pStyle w:val="TableText"/>
            </w:pPr>
            <w:r w:rsidRPr="00BC5B0B">
              <w:t>Uppdaterat tabeller efter ny struktur</w:t>
            </w:r>
          </w:p>
        </w:tc>
        <w:tc>
          <w:tcPr>
            <w:tcW w:w="2126" w:type="dxa"/>
          </w:tcPr>
          <w:p w14:paraId="4CDA4C58" w14:textId="77777777" w:rsidR="00481BF0" w:rsidRPr="00BC5B0B" w:rsidRDefault="00481BF0" w:rsidP="00B82E62">
            <w:pPr>
              <w:pStyle w:val="TableText"/>
            </w:pPr>
            <w:r>
              <w:t>Maria Andersson</w:t>
            </w:r>
          </w:p>
        </w:tc>
        <w:tc>
          <w:tcPr>
            <w:tcW w:w="1276" w:type="dxa"/>
          </w:tcPr>
          <w:p w14:paraId="6DAFBAB6" w14:textId="77777777" w:rsidR="00481BF0" w:rsidRPr="00BC5B0B" w:rsidRDefault="00481BF0" w:rsidP="00B82E62">
            <w:pPr>
              <w:pStyle w:val="TableText"/>
            </w:pPr>
          </w:p>
        </w:tc>
      </w:tr>
      <w:tr w:rsidR="00481BF0" w:rsidRPr="00BC5B0B" w14:paraId="327F60D7" w14:textId="77777777" w:rsidTr="00B82E62">
        <w:tc>
          <w:tcPr>
            <w:tcW w:w="964" w:type="dxa"/>
          </w:tcPr>
          <w:p w14:paraId="1155F6F9" w14:textId="77777777" w:rsidR="00481BF0" w:rsidRPr="00BC5B0B" w:rsidRDefault="00481BF0" w:rsidP="00B82E62">
            <w:pPr>
              <w:pStyle w:val="TableText"/>
            </w:pPr>
            <w:r w:rsidRPr="00BC5B0B">
              <w:t>PA6</w:t>
            </w:r>
          </w:p>
        </w:tc>
        <w:tc>
          <w:tcPr>
            <w:tcW w:w="1224" w:type="dxa"/>
          </w:tcPr>
          <w:p w14:paraId="29F07916" w14:textId="77777777" w:rsidR="00481BF0" w:rsidRPr="00BC5B0B" w:rsidRDefault="00481BF0" w:rsidP="00B82E62">
            <w:pPr>
              <w:pStyle w:val="TableText"/>
            </w:pPr>
            <w:r w:rsidRPr="00BC5B0B">
              <w:t>2012-12-21</w:t>
            </w:r>
          </w:p>
        </w:tc>
        <w:tc>
          <w:tcPr>
            <w:tcW w:w="3652" w:type="dxa"/>
          </w:tcPr>
          <w:p w14:paraId="0962178A" w14:textId="77777777" w:rsidR="00481BF0" w:rsidRPr="00BC5B0B" w:rsidRDefault="00481BF0" w:rsidP="00B82E62">
            <w:pPr>
              <w:pStyle w:val="TableText"/>
            </w:pPr>
            <w:r w:rsidRPr="00BC5B0B">
              <w:t>Uppdaterat namnen i tabellen</w:t>
            </w:r>
          </w:p>
        </w:tc>
        <w:tc>
          <w:tcPr>
            <w:tcW w:w="2126" w:type="dxa"/>
          </w:tcPr>
          <w:p w14:paraId="132DB4BF" w14:textId="77777777" w:rsidR="00481BF0" w:rsidRPr="00BC5B0B" w:rsidRDefault="00481BF0" w:rsidP="00B82E62">
            <w:pPr>
              <w:pStyle w:val="TableText"/>
            </w:pPr>
            <w:r>
              <w:t>Maria Andersson</w:t>
            </w:r>
          </w:p>
        </w:tc>
        <w:tc>
          <w:tcPr>
            <w:tcW w:w="1276" w:type="dxa"/>
          </w:tcPr>
          <w:p w14:paraId="5B7BABEC" w14:textId="77777777" w:rsidR="00481BF0" w:rsidRPr="00BC5B0B" w:rsidRDefault="00481BF0" w:rsidP="00B82E62">
            <w:pPr>
              <w:pStyle w:val="TableText"/>
            </w:pPr>
          </w:p>
        </w:tc>
      </w:tr>
      <w:tr w:rsidR="00481BF0" w:rsidRPr="00BC5B0B" w14:paraId="7B5A2BA6" w14:textId="77777777" w:rsidTr="00B82E62">
        <w:tc>
          <w:tcPr>
            <w:tcW w:w="964" w:type="dxa"/>
          </w:tcPr>
          <w:p w14:paraId="5BB2E55B" w14:textId="77777777" w:rsidR="00481BF0" w:rsidRPr="00BC5B0B" w:rsidRDefault="00481BF0" w:rsidP="00B82E62">
            <w:pPr>
              <w:pStyle w:val="TableText"/>
            </w:pPr>
            <w:r w:rsidRPr="00BC5B0B">
              <w:t>PA7</w:t>
            </w:r>
          </w:p>
        </w:tc>
        <w:tc>
          <w:tcPr>
            <w:tcW w:w="1224" w:type="dxa"/>
          </w:tcPr>
          <w:p w14:paraId="7915B84F" w14:textId="77777777" w:rsidR="00481BF0" w:rsidRPr="00BC5B0B" w:rsidRDefault="00481BF0" w:rsidP="00B82E62">
            <w:pPr>
              <w:pStyle w:val="TableText"/>
            </w:pPr>
            <w:r w:rsidRPr="00BC5B0B">
              <w:t>2012-12-21</w:t>
            </w:r>
          </w:p>
        </w:tc>
        <w:tc>
          <w:tcPr>
            <w:tcW w:w="3652" w:type="dxa"/>
          </w:tcPr>
          <w:p w14:paraId="514CB040" w14:textId="77777777" w:rsidR="00481BF0" w:rsidRPr="00BC5B0B" w:rsidRDefault="00481BF0" w:rsidP="00B82E62">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B82E62">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B82E62">
            <w:pPr>
              <w:pStyle w:val="TableText"/>
            </w:pPr>
          </w:p>
        </w:tc>
      </w:tr>
      <w:tr w:rsidR="00481BF0" w:rsidRPr="00BC5B0B" w14:paraId="33A8D890" w14:textId="77777777" w:rsidTr="00B82E62">
        <w:tc>
          <w:tcPr>
            <w:tcW w:w="964" w:type="dxa"/>
          </w:tcPr>
          <w:p w14:paraId="4D497F22" w14:textId="77777777" w:rsidR="00481BF0" w:rsidRPr="00BC5B0B" w:rsidRDefault="00481BF0" w:rsidP="00B82E62">
            <w:pPr>
              <w:pStyle w:val="TableText"/>
            </w:pPr>
            <w:r>
              <w:t>PA8</w:t>
            </w:r>
          </w:p>
        </w:tc>
        <w:tc>
          <w:tcPr>
            <w:tcW w:w="1224" w:type="dxa"/>
          </w:tcPr>
          <w:p w14:paraId="179F10B3" w14:textId="77777777" w:rsidR="00481BF0" w:rsidRPr="00BC5B0B" w:rsidRDefault="00481BF0" w:rsidP="00B82E62">
            <w:pPr>
              <w:pStyle w:val="TableText"/>
            </w:pPr>
            <w:r>
              <w:t>2013-01-07</w:t>
            </w:r>
          </w:p>
        </w:tc>
        <w:tc>
          <w:tcPr>
            <w:tcW w:w="3652" w:type="dxa"/>
          </w:tcPr>
          <w:p w14:paraId="4C50523B" w14:textId="77777777" w:rsidR="00481BF0" w:rsidRPr="00BC5B0B" w:rsidRDefault="00481BF0" w:rsidP="00B82E62">
            <w:pPr>
              <w:pStyle w:val="TableText"/>
            </w:pPr>
            <w:r>
              <w:t>Förbättrad kvalitén på texterna från PA7</w:t>
            </w:r>
          </w:p>
        </w:tc>
        <w:tc>
          <w:tcPr>
            <w:tcW w:w="2126" w:type="dxa"/>
          </w:tcPr>
          <w:p w14:paraId="406F8BE8" w14:textId="77777777" w:rsidR="00481BF0" w:rsidRPr="00BC5B0B" w:rsidRDefault="00481BF0" w:rsidP="00B82E62">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B82E62">
            <w:pPr>
              <w:pStyle w:val="TableText"/>
            </w:pPr>
          </w:p>
        </w:tc>
      </w:tr>
      <w:tr w:rsidR="00481BF0" w:rsidRPr="00BC5B0B" w14:paraId="6BA25CA8" w14:textId="77777777" w:rsidTr="00B82E62">
        <w:tc>
          <w:tcPr>
            <w:tcW w:w="964" w:type="dxa"/>
          </w:tcPr>
          <w:p w14:paraId="6F88E0FB" w14:textId="77777777" w:rsidR="00481BF0" w:rsidRDefault="00481BF0" w:rsidP="00B82E62">
            <w:pPr>
              <w:pStyle w:val="TableText"/>
            </w:pPr>
            <w:r>
              <w:t>PA9</w:t>
            </w:r>
          </w:p>
        </w:tc>
        <w:tc>
          <w:tcPr>
            <w:tcW w:w="1224" w:type="dxa"/>
          </w:tcPr>
          <w:p w14:paraId="712BE0C3" w14:textId="77777777" w:rsidR="00481BF0" w:rsidRDefault="00481BF0" w:rsidP="00B82E62">
            <w:pPr>
              <w:pStyle w:val="TableText"/>
            </w:pPr>
            <w:r>
              <w:t>2013-01-08</w:t>
            </w:r>
          </w:p>
        </w:tc>
        <w:tc>
          <w:tcPr>
            <w:tcW w:w="3652" w:type="dxa"/>
          </w:tcPr>
          <w:p w14:paraId="3B5A821D" w14:textId="77777777" w:rsidR="00481BF0" w:rsidRDefault="00481BF0" w:rsidP="00B82E62">
            <w:pPr>
              <w:pStyle w:val="TableText"/>
            </w:pPr>
            <w:r>
              <w:t>Uppdaterat tabellerna under kap 4, 5 och 6</w:t>
            </w:r>
          </w:p>
        </w:tc>
        <w:tc>
          <w:tcPr>
            <w:tcW w:w="2126" w:type="dxa"/>
          </w:tcPr>
          <w:p w14:paraId="1A3E7452" w14:textId="77777777" w:rsidR="00481BF0" w:rsidRPr="00BC5B0B" w:rsidRDefault="00481BF0" w:rsidP="00B82E62">
            <w:pPr>
              <w:pStyle w:val="TableText"/>
            </w:pPr>
            <w:r>
              <w:t>Maria Andersson</w:t>
            </w:r>
          </w:p>
        </w:tc>
        <w:tc>
          <w:tcPr>
            <w:tcW w:w="1276" w:type="dxa"/>
          </w:tcPr>
          <w:p w14:paraId="690122D6" w14:textId="77777777" w:rsidR="00481BF0" w:rsidRPr="00BC5B0B" w:rsidRDefault="00481BF0" w:rsidP="00B82E62">
            <w:pPr>
              <w:pStyle w:val="TableText"/>
            </w:pPr>
          </w:p>
        </w:tc>
      </w:tr>
      <w:tr w:rsidR="00481BF0" w:rsidRPr="00BC5B0B" w14:paraId="0BD6C21C" w14:textId="77777777" w:rsidTr="00B82E62">
        <w:tc>
          <w:tcPr>
            <w:tcW w:w="964" w:type="dxa"/>
          </w:tcPr>
          <w:p w14:paraId="4EC98EF8" w14:textId="77777777" w:rsidR="00481BF0" w:rsidRDefault="00481BF0" w:rsidP="00B82E62">
            <w:pPr>
              <w:pStyle w:val="TableText"/>
            </w:pPr>
            <w:r>
              <w:t>PA10</w:t>
            </w:r>
          </w:p>
        </w:tc>
        <w:tc>
          <w:tcPr>
            <w:tcW w:w="1224" w:type="dxa"/>
          </w:tcPr>
          <w:p w14:paraId="257E9657" w14:textId="77777777" w:rsidR="00481BF0" w:rsidRDefault="00481BF0" w:rsidP="00B82E62">
            <w:pPr>
              <w:pStyle w:val="TableText"/>
            </w:pPr>
            <w:r>
              <w:t>2013-01-09</w:t>
            </w:r>
          </w:p>
        </w:tc>
        <w:tc>
          <w:tcPr>
            <w:tcW w:w="3652" w:type="dxa"/>
          </w:tcPr>
          <w:p w14:paraId="045A3DB5" w14:textId="77777777" w:rsidR="00481BF0" w:rsidRDefault="00481BF0" w:rsidP="00B82E62">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B82E62">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B82E62">
            <w:pPr>
              <w:pStyle w:val="TableText"/>
            </w:pPr>
          </w:p>
        </w:tc>
      </w:tr>
      <w:tr w:rsidR="00481BF0" w:rsidRPr="00BC5B0B" w14:paraId="175BDD7A" w14:textId="77777777" w:rsidTr="00B82E62">
        <w:tc>
          <w:tcPr>
            <w:tcW w:w="964" w:type="dxa"/>
          </w:tcPr>
          <w:p w14:paraId="48E16FD5" w14:textId="77777777" w:rsidR="00481BF0" w:rsidRDefault="00481BF0" w:rsidP="00B82E62">
            <w:pPr>
              <w:pStyle w:val="TableText"/>
            </w:pPr>
            <w:r>
              <w:t>PA11</w:t>
            </w:r>
          </w:p>
        </w:tc>
        <w:tc>
          <w:tcPr>
            <w:tcW w:w="1224" w:type="dxa"/>
          </w:tcPr>
          <w:p w14:paraId="0B8C190C" w14:textId="77777777" w:rsidR="00481BF0" w:rsidRDefault="00481BF0" w:rsidP="00B82E62">
            <w:pPr>
              <w:pStyle w:val="TableText"/>
            </w:pPr>
            <w:r>
              <w:t>2013-01-14</w:t>
            </w:r>
          </w:p>
        </w:tc>
        <w:tc>
          <w:tcPr>
            <w:tcW w:w="3652" w:type="dxa"/>
          </w:tcPr>
          <w:p w14:paraId="18A98C99" w14:textId="77777777" w:rsidR="00481BF0" w:rsidRDefault="00481BF0" w:rsidP="00B82E62">
            <w:pPr>
              <w:pStyle w:val="TableText"/>
            </w:pPr>
            <w:r>
              <w:t>Uppdaterat kap 5 och 6 med ny struktur.</w:t>
            </w:r>
          </w:p>
        </w:tc>
        <w:tc>
          <w:tcPr>
            <w:tcW w:w="2126" w:type="dxa"/>
          </w:tcPr>
          <w:p w14:paraId="3B8375A4" w14:textId="77777777" w:rsidR="00481BF0" w:rsidRPr="00BC5B0B" w:rsidRDefault="00481BF0" w:rsidP="00B82E62">
            <w:pPr>
              <w:pStyle w:val="TableText"/>
            </w:pPr>
            <w:r>
              <w:t>Maria Andersson</w:t>
            </w:r>
          </w:p>
        </w:tc>
        <w:tc>
          <w:tcPr>
            <w:tcW w:w="1276" w:type="dxa"/>
          </w:tcPr>
          <w:p w14:paraId="3D44E6ED" w14:textId="77777777" w:rsidR="00481BF0" w:rsidRPr="00BC5B0B" w:rsidRDefault="00481BF0" w:rsidP="00B82E62">
            <w:pPr>
              <w:pStyle w:val="TableText"/>
            </w:pPr>
          </w:p>
        </w:tc>
      </w:tr>
      <w:tr w:rsidR="00481BF0" w:rsidRPr="00BC5B0B" w14:paraId="2C8B34E0" w14:textId="77777777" w:rsidTr="00B82E62">
        <w:tc>
          <w:tcPr>
            <w:tcW w:w="964" w:type="dxa"/>
          </w:tcPr>
          <w:p w14:paraId="3A4C60D2" w14:textId="77777777" w:rsidR="00481BF0" w:rsidRDefault="00481BF0" w:rsidP="00B82E62">
            <w:pPr>
              <w:pStyle w:val="TableText"/>
            </w:pPr>
            <w:r>
              <w:t>PA12</w:t>
            </w:r>
          </w:p>
        </w:tc>
        <w:tc>
          <w:tcPr>
            <w:tcW w:w="1224" w:type="dxa"/>
          </w:tcPr>
          <w:p w14:paraId="1F2B276A" w14:textId="77777777" w:rsidR="00481BF0" w:rsidRDefault="00481BF0" w:rsidP="00B82E62">
            <w:pPr>
              <w:pStyle w:val="TableText"/>
            </w:pPr>
            <w:r>
              <w:t>2013-01-14</w:t>
            </w:r>
          </w:p>
        </w:tc>
        <w:tc>
          <w:tcPr>
            <w:tcW w:w="3652" w:type="dxa"/>
          </w:tcPr>
          <w:p w14:paraId="5593E027" w14:textId="77777777" w:rsidR="00481BF0" w:rsidRDefault="00481BF0" w:rsidP="00B82E62">
            <w:pPr>
              <w:pStyle w:val="TableText"/>
            </w:pPr>
            <w:r>
              <w:t>Lagt till kap 7.</w:t>
            </w:r>
          </w:p>
        </w:tc>
        <w:tc>
          <w:tcPr>
            <w:tcW w:w="2126" w:type="dxa"/>
          </w:tcPr>
          <w:p w14:paraId="250B1F6C" w14:textId="77777777" w:rsidR="00481BF0" w:rsidRDefault="00481BF0" w:rsidP="00B82E62">
            <w:pPr>
              <w:pStyle w:val="TableText"/>
            </w:pPr>
            <w:r>
              <w:t>Maria Andersson</w:t>
            </w:r>
          </w:p>
        </w:tc>
        <w:tc>
          <w:tcPr>
            <w:tcW w:w="1276" w:type="dxa"/>
          </w:tcPr>
          <w:p w14:paraId="36C13140" w14:textId="77777777" w:rsidR="00481BF0" w:rsidRPr="00BC5B0B" w:rsidRDefault="00481BF0" w:rsidP="00B82E62">
            <w:pPr>
              <w:pStyle w:val="TableText"/>
            </w:pPr>
          </w:p>
        </w:tc>
      </w:tr>
      <w:tr w:rsidR="00481BF0" w:rsidRPr="00BC5B0B" w14:paraId="217215E7" w14:textId="77777777" w:rsidTr="00B82E62">
        <w:tc>
          <w:tcPr>
            <w:tcW w:w="964" w:type="dxa"/>
          </w:tcPr>
          <w:p w14:paraId="737839EE" w14:textId="77777777" w:rsidR="00481BF0" w:rsidRDefault="00481BF0" w:rsidP="00B82E62">
            <w:pPr>
              <w:pStyle w:val="TableText"/>
            </w:pPr>
            <w:r>
              <w:t>PA13</w:t>
            </w:r>
          </w:p>
        </w:tc>
        <w:tc>
          <w:tcPr>
            <w:tcW w:w="1224" w:type="dxa"/>
          </w:tcPr>
          <w:p w14:paraId="66536761" w14:textId="77777777" w:rsidR="00481BF0" w:rsidRDefault="00481BF0" w:rsidP="00B82E62">
            <w:pPr>
              <w:pStyle w:val="TableText"/>
            </w:pPr>
            <w:r>
              <w:t>2013-01-20</w:t>
            </w:r>
          </w:p>
        </w:tc>
        <w:tc>
          <w:tcPr>
            <w:tcW w:w="3652" w:type="dxa"/>
          </w:tcPr>
          <w:p w14:paraId="28B1E143" w14:textId="77777777" w:rsidR="00481BF0" w:rsidRDefault="00481BF0" w:rsidP="00B82E62">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B82E62">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B82E62">
            <w:pPr>
              <w:pStyle w:val="TableText"/>
            </w:pPr>
          </w:p>
        </w:tc>
      </w:tr>
      <w:tr w:rsidR="00481BF0" w:rsidRPr="00BC5B0B" w14:paraId="58F44E25" w14:textId="77777777" w:rsidTr="00B82E62">
        <w:tc>
          <w:tcPr>
            <w:tcW w:w="964" w:type="dxa"/>
          </w:tcPr>
          <w:p w14:paraId="30BEF77D" w14:textId="77777777" w:rsidR="00481BF0" w:rsidRDefault="00481BF0" w:rsidP="00B82E62">
            <w:pPr>
              <w:pStyle w:val="TableText"/>
            </w:pPr>
            <w:r>
              <w:t>PA14</w:t>
            </w:r>
          </w:p>
        </w:tc>
        <w:tc>
          <w:tcPr>
            <w:tcW w:w="1224" w:type="dxa"/>
          </w:tcPr>
          <w:p w14:paraId="29295592" w14:textId="77777777" w:rsidR="00481BF0" w:rsidRDefault="00481BF0" w:rsidP="00B82E62">
            <w:pPr>
              <w:pStyle w:val="TableText"/>
            </w:pPr>
            <w:r>
              <w:t>2013-01-21</w:t>
            </w:r>
          </w:p>
        </w:tc>
        <w:tc>
          <w:tcPr>
            <w:tcW w:w="3652" w:type="dxa"/>
          </w:tcPr>
          <w:p w14:paraId="31C48FBE" w14:textId="77777777" w:rsidR="00481BF0" w:rsidRDefault="00481BF0" w:rsidP="00B82E62">
            <w:pPr>
              <w:pStyle w:val="TableText"/>
            </w:pPr>
            <w:r>
              <w:t>Uppdaterat gemensamma informationskomponenter och tjänstebeskrivning</w:t>
            </w:r>
          </w:p>
        </w:tc>
        <w:tc>
          <w:tcPr>
            <w:tcW w:w="2126" w:type="dxa"/>
          </w:tcPr>
          <w:p w14:paraId="5CCB2D5C" w14:textId="77777777" w:rsidR="00481BF0" w:rsidRPr="00BC5B0B" w:rsidRDefault="00481BF0" w:rsidP="00B82E62">
            <w:pPr>
              <w:pStyle w:val="TableText"/>
            </w:pPr>
            <w:r>
              <w:t>Fredrik Ström</w:t>
            </w:r>
          </w:p>
        </w:tc>
        <w:tc>
          <w:tcPr>
            <w:tcW w:w="1276" w:type="dxa"/>
          </w:tcPr>
          <w:p w14:paraId="79980B3E" w14:textId="77777777" w:rsidR="00481BF0" w:rsidRPr="00BC5B0B" w:rsidRDefault="00481BF0" w:rsidP="00B82E62">
            <w:pPr>
              <w:pStyle w:val="TableText"/>
            </w:pPr>
          </w:p>
        </w:tc>
      </w:tr>
      <w:tr w:rsidR="00481BF0" w:rsidRPr="00BC5B0B" w14:paraId="4BCC2A56" w14:textId="77777777" w:rsidTr="00B82E62">
        <w:tc>
          <w:tcPr>
            <w:tcW w:w="964" w:type="dxa"/>
          </w:tcPr>
          <w:p w14:paraId="2F66CEC3" w14:textId="77777777" w:rsidR="00481BF0" w:rsidRDefault="00481BF0" w:rsidP="00B82E62">
            <w:pPr>
              <w:pStyle w:val="TableText"/>
            </w:pPr>
            <w:r>
              <w:t>PA15</w:t>
            </w:r>
          </w:p>
        </w:tc>
        <w:tc>
          <w:tcPr>
            <w:tcW w:w="1224" w:type="dxa"/>
          </w:tcPr>
          <w:p w14:paraId="1616E935" w14:textId="77777777" w:rsidR="00481BF0" w:rsidRDefault="00481BF0" w:rsidP="00B82E62">
            <w:pPr>
              <w:pStyle w:val="TableText"/>
            </w:pPr>
            <w:r>
              <w:t>2013-01-21</w:t>
            </w:r>
          </w:p>
        </w:tc>
        <w:tc>
          <w:tcPr>
            <w:tcW w:w="3652" w:type="dxa"/>
          </w:tcPr>
          <w:p w14:paraId="07FD4BFB" w14:textId="77777777" w:rsidR="00481BF0" w:rsidRDefault="00481BF0" w:rsidP="00B82E62">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B82E62">
            <w:pPr>
              <w:pStyle w:val="TableText"/>
            </w:pPr>
            <w:r>
              <w:t>Maria Andersson</w:t>
            </w:r>
          </w:p>
        </w:tc>
        <w:tc>
          <w:tcPr>
            <w:tcW w:w="1276" w:type="dxa"/>
          </w:tcPr>
          <w:p w14:paraId="30E7E86B" w14:textId="77777777" w:rsidR="00481BF0" w:rsidRPr="00BC5B0B" w:rsidRDefault="00481BF0" w:rsidP="00B82E62">
            <w:pPr>
              <w:pStyle w:val="TableText"/>
            </w:pPr>
          </w:p>
        </w:tc>
      </w:tr>
      <w:tr w:rsidR="00481BF0" w:rsidRPr="00BC5B0B" w14:paraId="791C4B80" w14:textId="77777777" w:rsidTr="00B82E62">
        <w:tc>
          <w:tcPr>
            <w:tcW w:w="964" w:type="dxa"/>
          </w:tcPr>
          <w:p w14:paraId="7280FA6F" w14:textId="77777777" w:rsidR="00481BF0" w:rsidRDefault="00481BF0" w:rsidP="00B82E62">
            <w:pPr>
              <w:pStyle w:val="TableText"/>
            </w:pPr>
            <w:r>
              <w:t>PA16</w:t>
            </w:r>
          </w:p>
        </w:tc>
        <w:tc>
          <w:tcPr>
            <w:tcW w:w="1224" w:type="dxa"/>
          </w:tcPr>
          <w:p w14:paraId="59146251" w14:textId="77777777" w:rsidR="00481BF0" w:rsidRDefault="00481BF0" w:rsidP="00B82E62">
            <w:pPr>
              <w:pStyle w:val="TableText"/>
            </w:pPr>
            <w:r>
              <w:t>2013-01-21</w:t>
            </w:r>
          </w:p>
        </w:tc>
        <w:tc>
          <w:tcPr>
            <w:tcW w:w="3652" w:type="dxa"/>
          </w:tcPr>
          <w:p w14:paraId="7E0CB023" w14:textId="77777777" w:rsidR="00481BF0" w:rsidRDefault="00481BF0" w:rsidP="00B82E62">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B82E62">
            <w:pPr>
              <w:pStyle w:val="TableText"/>
            </w:pPr>
            <w:r>
              <w:t>Maria Andersson</w:t>
            </w:r>
          </w:p>
        </w:tc>
        <w:tc>
          <w:tcPr>
            <w:tcW w:w="1276" w:type="dxa"/>
          </w:tcPr>
          <w:p w14:paraId="4C71D91D" w14:textId="77777777" w:rsidR="00481BF0" w:rsidRDefault="00481BF0" w:rsidP="00B82E62">
            <w:pPr>
              <w:pStyle w:val="TableText"/>
            </w:pPr>
          </w:p>
          <w:p w14:paraId="46A312FD" w14:textId="77777777" w:rsidR="00481BF0" w:rsidRPr="00BC5B0B" w:rsidRDefault="00481BF0" w:rsidP="00B82E62">
            <w:pPr>
              <w:pStyle w:val="TableText"/>
            </w:pPr>
          </w:p>
        </w:tc>
      </w:tr>
      <w:tr w:rsidR="00481BF0" w:rsidRPr="00BC5B0B" w14:paraId="7714325D" w14:textId="77777777" w:rsidTr="00B82E62">
        <w:tc>
          <w:tcPr>
            <w:tcW w:w="964" w:type="dxa"/>
          </w:tcPr>
          <w:p w14:paraId="4D89544D" w14:textId="77777777" w:rsidR="00481BF0" w:rsidRDefault="00481BF0" w:rsidP="00B82E62">
            <w:pPr>
              <w:pStyle w:val="TableText"/>
            </w:pPr>
            <w:r>
              <w:t>PA17</w:t>
            </w:r>
          </w:p>
        </w:tc>
        <w:tc>
          <w:tcPr>
            <w:tcW w:w="1224" w:type="dxa"/>
          </w:tcPr>
          <w:p w14:paraId="2873EFE8" w14:textId="77777777" w:rsidR="00481BF0" w:rsidRDefault="00481BF0" w:rsidP="00B82E62">
            <w:pPr>
              <w:pStyle w:val="TableText"/>
            </w:pPr>
            <w:r>
              <w:t>2013-01-24</w:t>
            </w:r>
          </w:p>
        </w:tc>
        <w:tc>
          <w:tcPr>
            <w:tcW w:w="3652" w:type="dxa"/>
          </w:tcPr>
          <w:p w14:paraId="02C75A45" w14:textId="77777777" w:rsidR="00481BF0" w:rsidRDefault="00481BF0" w:rsidP="00B82E62">
            <w:pPr>
              <w:pStyle w:val="TableText"/>
            </w:pPr>
            <w:r>
              <w:t>Ändrat i tabellerna i kap 4, 5 och 6.</w:t>
            </w:r>
          </w:p>
        </w:tc>
        <w:tc>
          <w:tcPr>
            <w:tcW w:w="2126" w:type="dxa"/>
          </w:tcPr>
          <w:p w14:paraId="34DECB61" w14:textId="77777777" w:rsidR="00481BF0" w:rsidRDefault="00481BF0" w:rsidP="00B82E62">
            <w:pPr>
              <w:pStyle w:val="TableText"/>
            </w:pPr>
            <w:r>
              <w:t>Maria Andersson</w:t>
            </w:r>
          </w:p>
        </w:tc>
        <w:tc>
          <w:tcPr>
            <w:tcW w:w="1276" w:type="dxa"/>
          </w:tcPr>
          <w:p w14:paraId="622D1890" w14:textId="77777777" w:rsidR="00481BF0" w:rsidRDefault="00481BF0" w:rsidP="00B82E62">
            <w:pPr>
              <w:pStyle w:val="TableText"/>
            </w:pPr>
          </w:p>
        </w:tc>
      </w:tr>
      <w:tr w:rsidR="00481BF0" w:rsidRPr="00BC5B0B" w14:paraId="76E4A299" w14:textId="77777777" w:rsidTr="00B82E62">
        <w:tc>
          <w:tcPr>
            <w:tcW w:w="964" w:type="dxa"/>
          </w:tcPr>
          <w:p w14:paraId="5CDD02C2" w14:textId="77777777" w:rsidR="00481BF0" w:rsidRDefault="00481BF0" w:rsidP="00B82E62">
            <w:pPr>
              <w:pStyle w:val="TableText"/>
            </w:pPr>
            <w:r>
              <w:t>PA18</w:t>
            </w:r>
          </w:p>
        </w:tc>
        <w:tc>
          <w:tcPr>
            <w:tcW w:w="1224" w:type="dxa"/>
          </w:tcPr>
          <w:p w14:paraId="25BFB8C0" w14:textId="77777777" w:rsidR="00481BF0" w:rsidRDefault="00481BF0" w:rsidP="00B82E62">
            <w:pPr>
              <w:pStyle w:val="TableText"/>
            </w:pPr>
            <w:r>
              <w:t>2013-01-25</w:t>
            </w:r>
          </w:p>
        </w:tc>
        <w:tc>
          <w:tcPr>
            <w:tcW w:w="3652" w:type="dxa"/>
          </w:tcPr>
          <w:p w14:paraId="471F6349" w14:textId="77777777" w:rsidR="00481BF0" w:rsidRDefault="00481BF0" w:rsidP="00B82E62">
            <w:pPr>
              <w:pStyle w:val="TableText"/>
            </w:pPr>
            <w:r>
              <w:t>Ändrat i tabellerna i kap 4, 5 och 6.</w:t>
            </w:r>
          </w:p>
        </w:tc>
        <w:tc>
          <w:tcPr>
            <w:tcW w:w="2126" w:type="dxa"/>
          </w:tcPr>
          <w:p w14:paraId="1A30B094" w14:textId="77777777" w:rsidR="00481BF0" w:rsidRDefault="00481BF0" w:rsidP="00B82E62">
            <w:pPr>
              <w:pStyle w:val="TableText"/>
            </w:pPr>
            <w:r>
              <w:t>Maria Andersson</w:t>
            </w:r>
          </w:p>
        </w:tc>
        <w:tc>
          <w:tcPr>
            <w:tcW w:w="1276" w:type="dxa"/>
          </w:tcPr>
          <w:p w14:paraId="58F2D510" w14:textId="77777777" w:rsidR="00481BF0" w:rsidRDefault="00481BF0" w:rsidP="00B82E62">
            <w:pPr>
              <w:pStyle w:val="TableText"/>
            </w:pPr>
          </w:p>
        </w:tc>
      </w:tr>
      <w:tr w:rsidR="00481BF0" w:rsidRPr="00BC5B0B" w14:paraId="158CEC93" w14:textId="77777777" w:rsidTr="00B82E62">
        <w:tc>
          <w:tcPr>
            <w:tcW w:w="964" w:type="dxa"/>
          </w:tcPr>
          <w:p w14:paraId="3C3EB4FA" w14:textId="77777777" w:rsidR="00481BF0" w:rsidRDefault="00481BF0" w:rsidP="00B82E62">
            <w:pPr>
              <w:pStyle w:val="TableText"/>
            </w:pPr>
            <w:r>
              <w:t>PA19</w:t>
            </w:r>
          </w:p>
        </w:tc>
        <w:tc>
          <w:tcPr>
            <w:tcW w:w="1224" w:type="dxa"/>
          </w:tcPr>
          <w:p w14:paraId="4CB1BC27" w14:textId="77777777" w:rsidR="00481BF0" w:rsidRDefault="00481BF0" w:rsidP="00B82E62">
            <w:pPr>
              <w:pStyle w:val="TableText"/>
            </w:pPr>
            <w:r>
              <w:t>2013-01-29</w:t>
            </w:r>
          </w:p>
        </w:tc>
        <w:tc>
          <w:tcPr>
            <w:tcW w:w="3652" w:type="dxa"/>
          </w:tcPr>
          <w:p w14:paraId="598BFC22" w14:textId="77777777" w:rsidR="00481BF0" w:rsidRDefault="00481BF0" w:rsidP="00B82E62">
            <w:pPr>
              <w:pStyle w:val="TableText"/>
            </w:pPr>
            <w:r>
              <w:t>Ändrat beskrivningar i kap 4, 5 och 6 samt ny struktur i kap 4.</w:t>
            </w:r>
          </w:p>
        </w:tc>
        <w:tc>
          <w:tcPr>
            <w:tcW w:w="2126" w:type="dxa"/>
          </w:tcPr>
          <w:p w14:paraId="6A5487A1" w14:textId="77777777" w:rsidR="00481BF0" w:rsidRDefault="00481BF0" w:rsidP="00B82E62">
            <w:pPr>
              <w:pStyle w:val="TableText"/>
            </w:pPr>
            <w:r>
              <w:t>Maria Andersson</w:t>
            </w:r>
          </w:p>
        </w:tc>
        <w:tc>
          <w:tcPr>
            <w:tcW w:w="1276" w:type="dxa"/>
          </w:tcPr>
          <w:p w14:paraId="47E41F2D" w14:textId="77777777" w:rsidR="00481BF0" w:rsidRDefault="00481BF0" w:rsidP="00B82E62">
            <w:pPr>
              <w:pStyle w:val="TableText"/>
            </w:pPr>
          </w:p>
        </w:tc>
      </w:tr>
      <w:tr w:rsidR="00481BF0" w:rsidRPr="00BC5B0B" w14:paraId="6C715EB5" w14:textId="77777777" w:rsidTr="00B82E62">
        <w:tc>
          <w:tcPr>
            <w:tcW w:w="964" w:type="dxa"/>
          </w:tcPr>
          <w:p w14:paraId="5A5C741B" w14:textId="77777777" w:rsidR="00481BF0" w:rsidRDefault="00481BF0" w:rsidP="00B82E62">
            <w:pPr>
              <w:pStyle w:val="TableText"/>
            </w:pPr>
            <w:r>
              <w:t>PA20</w:t>
            </w:r>
          </w:p>
        </w:tc>
        <w:tc>
          <w:tcPr>
            <w:tcW w:w="1224" w:type="dxa"/>
          </w:tcPr>
          <w:p w14:paraId="27DF0C32" w14:textId="77777777" w:rsidR="00481BF0" w:rsidRDefault="00481BF0" w:rsidP="00B82E62">
            <w:pPr>
              <w:pStyle w:val="TableText"/>
            </w:pPr>
            <w:r>
              <w:t>2013-01-30</w:t>
            </w:r>
          </w:p>
        </w:tc>
        <w:tc>
          <w:tcPr>
            <w:tcW w:w="3652" w:type="dxa"/>
          </w:tcPr>
          <w:p w14:paraId="32E3B295" w14:textId="77777777" w:rsidR="00481BF0" w:rsidRDefault="00481BF0" w:rsidP="00B82E62">
            <w:pPr>
              <w:pStyle w:val="TableText"/>
            </w:pPr>
            <w:r>
              <w:t>Ändrat beskrivningar kap 4, 5.4 och 6.4.</w:t>
            </w:r>
          </w:p>
          <w:p w14:paraId="6446BE7E" w14:textId="77777777" w:rsidR="00481BF0" w:rsidRDefault="00481BF0" w:rsidP="00B82E62">
            <w:pPr>
              <w:pStyle w:val="TableText"/>
            </w:pPr>
            <w:r>
              <w:t>Nya och uppdaterade typer kap 4, 5.4 och 6.4.</w:t>
            </w:r>
          </w:p>
        </w:tc>
        <w:tc>
          <w:tcPr>
            <w:tcW w:w="2126" w:type="dxa"/>
          </w:tcPr>
          <w:p w14:paraId="0906C2BD" w14:textId="77777777" w:rsidR="00481BF0" w:rsidRDefault="00481BF0" w:rsidP="00B82E62">
            <w:pPr>
              <w:pStyle w:val="TableText"/>
            </w:pPr>
            <w:r>
              <w:t>Fredrik Ström</w:t>
            </w:r>
          </w:p>
          <w:p w14:paraId="636993C4" w14:textId="77777777" w:rsidR="00481BF0" w:rsidRDefault="00481BF0" w:rsidP="00B82E62">
            <w:pPr>
              <w:pStyle w:val="TableText"/>
            </w:pPr>
            <w:r>
              <w:t>Magnus Ekstrand</w:t>
            </w:r>
          </w:p>
        </w:tc>
        <w:tc>
          <w:tcPr>
            <w:tcW w:w="1276" w:type="dxa"/>
          </w:tcPr>
          <w:p w14:paraId="6456AE80" w14:textId="77777777" w:rsidR="00481BF0" w:rsidRDefault="00481BF0" w:rsidP="00B82E62">
            <w:pPr>
              <w:pStyle w:val="TableText"/>
            </w:pPr>
          </w:p>
        </w:tc>
      </w:tr>
      <w:tr w:rsidR="00481BF0" w:rsidRPr="00BC5B0B" w14:paraId="3D04A014" w14:textId="77777777" w:rsidTr="00B82E62">
        <w:tc>
          <w:tcPr>
            <w:tcW w:w="964" w:type="dxa"/>
          </w:tcPr>
          <w:p w14:paraId="544B2968" w14:textId="77777777" w:rsidR="00481BF0" w:rsidRDefault="00481BF0" w:rsidP="00B82E62">
            <w:pPr>
              <w:pStyle w:val="TableText"/>
            </w:pPr>
            <w:r>
              <w:t>PA21</w:t>
            </w:r>
          </w:p>
        </w:tc>
        <w:tc>
          <w:tcPr>
            <w:tcW w:w="1224" w:type="dxa"/>
          </w:tcPr>
          <w:p w14:paraId="62806B19" w14:textId="77777777" w:rsidR="00481BF0" w:rsidRDefault="00481BF0" w:rsidP="00B82E62">
            <w:pPr>
              <w:pStyle w:val="TableText"/>
            </w:pPr>
            <w:r>
              <w:t>2013-01-31</w:t>
            </w:r>
          </w:p>
        </w:tc>
        <w:tc>
          <w:tcPr>
            <w:tcW w:w="3652" w:type="dxa"/>
          </w:tcPr>
          <w:p w14:paraId="739982A2" w14:textId="77777777" w:rsidR="00481BF0" w:rsidRDefault="00481BF0" w:rsidP="00B82E62">
            <w:pPr>
              <w:pStyle w:val="TableText"/>
            </w:pPr>
            <w:r>
              <w:t>Ändringar i beskrivningar kap 4, 5, 6 och 7.</w:t>
            </w:r>
          </w:p>
        </w:tc>
        <w:tc>
          <w:tcPr>
            <w:tcW w:w="2126" w:type="dxa"/>
          </w:tcPr>
          <w:p w14:paraId="633577E9" w14:textId="77777777" w:rsidR="00481BF0" w:rsidRDefault="00481BF0" w:rsidP="00B82E62">
            <w:pPr>
              <w:pStyle w:val="TableText"/>
            </w:pPr>
            <w:r>
              <w:t>Maria Andersson</w:t>
            </w:r>
          </w:p>
        </w:tc>
        <w:tc>
          <w:tcPr>
            <w:tcW w:w="1276" w:type="dxa"/>
          </w:tcPr>
          <w:p w14:paraId="1546179D" w14:textId="77777777" w:rsidR="00481BF0" w:rsidRDefault="00481BF0" w:rsidP="00B82E62">
            <w:pPr>
              <w:pStyle w:val="TableText"/>
            </w:pPr>
          </w:p>
        </w:tc>
      </w:tr>
      <w:tr w:rsidR="00481BF0" w:rsidRPr="00BC5B0B" w14:paraId="2B1BF21D" w14:textId="77777777" w:rsidTr="00B82E62">
        <w:tc>
          <w:tcPr>
            <w:tcW w:w="964" w:type="dxa"/>
          </w:tcPr>
          <w:p w14:paraId="757DE206" w14:textId="77777777" w:rsidR="00481BF0" w:rsidRDefault="00481BF0" w:rsidP="00B82E62">
            <w:pPr>
              <w:pStyle w:val="TableText"/>
            </w:pPr>
            <w:r>
              <w:t>PA22</w:t>
            </w:r>
          </w:p>
        </w:tc>
        <w:tc>
          <w:tcPr>
            <w:tcW w:w="1224" w:type="dxa"/>
          </w:tcPr>
          <w:p w14:paraId="7954FA4F" w14:textId="77777777" w:rsidR="00481BF0" w:rsidRDefault="00481BF0" w:rsidP="00B82E62">
            <w:pPr>
              <w:pStyle w:val="TableText"/>
            </w:pPr>
            <w:r>
              <w:t>2013-01-31</w:t>
            </w:r>
          </w:p>
        </w:tc>
        <w:tc>
          <w:tcPr>
            <w:tcW w:w="3652" w:type="dxa"/>
          </w:tcPr>
          <w:p w14:paraId="4C13ABE6" w14:textId="77777777" w:rsidR="00481BF0" w:rsidRDefault="00481BF0" w:rsidP="00B82E62">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B82E62">
            <w:pPr>
              <w:pStyle w:val="TableText"/>
            </w:pPr>
            <w:r>
              <w:t>Maria Andersson</w:t>
            </w:r>
          </w:p>
        </w:tc>
        <w:tc>
          <w:tcPr>
            <w:tcW w:w="1276" w:type="dxa"/>
          </w:tcPr>
          <w:p w14:paraId="575320BE" w14:textId="77777777" w:rsidR="00481BF0" w:rsidRDefault="00481BF0" w:rsidP="00B82E62">
            <w:pPr>
              <w:pStyle w:val="TableText"/>
            </w:pPr>
          </w:p>
        </w:tc>
      </w:tr>
      <w:tr w:rsidR="00481BF0" w:rsidRPr="00BC5B0B" w14:paraId="68108B4D" w14:textId="77777777" w:rsidTr="00B82E62">
        <w:tc>
          <w:tcPr>
            <w:tcW w:w="964" w:type="dxa"/>
          </w:tcPr>
          <w:p w14:paraId="6A241B3F" w14:textId="77777777" w:rsidR="00481BF0" w:rsidRDefault="00481BF0" w:rsidP="00B82E62">
            <w:pPr>
              <w:pStyle w:val="TableText"/>
            </w:pPr>
            <w:r>
              <w:t>PA23</w:t>
            </w:r>
          </w:p>
        </w:tc>
        <w:tc>
          <w:tcPr>
            <w:tcW w:w="1224" w:type="dxa"/>
          </w:tcPr>
          <w:p w14:paraId="0636427E" w14:textId="77777777" w:rsidR="00481BF0" w:rsidRDefault="00481BF0" w:rsidP="00B82E62">
            <w:pPr>
              <w:pStyle w:val="TableText"/>
            </w:pPr>
            <w:r>
              <w:t>2013-02-07</w:t>
            </w:r>
          </w:p>
        </w:tc>
        <w:tc>
          <w:tcPr>
            <w:tcW w:w="3652" w:type="dxa"/>
          </w:tcPr>
          <w:p w14:paraId="6AA17FE3" w14:textId="77777777" w:rsidR="00481BF0" w:rsidRDefault="00481BF0" w:rsidP="00B82E62">
            <w:pPr>
              <w:pStyle w:val="TableText"/>
            </w:pPr>
            <w:r>
              <w:t>Justeringar av elementnamn och kardinalitet i kap 5, 6 och 7.</w:t>
            </w:r>
          </w:p>
          <w:p w14:paraId="50B4166F" w14:textId="77777777" w:rsidR="00481BF0" w:rsidRDefault="00481BF0" w:rsidP="00B82E62">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B82E62">
            <w:pPr>
              <w:pStyle w:val="TableText"/>
            </w:pPr>
            <w:r>
              <w:t>Magnus Ekstrand</w:t>
            </w:r>
          </w:p>
        </w:tc>
        <w:tc>
          <w:tcPr>
            <w:tcW w:w="1276" w:type="dxa"/>
          </w:tcPr>
          <w:p w14:paraId="10E2CE49" w14:textId="77777777" w:rsidR="00481BF0" w:rsidRDefault="00481BF0" w:rsidP="00B82E62">
            <w:pPr>
              <w:pStyle w:val="TableText"/>
            </w:pPr>
          </w:p>
        </w:tc>
      </w:tr>
      <w:tr w:rsidR="00481BF0" w:rsidRPr="00BC5B0B" w14:paraId="5DC285D3" w14:textId="77777777" w:rsidTr="00B82E62">
        <w:tc>
          <w:tcPr>
            <w:tcW w:w="964" w:type="dxa"/>
          </w:tcPr>
          <w:p w14:paraId="5DBCFF6F" w14:textId="77777777" w:rsidR="00481BF0" w:rsidRDefault="00481BF0" w:rsidP="00B82E62">
            <w:pPr>
              <w:pStyle w:val="TableText"/>
            </w:pPr>
            <w:r>
              <w:t>PA24</w:t>
            </w:r>
          </w:p>
        </w:tc>
        <w:tc>
          <w:tcPr>
            <w:tcW w:w="1224" w:type="dxa"/>
          </w:tcPr>
          <w:p w14:paraId="36A025D5" w14:textId="77777777" w:rsidR="00481BF0" w:rsidRDefault="00481BF0" w:rsidP="00B82E62">
            <w:pPr>
              <w:pStyle w:val="TableText"/>
            </w:pPr>
            <w:r>
              <w:t>2013-02-11</w:t>
            </w:r>
          </w:p>
        </w:tc>
        <w:tc>
          <w:tcPr>
            <w:tcW w:w="3652" w:type="dxa"/>
          </w:tcPr>
          <w:p w14:paraId="38D8346C" w14:textId="77777777" w:rsidR="00481BF0" w:rsidRDefault="00481BF0" w:rsidP="00B82E62">
            <w:pPr>
              <w:pStyle w:val="TableText"/>
            </w:pPr>
            <w:r>
              <w:t xml:space="preserve">Lagt till kap 8, </w:t>
            </w:r>
            <w:proofErr w:type="spellStart"/>
            <w:r>
              <w:t>GetDiagnosis</w:t>
            </w:r>
            <w:proofErr w:type="spellEnd"/>
          </w:p>
        </w:tc>
        <w:tc>
          <w:tcPr>
            <w:tcW w:w="2126" w:type="dxa"/>
          </w:tcPr>
          <w:p w14:paraId="595FD71E" w14:textId="77777777" w:rsidR="00481BF0" w:rsidRDefault="00481BF0" w:rsidP="00B82E62">
            <w:pPr>
              <w:pStyle w:val="TableText"/>
            </w:pPr>
            <w:r>
              <w:t>Maria Andersson</w:t>
            </w:r>
          </w:p>
        </w:tc>
        <w:tc>
          <w:tcPr>
            <w:tcW w:w="1276" w:type="dxa"/>
          </w:tcPr>
          <w:p w14:paraId="4CCC8977" w14:textId="77777777" w:rsidR="00481BF0" w:rsidRDefault="00481BF0" w:rsidP="00B82E62">
            <w:pPr>
              <w:pStyle w:val="TableText"/>
            </w:pPr>
          </w:p>
        </w:tc>
      </w:tr>
      <w:tr w:rsidR="00481BF0" w:rsidRPr="00BC5B0B" w14:paraId="69AEE29C" w14:textId="77777777" w:rsidTr="00B82E62">
        <w:tc>
          <w:tcPr>
            <w:tcW w:w="964" w:type="dxa"/>
          </w:tcPr>
          <w:p w14:paraId="0A94E990" w14:textId="77777777" w:rsidR="00481BF0" w:rsidRDefault="00481BF0" w:rsidP="00B82E62">
            <w:pPr>
              <w:pStyle w:val="TableText"/>
            </w:pPr>
            <w:r>
              <w:t>PA25</w:t>
            </w:r>
          </w:p>
        </w:tc>
        <w:tc>
          <w:tcPr>
            <w:tcW w:w="1224" w:type="dxa"/>
          </w:tcPr>
          <w:p w14:paraId="0DD10119" w14:textId="77777777" w:rsidR="00481BF0" w:rsidRDefault="00481BF0" w:rsidP="00B82E62">
            <w:pPr>
              <w:pStyle w:val="TableText"/>
            </w:pPr>
            <w:r>
              <w:t>2013-02-19</w:t>
            </w:r>
          </w:p>
        </w:tc>
        <w:tc>
          <w:tcPr>
            <w:tcW w:w="3652" w:type="dxa"/>
          </w:tcPr>
          <w:p w14:paraId="2623D002" w14:textId="77777777" w:rsidR="00481BF0" w:rsidRDefault="00481BF0" w:rsidP="00B82E62">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B82E62">
            <w:pPr>
              <w:pStyle w:val="TableText"/>
            </w:pPr>
            <w:r>
              <w:t xml:space="preserve">Johan </w:t>
            </w:r>
            <w:proofErr w:type="spellStart"/>
            <w:r>
              <w:t>Eltes</w:t>
            </w:r>
            <w:proofErr w:type="spellEnd"/>
          </w:p>
        </w:tc>
        <w:tc>
          <w:tcPr>
            <w:tcW w:w="1276" w:type="dxa"/>
          </w:tcPr>
          <w:p w14:paraId="7486927E" w14:textId="77777777" w:rsidR="00481BF0" w:rsidRDefault="00481BF0" w:rsidP="00B82E62">
            <w:pPr>
              <w:pStyle w:val="TableText"/>
            </w:pPr>
          </w:p>
        </w:tc>
      </w:tr>
      <w:tr w:rsidR="00481BF0" w:rsidRPr="00BC5B0B" w14:paraId="6CC886A5" w14:textId="77777777" w:rsidTr="00B82E62">
        <w:tc>
          <w:tcPr>
            <w:tcW w:w="964" w:type="dxa"/>
          </w:tcPr>
          <w:p w14:paraId="753857CE" w14:textId="77777777" w:rsidR="00481BF0" w:rsidRDefault="00481BF0" w:rsidP="00B82E62">
            <w:pPr>
              <w:pStyle w:val="TableText"/>
            </w:pPr>
            <w:r>
              <w:lastRenderedPageBreak/>
              <w:t>PA26</w:t>
            </w:r>
          </w:p>
        </w:tc>
        <w:tc>
          <w:tcPr>
            <w:tcW w:w="1224" w:type="dxa"/>
          </w:tcPr>
          <w:p w14:paraId="0D8D7193" w14:textId="77777777" w:rsidR="00481BF0" w:rsidRDefault="00481BF0" w:rsidP="00B82E62">
            <w:pPr>
              <w:pStyle w:val="TableText"/>
            </w:pPr>
            <w:r>
              <w:t>2013-03-04</w:t>
            </w:r>
          </w:p>
        </w:tc>
        <w:tc>
          <w:tcPr>
            <w:tcW w:w="3652" w:type="dxa"/>
          </w:tcPr>
          <w:p w14:paraId="064AD212" w14:textId="77777777" w:rsidR="00481BF0" w:rsidRDefault="00481BF0" w:rsidP="00B82E62">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B82E62">
            <w:pPr>
              <w:pStyle w:val="TableText"/>
            </w:pPr>
            <w:r>
              <w:t xml:space="preserve">Johan </w:t>
            </w:r>
            <w:proofErr w:type="spellStart"/>
            <w:r>
              <w:t>Eltes</w:t>
            </w:r>
            <w:proofErr w:type="spellEnd"/>
          </w:p>
        </w:tc>
        <w:tc>
          <w:tcPr>
            <w:tcW w:w="1276" w:type="dxa"/>
          </w:tcPr>
          <w:p w14:paraId="1763DAAB" w14:textId="77777777" w:rsidR="00481BF0" w:rsidRDefault="00481BF0" w:rsidP="00B82E62">
            <w:pPr>
              <w:pStyle w:val="TableText"/>
            </w:pPr>
          </w:p>
        </w:tc>
      </w:tr>
      <w:tr w:rsidR="00481BF0" w:rsidRPr="00BC5B0B" w14:paraId="2420BA22" w14:textId="77777777" w:rsidTr="00B82E62">
        <w:tc>
          <w:tcPr>
            <w:tcW w:w="964" w:type="dxa"/>
          </w:tcPr>
          <w:p w14:paraId="63E24E71" w14:textId="77777777" w:rsidR="00481BF0" w:rsidRDefault="00481BF0" w:rsidP="00B82E62">
            <w:pPr>
              <w:pStyle w:val="TableText"/>
            </w:pPr>
            <w:r>
              <w:t>PA27</w:t>
            </w:r>
          </w:p>
        </w:tc>
        <w:tc>
          <w:tcPr>
            <w:tcW w:w="1224" w:type="dxa"/>
          </w:tcPr>
          <w:p w14:paraId="7BE83178" w14:textId="77777777" w:rsidR="00481BF0" w:rsidRDefault="00481BF0" w:rsidP="00B82E62">
            <w:pPr>
              <w:pStyle w:val="TableText"/>
            </w:pPr>
            <w:r>
              <w:t>2013-03-19</w:t>
            </w:r>
          </w:p>
        </w:tc>
        <w:tc>
          <w:tcPr>
            <w:tcW w:w="3652" w:type="dxa"/>
          </w:tcPr>
          <w:p w14:paraId="15BEC26E" w14:textId="77777777" w:rsidR="00481BF0" w:rsidRDefault="00481BF0" w:rsidP="00B82E62">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B82E62">
            <w:pPr>
              <w:pStyle w:val="TableText"/>
            </w:pPr>
            <w:r>
              <w:t xml:space="preserve">Johan </w:t>
            </w:r>
            <w:proofErr w:type="spellStart"/>
            <w:r>
              <w:t>Eltes</w:t>
            </w:r>
            <w:proofErr w:type="spellEnd"/>
          </w:p>
        </w:tc>
        <w:tc>
          <w:tcPr>
            <w:tcW w:w="1276" w:type="dxa"/>
          </w:tcPr>
          <w:p w14:paraId="71B76814" w14:textId="77777777" w:rsidR="00481BF0" w:rsidRDefault="00481BF0" w:rsidP="00B82E62">
            <w:pPr>
              <w:pStyle w:val="TableText"/>
            </w:pPr>
          </w:p>
        </w:tc>
      </w:tr>
      <w:tr w:rsidR="00481BF0" w:rsidRPr="00BC5B0B" w14:paraId="4A68AA61" w14:textId="77777777" w:rsidTr="00B82E62">
        <w:tc>
          <w:tcPr>
            <w:tcW w:w="964" w:type="dxa"/>
          </w:tcPr>
          <w:p w14:paraId="16916F5D" w14:textId="77777777" w:rsidR="00481BF0" w:rsidRDefault="00481BF0" w:rsidP="00B82E62">
            <w:pPr>
              <w:pStyle w:val="TableText"/>
            </w:pPr>
            <w:r>
              <w:t>PA28</w:t>
            </w:r>
          </w:p>
        </w:tc>
        <w:tc>
          <w:tcPr>
            <w:tcW w:w="1224" w:type="dxa"/>
          </w:tcPr>
          <w:p w14:paraId="646A016C" w14:textId="77777777" w:rsidR="00481BF0" w:rsidRDefault="00481BF0" w:rsidP="00B82E62">
            <w:pPr>
              <w:pStyle w:val="TableText"/>
            </w:pPr>
            <w:r>
              <w:t>2013-03-19</w:t>
            </w:r>
          </w:p>
        </w:tc>
        <w:tc>
          <w:tcPr>
            <w:tcW w:w="3652" w:type="dxa"/>
          </w:tcPr>
          <w:p w14:paraId="51C586BE" w14:textId="77777777" w:rsidR="00481BF0" w:rsidRDefault="00481BF0" w:rsidP="00B82E62">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B82E62">
            <w:pPr>
              <w:pStyle w:val="TableText"/>
            </w:pPr>
            <w:r>
              <w:t xml:space="preserve">Johan </w:t>
            </w:r>
            <w:proofErr w:type="spellStart"/>
            <w:r>
              <w:t>Eltes</w:t>
            </w:r>
            <w:proofErr w:type="spellEnd"/>
          </w:p>
        </w:tc>
        <w:tc>
          <w:tcPr>
            <w:tcW w:w="1276" w:type="dxa"/>
          </w:tcPr>
          <w:p w14:paraId="1D471120" w14:textId="77777777" w:rsidR="00481BF0" w:rsidRDefault="00481BF0" w:rsidP="00B82E62">
            <w:pPr>
              <w:pStyle w:val="TableText"/>
            </w:pPr>
          </w:p>
        </w:tc>
      </w:tr>
      <w:tr w:rsidR="00481BF0" w:rsidRPr="00BC5B0B" w14:paraId="0E85B33C" w14:textId="77777777" w:rsidTr="00B82E62">
        <w:tc>
          <w:tcPr>
            <w:tcW w:w="964" w:type="dxa"/>
          </w:tcPr>
          <w:p w14:paraId="2C5D1618" w14:textId="77777777" w:rsidR="00481BF0" w:rsidRDefault="00481BF0" w:rsidP="00B82E62">
            <w:pPr>
              <w:pStyle w:val="TableText"/>
            </w:pPr>
            <w:r>
              <w:t>PA29</w:t>
            </w:r>
          </w:p>
        </w:tc>
        <w:tc>
          <w:tcPr>
            <w:tcW w:w="1224" w:type="dxa"/>
          </w:tcPr>
          <w:p w14:paraId="0A255BCE" w14:textId="77777777" w:rsidR="00481BF0" w:rsidRDefault="00481BF0" w:rsidP="00B82E62">
            <w:pPr>
              <w:pStyle w:val="TableText"/>
            </w:pPr>
            <w:r>
              <w:t>2013-03-20</w:t>
            </w:r>
          </w:p>
        </w:tc>
        <w:tc>
          <w:tcPr>
            <w:tcW w:w="3652" w:type="dxa"/>
          </w:tcPr>
          <w:p w14:paraId="563FB371" w14:textId="77777777" w:rsidR="00481BF0" w:rsidRDefault="00481BF0" w:rsidP="00B82E62">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B82E62">
            <w:pPr>
              <w:pStyle w:val="TableText"/>
            </w:pPr>
            <w:r>
              <w:t xml:space="preserve">Jacob </w:t>
            </w:r>
            <w:proofErr w:type="spellStart"/>
            <w:r>
              <w:t>Tardell</w:t>
            </w:r>
            <w:proofErr w:type="spellEnd"/>
          </w:p>
        </w:tc>
        <w:tc>
          <w:tcPr>
            <w:tcW w:w="1276" w:type="dxa"/>
          </w:tcPr>
          <w:p w14:paraId="31225E3A" w14:textId="77777777" w:rsidR="00481BF0" w:rsidRDefault="00481BF0" w:rsidP="00B82E62">
            <w:pPr>
              <w:pStyle w:val="TableText"/>
            </w:pPr>
          </w:p>
        </w:tc>
      </w:tr>
      <w:tr w:rsidR="00481BF0" w:rsidRPr="00BC5B0B" w14:paraId="332EE3DD" w14:textId="77777777" w:rsidTr="00B82E62">
        <w:tc>
          <w:tcPr>
            <w:tcW w:w="964" w:type="dxa"/>
          </w:tcPr>
          <w:p w14:paraId="3A39C84F" w14:textId="77777777" w:rsidR="00481BF0" w:rsidRDefault="00481BF0" w:rsidP="00B82E62">
            <w:pPr>
              <w:pStyle w:val="TableText"/>
            </w:pPr>
            <w:r>
              <w:t>PA30</w:t>
            </w:r>
          </w:p>
        </w:tc>
        <w:tc>
          <w:tcPr>
            <w:tcW w:w="1224" w:type="dxa"/>
          </w:tcPr>
          <w:p w14:paraId="55C64B6D" w14:textId="77777777" w:rsidR="00481BF0" w:rsidRDefault="00481BF0" w:rsidP="00B82E62">
            <w:pPr>
              <w:pStyle w:val="TableText"/>
            </w:pPr>
            <w:r>
              <w:t>2013-03-27</w:t>
            </w:r>
          </w:p>
        </w:tc>
        <w:tc>
          <w:tcPr>
            <w:tcW w:w="3652" w:type="dxa"/>
          </w:tcPr>
          <w:p w14:paraId="33486E70" w14:textId="77777777" w:rsidR="00481BF0" w:rsidRDefault="00481BF0" w:rsidP="00B82E62">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B82E62">
            <w:pPr>
              <w:pStyle w:val="TableText"/>
            </w:pPr>
            <w:r>
              <w:t xml:space="preserve">Jacob </w:t>
            </w:r>
            <w:proofErr w:type="spellStart"/>
            <w:r>
              <w:t>Tardell</w:t>
            </w:r>
            <w:proofErr w:type="spellEnd"/>
          </w:p>
        </w:tc>
        <w:tc>
          <w:tcPr>
            <w:tcW w:w="1276" w:type="dxa"/>
          </w:tcPr>
          <w:p w14:paraId="28CBF2D0" w14:textId="77777777" w:rsidR="00481BF0" w:rsidRDefault="00481BF0" w:rsidP="00B82E62">
            <w:pPr>
              <w:pStyle w:val="TableText"/>
            </w:pPr>
          </w:p>
        </w:tc>
      </w:tr>
      <w:tr w:rsidR="00481BF0" w:rsidRPr="00BC5B0B" w14:paraId="0F903673" w14:textId="77777777" w:rsidTr="00B82E62">
        <w:tc>
          <w:tcPr>
            <w:tcW w:w="964" w:type="dxa"/>
          </w:tcPr>
          <w:p w14:paraId="28E86802" w14:textId="77777777" w:rsidR="00481BF0" w:rsidRDefault="00481BF0" w:rsidP="00B82E62">
            <w:pPr>
              <w:pStyle w:val="TableText"/>
            </w:pPr>
            <w:r>
              <w:t>PA31</w:t>
            </w:r>
          </w:p>
        </w:tc>
        <w:tc>
          <w:tcPr>
            <w:tcW w:w="1224" w:type="dxa"/>
          </w:tcPr>
          <w:p w14:paraId="76EADC94" w14:textId="77777777" w:rsidR="00481BF0" w:rsidRDefault="00481BF0" w:rsidP="00B82E62">
            <w:pPr>
              <w:pStyle w:val="TableText"/>
            </w:pPr>
            <w:r>
              <w:t>2013-04-08</w:t>
            </w:r>
          </w:p>
        </w:tc>
        <w:tc>
          <w:tcPr>
            <w:tcW w:w="3652" w:type="dxa"/>
          </w:tcPr>
          <w:p w14:paraId="2B1D2163" w14:textId="77777777" w:rsidR="00481BF0" w:rsidRDefault="00481BF0" w:rsidP="00B82E62">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B82E62">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B82E62">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B82E62">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B82E62">
            <w:pPr>
              <w:pStyle w:val="TableText"/>
            </w:pPr>
            <w:r>
              <w:t xml:space="preserve">Khaled </w:t>
            </w:r>
            <w:proofErr w:type="spellStart"/>
            <w:r>
              <w:t>Daham</w:t>
            </w:r>
            <w:proofErr w:type="spellEnd"/>
          </w:p>
          <w:p w14:paraId="51BCAE13" w14:textId="77777777" w:rsidR="00481BF0" w:rsidRDefault="00481BF0" w:rsidP="00B82E62">
            <w:pPr>
              <w:pStyle w:val="TableText"/>
            </w:pPr>
            <w:r>
              <w:t xml:space="preserve">Johan </w:t>
            </w:r>
            <w:proofErr w:type="spellStart"/>
            <w:r>
              <w:t>Eltes</w:t>
            </w:r>
            <w:proofErr w:type="spellEnd"/>
          </w:p>
        </w:tc>
        <w:tc>
          <w:tcPr>
            <w:tcW w:w="1276" w:type="dxa"/>
          </w:tcPr>
          <w:p w14:paraId="4E6EE691" w14:textId="77777777" w:rsidR="00481BF0" w:rsidRDefault="00481BF0" w:rsidP="00B82E62">
            <w:pPr>
              <w:pStyle w:val="TableText"/>
            </w:pPr>
          </w:p>
        </w:tc>
      </w:tr>
      <w:tr w:rsidR="00481BF0" w:rsidRPr="00BC5B0B" w14:paraId="0FCD66C4" w14:textId="77777777" w:rsidTr="00B82E62">
        <w:tc>
          <w:tcPr>
            <w:tcW w:w="964" w:type="dxa"/>
          </w:tcPr>
          <w:p w14:paraId="2A85913A" w14:textId="77777777" w:rsidR="00481BF0" w:rsidRDefault="00481BF0" w:rsidP="00B82E62">
            <w:pPr>
              <w:pStyle w:val="TableText"/>
            </w:pPr>
            <w:r>
              <w:t>PA32</w:t>
            </w:r>
          </w:p>
        </w:tc>
        <w:tc>
          <w:tcPr>
            <w:tcW w:w="1224" w:type="dxa"/>
          </w:tcPr>
          <w:p w14:paraId="6121216E" w14:textId="77777777" w:rsidR="00481BF0" w:rsidRDefault="00481BF0" w:rsidP="00B82E62">
            <w:pPr>
              <w:pStyle w:val="TableText"/>
            </w:pPr>
            <w:r>
              <w:t>2013-05-02</w:t>
            </w:r>
          </w:p>
        </w:tc>
        <w:tc>
          <w:tcPr>
            <w:tcW w:w="3652" w:type="dxa"/>
          </w:tcPr>
          <w:p w14:paraId="4F0C5E1D" w14:textId="77777777" w:rsidR="00481BF0" w:rsidRDefault="00481BF0" w:rsidP="00B82E62">
            <w:pPr>
              <w:pStyle w:val="TableText"/>
              <w:numPr>
                <w:ilvl w:val="0"/>
                <w:numId w:val="12"/>
              </w:numPr>
            </w:pPr>
            <w:r>
              <w:t>Uppdaterat skrivningar kring adressering och engagemangspostens innehåll</w:t>
            </w:r>
          </w:p>
          <w:p w14:paraId="2883609E" w14:textId="77777777" w:rsidR="00481BF0" w:rsidRDefault="00481BF0" w:rsidP="00B82E62">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B82E62">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B82E62">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B82E62">
            <w:pPr>
              <w:pStyle w:val="TableText"/>
            </w:pPr>
          </w:p>
          <w:p w14:paraId="213A9FAA" w14:textId="77777777" w:rsidR="00481BF0" w:rsidRDefault="00481BF0" w:rsidP="00B82E62">
            <w:pPr>
              <w:pStyle w:val="TableText"/>
            </w:pPr>
            <w:r>
              <w:t>Viktiga ändringar är gulmarkerade</w:t>
            </w:r>
          </w:p>
        </w:tc>
        <w:tc>
          <w:tcPr>
            <w:tcW w:w="2126" w:type="dxa"/>
          </w:tcPr>
          <w:p w14:paraId="610C05A9" w14:textId="77777777" w:rsidR="00481BF0" w:rsidRDefault="00481BF0" w:rsidP="00B82E62">
            <w:pPr>
              <w:pStyle w:val="TableText"/>
            </w:pPr>
            <w:r>
              <w:t xml:space="preserve">Jacob </w:t>
            </w:r>
            <w:proofErr w:type="spellStart"/>
            <w:r>
              <w:t>Tardell</w:t>
            </w:r>
            <w:proofErr w:type="spellEnd"/>
          </w:p>
          <w:p w14:paraId="25421A7C" w14:textId="77777777" w:rsidR="00481BF0" w:rsidRDefault="00481BF0" w:rsidP="00B82E62">
            <w:pPr>
              <w:pStyle w:val="TableText"/>
            </w:pPr>
            <w:r>
              <w:t xml:space="preserve">Johan </w:t>
            </w:r>
            <w:proofErr w:type="spellStart"/>
            <w:r>
              <w:t>Eltes</w:t>
            </w:r>
            <w:proofErr w:type="spellEnd"/>
          </w:p>
        </w:tc>
        <w:tc>
          <w:tcPr>
            <w:tcW w:w="1276" w:type="dxa"/>
          </w:tcPr>
          <w:p w14:paraId="73FEC4B6" w14:textId="77777777" w:rsidR="00481BF0" w:rsidRDefault="00481BF0" w:rsidP="00B82E62">
            <w:pPr>
              <w:pStyle w:val="TableText"/>
            </w:pPr>
          </w:p>
        </w:tc>
      </w:tr>
      <w:tr w:rsidR="000C7ACA" w:rsidRPr="00BC5B0B" w14:paraId="636F0C49" w14:textId="77777777" w:rsidTr="00B82E62">
        <w:tc>
          <w:tcPr>
            <w:tcW w:w="964" w:type="dxa"/>
          </w:tcPr>
          <w:p w14:paraId="460C757F" w14:textId="3637314D" w:rsidR="000C7ACA" w:rsidRDefault="000C7ACA" w:rsidP="00B82E62">
            <w:pPr>
              <w:pStyle w:val="TableText"/>
            </w:pPr>
            <w:r>
              <w:t>PA33</w:t>
            </w:r>
          </w:p>
        </w:tc>
        <w:tc>
          <w:tcPr>
            <w:tcW w:w="1224" w:type="dxa"/>
          </w:tcPr>
          <w:p w14:paraId="670464B2" w14:textId="33DCC444" w:rsidR="000C7ACA" w:rsidRDefault="000C7ACA" w:rsidP="00B82E62">
            <w:pPr>
              <w:pStyle w:val="TableText"/>
            </w:pPr>
            <w:r>
              <w:t>2</w:t>
            </w:r>
            <w:r w:rsidR="00B70DAB">
              <w:t>0</w:t>
            </w:r>
            <w:r>
              <w:t>13-05-0</w:t>
            </w:r>
            <w:r w:rsidR="00F93973">
              <w:t>5</w:t>
            </w:r>
          </w:p>
        </w:tc>
        <w:tc>
          <w:tcPr>
            <w:tcW w:w="3652" w:type="dxa"/>
          </w:tcPr>
          <w:p w14:paraId="2E97FF85" w14:textId="150ADCDE" w:rsidR="000C7ACA" w:rsidRDefault="000C7ACA" w:rsidP="00B82E62">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 xml:space="preserve">Jacob </w:t>
            </w:r>
            <w:proofErr w:type="spellStart"/>
            <w:r>
              <w:t>Tardell</w:t>
            </w:r>
            <w:proofErr w:type="spellEnd"/>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B82E62">
            <w:pPr>
              <w:pStyle w:val="TableText"/>
            </w:pPr>
          </w:p>
        </w:tc>
      </w:tr>
      <w:tr w:rsidR="00B70DAB" w:rsidRPr="00BC5B0B" w14:paraId="3217C466" w14:textId="77777777" w:rsidTr="00B82E62">
        <w:tc>
          <w:tcPr>
            <w:tcW w:w="964" w:type="dxa"/>
          </w:tcPr>
          <w:p w14:paraId="270B5ECE" w14:textId="2561CC06" w:rsidR="00B70DAB" w:rsidRDefault="00B70DAB" w:rsidP="00B82E62">
            <w:pPr>
              <w:pStyle w:val="TableText"/>
            </w:pPr>
            <w:r>
              <w:t>PA34</w:t>
            </w:r>
          </w:p>
        </w:tc>
        <w:tc>
          <w:tcPr>
            <w:tcW w:w="1224" w:type="dxa"/>
          </w:tcPr>
          <w:p w14:paraId="7A40CF89" w14:textId="3762467C" w:rsidR="00B70DAB" w:rsidRDefault="00B70DAB" w:rsidP="00B82E62">
            <w:pPr>
              <w:pStyle w:val="TableText"/>
            </w:pPr>
            <w:r>
              <w:t>2013-05-07</w:t>
            </w:r>
          </w:p>
        </w:tc>
        <w:tc>
          <w:tcPr>
            <w:tcW w:w="3652" w:type="dxa"/>
          </w:tcPr>
          <w:p w14:paraId="780A714D" w14:textId="77777777" w:rsidR="00B70DAB" w:rsidRDefault="00B70DAB" w:rsidP="00B82E62">
            <w:pPr>
              <w:pStyle w:val="TableText"/>
              <w:numPr>
                <w:ilvl w:val="0"/>
                <w:numId w:val="12"/>
              </w:numPr>
            </w:pPr>
            <w:r>
              <w:t>Arkitekturskisser uppdaterade för att spegla korrekt användning av EI</w:t>
            </w:r>
          </w:p>
          <w:p w14:paraId="4E02F6E9" w14:textId="77777777" w:rsidR="00AC7234" w:rsidRDefault="00AC7234" w:rsidP="00B82E62">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B82E62">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B82E62">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B82E62">
            <w:pPr>
              <w:pStyle w:val="TableText"/>
            </w:pPr>
          </w:p>
        </w:tc>
      </w:tr>
      <w:tr w:rsidR="00F4564C" w:rsidRPr="00BC5B0B" w14:paraId="6516B656" w14:textId="77777777" w:rsidTr="00B82E62">
        <w:tc>
          <w:tcPr>
            <w:tcW w:w="964" w:type="dxa"/>
          </w:tcPr>
          <w:p w14:paraId="068784DF" w14:textId="335DDCE1" w:rsidR="00F4564C" w:rsidRDefault="00F4564C" w:rsidP="00B82E62">
            <w:pPr>
              <w:pStyle w:val="TableText"/>
            </w:pPr>
            <w:r>
              <w:t>PA35</w:t>
            </w:r>
          </w:p>
        </w:tc>
        <w:tc>
          <w:tcPr>
            <w:tcW w:w="1224" w:type="dxa"/>
          </w:tcPr>
          <w:p w14:paraId="180113D7" w14:textId="32EF8333" w:rsidR="00F4564C" w:rsidRDefault="00F4564C" w:rsidP="00B82E62">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B82E62">
            <w:pPr>
              <w:pStyle w:val="TableText"/>
            </w:pPr>
          </w:p>
        </w:tc>
      </w:tr>
    </w:tbl>
    <w:p w14:paraId="116B48BE" w14:textId="77777777" w:rsidR="00481BF0" w:rsidRPr="00BC5B0B" w:rsidRDefault="00481BF0" w:rsidP="00D218F3">
      <w:pPr>
        <w:spacing w:before="18" w:line="260" w:lineRule="exact"/>
        <w:rPr>
          <w:sz w:val="26"/>
          <w:szCs w:val="26"/>
        </w:rPr>
      </w:pPr>
    </w:p>
    <w:p w14:paraId="1FC2B98A" w14:textId="77777777" w:rsidR="00D218F3" w:rsidRPr="00BC5B0B" w:rsidRDefault="00D218F3" w:rsidP="00D218F3">
      <w:pPr>
        <w:sectPr w:rsidR="00D218F3" w:rsidRPr="00BC5B0B" w:rsidSect="00E823A4">
          <w:headerReference w:type="default" r:id="rId8"/>
          <w:pgSz w:w="11909" w:h="16840"/>
          <w:pgMar w:top="1480" w:right="1500" w:bottom="280" w:left="1060" w:header="907" w:footer="0" w:gutter="0"/>
          <w:cols w:space="720"/>
        </w:sectPr>
      </w:pPr>
    </w:p>
    <w:p w14:paraId="0C54AF0A" w14:textId="77777777" w:rsidR="00D218F3" w:rsidRPr="00BC5B0B" w:rsidRDefault="00D218F3" w:rsidP="00D218F3">
      <w:pPr>
        <w:spacing w:line="200" w:lineRule="exact"/>
        <w:rPr>
          <w:sz w:val="20"/>
          <w:szCs w:val="20"/>
        </w:rPr>
      </w:pPr>
    </w:p>
    <w:p w14:paraId="27CBC62F"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BC5B0B" w:rsidRDefault="00D218F3" w:rsidP="00B04440">
      <w:pPr>
        <w:pStyle w:val="Sidhuvud"/>
        <w:rPr>
          <w:rStyle w:val="Hyperlnk"/>
          <w:rFonts w:eastAsia="ヒラギノ角ゴ Pro W3" w:cs="Times New Roman"/>
          <w:b/>
          <w:bCs/>
          <w:caps/>
          <w:noProof/>
          <w:color w:val="auto"/>
          <w:sz w:val="20"/>
          <w:szCs w:val="20"/>
        </w:rPr>
      </w:pPr>
      <w:r w:rsidRPr="00BC5B0B">
        <w:t>Innehållsförteckning</w:t>
      </w:r>
      <w:r w:rsidRPr="00BC5B0B">
        <w:rPr>
          <w:rStyle w:val="Hyperlnk"/>
          <w:rFonts w:eastAsia="ヒラギノ角ゴ Pro W3" w:cs="Times New Roman"/>
          <w:caps/>
          <w:noProof/>
          <w:color w:val="auto"/>
          <w:sz w:val="20"/>
          <w:szCs w:val="20"/>
        </w:rPr>
        <w:t xml:space="preserve"> </w:t>
      </w:r>
    </w:p>
    <w:p w14:paraId="2F68C7DB" w14:textId="77777777" w:rsidR="00AA39B6" w:rsidRDefault="006D495A">
      <w:pPr>
        <w:pStyle w:val="Innehll2"/>
        <w:tabs>
          <w:tab w:val="left" w:pos="600"/>
          <w:tab w:val="right" w:leader="dot" w:pos="91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AA39B6">
        <w:rPr>
          <w:noProof/>
        </w:rPr>
        <w:t>1</w:t>
      </w:r>
      <w:r w:rsidR="00AA39B6">
        <w:rPr>
          <w:rFonts w:asciiTheme="minorHAnsi" w:eastAsiaTheme="minorEastAsia" w:hAnsiTheme="minorHAnsi" w:cstheme="minorBidi"/>
          <w:noProof/>
          <w:lang w:eastAsia="ja-JP"/>
        </w:rPr>
        <w:tab/>
      </w:r>
      <w:r w:rsidR="00AA39B6">
        <w:rPr>
          <w:noProof/>
        </w:rPr>
        <w:t>Inledning</w:t>
      </w:r>
      <w:r w:rsidR="00AA39B6">
        <w:rPr>
          <w:noProof/>
        </w:rPr>
        <w:tab/>
      </w:r>
      <w:r w:rsidR="00AA39B6">
        <w:rPr>
          <w:noProof/>
        </w:rPr>
        <w:fldChar w:fldCharType="begin"/>
      </w:r>
      <w:r w:rsidR="00AA39B6">
        <w:rPr>
          <w:noProof/>
        </w:rPr>
        <w:instrText xml:space="preserve"> PAGEREF _Toc229556070 \h </w:instrText>
      </w:r>
      <w:r w:rsidR="00AA39B6">
        <w:rPr>
          <w:noProof/>
        </w:rPr>
      </w:r>
      <w:r w:rsidR="00AA39B6">
        <w:rPr>
          <w:noProof/>
        </w:rPr>
        <w:fldChar w:fldCharType="separate"/>
      </w:r>
      <w:r w:rsidR="00AA39B6">
        <w:rPr>
          <w:noProof/>
        </w:rPr>
        <w:t>5</w:t>
      </w:r>
      <w:r w:rsidR="00AA39B6">
        <w:rPr>
          <w:noProof/>
        </w:rPr>
        <w:fldChar w:fldCharType="end"/>
      </w:r>
    </w:p>
    <w:p w14:paraId="61C7F2B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_Toc229556071 \h </w:instrText>
      </w:r>
      <w:r>
        <w:rPr>
          <w:noProof/>
        </w:rPr>
      </w:r>
      <w:r>
        <w:rPr>
          <w:noProof/>
        </w:rPr>
        <w:fldChar w:fldCharType="separate"/>
      </w:r>
      <w:r>
        <w:rPr>
          <w:noProof/>
        </w:rPr>
        <w:t>6</w:t>
      </w:r>
      <w:r>
        <w:rPr>
          <w:noProof/>
        </w:rPr>
        <w:fldChar w:fldCharType="end"/>
      </w:r>
    </w:p>
    <w:p w14:paraId="4EB79F1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_Toc229556072 \h </w:instrText>
      </w:r>
      <w:r>
        <w:rPr>
          <w:noProof/>
        </w:rPr>
      </w:r>
      <w:r>
        <w:rPr>
          <w:noProof/>
        </w:rPr>
        <w:fldChar w:fldCharType="separate"/>
      </w:r>
      <w:r>
        <w:rPr>
          <w:noProof/>
        </w:rPr>
        <w:t>6</w:t>
      </w:r>
      <w:r>
        <w:rPr>
          <w:noProof/>
        </w:rPr>
        <w:fldChar w:fldCharType="end"/>
      </w:r>
    </w:p>
    <w:p w14:paraId="755E0C50"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_Toc229556073 \h </w:instrText>
      </w:r>
      <w:r>
        <w:rPr>
          <w:noProof/>
        </w:rPr>
      </w:r>
      <w:r>
        <w:rPr>
          <w:noProof/>
        </w:rPr>
        <w:fldChar w:fldCharType="separate"/>
      </w:r>
      <w:r>
        <w:rPr>
          <w:noProof/>
        </w:rPr>
        <w:t>8</w:t>
      </w:r>
      <w:r>
        <w:rPr>
          <w:noProof/>
        </w:rPr>
        <w:fldChar w:fldCharType="end"/>
      </w:r>
    </w:p>
    <w:p w14:paraId="340B61A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_Toc229556074 \h </w:instrText>
      </w:r>
      <w:r>
        <w:rPr>
          <w:noProof/>
        </w:rPr>
      </w:r>
      <w:r>
        <w:rPr>
          <w:noProof/>
        </w:rPr>
        <w:fldChar w:fldCharType="separate"/>
      </w:r>
      <w:r>
        <w:rPr>
          <w:noProof/>
        </w:rPr>
        <w:t>9</w:t>
      </w:r>
      <w:r>
        <w:rPr>
          <w:noProof/>
        </w:rPr>
        <w:fldChar w:fldCharType="end"/>
      </w:r>
    </w:p>
    <w:p w14:paraId="33AE48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_Toc229556075 \h </w:instrText>
      </w:r>
      <w:r>
        <w:rPr>
          <w:noProof/>
        </w:rPr>
      </w:r>
      <w:r>
        <w:rPr>
          <w:noProof/>
        </w:rPr>
        <w:fldChar w:fldCharType="separate"/>
      </w:r>
      <w:r>
        <w:rPr>
          <w:noProof/>
        </w:rPr>
        <w:t>9</w:t>
      </w:r>
      <w:r>
        <w:rPr>
          <w:noProof/>
        </w:rPr>
        <w:fldChar w:fldCharType="end"/>
      </w:r>
    </w:p>
    <w:p w14:paraId="40320A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_Toc229556076 \h </w:instrText>
      </w:r>
      <w:r>
        <w:rPr>
          <w:noProof/>
        </w:rPr>
      </w:r>
      <w:r>
        <w:rPr>
          <w:noProof/>
        </w:rPr>
        <w:fldChar w:fldCharType="separate"/>
      </w:r>
      <w:r>
        <w:rPr>
          <w:noProof/>
        </w:rPr>
        <w:t>12</w:t>
      </w:r>
      <w:r>
        <w:rPr>
          <w:noProof/>
        </w:rPr>
        <w:fldChar w:fldCharType="end"/>
      </w:r>
    </w:p>
    <w:p w14:paraId="5AD89A8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_Toc229556077 \h </w:instrText>
      </w:r>
      <w:r>
        <w:rPr>
          <w:noProof/>
        </w:rPr>
      </w:r>
      <w:r>
        <w:rPr>
          <w:noProof/>
        </w:rPr>
        <w:fldChar w:fldCharType="separate"/>
      </w:r>
      <w:r>
        <w:rPr>
          <w:noProof/>
        </w:rPr>
        <w:t>12</w:t>
      </w:r>
      <w:r>
        <w:rPr>
          <w:noProof/>
        </w:rPr>
        <w:fldChar w:fldCharType="end"/>
      </w:r>
    </w:p>
    <w:p w14:paraId="42AD14BE"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_Toc229556078 \h </w:instrText>
      </w:r>
      <w:r>
        <w:rPr>
          <w:noProof/>
        </w:rPr>
      </w:r>
      <w:r>
        <w:rPr>
          <w:noProof/>
        </w:rPr>
        <w:fldChar w:fldCharType="separate"/>
      </w:r>
      <w:r>
        <w:rPr>
          <w:noProof/>
        </w:rPr>
        <w:t>13</w:t>
      </w:r>
      <w:r>
        <w:rPr>
          <w:noProof/>
        </w:rPr>
        <w:fldChar w:fldCharType="end"/>
      </w:r>
    </w:p>
    <w:p w14:paraId="0501A5D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_Toc229556079 \h </w:instrText>
      </w:r>
      <w:r>
        <w:rPr>
          <w:noProof/>
        </w:rPr>
      </w:r>
      <w:r>
        <w:rPr>
          <w:noProof/>
        </w:rPr>
        <w:fldChar w:fldCharType="separate"/>
      </w:r>
      <w:r>
        <w:rPr>
          <w:noProof/>
        </w:rPr>
        <w:t>13</w:t>
      </w:r>
      <w:r>
        <w:rPr>
          <w:noProof/>
        </w:rPr>
        <w:fldChar w:fldCharType="end"/>
      </w:r>
    </w:p>
    <w:p w14:paraId="2B445418"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_Toc229556080 \h </w:instrText>
      </w:r>
      <w:r>
        <w:rPr>
          <w:noProof/>
        </w:rPr>
      </w:r>
      <w:r>
        <w:rPr>
          <w:noProof/>
        </w:rPr>
        <w:fldChar w:fldCharType="separate"/>
      </w:r>
      <w:r>
        <w:rPr>
          <w:noProof/>
        </w:rPr>
        <w:t>14</w:t>
      </w:r>
      <w:r>
        <w:rPr>
          <w:noProof/>
        </w:rPr>
        <w:fldChar w:fldCharType="end"/>
      </w:r>
    </w:p>
    <w:p w14:paraId="775AE38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_Toc229556081 \h </w:instrText>
      </w:r>
      <w:r>
        <w:rPr>
          <w:noProof/>
        </w:rPr>
      </w:r>
      <w:r>
        <w:rPr>
          <w:noProof/>
        </w:rPr>
        <w:fldChar w:fldCharType="separate"/>
      </w:r>
      <w:r>
        <w:rPr>
          <w:noProof/>
        </w:rPr>
        <w:t>14</w:t>
      </w:r>
      <w:r>
        <w:rPr>
          <w:noProof/>
        </w:rPr>
        <w:fldChar w:fldCharType="end"/>
      </w:r>
    </w:p>
    <w:p w14:paraId="74D77E7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_Toc229556082 \h </w:instrText>
      </w:r>
      <w:r>
        <w:rPr>
          <w:noProof/>
        </w:rPr>
      </w:r>
      <w:r>
        <w:rPr>
          <w:noProof/>
        </w:rPr>
        <w:fldChar w:fldCharType="separate"/>
      </w:r>
      <w:r>
        <w:rPr>
          <w:noProof/>
        </w:rPr>
        <w:t>16</w:t>
      </w:r>
      <w:r>
        <w:rPr>
          <w:noProof/>
        </w:rPr>
        <w:fldChar w:fldCharType="end"/>
      </w:r>
    </w:p>
    <w:p w14:paraId="0A1BA5E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_Toc229556083 \h </w:instrText>
      </w:r>
      <w:r>
        <w:rPr>
          <w:noProof/>
        </w:rPr>
      </w:r>
      <w:r>
        <w:rPr>
          <w:noProof/>
        </w:rPr>
        <w:fldChar w:fldCharType="separate"/>
      </w:r>
      <w:r>
        <w:rPr>
          <w:noProof/>
        </w:rPr>
        <w:t>16</w:t>
      </w:r>
      <w:r>
        <w:rPr>
          <w:noProof/>
        </w:rPr>
        <w:fldChar w:fldCharType="end"/>
      </w:r>
    </w:p>
    <w:p w14:paraId="61B930F7"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_Toc229556084 \h </w:instrText>
      </w:r>
      <w:r>
        <w:rPr>
          <w:noProof/>
        </w:rPr>
      </w:r>
      <w:r>
        <w:rPr>
          <w:noProof/>
        </w:rPr>
        <w:fldChar w:fldCharType="separate"/>
      </w:r>
      <w:r>
        <w:rPr>
          <w:noProof/>
        </w:rPr>
        <w:t>16</w:t>
      </w:r>
      <w:r>
        <w:rPr>
          <w:noProof/>
        </w:rPr>
        <w:fldChar w:fldCharType="end"/>
      </w:r>
    </w:p>
    <w:p w14:paraId="18985298"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_Toc229556085 \h </w:instrText>
      </w:r>
      <w:r>
        <w:rPr>
          <w:noProof/>
        </w:rPr>
      </w:r>
      <w:r>
        <w:rPr>
          <w:noProof/>
        </w:rPr>
        <w:fldChar w:fldCharType="separate"/>
      </w:r>
      <w:r>
        <w:rPr>
          <w:noProof/>
        </w:rPr>
        <w:t>16</w:t>
      </w:r>
      <w:r>
        <w:rPr>
          <w:noProof/>
        </w:rPr>
        <w:fldChar w:fldCharType="end"/>
      </w:r>
    </w:p>
    <w:p w14:paraId="26A5430C" w14:textId="77777777" w:rsidR="00AA39B6" w:rsidRDefault="00AA39B6">
      <w:pPr>
        <w:pStyle w:val="Innehll2"/>
        <w:tabs>
          <w:tab w:val="left" w:pos="780"/>
          <w:tab w:val="right" w:leader="dot" w:pos="91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_Toc229556086 \h </w:instrText>
      </w:r>
      <w:r>
        <w:rPr>
          <w:noProof/>
        </w:rPr>
      </w:r>
      <w:r>
        <w:rPr>
          <w:noProof/>
        </w:rPr>
        <w:fldChar w:fldCharType="separate"/>
      </w:r>
      <w:r>
        <w:rPr>
          <w:noProof/>
        </w:rPr>
        <w:t>17</w:t>
      </w:r>
      <w:r>
        <w:rPr>
          <w:noProof/>
        </w:rPr>
        <w:fldChar w:fldCharType="end"/>
      </w:r>
    </w:p>
    <w:p w14:paraId="2D09F52F"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_Toc229556087 \h </w:instrText>
      </w:r>
      <w:r>
        <w:rPr>
          <w:noProof/>
        </w:rPr>
      </w:r>
      <w:r>
        <w:rPr>
          <w:noProof/>
        </w:rPr>
        <w:fldChar w:fldCharType="separate"/>
      </w:r>
      <w:r>
        <w:rPr>
          <w:noProof/>
        </w:rPr>
        <w:t>17</w:t>
      </w:r>
      <w:r>
        <w:rPr>
          <w:noProof/>
        </w:rPr>
        <w:fldChar w:fldCharType="end"/>
      </w:r>
    </w:p>
    <w:p w14:paraId="720FCD09"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_Toc229556088 \h </w:instrText>
      </w:r>
      <w:r>
        <w:rPr>
          <w:noProof/>
        </w:rPr>
      </w:r>
      <w:r>
        <w:rPr>
          <w:noProof/>
        </w:rPr>
        <w:fldChar w:fldCharType="separate"/>
      </w:r>
      <w:r>
        <w:rPr>
          <w:noProof/>
        </w:rPr>
        <w:t>17</w:t>
      </w:r>
      <w:r>
        <w:rPr>
          <w:noProof/>
        </w:rPr>
        <w:fldChar w:fldCharType="end"/>
      </w:r>
    </w:p>
    <w:p w14:paraId="6339BE9D"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_Toc229556089 \h </w:instrText>
      </w:r>
      <w:r>
        <w:rPr>
          <w:noProof/>
        </w:rPr>
      </w:r>
      <w:r>
        <w:rPr>
          <w:noProof/>
        </w:rPr>
        <w:fldChar w:fldCharType="separate"/>
      </w:r>
      <w:r>
        <w:rPr>
          <w:noProof/>
        </w:rPr>
        <w:t>21</w:t>
      </w:r>
      <w:r>
        <w:rPr>
          <w:noProof/>
        </w:rPr>
        <w:fldChar w:fldCharType="end"/>
      </w:r>
    </w:p>
    <w:p w14:paraId="3952800D"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_Toc229556090 \h </w:instrText>
      </w:r>
      <w:r>
        <w:rPr>
          <w:noProof/>
        </w:rPr>
      </w:r>
      <w:r>
        <w:rPr>
          <w:noProof/>
        </w:rPr>
        <w:fldChar w:fldCharType="separate"/>
      </w:r>
      <w:r>
        <w:rPr>
          <w:noProof/>
        </w:rPr>
        <w:t>21</w:t>
      </w:r>
      <w:r>
        <w:rPr>
          <w:noProof/>
        </w:rPr>
        <w:fldChar w:fldCharType="end"/>
      </w:r>
    </w:p>
    <w:p w14:paraId="2D074598"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_Toc229556091 \h </w:instrText>
      </w:r>
      <w:r>
        <w:rPr>
          <w:noProof/>
        </w:rPr>
      </w:r>
      <w:r>
        <w:rPr>
          <w:noProof/>
        </w:rPr>
        <w:fldChar w:fldCharType="separate"/>
      </w:r>
      <w:r>
        <w:rPr>
          <w:noProof/>
        </w:rPr>
        <w:t>21</w:t>
      </w:r>
      <w:r>
        <w:rPr>
          <w:noProof/>
        </w:rPr>
        <w:fldChar w:fldCharType="end"/>
      </w:r>
    </w:p>
    <w:p w14:paraId="0B05AE0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_Toc229556092 \h </w:instrText>
      </w:r>
      <w:r>
        <w:rPr>
          <w:noProof/>
        </w:rPr>
      </w:r>
      <w:r>
        <w:rPr>
          <w:noProof/>
        </w:rPr>
        <w:fldChar w:fldCharType="separate"/>
      </w:r>
      <w:r>
        <w:rPr>
          <w:noProof/>
        </w:rPr>
        <w:t>21</w:t>
      </w:r>
      <w:r>
        <w:rPr>
          <w:noProof/>
        </w:rPr>
        <w:fldChar w:fldCharType="end"/>
      </w:r>
    </w:p>
    <w:p w14:paraId="73F1821A"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_Toc229556093 \h </w:instrText>
      </w:r>
      <w:r>
        <w:rPr>
          <w:noProof/>
        </w:rPr>
      </w:r>
      <w:r>
        <w:rPr>
          <w:noProof/>
        </w:rPr>
        <w:fldChar w:fldCharType="separate"/>
      </w:r>
      <w:r>
        <w:rPr>
          <w:noProof/>
        </w:rPr>
        <w:t>21</w:t>
      </w:r>
      <w:r>
        <w:rPr>
          <w:noProof/>
        </w:rPr>
        <w:fldChar w:fldCharType="end"/>
      </w:r>
    </w:p>
    <w:p w14:paraId="1319178F" w14:textId="77777777" w:rsidR="00AA39B6" w:rsidRDefault="00AA39B6">
      <w:pPr>
        <w:pStyle w:val="Innehll2"/>
        <w:tabs>
          <w:tab w:val="left" w:pos="600"/>
          <w:tab w:val="right" w:leader="dot" w:pos="91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sidRPr="0024541A">
        <w:rPr>
          <w:noProof/>
          <w:highlight w:val="yellow"/>
        </w:rPr>
        <w:t>GetMaternityMedicalHistory</w:t>
      </w:r>
      <w:r>
        <w:rPr>
          <w:noProof/>
        </w:rPr>
        <w:tab/>
      </w:r>
      <w:r>
        <w:rPr>
          <w:noProof/>
        </w:rPr>
        <w:fldChar w:fldCharType="begin"/>
      </w:r>
      <w:r>
        <w:rPr>
          <w:noProof/>
        </w:rPr>
        <w:instrText xml:space="preserve"> PAGEREF _Toc229556094 \h </w:instrText>
      </w:r>
      <w:r>
        <w:rPr>
          <w:noProof/>
        </w:rPr>
      </w:r>
      <w:r>
        <w:rPr>
          <w:noProof/>
        </w:rPr>
        <w:fldChar w:fldCharType="separate"/>
      </w:r>
      <w:r>
        <w:rPr>
          <w:noProof/>
        </w:rPr>
        <w:t>25</w:t>
      </w:r>
      <w:r>
        <w:rPr>
          <w:noProof/>
        </w:rPr>
        <w:fldChar w:fldCharType="end"/>
      </w:r>
    </w:p>
    <w:p w14:paraId="44A98305"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_Toc229556095 \h </w:instrText>
      </w:r>
      <w:r>
        <w:rPr>
          <w:noProof/>
        </w:rPr>
      </w:r>
      <w:r>
        <w:rPr>
          <w:noProof/>
        </w:rPr>
        <w:fldChar w:fldCharType="separate"/>
      </w:r>
      <w:r>
        <w:rPr>
          <w:noProof/>
        </w:rPr>
        <w:t>25</w:t>
      </w:r>
      <w:r>
        <w:rPr>
          <w:noProof/>
        </w:rPr>
        <w:fldChar w:fldCharType="end"/>
      </w:r>
    </w:p>
    <w:p w14:paraId="361427E4"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_Toc229556096 \h </w:instrText>
      </w:r>
      <w:r>
        <w:rPr>
          <w:noProof/>
        </w:rPr>
      </w:r>
      <w:r>
        <w:rPr>
          <w:noProof/>
        </w:rPr>
        <w:fldChar w:fldCharType="separate"/>
      </w:r>
      <w:r>
        <w:rPr>
          <w:noProof/>
        </w:rPr>
        <w:t>25</w:t>
      </w:r>
      <w:r>
        <w:rPr>
          <w:noProof/>
        </w:rPr>
        <w:fldChar w:fldCharType="end"/>
      </w:r>
    </w:p>
    <w:p w14:paraId="3E4B1DD6"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_Toc229556097 \h </w:instrText>
      </w:r>
      <w:r>
        <w:rPr>
          <w:noProof/>
        </w:rPr>
      </w:r>
      <w:r>
        <w:rPr>
          <w:noProof/>
        </w:rPr>
        <w:fldChar w:fldCharType="separate"/>
      </w:r>
      <w:r>
        <w:rPr>
          <w:noProof/>
        </w:rPr>
        <w:t>25</w:t>
      </w:r>
      <w:r>
        <w:rPr>
          <w:noProof/>
        </w:rPr>
        <w:fldChar w:fldCharType="end"/>
      </w:r>
    </w:p>
    <w:p w14:paraId="62C46392"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_Toc229556098 \h </w:instrText>
      </w:r>
      <w:r>
        <w:rPr>
          <w:noProof/>
        </w:rPr>
      </w:r>
      <w:r>
        <w:rPr>
          <w:noProof/>
        </w:rPr>
        <w:fldChar w:fldCharType="separate"/>
      </w:r>
      <w:r>
        <w:rPr>
          <w:noProof/>
        </w:rPr>
        <w:t>25</w:t>
      </w:r>
      <w:r>
        <w:rPr>
          <w:noProof/>
        </w:rPr>
        <w:fldChar w:fldCharType="end"/>
      </w:r>
    </w:p>
    <w:p w14:paraId="232CC729" w14:textId="77777777" w:rsidR="00AA39B6" w:rsidRDefault="00AA39B6">
      <w:pPr>
        <w:pStyle w:val="Innehll1"/>
        <w:tabs>
          <w:tab w:val="left" w:pos="1407"/>
          <w:tab w:val="right" w:leader="dot" w:pos="91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_Toc229556099 \h </w:instrText>
      </w:r>
      <w:r>
        <w:rPr>
          <w:noProof/>
        </w:rPr>
      </w:r>
      <w:r>
        <w:rPr>
          <w:noProof/>
        </w:rPr>
        <w:fldChar w:fldCharType="separate"/>
      </w:r>
      <w:r>
        <w:rPr>
          <w:noProof/>
        </w:rPr>
        <w:t>26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6A1DA585" w14:textId="77777777" w:rsidR="00D218F3" w:rsidRPr="00BC5B0B" w:rsidRDefault="00D218F3" w:rsidP="00D218F3">
      <w:pPr>
        <w:sectPr w:rsidR="00D218F3" w:rsidRPr="00BC5B0B" w:rsidSect="00E823A4">
          <w:pgSz w:w="11909" w:h="16840"/>
          <w:pgMar w:top="1480" w:right="1680" w:bottom="280" w:left="1060" w:header="907" w:footer="0" w:gutter="0"/>
          <w:cols w:space="720"/>
        </w:sectPr>
      </w:pPr>
    </w:p>
    <w:p w14:paraId="0E63D28F" w14:textId="77777777" w:rsidR="00D218F3" w:rsidRPr="00BC5B0B" w:rsidRDefault="00D218F3" w:rsidP="00D218F3">
      <w:pPr>
        <w:spacing w:line="200" w:lineRule="exact"/>
        <w:rPr>
          <w:sz w:val="20"/>
          <w:szCs w:val="20"/>
        </w:rPr>
      </w:pPr>
    </w:p>
    <w:p w14:paraId="2691795D"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2955607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4F40E4"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99356C" w:rsidRDefault="0099356C" w:rsidP="00D218F3">
                  <w:pPr>
                    <w:pStyle w:val="Sidfot"/>
                    <w:rPr>
                      <w:b/>
                      <w:i/>
                    </w:rPr>
                  </w:pPr>
                  <w:r w:rsidRPr="00FE3AAD">
                    <w:rPr>
                      <w:b/>
                      <w:i/>
                    </w:rPr>
                    <w:t>I arbetet har följande personer deltagit:</w:t>
                  </w:r>
                </w:p>
                <w:p w14:paraId="3C43D20E" w14:textId="77777777" w:rsidR="0099356C" w:rsidRDefault="0099356C" w:rsidP="00D218F3">
                  <w:pPr>
                    <w:pStyle w:val="Sidfot"/>
                    <w:rPr>
                      <w:b/>
                      <w:i/>
                    </w:rPr>
                  </w:pPr>
                </w:p>
                <w:p w14:paraId="10DE42FF" w14:textId="77777777" w:rsidR="0099356C" w:rsidRDefault="0099356C" w:rsidP="00D218F3">
                  <w:pPr>
                    <w:pStyle w:val="Sidfot"/>
                    <w:rPr>
                      <w:b/>
                      <w:i/>
                    </w:rPr>
                  </w:pPr>
                  <w:r>
                    <w:rPr>
                      <w:b/>
                      <w:i/>
                    </w:rPr>
                    <w:t>Projektgrupp:</w:t>
                  </w:r>
                </w:p>
                <w:p w14:paraId="39BCF74B" w14:textId="77777777" w:rsidR="0099356C" w:rsidRDefault="0099356C" w:rsidP="00D218F3">
                  <w:pPr>
                    <w:pStyle w:val="Sidfot"/>
                    <w:rPr>
                      <w:b/>
                      <w:i/>
                    </w:rPr>
                  </w:pPr>
                </w:p>
                <w:p w14:paraId="2167DD1A" w14:textId="77777777" w:rsidR="0099356C" w:rsidRDefault="0099356C" w:rsidP="00D218F3">
                  <w:pPr>
                    <w:pStyle w:val="Sidfot"/>
                    <w:rPr>
                      <w:b/>
                      <w:i/>
                    </w:rPr>
                  </w:pPr>
                  <w:r>
                    <w:rPr>
                      <w:b/>
                      <w:i/>
                    </w:rPr>
                    <w:t xml:space="preserve">Maria Andersson, </w:t>
                  </w:r>
                  <w:proofErr w:type="spellStart"/>
                  <w:r>
                    <w:rPr>
                      <w:b/>
                      <w:i/>
                    </w:rPr>
                    <w:t>Mawell</w:t>
                  </w:r>
                  <w:proofErr w:type="spellEnd"/>
                </w:p>
                <w:p w14:paraId="2899F4A8" w14:textId="77777777" w:rsidR="0099356C" w:rsidRDefault="0099356C" w:rsidP="00D218F3">
                  <w:pPr>
                    <w:pStyle w:val="Sidfot"/>
                    <w:rPr>
                      <w:b/>
                      <w:i/>
                    </w:rPr>
                  </w:pPr>
                  <w:r>
                    <w:rPr>
                      <w:b/>
                      <w:i/>
                    </w:rPr>
                    <w:t>Marco De Luca, Callista</w:t>
                  </w:r>
                </w:p>
                <w:p w14:paraId="354B8C13" w14:textId="77777777" w:rsidR="0099356C" w:rsidRDefault="0099356C" w:rsidP="00D218F3">
                  <w:pPr>
                    <w:pStyle w:val="Sidfot"/>
                    <w:rPr>
                      <w:b/>
                      <w:i/>
                    </w:rPr>
                  </w:pPr>
                  <w:r>
                    <w:rPr>
                      <w:b/>
                      <w:i/>
                    </w:rPr>
                    <w:t>Magnus Ekstrand, Callista</w:t>
                  </w:r>
                </w:p>
                <w:p w14:paraId="2E4993D7" w14:textId="77777777" w:rsidR="0099356C" w:rsidRDefault="0099356C" w:rsidP="00D218F3">
                  <w:pPr>
                    <w:pStyle w:val="Sidfot"/>
                    <w:rPr>
                      <w:b/>
                      <w:i/>
                    </w:rPr>
                  </w:pPr>
                  <w:r>
                    <w:rPr>
                      <w:b/>
                      <w:i/>
                    </w:rPr>
                    <w:t xml:space="preserve">Johan </w:t>
                  </w:r>
                  <w:proofErr w:type="spellStart"/>
                  <w:r>
                    <w:rPr>
                      <w:b/>
                      <w:i/>
                    </w:rPr>
                    <w:t>Eltes</w:t>
                  </w:r>
                  <w:proofErr w:type="spellEnd"/>
                  <w:r>
                    <w:rPr>
                      <w:b/>
                      <w:i/>
                    </w:rPr>
                    <w:t>, Callista</w:t>
                  </w:r>
                </w:p>
                <w:p w14:paraId="57B957E6" w14:textId="77777777" w:rsidR="0099356C" w:rsidRDefault="0099356C" w:rsidP="00D218F3">
                  <w:pPr>
                    <w:pStyle w:val="Sidfot"/>
                    <w:rPr>
                      <w:b/>
                      <w:i/>
                    </w:rPr>
                  </w:pPr>
                  <w:r>
                    <w:rPr>
                      <w:b/>
                      <w:i/>
                    </w:rPr>
                    <w:t xml:space="preserve">Lennart Eriksson, </w:t>
                  </w:r>
                  <w:proofErr w:type="spellStart"/>
                  <w:r>
                    <w:rPr>
                      <w:b/>
                      <w:i/>
                    </w:rPr>
                    <w:t>CeHis</w:t>
                  </w:r>
                  <w:proofErr w:type="spellEnd"/>
                </w:p>
                <w:p w14:paraId="7C6E069E" w14:textId="77777777" w:rsidR="0099356C" w:rsidRDefault="0099356C"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99356C" w:rsidRDefault="0099356C" w:rsidP="00D218F3">
                  <w:pPr>
                    <w:pStyle w:val="Sidfot"/>
                    <w:rPr>
                      <w:b/>
                      <w:i/>
                    </w:rPr>
                  </w:pPr>
                  <w:r>
                    <w:rPr>
                      <w:b/>
                      <w:i/>
                    </w:rPr>
                    <w:t xml:space="preserve">Thomas Slitberg, </w:t>
                  </w:r>
                  <w:proofErr w:type="spellStart"/>
                  <w:r>
                    <w:rPr>
                      <w:b/>
                      <w:i/>
                    </w:rPr>
                    <w:t>Mawell</w:t>
                  </w:r>
                  <w:proofErr w:type="spellEnd"/>
                </w:p>
                <w:p w14:paraId="4C497EE8" w14:textId="77777777" w:rsidR="0099356C" w:rsidRPr="00FE3AAD" w:rsidRDefault="0099356C"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99356C" w:rsidRDefault="0099356C" w:rsidP="00E16FC2">
                  <w:pPr>
                    <w:pStyle w:val="Sidfot"/>
                    <w:rPr>
                      <w:b/>
                      <w:i/>
                    </w:rPr>
                  </w:pPr>
                  <w:r>
                    <w:rPr>
                      <w:b/>
                      <w:i/>
                    </w:rPr>
                    <w:t xml:space="preserve">Fredrik Ström, </w:t>
                  </w:r>
                  <w:proofErr w:type="spellStart"/>
                  <w:r>
                    <w:rPr>
                      <w:b/>
                      <w:i/>
                    </w:rPr>
                    <w:t>Mawell</w:t>
                  </w:r>
                  <w:proofErr w:type="spellEnd"/>
                  <w:r w:rsidRPr="00E16FC2">
                    <w:rPr>
                      <w:b/>
                      <w:i/>
                    </w:rPr>
                    <w:t xml:space="preserve"> </w:t>
                  </w:r>
                </w:p>
                <w:p w14:paraId="3735634E" w14:textId="77777777" w:rsidR="0099356C" w:rsidRDefault="0099356C" w:rsidP="00E16FC2">
                  <w:pPr>
                    <w:pStyle w:val="Sidfot"/>
                    <w:rPr>
                      <w:b/>
                      <w:i/>
                    </w:rPr>
                  </w:pPr>
                  <w:r>
                    <w:rPr>
                      <w:b/>
                      <w:i/>
                    </w:rPr>
                    <w:t xml:space="preserve">Jacob </w:t>
                  </w:r>
                  <w:proofErr w:type="spellStart"/>
                  <w:r>
                    <w:rPr>
                      <w:b/>
                      <w:i/>
                    </w:rPr>
                    <w:t>Tardell</w:t>
                  </w:r>
                  <w:proofErr w:type="spellEnd"/>
                  <w:r>
                    <w:rPr>
                      <w:b/>
                      <w:i/>
                    </w:rPr>
                    <w:t>, Callista</w:t>
                  </w:r>
                </w:p>
                <w:p w14:paraId="162F73C4" w14:textId="77777777" w:rsidR="0099356C" w:rsidRDefault="0099356C" w:rsidP="0008258C">
                  <w:pPr>
                    <w:pStyle w:val="Sidfot"/>
                    <w:rPr>
                      <w:b/>
                      <w:i/>
                    </w:rPr>
                  </w:pPr>
                </w:p>
                <w:p w14:paraId="3578E42B" w14:textId="77777777" w:rsidR="0099356C" w:rsidRDefault="0099356C" w:rsidP="0008258C">
                  <w:pPr>
                    <w:pStyle w:val="Sidfot"/>
                    <w:rPr>
                      <w:b/>
                      <w:i/>
                    </w:rPr>
                  </w:pPr>
                  <w:r>
                    <w:rPr>
                      <w:b/>
                      <w:i/>
                    </w:rPr>
                    <w:t>Projektledning:</w:t>
                  </w:r>
                </w:p>
                <w:p w14:paraId="79D627C6" w14:textId="77777777" w:rsidR="0099356C" w:rsidRDefault="0099356C" w:rsidP="0008258C">
                  <w:pPr>
                    <w:pStyle w:val="Sidfot"/>
                    <w:rPr>
                      <w:b/>
                      <w:i/>
                    </w:rPr>
                  </w:pPr>
                </w:p>
                <w:p w14:paraId="27C0D530" w14:textId="77777777" w:rsidR="0099356C" w:rsidRDefault="0099356C" w:rsidP="0008258C">
                  <w:pPr>
                    <w:pStyle w:val="Sidfot"/>
                    <w:rPr>
                      <w:b/>
                      <w:i/>
                    </w:rPr>
                  </w:pPr>
                  <w:r>
                    <w:rPr>
                      <w:b/>
                      <w:i/>
                    </w:rPr>
                    <w:t xml:space="preserve">Johan </w:t>
                  </w:r>
                  <w:proofErr w:type="spellStart"/>
                  <w:r>
                    <w:rPr>
                      <w:b/>
                      <w:i/>
                    </w:rPr>
                    <w:t>Eltes</w:t>
                  </w:r>
                  <w:proofErr w:type="spellEnd"/>
                  <w:r>
                    <w:rPr>
                      <w:b/>
                      <w:i/>
                    </w:rPr>
                    <w:t>, Callista</w:t>
                  </w:r>
                </w:p>
                <w:p w14:paraId="2BBF4876" w14:textId="77777777" w:rsidR="0099356C" w:rsidRDefault="0099356C" w:rsidP="0008258C">
                  <w:pPr>
                    <w:pStyle w:val="Sidfot"/>
                    <w:rPr>
                      <w:b/>
                      <w:i/>
                    </w:rPr>
                  </w:pPr>
                </w:p>
                <w:p w14:paraId="644BAF48" w14:textId="77777777" w:rsidR="0099356C" w:rsidRDefault="0099356C" w:rsidP="0008258C">
                  <w:pPr>
                    <w:pStyle w:val="Sidfot"/>
                    <w:rPr>
                      <w:b/>
                      <w:i/>
                    </w:rPr>
                  </w:pPr>
                  <w:r>
                    <w:rPr>
                      <w:b/>
                      <w:i/>
                    </w:rPr>
                    <w:t>Beställare:</w:t>
                  </w:r>
                </w:p>
                <w:p w14:paraId="469043E2" w14:textId="77777777" w:rsidR="0099356C" w:rsidRDefault="0099356C" w:rsidP="0008258C">
                  <w:pPr>
                    <w:pStyle w:val="Sidfot"/>
                    <w:rPr>
                      <w:b/>
                      <w:i/>
                    </w:rPr>
                  </w:pPr>
                </w:p>
                <w:p w14:paraId="27891011" w14:textId="77777777" w:rsidR="0099356C" w:rsidRDefault="0099356C" w:rsidP="0008258C">
                  <w:pPr>
                    <w:pStyle w:val="Sidfot"/>
                    <w:rPr>
                      <w:b/>
                      <w:i/>
                    </w:rPr>
                  </w:pPr>
                  <w:r>
                    <w:rPr>
                      <w:b/>
                      <w:i/>
                    </w:rPr>
                    <w:t xml:space="preserve">Nina Lundberg, SLL HSF </w:t>
                  </w:r>
                </w:p>
                <w:p w14:paraId="503A2348" w14:textId="77777777" w:rsidR="0099356C" w:rsidRPr="00B43EE0" w:rsidRDefault="0099356C" w:rsidP="00D218F3"/>
                <w:p w14:paraId="61686974" w14:textId="77777777" w:rsidR="0099356C" w:rsidRPr="00B43EE0" w:rsidRDefault="0099356C" w:rsidP="00D218F3"/>
                <w:p w14:paraId="7DA28158" w14:textId="77777777" w:rsidR="0099356C" w:rsidRPr="00B43EE0" w:rsidRDefault="0099356C"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29556071"/>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29556072"/>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29556073"/>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2955607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29556075"/>
      <w:r w:rsidRPr="004D7C28">
        <w:t>Adresseringsmodell</w:t>
      </w:r>
      <w:bookmarkEnd w:id="13"/>
      <w:bookmarkEnd w:id="14"/>
      <w:bookmarkEnd w:id="15"/>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29556076"/>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2955607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29556078"/>
      <w:r>
        <w:t>Patientens direktåtkomst</w:t>
      </w:r>
      <w:bookmarkEnd w:id="29"/>
      <w:bookmarkEnd w:id="30"/>
      <w:bookmarkEnd w:id="31"/>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2955607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29556080"/>
      <w:r w:rsidRPr="00E823A4">
        <w:t>Generella</w:t>
      </w:r>
      <w:r>
        <w:t xml:space="preserve"> regler</w:t>
      </w:r>
      <w:bookmarkEnd w:id="38"/>
    </w:p>
    <w:p w14:paraId="41A4E95E" w14:textId="77777777" w:rsidR="00852BED" w:rsidRDefault="00852BED" w:rsidP="00A0151E">
      <w:pPr>
        <w:pStyle w:val="Rubrik2b"/>
      </w:pPr>
      <w:bookmarkStart w:id="39" w:name="_Toc229556081"/>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B82E62">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B82E62">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B82E62">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07AB180"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B82E62">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B82E62">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B82E62">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B82E62">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B82E62">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B82E62">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B82E62">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B82E62">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F2640A" w:rsidRDefault="008D5F0D" w:rsidP="00270D14">
            <w:pPr>
              <w:rPr>
                <w:highlight w:val="yellow"/>
              </w:rPr>
            </w:pPr>
            <w:proofErr w:type="spellStart"/>
            <w:r w:rsidRPr="00F2640A">
              <w:rPr>
                <w:highlight w:val="yellow"/>
              </w:rPr>
              <w:lastRenderedPageBreak/>
              <w:t>GetMaternity</w:t>
            </w:r>
            <w:r w:rsidR="00544661" w:rsidRPr="00F2640A">
              <w:rPr>
                <w:highlight w:val="yellow"/>
              </w:rPr>
              <w:t>MedicalHistory</w:t>
            </w:r>
            <w:proofErr w:type="spellEnd"/>
          </w:p>
        </w:tc>
        <w:tc>
          <w:tcPr>
            <w:tcW w:w="2939" w:type="dxa"/>
          </w:tcPr>
          <w:p w14:paraId="4DBC899D" w14:textId="77777777" w:rsidR="00544661" w:rsidRPr="00F2640A" w:rsidRDefault="00BC3DFF" w:rsidP="00270D14">
            <w:pPr>
              <w:rPr>
                <w:rFonts w:ascii="Arial" w:hAnsi="Arial"/>
                <w:color w:val="000000"/>
                <w:highlight w:val="yellow"/>
              </w:rPr>
            </w:pPr>
            <w:proofErr w:type="spellStart"/>
            <w:r w:rsidRPr="00F2640A">
              <w:rPr>
                <w:rFonts w:ascii="Arial" w:hAnsi="Arial"/>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Default="00544661" w:rsidP="00020569">
            <w:proofErr w:type="spellStart"/>
            <w:r>
              <w:t>GetReferralOutcome</w:t>
            </w:r>
            <w:proofErr w:type="spellEnd"/>
          </w:p>
        </w:tc>
        <w:tc>
          <w:tcPr>
            <w:tcW w:w="2939" w:type="dxa"/>
          </w:tcPr>
          <w:p w14:paraId="358CCEFF" w14:textId="77777777" w:rsidR="00544661" w:rsidRDefault="00544661" w:rsidP="00020569">
            <w:pPr>
              <w:rPr>
                <w:rFonts w:ascii="Arial" w:hAnsi="Arial"/>
                <w:color w:val="000000"/>
              </w:rPr>
            </w:pPr>
            <w:proofErr w:type="spellStart"/>
            <w:r w:rsidRPr="00B5238C">
              <w:rPr>
                <w:rFonts w:ascii="Arial" w:hAnsi="Arial"/>
                <w:color w:val="000000"/>
              </w:rPr>
              <w:t>und</w:t>
            </w:r>
            <w:proofErr w:type="spellEnd"/>
            <w:r w:rsidRPr="00B5238C">
              <w:rPr>
                <w:rFonts w:ascii="Arial" w:hAnsi="Arial"/>
                <w:color w:val="000000"/>
              </w:rPr>
              <w:t>-kon-</w:t>
            </w:r>
            <w:proofErr w:type="spellStart"/>
            <w:r w:rsidRPr="00B5238C">
              <w:rPr>
                <w:rFonts w:ascii="Arial" w:hAnsi="Arial"/>
                <w:color w:val="000000"/>
              </w:rPr>
              <w:t>ure</w:t>
            </w:r>
            <w:proofErr w:type="spellEnd"/>
          </w:p>
        </w:tc>
      </w:tr>
      <w:tr w:rsidR="00F4564C" w:rsidRPr="00BC5B0B" w14:paraId="6DCD7E8E" w14:textId="77777777" w:rsidTr="00020569">
        <w:tc>
          <w:tcPr>
            <w:tcW w:w="3156" w:type="dxa"/>
          </w:tcPr>
          <w:p w14:paraId="07E541FC" w14:textId="330DBC30" w:rsidR="00F4564C" w:rsidRDefault="00F4564C" w:rsidP="00020569">
            <w:proofErr w:type="spellStart"/>
            <w:r w:rsidRPr="00F4564C">
              <w:t>GetLaboratoryOutcome</w:t>
            </w:r>
            <w:proofErr w:type="spellEnd"/>
          </w:p>
        </w:tc>
        <w:tc>
          <w:tcPr>
            <w:tcW w:w="2939" w:type="dxa"/>
          </w:tcPr>
          <w:p w14:paraId="01211920" w14:textId="24B4BF68" w:rsidR="00F4564C" w:rsidRPr="00B5238C" w:rsidRDefault="00F4564C" w:rsidP="00020569">
            <w:pPr>
              <w:rPr>
                <w:rFonts w:ascii="Arial" w:hAnsi="Arial"/>
                <w:color w:val="000000"/>
              </w:rPr>
            </w:pPr>
            <w:proofErr w:type="spellStart"/>
            <w:r w:rsidRPr="00F4564C">
              <w:rPr>
                <w:rFonts w:ascii="Arial" w:hAnsi="Arial"/>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29556082"/>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29556083"/>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29556084"/>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29556085"/>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29556086"/>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29556087"/>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229556088"/>
      <w:bookmarkStart w:id="58" w:name="_Toc341787030"/>
      <w:r w:rsidRPr="00907C9B">
        <w:t>Gemensamma informationskomponenter</w:t>
      </w:r>
      <w:bookmarkEnd w:id="57"/>
    </w:p>
    <w:p w14:paraId="57350126" w14:textId="77777777" w:rsidR="00D218F3" w:rsidRDefault="00D218F3" w:rsidP="00D218F3">
      <w:pPr>
        <w:pStyle w:val="Brdtext"/>
        <w:spacing w:before="120"/>
        <w:ind w:left="868" w:right="147"/>
      </w:pPr>
      <w:r w:rsidRPr="00BC5B0B">
        <w:t>I tjänstekontraktsbeskrivningarna används ett antal komponenter som är gemensamma för vissa meddelande, och dessa beskrivs i detta avsnitt.</w:t>
      </w:r>
    </w:p>
    <w:p w14:paraId="2779E5A6" w14:textId="77777777" w:rsidR="00A409A7" w:rsidRDefault="00A409A7">
      <w:pPr>
        <w:widowControl w:val="0"/>
        <w:rPr>
          <w:sz w:val="22"/>
          <w:szCs w:val="22"/>
        </w:rPr>
      </w:pPr>
      <w:r>
        <w:rPr>
          <w:sz w:val="22"/>
          <w:szCs w:val="22"/>
        </w:rPr>
        <w:br w:type="page"/>
      </w:r>
    </w:p>
    <w:p w14:paraId="0A6BD8CA" w14:textId="77777777" w:rsidR="00DB47A9" w:rsidRPr="00551CB4" w:rsidRDefault="00DB47A9" w:rsidP="00DB47A9">
      <w:pPr>
        <w:rPr>
          <w:sz w:val="22"/>
          <w:szCs w:val="22"/>
        </w:rPr>
      </w:pPr>
    </w:p>
    <w:p w14:paraId="66687BCC" w14:textId="77777777" w:rsidR="00DB47A9" w:rsidRDefault="00DB47A9" w:rsidP="00DB47A9">
      <w:pPr>
        <w:pStyle w:val="TableParagraph"/>
        <w:spacing w:line="229" w:lineRule="exact"/>
        <w:rPr>
          <w:rFonts w:ascii="Times New Roman" w:eastAsia="Times New Roman" w:hAnsi="Times New Roman" w:cs="Times New Roman"/>
          <w:sz w:val="24"/>
          <w:szCs w:val="24"/>
          <w:lang w:eastAsia="sv-SE"/>
        </w:rPr>
      </w:pPr>
    </w:p>
    <w:p w14:paraId="516226B6" w14:textId="77777777" w:rsidR="00DB47A9" w:rsidRPr="00551CB4" w:rsidRDefault="00DB47A9" w:rsidP="00DB47A9">
      <w:pPr>
        <w:rPr>
          <w:rFonts w:ascii="Arial" w:hAnsi="Arial" w:cs="Arial"/>
          <w:b/>
          <w:sz w:val="22"/>
          <w:szCs w:val="22"/>
        </w:rPr>
      </w:pPr>
      <w:proofErr w:type="spellStart"/>
      <w:r w:rsidRPr="00551CB4">
        <w:rPr>
          <w:rFonts w:ascii="Arial" w:hAnsi="Arial" w:cs="Arial"/>
          <w:b/>
          <w:sz w:val="22"/>
          <w:szCs w:val="22"/>
        </w:rPr>
        <w:t>AuthorType</w:t>
      </w:r>
      <w:proofErr w:type="spellEnd"/>
    </w:p>
    <w:p w14:paraId="3D73F9A5" w14:textId="77777777" w:rsidR="005E7BF9" w:rsidRPr="00BC5B0B" w:rsidRDefault="005E7BF9" w:rsidP="005E7BF9">
      <w:pPr>
        <w:pStyle w:val="TableParagraph"/>
        <w:spacing w:line="229"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660"/>
        <w:gridCol w:w="1667"/>
        <w:gridCol w:w="3589"/>
        <w:gridCol w:w="1184"/>
        <w:tblGridChange w:id="59">
          <w:tblGrid>
            <w:gridCol w:w="2660"/>
            <w:gridCol w:w="1667"/>
            <w:gridCol w:w="3589"/>
            <w:gridCol w:w="1184"/>
          </w:tblGrid>
        </w:tblGridChange>
      </w:tblGrid>
      <w:tr w:rsidR="005E7BF9" w14:paraId="7445F239" w14:textId="77777777" w:rsidTr="00020569">
        <w:trPr>
          <w:trHeight w:val="384"/>
        </w:trPr>
        <w:tc>
          <w:tcPr>
            <w:tcW w:w="2660" w:type="dxa"/>
            <w:shd w:val="clear" w:color="auto" w:fill="D9D9D9" w:themeFill="background1" w:themeFillShade="D9"/>
            <w:vAlign w:val="bottom"/>
          </w:tcPr>
          <w:p w14:paraId="253D0D81" w14:textId="77777777" w:rsidR="005E7BF9" w:rsidRDefault="005E7BF9" w:rsidP="00020569">
            <w:pPr>
              <w:rPr>
                <w:b/>
              </w:rPr>
            </w:pPr>
            <w:r>
              <w:rPr>
                <w:b/>
              </w:rPr>
              <w:t>Namn</w:t>
            </w:r>
          </w:p>
        </w:tc>
        <w:tc>
          <w:tcPr>
            <w:tcW w:w="1667" w:type="dxa"/>
            <w:shd w:val="clear" w:color="auto" w:fill="D9D9D9" w:themeFill="background1" w:themeFillShade="D9"/>
            <w:vAlign w:val="bottom"/>
          </w:tcPr>
          <w:p w14:paraId="323BCA2F" w14:textId="77777777" w:rsidR="005E7BF9" w:rsidRDefault="005E7BF9" w:rsidP="00020569">
            <w:pPr>
              <w:rPr>
                <w:b/>
              </w:rPr>
            </w:pPr>
            <w:proofErr w:type="spellStart"/>
            <w:r>
              <w:rPr>
                <w:b/>
              </w:rPr>
              <w:t>Datatyp</w:t>
            </w:r>
            <w:proofErr w:type="spellEnd"/>
          </w:p>
        </w:tc>
        <w:tc>
          <w:tcPr>
            <w:tcW w:w="3589" w:type="dxa"/>
            <w:shd w:val="clear" w:color="auto" w:fill="D9D9D9" w:themeFill="background1" w:themeFillShade="D9"/>
            <w:vAlign w:val="bottom"/>
          </w:tcPr>
          <w:p w14:paraId="3AC82904" w14:textId="77777777" w:rsidR="005E7BF9" w:rsidRDefault="005E7BF9" w:rsidP="00020569">
            <w:pPr>
              <w:rPr>
                <w:b/>
              </w:rPr>
            </w:pPr>
            <w:r>
              <w:rPr>
                <w:b/>
              </w:rPr>
              <w:t>Beskrivning</w:t>
            </w:r>
          </w:p>
        </w:tc>
        <w:tc>
          <w:tcPr>
            <w:tcW w:w="1184" w:type="dxa"/>
            <w:shd w:val="clear" w:color="auto" w:fill="D9D9D9" w:themeFill="background1" w:themeFillShade="D9"/>
            <w:vAlign w:val="bottom"/>
          </w:tcPr>
          <w:p w14:paraId="2BDA6448" w14:textId="77777777" w:rsidR="005E7BF9" w:rsidRDefault="005E7BF9" w:rsidP="00020569">
            <w:pPr>
              <w:rPr>
                <w:b/>
              </w:rPr>
            </w:pPr>
            <w:r>
              <w:rPr>
                <w:b/>
              </w:rPr>
              <w:t>Kardinalitet</w:t>
            </w:r>
          </w:p>
        </w:tc>
      </w:tr>
      <w:tr w:rsidR="005E7BF9" w14:paraId="0664763B" w14:textId="77777777" w:rsidTr="00020569">
        <w:tc>
          <w:tcPr>
            <w:tcW w:w="2660" w:type="dxa"/>
          </w:tcPr>
          <w:p w14:paraId="3A6A6D44"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authorTime</w:t>
            </w:r>
            <w:proofErr w:type="spellEnd"/>
          </w:p>
          <w:p w14:paraId="1FEEAD96"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2860BD7"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TimeStampType</w:t>
            </w:r>
            <w:proofErr w:type="spellEnd"/>
          </w:p>
        </w:tc>
        <w:tc>
          <w:tcPr>
            <w:tcW w:w="3589" w:type="dxa"/>
          </w:tcPr>
          <w:p w14:paraId="0B81015D"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Tidpunkt då dokumentet skapades</w:t>
            </w:r>
          </w:p>
          <w:p w14:paraId="6F1E007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D057B9F"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11C50FE6" w14:textId="77777777" w:rsidTr="00020569">
        <w:tc>
          <w:tcPr>
            <w:tcW w:w="2660" w:type="dxa"/>
          </w:tcPr>
          <w:p w14:paraId="57186576" w14:textId="77777777" w:rsidR="005E7BF9" w:rsidRPr="0079760A"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79760A">
              <w:rPr>
                <w:rFonts w:ascii="Times New Roman" w:eastAsia="Times New Roman" w:hAnsi="Times New Roman" w:cs="Times New Roman"/>
                <w:sz w:val="20"/>
                <w:szCs w:val="20"/>
              </w:rPr>
              <w:t>authorHSAid</w:t>
            </w:r>
            <w:proofErr w:type="spellEnd"/>
          </w:p>
          <w:p w14:paraId="5DF94A4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3FA2E9D8" w14:textId="228E159A" w:rsidR="005E7BF9" w:rsidRPr="00BC5B0B"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67F1E6D2"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HSA-id</w:t>
            </w:r>
          </w:p>
          <w:p w14:paraId="463100F2"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0FE2B0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664A3517" w14:textId="77777777" w:rsidTr="00020569">
        <w:tc>
          <w:tcPr>
            <w:tcW w:w="2660" w:type="dxa"/>
          </w:tcPr>
          <w:p w14:paraId="4FFF9D0E"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authorRoleCode</w:t>
            </w:r>
            <w:proofErr w:type="spellEnd"/>
          </w:p>
          <w:p w14:paraId="1C390C43"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53982893"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0F597F20" w14:textId="77777777" w:rsidR="005E7BF9" w:rsidRPr="00B0146C"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0146C">
              <w:rPr>
                <w:rFonts w:ascii="Times New Roman" w:eastAsia="Times New Roman" w:hAnsi="Times New Roman" w:cs="Times New Roman"/>
                <w:spacing w:val="-1"/>
                <w:sz w:val="20"/>
                <w:szCs w:val="20"/>
              </w:rPr>
              <w:t>Kod för författarens befattning. Tillåtna värden från kodverk Befattning (OID 1.2.752.129.2.2.1.</w:t>
            </w:r>
            <w:proofErr w:type="gramStart"/>
            <w:r w:rsidRPr="00B0146C">
              <w:rPr>
                <w:rFonts w:ascii="Times New Roman" w:eastAsia="Times New Roman" w:hAnsi="Times New Roman" w:cs="Times New Roman"/>
                <w:spacing w:val="-1"/>
                <w:sz w:val="20"/>
                <w:szCs w:val="20"/>
              </w:rPr>
              <w:t>4) ,</w:t>
            </w:r>
            <w:proofErr w:type="gramEnd"/>
            <w:r w:rsidRPr="00B0146C">
              <w:rPr>
                <w:rFonts w:ascii="Times New Roman" w:eastAsia="Times New Roman" w:hAnsi="Times New Roman" w:cs="Times New Roman"/>
                <w:spacing w:val="-1"/>
                <w:sz w:val="20"/>
                <w:szCs w:val="20"/>
              </w:rPr>
              <w:t xml:space="preserve"> se http://www.inera.se/Documents/Infrastrukturtjanster/Katalogtjanst_HSA/Innehll/hsa_innehall_befattning.pdf</w:t>
            </w:r>
          </w:p>
          <w:p w14:paraId="776E9B6E" w14:textId="77777777" w:rsidR="005E7BF9" w:rsidRPr="002D5735"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4DBCA0"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29D569C1" w14:textId="77777777" w:rsidTr="00020569">
        <w:tc>
          <w:tcPr>
            <w:tcW w:w="2660" w:type="dxa"/>
          </w:tcPr>
          <w:p w14:paraId="47E3B3EF" w14:textId="77777777" w:rsidR="005E7BF9" w:rsidRPr="00240DAB" w:rsidRDefault="005E7BF9"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pacing w:val="-1"/>
                <w:sz w:val="20"/>
                <w:szCs w:val="20"/>
              </w:rPr>
              <w:t>authorName</w:t>
            </w:r>
            <w:proofErr w:type="spellEnd"/>
          </w:p>
          <w:p w14:paraId="057AA5F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4D3E2C9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p w14:paraId="65420668"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0FCA44A"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28563A">
              <w:rPr>
                <w:rFonts w:ascii="Times New Roman" w:eastAsia="Times New Roman" w:hAnsi="Times New Roman" w:cs="Times New Roman"/>
                <w:spacing w:val="-1"/>
                <w:sz w:val="20"/>
                <w:szCs w:val="20"/>
              </w:rPr>
              <w:t>Författarens namn</w:t>
            </w:r>
          </w:p>
          <w:p w14:paraId="673782EC"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57A681FB"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0</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5E7BF9" w14:paraId="55C15B51" w14:textId="77777777" w:rsidTr="00020569">
        <w:trPr>
          <w:trHeight w:val="509"/>
        </w:trPr>
        <w:tc>
          <w:tcPr>
            <w:tcW w:w="2660" w:type="dxa"/>
          </w:tcPr>
          <w:p w14:paraId="7B46D65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authorOrgUnitHSAid</w:t>
            </w:r>
            <w:proofErr w:type="spellEnd"/>
          </w:p>
        </w:tc>
        <w:tc>
          <w:tcPr>
            <w:tcW w:w="1667" w:type="dxa"/>
          </w:tcPr>
          <w:p w14:paraId="6799E7E0" w14:textId="7A6AB53F"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16616A99"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32432A7A"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5E7BF9" w14:paraId="2A1FDE3A" w14:textId="77777777" w:rsidTr="00020569">
        <w:trPr>
          <w:trHeight w:val="615"/>
        </w:trPr>
        <w:tc>
          <w:tcPr>
            <w:tcW w:w="2660" w:type="dxa"/>
          </w:tcPr>
          <w:p w14:paraId="75D919D3" w14:textId="77777777" w:rsidR="005E7BF9" w:rsidRPr="008C68A3" w:rsidRDefault="005E7BF9"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
          <w:p w14:paraId="24C0A6F8" w14:textId="77777777" w:rsidR="005E7BF9" w:rsidRPr="00BC5B0B" w:rsidRDefault="005E7BF9"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0DD2408E" w14:textId="3572449B" w:rsidR="005E7BF9" w:rsidRDefault="008B29AE"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56032D80" w14:textId="77777777" w:rsidR="005E7BF9" w:rsidRPr="0028563A" w:rsidRDefault="005E7BF9" w:rsidP="00020569">
            <w:pPr>
              <w:pStyle w:val="TableParagraph"/>
              <w:spacing w:line="226" w:lineRule="exact"/>
              <w:ind w:left="102"/>
              <w:rPr>
                <w:rFonts w:ascii="Times New Roman" w:eastAsia="Times New Roman" w:hAnsi="Times New Roman" w:cs="Times New Roman"/>
                <w:spacing w:val="-1"/>
                <w:sz w:val="20"/>
                <w:szCs w:val="20"/>
              </w:rPr>
            </w:pPr>
            <w:r w:rsidRPr="008C68A3">
              <w:rPr>
                <w:rFonts w:ascii="Times New Roman" w:eastAsia="Times New Roman" w:hAnsi="Times New Roman" w:cs="Times New Roman"/>
                <w:spacing w:val="-1"/>
                <w:sz w:val="20"/>
                <w:szCs w:val="20"/>
              </w:rPr>
              <w:t>Namnet på den organisation som författaren är uppdragstagare på</w:t>
            </w:r>
          </w:p>
        </w:tc>
        <w:tc>
          <w:tcPr>
            <w:tcW w:w="1184" w:type="dxa"/>
          </w:tcPr>
          <w:p w14:paraId="52F55DE4" w14:textId="77777777" w:rsidR="005E7BF9" w:rsidRPr="00BC5B0B" w:rsidRDefault="005E7BF9"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F4564C" w14:paraId="0C8D3B3A" w14:textId="77777777" w:rsidTr="00020569">
        <w:trPr>
          <w:trHeight w:val="615"/>
        </w:trPr>
        <w:tc>
          <w:tcPr>
            <w:tcW w:w="2660" w:type="dxa"/>
          </w:tcPr>
          <w:p w14:paraId="77948716" w14:textId="77777777" w:rsidR="00F4564C" w:rsidRPr="00844AD6" w:rsidRDefault="00F4564C" w:rsidP="00254DCB">
            <w:pPr>
              <w:pStyle w:val="TableParagraph"/>
              <w:spacing w:line="229" w:lineRule="exact"/>
              <w:ind w:left="102"/>
              <w:rPr>
                <w:ins w:id="60" w:author="Fredrik Ström" w:date="2013-09-02T17:48:00Z"/>
                <w:rFonts w:ascii="Times New Roman" w:eastAsia="Times New Roman" w:hAnsi="Times New Roman" w:cs="Times New Roman"/>
                <w:spacing w:val="-1"/>
                <w:sz w:val="20"/>
                <w:szCs w:val="20"/>
              </w:rPr>
            </w:pPr>
            <w:proofErr w:type="spellStart"/>
            <w:ins w:id="61" w:author="Fredrik Ström" w:date="2013-09-02T17:48:00Z">
              <w:r w:rsidRPr="00844AD6">
                <w:rPr>
                  <w:rFonts w:ascii="Times New Roman" w:eastAsia="Times New Roman" w:hAnsi="Times New Roman" w:cs="Times New Roman"/>
                  <w:spacing w:val="-1"/>
                  <w:sz w:val="20"/>
                  <w:szCs w:val="20"/>
                </w:rPr>
                <w:t>AuthorOrgUnitTelecom</w:t>
              </w:r>
              <w:proofErr w:type="spellEnd"/>
            </w:ins>
          </w:p>
          <w:p w14:paraId="5BC81967" w14:textId="77777777" w:rsidR="00F4564C" w:rsidRPr="008C68A3"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26836740" w14:textId="180F54A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ins w:id="62" w:author="Fredrik Ström" w:date="2013-09-02T17:48:00Z">
              <w:r>
                <w:rPr>
                  <w:rFonts w:ascii="Times New Roman" w:eastAsia="Times New Roman" w:hAnsi="Times New Roman" w:cs="Times New Roman"/>
                  <w:spacing w:val="-1"/>
                  <w:sz w:val="20"/>
                  <w:szCs w:val="20"/>
                </w:rPr>
                <w:t>String</w:t>
              </w:r>
            </w:ins>
          </w:p>
        </w:tc>
        <w:tc>
          <w:tcPr>
            <w:tcW w:w="3589" w:type="dxa"/>
          </w:tcPr>
          <w:p w14:paraId="1F2F3AD9" w14:textId="77777777" w:rsidR="00F4564C" w:rsidRPr="00844AD6" w:rsidRDefault="00F4564C" w:rsidP="00254DCB">
            <w:pPr>
              <w:pStyle w:val="TableParagraph"/>
              <w:spacing w:line="229" w:lineRule="exact"/>
              <w:ind w:left="102"/>
              <w:rPr>
                <w:ins w:id="63" w:author="Fredrik Ström" w:date="2013-09-02T17:48:00Z"/>
                <w:rFonts w:ascii="Times New Roman" w:eastAsia="Times New Roman" w:hAnsi="Times New Roman" w:cs="Times New Roman"/>
                <w:spacing w:val="-1"/>
                <w:sz w:val="20"/>
                <w:szCs w:val="20"/>
              </w:rPr>
            </w:pPr>
            <w:ins w:id="64" w:author="Fredrik Ström" w:date="2013-09-02T17:48:00Z">
              <w:r w:rsidRPr="00844AD6">
                <w:rPr>
                  <w:rFonts w:ascii="Times New Roman" w:eastAsia="Times New Roman" w:hAnsi="Times New Roman" w:cs="Times New Roman"/>
                  <w:spacing w:val="-1"/>
                  <w:sz w:val="20"/>
                  <w:szCs w:val="20"/>
                </w:rPr>
                <w:t>Text som anger det telefonnummer som används för att nå den aktuella enheten</w:t>
              </w:r>
            </w:ins>
          </w:p>
          <w:p w14:paraId="1A1CCC22" w14:textId="7777777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71F168CD" w14:textId="77777777" w:rsidR="00F4564C" w:rsidRDefault="00F4564C" w:rsidP="00254DCB">
            <w:pPr>
              <w:pStyle w:val="TableParagraph"/>
              <w:spacing w:line="229" w:lineRule="exact"/>
              <w:ind w:left="102"/>
              <w:rPr>
                <w:ins w:id="65" w:author="Fredrik Ström" w:date="2013-09-02T17:48:00Z"/>
                <w:rFonts w:ascii="Times New Roman" w:eastAsia="Times New Roman" w:hAnsi="Times New Roman" w:cs="Times New Roman"/>
                <w:spacing w:val="-1"/>
                <w:sz w:val="20"/>
                <w:szCs w:val="20"/>
              </w:rPr>
            </w:pPr>
            <w:ins w:id="66" w:author="Fredrik Ström" w:date="2013-09-02T17:48:00Z">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ins>
          </w:p>
          <w:p w14:paraId="5DCFEB92" w14:textId="7777777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2CAE73AC" w14:textId="77777777" w:rsidTr="00020569">
        <w:trPr>
          <w:trHeight w:val="615"/>
        </w:trPr>
        <w:tc>
          <w:tcPr>
            <w:tcW w:w="2660" w:type="dxa"/>
          </w:tcPr>
          <w:p w14:paraId="554E75BC" w14:textId="77777777" w:rsidR="00F4564C" w:rsidRPr="00844AD6" w:rsidRDefault="00F4564C" w:rsidP="00254DCB">
            <w:pPr>
              <w:pStyle w:val="TableParagraph"/>
              <w:spacing w:line="229" w:lineRule="exact"/>
              <w:ind w:left="102"/>
              <w:rPr>
                <w:ins w:id="67" w:author="Fredrik Ström" w:date="2013-09-02T17:48:00Z"/>
                <w:rFonts w:ascii="Times New Roman" w:eastAsia="Times New Roman" w:hAnsi="Times New Roman" w:cs="Times New Roman"/>
                <w:spacing w:val="-1"/>
                <w:sz w:val="20"/>
                <w:szCs w:val="20"/>
              </w:rPr>
            </w:pPr>
            <w:proofErr w:type="spellStart"/>
            <w:ins w:id="68" w:author="Fredrik Ström" w:date="2013-09-02T17:48:00Z">
              <w:r>
                <w:rPr>
                  <w:rFonts w:ascii="Times New Roman" w:eastAsia="Times New Roman" w:hAnsi="Times New Roman" w:cs="Times New Roman"/>
                  <w:spacing w:val="-1"/>
                  <w:sz w:val="20"/>
                  <w:szCs w:val="20"/>
                </w:rPr>
                <w:t>Author</w:t>
              </w:r>
              <w:r w:rsidRPr="00844AD6">
                <w:rPr>
                  <w:rFonts w:ascii="Times New Roman" w:eastAsia="Times New Roman" w:hAnsi="Times New Roman" w:cs="Times New Roman"/>
                  <w:spacing w:val="-1"/>
                  <w:sz w:val="20"/>
                  <w:szCs w:val="20"/>
                </w:rPr>
                <w:t>OrgUnitEmail</w:t>
              </w:r>
              <w:proofErr w:type="spellEnd"/>
            </w:ins>
          </w:p>
          <w:p w14:paraId="2125C4DD" w14:textId="77777777" w:rsidR="00F4564C" w:rsidRPr="008C68A3"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40FE0CE1" w14:textId="3E07917A"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ins w:id="69" w:author="Fredrik Ström" w:date="2013-09-02T17:48:00Z">
              <w:r>
                <w:rPr>
                  <w:rFonts w:ascii="Times New Roman" w:eastAsia="Times New Roman" w:hAnsi="Times New Roman" w:cs="Times New Roman"/>
                  <w:spacing w:val="-1"/>
                  <w:sz w:val="20"/>
                  <w:szCs w:val="20"/>
                </w:rPr>
                <w:t>String</w:t>
              </w:r>
            </w:ins>
          </w:p>
        </w:tc>
        <w:tc>
          <w:tcPr>
            <w:tcW w:w="3589" w:type="dxa"/>
          </w:tcPr>
          <w:p w14:paraId="4364C98A" w14:textId="77777777" w:rsidR="00F4564C" w:rsidRPr="00844AD6" w:rsidRDefault="00F4564C" w:rsidP="00254DCB">
            <w:pPr>
              <w:pStyle w:val="TableParagraph"/>
              <w:spacing w:line="229" w:lineRule="exact"/>
              <w:ind w:left="102"/>
              <w:rPr>
                <w:ins w:id="70" w:author="Fredrik Ström" w:date="2013-09-02T17:48:00Z"/>
                <w:rFonts w:ascii="Times New Roman" w:eastAsia="Times New Roman" w:hAnsi="Times New Roman" w:cs="Times New Roman"/>
                <w:spacing w:val="-1"/>
                <w:sz w:val="20"/>
                <w:szCs w:val="20"/>
              </w:rPr>
            </w:pPr>
            <w:ins w:id="71" w:author="Fredrik Ström" w:date="2013-09-02T17:48:00Z">
              <w:r w:rsidRPr="00844AD6">
                <w:rPr>
                  <w:rFonts w:ascii="Times New Roman" w:eastAsia="Times New Roman" w:hAnsi="Times New Roman" w:cs="Times New Roman"/>
                  <w:spacing w:val="-1"/>
                  <w:sz w:val="20"/>
                  <w:szCs w:val="20"/>
                </w:rPr>
                <w:t>Text som anger den e-postadress som används för att nå den aktuella enheten</w:t>
              </w:r>
            </w:ins>
          </w:p>
          <w:p w14:paraId="6D40EF39" w14:textId="7777777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0C949345" w14:textId="77777777" w:rsidR="00F4564C" w:rsidRDefault="00F4564C" w:rsidP="00254DCB">
            <w:pPr>
              <w:pStyle w:val="TableParagraph"/>
              <w:spacing w:line="229" w:lineRule="exact"/>
              <w:ind w:left="102"/>
              <w:rPr>
                <w:ins w:id="72" w:author="Fredrik Ström" w:date="2013-09-02T17:48:00Z"/>
                <w:rFonts w:ascii="Times New Roman" w:eastAsia="Times New Roman" w:hAnsi="Times New Roman" w:cs="Times New Roman"/>
                <w:spacing w:val="-1"/>
                <w:sz w:val="20"/>
                <w:szCs w:val="20"/>
              </w:rPr>
            </w:pPr>
            <w:ins w:id="73" w:author="Fredrik Ström" w:date="2013-09-02T17:48:00Z">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ins>
          </w:p>
          <w:p w14:paraId="6F265597" w14:textId="7777777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p>
        </w:tc>
      </w:tr>
      <w:tr w:rsidR="00F4564C" w14:paraId="7EC9F014" w14:textId="77777777" w:rsidTr="00020569">
        <w:trPr>
          <w:trHeight w:val="615"/>
        </w:trPr>
        <w:tc>
          <w:tcPr>
            <w:tcW w:w="2660" w:type="dxa"/>
          </w:tcPr>
          <w:p w14:paraId="239D2E37" w14:textId="77777777" w:rsidR="00F4564C" w:rsidRPr="008C68A3" w:rsidRDefault="00F4564C" w:rsidP="00020569">
            <w:pPr>
              <w:pStyle w:val="TableParagraph"/>
              <w:spacing w:line="229" w:lineRule="exact"/>
              <w:ind w:left="102"/>
              <w:rPr>
                <w:rFonts w:ascii="Times New Roman" w:eastAsia="Times New Roman" w:hAnsi="Times New Roman" w:cs="Times New Roman"/>
                <w:spacing w:val="-1"/>
                <w:sz w:val="20"/>
                <w:szCs w:val="20"/>
              </w:rPr>
            </w:pP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tAddress</w:t>
            </w:r>
            <w:proofErr w:type="spellEnd"/>
          </w:p>
          <w:p w14:paraId="6002B0F8" w14:textId="77777777" w:rsidR="00F4564C" w:rsidRPr="008C68A3" w:rsidRDefault="00F4564C" w:rsidP="00020569">
            <w:pPr>
              <w:pStyle w:val="TableParagraph"/>
              <w:spacing w:line="229" w:lineRule="exact"/>
              <w:ind w:left="102"/>
              <w:rPr>
                <w:rFonts w:ascii="Times New Roman" w:eastAsia="Times New Roman" w:hAnsi="Times New Roman" w:cs="Times New Roman"/>
                <w:spacing w:val="-1"/>
                <w:sz w:val="20"/>
                <w:szCs w:val="20"/>
              </w:rPr>
            </w:pPr>
          </w:p>
        </w:tc>
        <w:tc>
          <w:tcPr>
            <w:tcW w:w="1667" w:type="dxa"/>
          </w:tcPr>
          <w:p w14:paraId="624C14C0" w14:textId="77777777" w:rsidR="00F4564C" w:rsidRPr="008C68A3" w:rsidRDefault="00F4564C"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BC4F0DB" w14:textId="77777777" w:rsidR="00F4564C" w:rsidRPr="008C68A3" w:rsidRDefault="00F4564C"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Posta</w:t>
            </w:r>
            <w:r w:rsidRPr="006B1876">
              <w:rPr>
                <w:rFonts w:ascii="Times New Roman" w:eastAsia="Times New Roman" w:hAnsi="Times New Roman" w:cs="Times New Roman"/>
                <w:spacing w:val="-1"/>
                <w:sz w:val="20"/>
                <w:szCs w:val="20"/>
              </w:rPr>
              <w:t xml:space="preserve">dress till </w:t>
            </w:r>
            <w:r w:rsidRPr="008C68A3">
              <w:rPr>
                <w:rFonts w:ascii="Times New Roman" w:eastAsia="Times New Roman" w:hAnsi="Times New Roman" w:cs="Times New Roman"/>
                <w:spacing w:val="-1"/>
                <w:sz w:val="20"/>
                <w:szCs w:val="20"/>
              </w:rPr>
              <w:t>den organisation som författaren är uppdragstagare på</w:t>
            </w:r>
          </w:p>
        </w:tc>
        <w:tc>
          <w:tcPr>
            <w:tcW w:w="1184" w:type="dxa"/>
          </w:tcPr>
          <w:p w14:paraId="6D58B2A2" w14:textId="7777777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F4564C" w14:paraId="08303062" w14:textId="77777777" w:rsidTr="00F4564C">
        <w:tblPrEx>
          <w:tblW w:w="9100" w:type="dxa"/>
          <w:tblLayout w:type="fixed"/>
          <w:tblPrExChange w:id="74" w:author="Fredrik Ström" w:date="2013-09-02T17:49:00Z">
            <w:tblPrEx>
              <w:tblW w:w="9100" w:type="dxa"/>
              <w:tblLayout w:type="fixed"/>
            </w:tblPrEx>
          </w:tblPrExChange>
        </w:tblPrEx>
        <w:trPr>
          <w:trHeight w:val="786"/>
        </w:trPr>
        <w:tc>
          <w:tcPr>
            <w:tcW w:w="2660" w:type="dxa"/>
            <w:tcPrChange w:id="75" w:author="Fredrik Ström" w:date="2013-09-02T17:49:00Z">
              <w:tcPr>
                <w:tcW w:w="2660" w:type="dxa"/>
              </w:tcPr>
            </w:tcPrChange>
          </w:tcPr>
          <w:p w14:paraId="158D9FD4" w14:textId="305AB827"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ins w:id="76" w:author="Fredrik Ström" w:date="2013-09-02T17:48:00Z">
              <w:r>
                <w:rPr>
                  <w:sz w:val="20"/>
                  <w:szCs w:val="20"/>
                </w:rPr>
                <w:t>authorO</w:t>
              </w:r>
              <w:r w:rsidRPr="00F1479E">
                <w:rPr>
                  <w:sz w:val="20"/>
                  <w:szCs w:val="20"/>
                </w:rPr>
                <w:t>rgUnitLocation</w:t>
              </w:r>
            </w:ins>
            <w:proofErr w:type="spellEnd"/>
          </w:p>
        </w:tc>
        <w:tc>
          <w:tcPr>
            <w:tcW w:w="1667" w:type="dxa"/>
            <w:tcPrChange w:id="77" w:author="Fredrik Ström" w:date="2013-09-02T17:49:00Z">
              <w:tcPr>
                <w:tcW w:w="1667" w:type="dxa"/>
              </w:tcPr>
            </w:tcPrChange>
          </w:tcPr>
          <w:p w14:paraId="753945AE" w14:textId="23578776" w:rsidR="00F4564C" w:rsidRDefault="00F4564C" w:rsidP="00020569">
            <w:pPr>
              <w:pStyle w:val="TableParagraph"/>
              <w:spacing w:line="226" w:lineRule="exact"/>
              <w:ind w:left="102"/>
              <w:rPr>
                <w:rFonts w:ascii="Times New Roman" w:eastAsia="Times New Roman" w:hAnsi="Times New Roman" w:cs="Times New Roman"/>
                <w:spacing w:val="-1"/>
                <w:sz w:val="20"/>
                <w:szCs w:val="20"/>
              </w:rPr>
            </w:pPr>
            <w:ins w:id="78" w:author="Fredrik Ström" w:date="2013-09-02T17:48:00Z">
              <w:r>
                <w:rPr>
                  <w:spacing w:val="-1"/>
                  <w:sz w:val="20"/>
                  <w:szCs w:val="20"/>
                </w:rPr>
                <w:t>String</w:t>
              </w:r>
            </w:ins>
          </w:p>
        </w:tc>
        <w:tc>
          <w:tcPr>
            <w:tcW w:w="3589" w:type="dxa"/>
            <w:tcPrChange w:id="79" w:author="Fredrik Ström" w:date="2013-09-02T17:49:00Z">
              <w:tcPr>
                <w:tcW w:w="3589" w:type="dxa"/>
              </w:tcPr>
            </w:tcPrChange>
          </w:tcPr>
          <w:p w14:paraId="313310DC" w14:textId="6FF484CB" w:rsidR="00F4564C" w:rsidRPr="0082241A" w:rsidRDefault="00F4564C" w:rsidP="00020569">
            <w:pPr>
              <w:pStyle w:val="TableParagraph"/>
              <w:spacing w:line="226" w:lineRule="exact"/>
              <w:ind w:left="102"/>
              <w:rPr>
                <w:rFonts w:ascii="Times New Roman" w:eastAsia="Times New Roman" w:hAnsi="Times New Roman" w:cs="Times New Roman"/>
                <w:spacing w:val="-1"/>
                <w:sz w:val="20"/>
                <w:szCs w:val="20"/>
              </w:rPr>
            </w:pPr>
            <w:ins w:id="80" w:author="Fredrik Ström" w:date="2013-09-02T17:48:00Z">
              <w:r w:rsidRPr="00F1479E">
                <w:rPr>
                  <w:sz w:val="20"/>
                  <w:szCs w:val="20"/>
                </w:rPr>
                <w:t>Text som anger namnet på plats eller ort för enhetens eller funktionens fysiska placering</w:t>
              </w:r>
            </w:ins>
          </w:p>
        </w:tc>
        <w:tc>
          <w:tcPr>
            <w:tcW w:w="1184" w:type="dxa"/>
            <w:tcPrChange w:id="81" w:author="Fredrik Ström" w:date="2013-09-02T17:49:00Z">
              <w:tcPr>
                <w:tcW w:w="1184" w:type="dxa"/>
              </w:tcPr>
            </w:tcPrChange>
          </w:tcPr>
          <w:p w14:paraId="0F1A8A16" w14:textId="1297522A"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ins w:id="82" w:author="Fredrik Ström" w:date="2013-09-02T17:48:00Z">
              <w:r>
                <w:rPr>
                  <w:spacing w:val="-1"/>
                  <w:sz w:val="20"/>
                  <w:szCs w:val="20"/>
                </w:rPr>
                <w:t>0</w:t>
              </w:r>
              <w:proofErr w:type="gramStart"/>
              <w:r>
                <w:rPr>
                  <w:spacing w:val="-1"/>
                  <w:sz w:val="20"/>
                  <w:szCs w:val="20"/>
                </w:rPr>
                <w:t>..</w:t>
              </w:r>
              <w:proofErr w:type="gramEnd"/>
              <w:r>
                <w:rPr>
                  <w:spacing w:val="-1"/>
                  <w:sz w:val="20"/>
                  <w:szCs w:val="20"/>
                </w:rPr>
                <w:t>1</w:t>
              </w:r>
            </w:ins>
          </w:p>
        </w:tc>
      </w:tr>
      <w:tr w:rsidR="00F4564C" w14:paraId="4C981F60" w14:textId="77777777" w:rsidTr="00020569">
        <w:tc>
          <w:tcPr>
            <w:tcW w:w="2660" w:type="dxa"/>
          </w:tcPr>
          <w:p w14:paraId="240C1997" w14:textId="77777777" w:rsidR="00F4564C" w:rsidRPr="0079760A"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careUnit</w:t>
            </w:r>
            <w:r w:rsidRPr="0079760A">
              <w:rPr>
                <w:rFonts w:ascii="Times New Roman" w:eastAsia="Times New Roman" w:hAnsi="Times New Roman" w:cs="Times New Roman"/>
                <w:spacing w:val="-1"/>
                <w:sz w:val="20"/>
                <w:szCs w:val="20"/>
              </w:rPr>
              <w:t>HSAid</w:t>
            </w:r>
            <w:proofErr w:type="spellEnd"/>
          </w:p>
          <w:p w14:paraId="7F3E861A" w14:textId="77777777" w:rsidR="00F4564C" w:rsidRPr="00240DAB" w:rsidRDefault="00F4564C" w:rsidP="00020569">
            <w:pPr>
              <w:pStyle w:val="TableParagraph"/>
              <w:spacing w:line="229" w:lineRule="exact"/>
              <w:ind w:left="102"/>
              <w:rPr>
                <w:rFonts w:ascii="Times New Roman" w:eastAsia="Times New Roman" w:hAnsi="Times New Roman" w:cs="Times New Roman"/>
                <w:sz w:val="20"/>
                <w:szCs w:val="20"/>
              </w:rPr>
            </w:pPr>
          </w:p>
          <w:p w14:paraId="1CAB81E4"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AA2D7C6" w14:textId="604514A8" w:rsidR="00F4564C" w:rsidRPr="0028563A"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543CBFDD"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399961B8" w14:textId="77777777" w:rsidR="00F4564C" w:rsidRPr="002D5735"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82241A">
              <w:rPr>
                <w:rFonts w:ascii="Times New Roman" w:eastAsia="Times New Roman" w:hAnsi="Times New Roman" w:cs="Times New Roman"/>
                <w:spacing w:val="-1"/>
                <w:sz w:val="20"/>
                <w:szCs w:val="20"/>
              </w:rPr>
              <w:t>HSA-id för PDL-enhet</w:t>
            </w:r>
          </w:p>
        </w:tc>
        <w:tc>
          <w:tcPr>
            <w:tcW w:w="1184" w:type="dxa"/>
          </w:tcPr>
          <w:p w14:paraId="4C46A0EA"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r w:rsidR="00F4564C" w14:paraId="068D4B64" w14:textId="77777777" w:rsidTr="00020569">
        <w:tc>
          <w:tcPr>
            <w:tcW w:w="2660" w:type="dxa"/>
          </w:tcPr>
          <w:p w14:paraId="02F89513" w14:textId="77777777" w:rsidR="00F4564C" w:rsidRPr="00240DAB" w:rsidRDefault="00F4564C"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careGiver</w:t>
            </w:r>
            <w:r w:rsidRPr="00E35692">
              <w:rPr>
                <w:rFonts w:ascii="Times New Roman" w:eastAsia="Times New Roman" w:hAnsi="Times New Roman" w:cs="Times New Roman"/>
                <w:sz w:val="20"/>
                <w:szCs w:val="20"/>
              </w:rPr>
              <w:t>HSAid</w:t>
            </w:r>
            <w:proofErr w:type="spellEnd"/>
          </w:p>
        </w:tc>
        <w:tc>
          <w:tcPr>
            <w:tcW w:w="1667" w:type="dxa"/>
          </w:tcPr>
          <w:p w14:paraId="157B9C4C" w14:textId="226F75D2" w:rsidR="00F4564C" w:rsidRPr="0028563A" w:rsidRDefault="00F4564C" w:rsidP="0002056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p w14:paraId="4227D166"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0C9912F8" w14:textId="77777777" w:rsidR="00F4564C" w:rsidRPr="00CA37F4"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CA37F4">
              <w:rPr>
                <w:rFonts w:ascii="Times New Roman" w:eastAsia="Times New Roman" w:hAnsi="Times New Roman" w:cs="Times New Roman"/>
                <w:spacing w:val="-1"/>
                <w:sz w:val="20"/>
                <w:szCs w:val="20"/>
              </w:rPr>
              <w:t>HSA-id för vårdgivaren, som är vårdgivare för den enhet som författaren är uppdragstagare för</w:t>
            </w:r>
          </w:p>
          <w:p w14:paraId="6779708F" w14:textId="77777777" w:rsidR="00F4564C" w:rsidRPr="00CA37F4" w:rsidRDefault="00F4564C"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E00E31" w14:textId="77777777" w:rsidR="00F4564C" w:rsidRPr="00BC5B0B" w:rsidRDefault="00F4564C"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pacing w:val="-1"/>
                <w:sz w:val="20"/>
                <w:szCs w:val="20"/>
              </w:rPr>
              <w:t>1</w:t>
            </w:r>
            <w:proofErr w:type="gramStart"/>
            <w:r w:rsidRPr="00BC5B0B">
              <w:rPr>
                <w:rFonts w:ascii="Times New Roman" w:eastAsia="Times New Roman" w:hAnsi="Times New Roman" w:cs="Times New Roman"/>
                <w:spacing w:val="-1"/>
                <w:sz w:val="20"/>
                <w:szCs w:val="20"/>
              </w:rPr>
              <w:t>..</w:t>
            </w:r>
            <w:proofErr w:type="gramEnd"/>
            <w:r w:rsidRPr="00BC5B0B">
              <w:rPr>
                <w:rFonts w:ascii="Times New Roman" w:eastAsia="Times New Roman" w:hAnsi="Times New Roman" w:cs="Times New Roman"/>
                <w:spacing w:val="-1"/>
                <w:sz w:val="20"/>
                <w:szCs w:val="20"/>
              </w:rPr>
              <w:t>1</w:t>
            </w:r>
          </w:p>
        </w:tc>
      </w:tr>
    </w:tbl>
    <w:p w14:paraId="7591E9C8" w14:textId="77777777" w:rsidR="005E7BF9" w:rsidRPr="0079760A" w:rsidRDefault="005E7BF9" w:rsidP="005E7BF9">
      <w:pPr>
        <w:pStyle w:val="TableParagraph"/>
        <w:spacing w:line="226" w:lineRule="exact"/>
        <w:ind w:left="102"/>
        <w:rPr>
          <w:rFonts w:ascii="Times New Roman" w:eastAsia="Times New Roman" w:hAnsi="Times New Roman" w:cs="Times New Roman"/>
          <w:spacing w:val="-1"/>
          <w:sz w:val="20"/>
          <w:szCs w:val="20"/>
          <w:lang w:val="en-US"/>
        </w:rPr>
      </w:pPr>
    </w:p>
    <w:p w14:paraId="79C28F2B" w14:textId="77777777" w:rsidR="005E7BF9" w:rsidRDefault="005E7BF9" w:rsidP="008021A9">
      <w:pPr>
        <w:rPr>
          <w:rFonts w:ascii="Arial" w:hAnsi="Arial" w:cs="Arial"/>
          <w:b/>
          <w:sz w:val="22"/>
          <w:szCs w:val="22"/>
        </w:rPr>
      </w:pPr>
    </w:p>
    <w:p w14:paraId="37FB6C04" w14:textId="77777777" w:rsidR="008021A9" w:rsidRPr="00DB47A9" w:rsidRDefault="008021A9" w:rsidP="008021A9">
      <w:pPr>
        <w:rPr>
          <w:rFonts w:ascii="Arial" w:hAnsi="Arial" w:cs="Arial"/>
          <w:b/>
        </w:rPr>
      </w:pPr>
      <w:proofErr w:type="spellStart"/>
      <w:r>
        <w:rPr>
          <w:rFonts w:ascii="Arial" w:hAnsi="Arial" w:cs="Arial"/>
          <w:b/>
          <w:sz w:val="22"/>
          <w:szCs w:val="22"/>
        </w:rPr>
        <w:t>DateType</w:t>
      </w:r>
      <w:proofErr w:type="spellEnd"/>
    </w:p>
    <w:p w14:paraId="436BB7FC"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16872EBC" w14:textId="77777777" w:rsidTr="008021A9">
        <w:trPr>
          <w:trHeight w:val="384"/>
        </w:trPr>
        <w:tc>
          <w:tcPr>
            <w:tcW w:w="1384" w:type="dxa"/>
            <w:shd w:val="clear" w:color="auto" w:fill="D9D9D9" w:themeFill="background1" w:themeFillShade="D9"/>
            <w:vAlign w:val="bottom"/>
          </w:tcPr>
          <w:p w14:paraId="167E12EB"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DA88913"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59F9796" w14:textId="77777777" w:rsidR="008021A9" w:rsidRDefault="008021A9" w:rsidP="008021A9">
            <w:pPr>
              <w:rPr>
                <w:b/>
              </w:rPr>
            </w:pPr>
            <w:r>
              <w:rPr>
                <w:b/>
              </w:rPr>
              <w:t>Kardinalitet</w:t>
            </w:r>
          </w:p>
        </w:tc>
      </w:tr>
      <w:tr w:rsidR="008021A9" w14:paraId="40D66B24" w14:textId="77777777" w:rsidTr="008021A9">
        <w:tc>
          <w:tcPr>
            <w:tcW w:w="1384" w:type="dxa"/>
          </w:tcPr>
          <w:p w14:paraId="5B18A296" w14:textId="1076681E"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22287C"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Datum uttrycks med formatet ”YYYYMMDD</w:t>
            </w:r>
          </w:p>
        </w:tc>
        <w:tc>
          <w:tcPr>
            <w:tcW w:w="1184" w:type="dxa"/>
          </w:tcPr>
          <w:p w14:paraId="48780EA3"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7CD91B71" w14:textId="77777777" w:rsidR="008021A9" w:rsidRDefault="008021A9" w:rsidP="008021A9">
      <w:pPr>
        <w:rPr>
          <w:rFonts w:ascii="Arial" w:hAnsi="Arial" w:cs="Arial"/>
          <w:b/>
          <w:sz w:val="22"/>
          <w:szCs w:val="22"/>
        </w:rPr>
      </w:pPr>
    </w:p>
    <w:p w14:paraId="2FFEB650" w14:textId="77777777" w:rsidR="008021A9" w:rsidRPr="00DB47A9" w:rsidRDefault="008021A9" w:rsidP="008021A9">
      <w:pPr>
        <w:rPr>
          <w:rFonts w:ascii="Arial" w:hAnsi="Arial" w:cs="Arial"/>
          <w:b/>
        </w:rPr>
      </w:pPr>
      <w:proofErr w:type="spellStart"/>
      <w:r>
        <w:rPr>
          <w:rFonts w:ascii="Arial" w:hAnsi="Arial" w:cs="Arial"/>
          <w:b/>
          <w:sz w:val="22"/>
          <w:szCs w:val="22"/>
        </w:rPr>
        <w:t>DatePeriod</w:t>
      </w:r>
      <w:r w:rsidRPr="00551CB4">
        <w:rPr>
          <w:rFonts w:ascii="Arial" w:hAnsi="Arial" w:cs="Arial"/>
          <w:b/>
          <w:sz w:val="22"/>
          <w:szCs w:val="22"/>
        </w:rPr>
        <w:t>Type</w:t>
      </w:r>
      <w:proofErr w:type="spellEnd"/>
    </w:p>
    <w:p w14:paraId="59A4E311"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4BDC1F20" w14:textId="77777777" w:rsidTr="008021A9">
        <w:trPr>
          <w:trHeight w:val="384"/>
        </w:trPr>
        <w:tc>
          <w:tcPr>
            <w:tcW w:w="2520" w:type="dxa"/>
            <w:shd w:val="clear" w:color="auto" w:fill="D9D9D9" w:themeFill="background1" w:themeFillShade="D9"/>
            <w:vAlign w:val="bottom"/>
          </w:tcPr>
          <w:p w14:paraId="25A7F25F" w14:textId="77777777" w:rsidR="008021A9" w:rsidRDefault="008021A9" w:rsidP="008021A9">
            <w:pPr>
              <w:rPr>
                <w:b/>
              </w:rPr>
            </w:pPr>
            <w:r>
              <w:rPr>
                <w:b/>
              </w:rPr>
              <w:t>Namn</w:t>
            </w:r>
          </w:p>
        </w:tc>
        <w:tc>
          <w:tcPr>
            <w:tcW w:w="1807" w:type="dxa"/>
            <w:shd w:val="clear" w:color="auto" w:fill="D9D9D9" w:themeFill="background1" w:themeFillShade="D9"/>
            <w:vAlign w:val="bottom"/>
          </w:tcPr>
          <w:p w14:paraId="3709EF45"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132CEBDB"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3D60F678" w14:textId="77777777" w:rsidR="008021A9" w:rsidRDefault="008021A9" w:rsidP="008021A9">
            <w:pPr>
              <w:rPr>
                <w:b/>
              </w:rPr>
            </w:pPr>
            <w:r>
              <w:rPr>
                <w:b/>
              </w:rPr>
              <w:t>Kardinalitet</w:t>
            </w:r>
          </w:p>
        </w:tc>
      </w:tr>
      <w:tr w:rsidR="008021A9" w14:paraId="4E2E431F" w14:textId="77777777" w:rsidTr="008021A9">
        <w:tc>
          <w:tcPr>
            <w:tcW w:w="2520" w:type="dxa"/>
          </w:tcPr>
          <w:p w14:paraId="56A2FE0B" w14:textId="70578615" w:rsidR="008021A9" w:rsidRDefault="00FD49B0" w:rsidP="008021A9">
            <w:pPr>
              <w:spacing w:line="226" w:lineRule="exact"/>
              <w:ind w:left="102"/>
              <w:rPr>
                <w:sz w:val="20"/>
                <w:szCs w:val="20"/>
              </w:rPr>
            </w:pPr>
            <w:r>
              <w:rPr>
                <w:sz w:val="20"/>
                <w:szCs w:val="20"/>
              </w:rPr>
              <w:t>S</w:t>
            </w:r>
            <w:r w:rsidR="008021A9">
              <w:rPr>
                <w:sz w:val="20"/>
                <w:szCs w:val="20"/>
              </w:rPr>
              <w:t>tart</w:t>
            </w:r>
          </w:p>
        </w:tc>
        <w:tc>
          <w:tcPr>
            <w:tcW w:w="1807" w:type="dxa"/>
          </w:tcPr>
          <w:p w14:paraId="45F8C9A8"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45D0DD1"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startdatum</w:t>
            </w:r>
          </w:p>
        </w:tc>
        <w:tc>
          <w:tcPr>
            <w:tcW w:w="1184" w:type="dxa"/>
          </w:tcPr>
          <w:p w14:paraId="30E7F85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625387C6" w14:textId="77777777" w:rsidTr="008021A9">
        <w:tc>
          <w:tcPr>
            <w:tcW w:w="2520" w:type="dxa"/>
          </w:tcPr>
          <w:p w14:paraId="5FD1D43A" w14:textId="2253C25F" w:rsidR="008021A9" w:rsidRDefault="00FD49B0" w:rsidP="008021A9">
            <w:pPr>
              <w:spacing w:line="226" w:lineRule="exact"/>
              <w:ind w:left="102"/>
              <w:rPr>
                <w:sz w:val="20"/>
                <w:szCs w:val="20"/>
              </w:rPr>
            </w:pPr>
            <w:r>
              <w:rPr>
                <w:sz w:val="20"/>
                <w:szCs w:val="20"/>
              </w:rPr>
              <w:lastRenderedPageBreak/>
              <w:t>E</w:t>
            </w:r>
            <w:r w:rsidR="008021A9">
              <w:rPr>
                <w:sz w:val="20"/>
                <w:szCs w:val="20"/>
              </w:rPr>
              <w:t>nd</w:t>
            </w:r>
          </w:p>
        </w:tc>
        <w:tc>
          <w:tcPr>
            <w:tcW w:w="1807" w:type="dxa"/>
          </w:tcPr>
          <w:p w14:paraId="0FC7985B" w14:textId="77777777" w:rsidR="008021A9" w:rsidRPr="000A0B70" w:rsidRDefault="008021A9" w:rsidP="008021A9">
            <w:pPr>
              <w:spacing w:line="229" w:lineRule="exact"/>
              <w:ind w:left="102"/>
              <w:rPr>
                <w:sz w:val="20"/>
                <w:szCs w:val="20"/>
              </w:rPr>
            </w:pPr>
            <w:proofErr w:type="spellStart"/>
            <w:r>
              <w:rPr>
                <w:sz w:val="20"/>
                <w:szCs w:val="20"/>
              </w:rPr>
              <w:t>DateType</w:t>
            </w:r>
            <w:proofErr w:type="spellEnd"/>
          </w:p>
        </w:tc>
        <w:tc>
          <w:tcPr>
            <w:tcW w:w="3589" w:type="dxa"/>
          </w:tcPr>
          <w:p w14:paraId="772C8205"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slutdatum</w:t>
            </w:r>
          </w:p>
        </w:tc>
        <w:tc>
          <w:tcPr>
            <w:tcW w:w="1184" w:type="dxa"/>
          </w:tcPr>
          <w:p w14:paraId="0184E50B"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398C9A49" w14:textId="77777777" w:rsidR="008021A9" w:rsidRDefault="008021A9" w:rsidP="00DB47A9">
      <w:pPr>
        <w:rPr>
          <w:b/>
        </w:rPr>
      </w:pPr>
    </w:p>
    <w:p w14:paraId="6207C247" w14:textId="26BAEA08" w:rsidR="008021A9" w:rsidRPr="00DB47A9" w:rsidRDefault="008B29AE" w:rsidP="008021A9">
      <w:pPr>
        <w:rPr>
          <w:rFonts w:ascii="Arial" w:hAnsi="Arial" w:cs="Arial"/>
          <w:b/>
        </w:rPr>
      </w:pPr>
      <w:proofErr w:type="spellStart"/>
      <w:r>
        <w:rPr>
          <w:rFonts w:ascii="Arial" w:hAnsi="Arial" w:cs="Arial"/>
          <w:b/>
          <w:sz w:val="22"/>
          <w:szCs w:val="22"/>
        </w:rPr>
        <w:t>HSAidType</w:t>
      </w:r>
      <w:proofErr w:type="spellEnd"/>
    </w:p>
    <w:p w14:paraId="5EB4FCE0"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06EF8BCA" w14:textId="77777777" w:rsidTr="008021A9">
        <w:trPr>
          <w:trHeight w:val="384"/>
        </w:trPr>
        <w:tc>
          <w:tcPr>
            <w:tcW w:w="1384" w:type="dxa"/>
            <w:shd w:val="clear" w:color="auto" w:fill="D9D9D9" w:themeFill="background1" w:themeFillShade="D9"/>
            <w:vAlign w:val="bottom"/>
          </w:tcPr>
          <w:p w14:paraId="60560A78"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5FDC896A"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2A908FF6" w14:textId="77777777" w:rsidR="008021A9" w:rsidRDefault="008021A9" w:rsidP="008021A9">
            <w:pPr>
              <w:rPr>
                <w:b/>
              </w:rPr>
            </w:pPr>
            <w:r>
              <w:rPr>
                <w:b/>
              </w:rPr>
              <w:t>Kardinalitet</w:t>
            </w:r>
          </w:p>
        </w:tc>
      </w:tr>
      <w:tr w:rsidR="008021A9" w14:paraId="0D840729" w14:textId="77777777" w:rsidTr="008021A9">
        <w:tc>
          <w:tcPr>
            <w:tcW w:w="1384" w:type="dxa"/>
          </w:tcPr>
          <w:p w14:paraId="2ED2796F" w14:textId="7ED9D965"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5B8961E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HSA-id enligt definition från </w:t>
            </w:r>
            <w:proofErr w:type="spellStart"/>
            <w:r>
              <w:rPr>
                <w:rFonts w:ascii="Times New Roman" w:eastAsia="Times New Roman" w:hAnsi="Times New Roman" w:cs="Times New Roman"/>
                <w:spacing w:val="-1"/>
                <w:sz w:val="20"/>
                <w:szCs w:val="20"/>
              </w:rPr>
              <w:t>Inera</w:t>
            </w:r>
            <w:proofErr w:type="spellEnd"/>
            <w:r>
              <w:rPr>
                <w:rFonts w:ascii="Times New Roman" w:eastAsia="Times New Roman" w:hAnsi="Times New Roman" w:cs="Times New Roman"/>
                <w:spacing w:val="-1"/>
                <w:sz w:val="20"/>
                <w:szCs w:val="20"/>
              </w:rPr>
              <w:t xml:space="preserve"> AB.</w:t>
            </w:r>
          </w:p>
        </w:tc>
        <w:tc>
          <w:tcPr>
            <w:tcW w:w="1184" w:type="dxa"/>
          </w:tcPr>
          <w:p w14:paraId="407CC450"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1D13580F" w14:textId="77777777" w:rsidR="008021A9" w:rsidRDefault="008021A9" w:rsidP="008021A9">
      <w:pPr>
        <w:rPr>
          <w:b/>
        </w:rPr>
      </w:pPr>
    </w:p>
    <w:p w14:paraId="0A25F8B7" w14:textId="77777777" w:rsidR="008021A9" w:rsidRPr="00DB47A9" w:rsidRDefault="008021A9" w:rsidP="008021A9">
      <w:pPr>
        <w:rPr>
          <w:rFonts w:ascii="Arial" w:hAnsi="Arial" w:cs="Arial"/>
          <w:b/>
        </w:rPr>
      </w:pPr>
      <w:proofErr w:type="spellStart"/>
      <w:r w:rsidRPr="00551CB4">
        <w:rPr>
          <w:rFonts w:ascii="Arial" w:hAnsi="Arial" w:cs="Arial"/>
          <w:b/>
          <w:sz w:val="22"/>
          <w:szCs w:val="22"/>
        </w:rPr>
        <w:t>LegalAuthenticatorType</w:t>
      </w:r>
      <w:proofErr w:type="spellEnd"/>
    </w:p>
    <w:p w14:paraId="6DC33FF9" w14:textId="77777777" w:rsidR="008021A9" w:rsidRDefault="008021A9" w:rsidP="008021A9"/>
    <w:tbl>
      <w:tblPr>
        <w:tblStyle w:val="Tabellrutnt"/>
        <w:tblW w:w="9100" w:type="dxa"/>
        <w:tblLayout w:type="fixed"/>
        <w:tblLook w:val="04A0" w:firstRow="1" w:lastRow="0" w:firstColumn="1" w:lastColumn="0" w:noHBand="0" w:noVBand="1"/>
      </w:tblPr>
      <w:tblGrid>
        <w:gridCol w:w="2660"/>
        <w:gridCol w:w="1667"/>
        <w:gridCol w:w="3589"/>
        <w:gridCol w:w="1184"/>
      </w:tblGrid>
      <w:tr w:rsidR="008021A9" w14:paraId="4A055FE7" w14:textId="77777777" w:rsidTr="008021A9">
        <w:trPr>
          <w:trHeight w:val="384"/>
        </w:trPr>
        <w:tc>
          <w:tcPr>
            <w:tcW w:w="2660" w:type="dxa"/>
            <w:shd w:val="clear" w:color="auto" w:fill="D9D9D9" w:themeFill="background1" w:themeFillShade="D9"/>
            <w:vAlign w:val="bottom"/>
          </w:tcPr>
          <w:p w14:paraId="767A15D6" w14:textId="77777777" w:rsidR="008021A9" w:rsidRDefault="008021A9" w:rsidP="008021A9">
            <w:pPr>
              <w:rPr>
                <w:b/>
              </w:rPr>
            </w:pPr>
            <w:r>
              <w:rPr>
                <w:b/>
              </w:rPr>
              <w:t>Namn</w:t>
            </w:r>
          </w:p>
        </w:tc>
        <w:tc>
          <w:tcPr>
            <w:tcW w:w="1667" w:type="dxa"/>
            <w:shd w:val="clear" w:color="auto" w:fill="D9D9D9" w:themeFill="background1" w:themeFillShade="D9"/>
            <w:vAlign w:val="bottom"/>
          </w:tcPr>
          <w:p w14:paraId="44A49F9D"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A8C210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6CDBDEF5" w14:textId="77777777" w:rsidR="008021A9" w:rsidRDefault="008021A9" w:rsidP="008021A9">
            <w:pPr>
              <w:rPr>
                <w:b/>
              </w:rPr>
            </w:pPr>
            <w:r>
              <w:rPr>
                <w:b/>
              </w:rPr>
              <w:t>Kardinalitet</w:t>
            </w:r>
          </w:p>
        </w:tc>
      </w:tr>
      <w:tr w:rsidR="008021A9" w14:paraId="133CEFEC" w14:textId="77777777" w:rsidTr="008021A9">
        <w:tc>
          <w:tcPr>
            <w:tcW w:w="2660" w:type="dxa"/>
          </w:tcPr>
          <w:p w14:paraId="4B3D0758"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signatureTime</w:t>
            </w:r>
            <w:proofErr w:type="spellEnd"/>
          </w:p>
          <w:p w14:paraId="7F4FA06B"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CCA26D4" w14:textId="77777777" w:rsidR="008021A9" w:rsidRPr="0028563A" w:rsidRDefault="008021A9"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TimeStampType</w:t>
            </w:r>
            <w:proofErr w:type="spellEnd"/>
          </w:p>
          <w:p w14:paraId="6240538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58D14AF1" w14:textId="77777777" w:rsidR="008021A9" w:rsidRPr="00BC5B0B" w:rsidRDefault="008021A9" w:rsidP="008021A9">
            <w:pPr>
              <w:pStyle w:val="TableParagraph"/>
              <w:spacing w:line="229" w:lineRule="exact"/>
              <w:ind w:left="102"/>
              <w:rPr>
                <w:rFonts w:ascii="Times New Roman" w:eastAsia="Times New Roman" w:hAnsi="Times New Roman" w:cs="Times New Roman"/>
                <w:sz w:val="20"/>
                <w:szCs w:val="20"/>
              </w:rPr>
            </w:pPr>
            <w:r w:rsidRPr="00BC5B0B">
              <w:rPr>
                <w:rFonts w:ascii="Times New Roman" w:eastAsia="Times New Roman" w:hAnsi="Times New Roman" w:cs="Times New Roman"/>
                <w:sz w:val="20"/>
                <w:szCs w:val="20"/>
              </w:rPr>
              <w:t>Tidpunkt för signering</w:t>
            </w:r>
          </w:p>
          <w:p w14:paraId="7034E4C7"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38398F58"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756F28" w14:paraId="33C9CDE5" w14:textId="77777777" w:rsidTr="00756F28">
        <w:trPr>
          <w:trHeight w:val="467"/>
        </w:trPr>
        <w:tc>
          <w:tcPr>
            <w:tcW w:w="2660" w:type="dxa"/>
          </w:tcPr>
          <w:p w14:paraId="23CCF91E"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roofErr w:type="spellStart"/>
            <w:r w:rsidRPr="00756F28">
              <w:rPr>
                <w:rFonts w:ascii="Times New Roman" w:eastAsia="Times New Roman" w:hAnsi="Times New Roman" w:cs="Times New Roman"/>
                <w:sz w:val="20"/>
                <w:szCs w:val="20"/>
              </w:rPr>
              <w:t>legalAuthenticatorHSAid</w:t>
            </w:r>
            <w:proofErr w:type="spellEnd"/>
          </w:p>
        </w:tc>
        <w:tc>
          <w:tcPr>
            <w:tcW w:w="1667" w:type="dxa"/>
          </w:tcPr>
          <w:p w14:paraId="097DB936" w14:textId="00679FE5" w:rsidR="00756F28" w:rsidRDefault="008B29AE" w:rsidP="008021A9">
            <w:pPr>
              <w:pStyle w:val="TableParagraph"/>
              <w:spacing w:line="226" w:lineRule="exact"/>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HSAidType</w:t>
            </w:r>
            <w:proofErr w:type="spellEnd"/>
          </w:p>
        </w:tc>
        <w:tc>
          <w:tcPr>
            <w:tcW w:w="3589" w:type="dxa"/>
          </w:tcPr>
          <w:p w14:paraId="373700C5" w14:textId="77777777" w:rsidR="00756F28" w:rsidRPr="00756F28" w:rsidRDefault="00756F28" w:rsidP="00756F28">
            <w:pPr>
              <w:pStyle w:val="TableParagraph"/>
              <w:spacing w:line="229" w:lineRule="exact"/>
              <w:ind w:left="102"/>
              <w:rPr>
                <w:rFonts w:ascii="Times New Roman" w:eastAsia="Times New Roman" w:hAnsi="Times New Roman" w:cs="Times New Roman"/>
                <w:sz w:val="20"/>
                <w:szCs w:val="20"/>
              </w:rPr>
            </w:pPr>
            <w:r w:rsidRPr="00756F28">
              <w:rPr>
                <w:rFonts w:ascii="Times New Roman" w:eastAsia="Times New Roman" w:hAnsi="Times New Roman" w:cs="Times New Roman"/>
                <w:sz w:val="20"/>
                <w:szCs w:val="20"/>
              </w:rPr>
              <w:t>HSA-id för person som signerat dokumentet</w:t>
            </w:r>
          </w:p>
          <w:p w14:paraId="5425493A" w14:textId="77777777" w:rsidR="00756F28" w:rsidRPr="00BC5B0B" w:rsidRDefault="00756F28" w:rsidP="008021A9">
            <w:pPr>
              <w:pStyle w:val="TableParagraph"/>
              <w:spacing w:line="229" w:lineRule="exact"/>
              <w:ind w:left="102"/>
              <w:rPr>
                <w:rFonts w:ascii="Times New Roman" w:eastAsia="Times New Roman" w:hAnsi="Times New Roman" w:cs="Times New Roman"/>
                <w:sz w:val="20"/>
                <w:szCs w:val="20"/>
              </w:rPr>
            </w:pPr>
          </w:p>
        </w:tc>
        <w:tc>
          <w:tcPr>
            <w:tcW w:w="1184" w:type="dxa"/>
          </w:tcPr>
          <w:p w14:paraId="357710BC" w14:textId="77777777" w:rsidR="00756F28" w:rsidRPr="00BC5B0B" w:rsidRDefault="00667DC0"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roofErr w:type="gramStart"/>
            <w:r w:rsidR="00756F28">
              <w:rPr>
                <w:rFonts w:ascii="Times New Roman" w:eastAsia="Times New Roman" w:hAnsi="Times New Roman" w:cs="Times New Roman"/>
                <w:sz w:val="20"/>
                <w:szCs w:val="20"/>
              </w:rPr>
              <w:t>..</w:t>
            </w:r>
            <w:proofErr w:type="gramEnd"/>
            <w:r w:rsidR="00756F28">
              <w:rPr>
                <w:rFonts w:ascii="Times New Roman" w:eastAsia="Times New Roman" w:hAnsi="Times New Roman" w:cs="Times New Roman"/>
                <w:sz w:val="20"/>
                <w:szCs w:val="20"/>
              </w:rPr>
              <w:t>1</w:t>
            </w:r>
          </w:p>
        </w:tc>
      </w:tr>
    </w:tbl>
    <w:p w14:paraId="5FEC9C9C" w14:textId="77777777" w:rsidR="008021A9" w:rsidRDefault="008021A9" w:rsidP="008021A9">
      <w:pPr>
        <w:rPr>
          <w:rFonts w:ascii="Arial" w:hAnsi="Arial" w:cs="Arial"/>
          <w:b/>
          <w:sz w:val="22"/>
          <w:szCs w:val="22"/>
        </w:rPr>
      </w:pPr>
    </w:p>
    <w:p w14:paraId="13410562" w14:textId="77777777" w:rsidR="008021A9" w:rsidRPr="00DB47A9" w:rsidRDefault="008021A9" w:rsidP="008021A9">
      <w:pPr>
        <w:rPr>
          <w:rFonts w:ascii="Arial" w:hAnsi="Arial" w:cs="Arial"/>
          <w:b/>
        </w:rPr>
      </w:pPr>
      <w:proofErr w:type="spellStart"/>
      <w:r>
        <w:rPr>
          <w:rFonts w:ascii="Arial" w:hAnsi="Arial" w:cs="Arial"/>
          <w:b/>
          <w:sz w:val="22"/>
          <w:szCs w:val="22"/>
        </w:rPr>
        <w:t>MultimediaType</w:t>
      </w:r>
      <w:proofErr w:type="spellEnd"/>
    </w:p>
    <w:p w14:paraId="40784BFB" w14:textId="77777777" w:rsidR="008021A9" w:rsidRDefault="008021A9" w:rsidP="008021A9"/>
    <w:tbl>
      <w:tblPr>
        <w:tblStyle w:val="Tabellrutnt"/>
        <w:tblW w:w="9100" w:type="dxa"/>
        <w:tblLayout w:type="fixed"/>
        <w:tblLook w:val="04A0" w:firstRow="1" w:lastRow="0" w:firstColumn="1" w:lastColumn="0" w:noHBand="0" w:noVBand="1"/>
      </w:tblPr>
      <w:tblGrid>
        <w:gridCol w:w="2520"/>
        <w:gridCol w:w="1807"/>
        <w:gridCol w:w="3589"/>
        <w:gridCol w:w="1184"/>
      </w:tblGrid>
      <w:tr w:rsidR="008021A9" w14:paraId="03E83AD4" w14:textId="77777777" w:rsidTr="008021A9">
        <w:trPr>
          <w:trHeight w:val="384"/>
        </w:trPr>
        <w:tc>
          <w:tcPr>
            <w:tcW w:w="2520" w:type="dxa"/>
            <w:shd w:val="clear" w:color="auto" w:fill="D9D9D9" w:themeFill="background1" w:themeFillShade="D9"/>
            <w:vAlign w:val="bottom"/>
          </w:tcPr>
          <w:p w14:paraId="6207ABAE" w14:textId="77777777" w:rsidR="008021A9" w:rsidRDefault="008021A9" w:rsidP="008021A9">
            <w:pPr>
              <w:rPr>
                <w:b/>
              </w:rPr>
            </w:pPr>
            <w:r>
              <w:rPr>
                <w:b/>
              </w:rPr>
              <w:t>Namn</w:t>
            </w:r>
          </w:p>
        </w:tc>
        <w:tc>
          <w:tcPr>
            <w:tcW w:w="1807" w:type="dxa"/>
            <w:shd w:val="clear" w:color="auto" w:fill="D9D9D9" w:themeFill="background1" w:themeFillShade="D9"/>
            <w:vAlign w:val="bottom"/>
          </w:tcPr>
          <w:p w14:paraId="5B5227B2"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79C9D0AC"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4E573DBC" w14:textId="77777777" w:rsidR="008021A9" w:rsidRDefault="008021A9" w:rsidP="008021A9">
            <w:pPr>
              <w:rPr>
                <w:b/>
              </w:rPr>
            </w:pPr>
            <w:r>
              <w:rPr>
                <w:b/>
              </w:rPr>
              <w:t>Kardinalitet</w:t>
            </w:r>
          </w:p>
        </w:tc>
      </w:tr>
      <w:tr w:rsidR="008021A9" w14:paraId="774E7BB3" w14:textId="77777777" w:rsidTr="00FD7CD9">
        <w:trPr>
          <w:trHeight w:val="821"/>
        </w:trPr>
        <w:tc>
          <w:tcPr>
            <w:tcW w:w="2520" w:type="dxa"/>
          </w:tcPr>
          <w:p w14:paraId="7F258F35" w14:textId="737AFA0E" w:rsidR="008021A9" w:rsidRDefault="00FD49B0" w:rsidP="008021A9">
            <w:pPr>
              <w:spacing w:line="226" w:lineRule="exact"/>
              <w:ind w:left="102"/>
              <w:rPr>
                <w:sz w:val="20"/>
                <w:szCs w:val="20"/>
              </w:rPr>
            </w:pPr>
            <w:r>
              <w:rPr>
                <w:sz w:val="20"/>
                <w:szCs w:val="20"/>
              </w:rPr>
              <w:t>I</w:t>
            </w:r>
            <w:r w:rsidR="008021A9">
              <w:rPr>
                <w:sz w:val="20"/>
                <w:szCs w:val="20"/>
              </w:rPr>
              <w:t>d</w:t>
            </w:r>
          </w:p>
        </w:tc>
        <w:tc>
          <w:tcPr>
            <w:tcW w:w="1807" w:type="dxa"/>
          </w:tcPr>
          <w:p w14:paraId="5EF3ED4C" w14:textId="77777777" w:rsidR="008021A9" w:rsidRDefault="008021A9" w:rsidP="008021A9">
            <w:pPr>
              <w:spacing w:line="229" w:lineRule="exact"/>
              <w:ind w:left="102"/>
              <w:rPr>
                <w:sz w:val="20"/>
                <w:szCs w:val="20"/>
              </w:rPr>
            </w:pPr>
            <w:r>
              <w:rPr>
                <w:sz w:val="20"/>
                <w:szCs w:val="20"/>
              </w:rPr>
              <w:t>string</w:t>
            </w:r>
          </w:p>
        </w:tc>
        <w:tc>
          <w:tcPr>
            <w:tcW w:w="3589" w:type="dxa"/>
          </w:tcPr>
          <w:p w14:paraId="4EE35EFD"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Identitet på </w:t>
            </w:r>
            <w:proofErr w:type="spellStart"/>
            <w:r>
              <w:rPr>
                <w:rFonts w:ascii="Times New Roman" w:eastAsia="Times New Roman" w:hAnsi="Times New Roman" w:cs="Times New Roman"/>
                <w:spacing w:val="-1"/>
                <w:sz w:val="20"/>
                <w:szCs w:val="20"/>
              </w:rPr>
              <w:t>multimediaobjekt</w:t>
            </w:r>
            <w:proofErr w:type="spellEnd"/>
            <w:r>
              <w:rPr>
                <w:rFonts w:ascii="Times New Roman" w:eastAsia="Times New Roman" w:hAnsi="Times New Roman" w:cs="Times New Roman"/>
                <w:spacing w:val="-1"/>
                <w:sz w:val="20"/>
                <w:szCs w:val="20"/>
              </w:rPr>
              <w:t xml:space="preserve"> som används vid referenser inom </w:t>
            </w:r>
            <w:proofErr w:type="spellStart"/>
            <w:r>
              <w:rPr>
                <w:rFonts w:ascii="Times New Roman" w:eastAsia="Times New Roman" w:hAnsi="Times New Roman" w:cs="Times New Roman"/>
                <w:spacing w:val="-1"/>
                <w:sz w:val="20"/>
                <w:szCs w:val="20"/>
              </w:rPr>
              <w:t>multimediadokument</w:t>
            </w:r>
            <w:proofErr w:type="spellEnd"/>
            <w:r>
              <w:rPr>
                <w:rFonts w:ascii="Times New Roman" w:eastAsia="Times New Roman" w:hAnsi="Times New Roman" w:cs="Times New Roman"/>
                <w:spacing w:val="-1"/>
                <w:sz w:val="20"/>
                <w:szCs w:val="20"/>
              </w:rPr>
              <w:t>.</w:t>
            </w:r>
          </w:p>
        </w:tc>
        <w:tc>
          <w:tcPr>
            <w:tcW w:w="1184" w:type="dxa"/>
          </w:tcPr>
          <w:p w14:paraId="03BFFCB6" w14:textId="77777777" w:rsidR="008021A9" w:rsidRDefault="00E9786C"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sidR="008021A9">
              <w:rPr>
                <w:rFonts w:ascii="Times New Roman" w:eastAsia="Times New Roman" w:hAnsi="Times New Roman" w:cs="Times New Roman"/>
                <w:spacing w:val="-1"/>
                <w:sz w:val="20"/>
                <w:szCs w:val="20"/>
              </w:rPr>
              <w:t>..</w:t>
            </w:r>
            <w:proofErr w:type="gramEnd"/>
            <w:r w:rsidR="008021A9">
              <w:rPr>
                <w:rFonts w:ascii="Times New Roman" w:eastAsia="Times New Roman" w:hAnsi="Times New Roman" w:cs="Times New Roman"/>
                <w:spacing w:val="-1"/>
                <w:sz w:val="20"/>
                <w:szCs w:val="20"/>
              </w:rPr>
              <w:t>1</w:t>
            </w:r>
          </w:p>
        </w:tc>
      </w:tr>
      <w:tr w:rsidR="008021A9" w14:paraId="1257637B" w14:textId="77777777" w:rsidTr="00756F28">
        <w:trPr>
          <w:trHeight w:val="279"/>
        </w:trPr>
        <w:tc>
          <w:tcPr>
            <w:tcW w:w="2520" w:type="dxa"/>
          </w:tcPr>
          <w:p w14:paraId="18EC7AF7" w14:textId="77777777" w:rsidR="008021A9" w:rsidRDefault="008021A9" w:rsidP="008021A9">
            <w:pPr>
              <w:spacing w:line="226" w:lineRule="exact"/>
              <w:ind w:left="102"/>
              <w:rPr>
                <w:sz w:val="20"/>
                <w:szCs w:val="20"/>
              </w:rPr>
            </w:pPr>
            <w:proofErr w:type="spellStart"/>
            <w:r>
              <w:rPr>
                <w:sz w:val="20"/>
                <w:szCs w:val="20"/>
              </w:rPr>
              <w:t>mediaType</w:t>
            </w:r>
            <w:proofErr w:type="spellEnd"/>
          </w:p>
        </w:tc>
        <w:tc>
          <w:tcPr>
            <w:tcW w:w="1807" w:type="dxa"/>
          </w:tcPr>
          <w:p w14:paraId="43360FCD" w14:textId="77777777" w:rsidR="008021A9" w:rsidRPr="000A0B70" w:rsidRDefault="008021A9" w:rsidP="008021A9">
            <w:pPr>
              <w:spacing w:line="229" w:lineRule="exact"/>
              <w:ind w:left="102"/>
              <w:rPr>
                <w:sz w:val="20"/>
                <w:szCs w:val="20"/>
              </w:rPr>
            </w:pPr>
            <w:proofErr w:type="spellStart"/>
            <w:r>
              <w:rPr>
                <w:sz w:val="20"/>
                <w:szCs w:val="20"/>
              </w:rPr>
              <w:t>MediaTypeEnum</w:t>
            </w:r>
            <w:proofErr w:type="spellEnd"/>
          </w:p>
        </w:tc>
        <w:tc>
          <w:tcPr>
            <w:tcW w:w="3589" w:type="dxa"/>
          </w:tcPr>
          <w:p w14:paraId="0C08FC8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Mediatyper</w:t>
            </w:r>
            <w:proofErr w:type="spellEnd"/>
            <w:r>
              <w:rPr>
                <w:rFonts w:ascii="Times New Roman" w:eastAsia="Times New Roman" w:hAnsi="Times New Roman" w:cs="Times New Roman"/>
                <w:spacing w:val="-1"/>
                <w:sz w:val="20"/>
                <w:szCs w:val="20"/>
              </w:rPr>
              <w:t xml:space="preserve"> enligt HL7</w:t>
            </w:r>
          </w:p>
        </w:tc>
        <w:tc>
          <w:tcPr>
            <w:tcW w:w="1184" w:type="dxa"/>
          </w:tcPr>
          <w:p w14:paraId="4FCD4EDD"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492744F7" w14:textId="77777777" w:rsidTr="008021A9">
        <w:tc>
          <w:tcPr>
            <w:tcW w:w="2520" w:type="dxa"/>
          </w:tcPr>
          <w:p w14:paraId="3D902E70" w14:textId="280E775B" w:rsidR="008021A9" w:rsidRDefault="00FD49B0" w:rsidP="008021A9">
            <w:pPr>
              <w:spacing w:line="226" w:lineRule="exact"/>
              <w:ind w:left="102"/>
              <w:rPr>
                <w:sz w:val="20"/>
                <w:szCs w:val="20"/>
              </w:rPr>
            </w:pPr>
            <w:proofErr w:type="spellStart"/>
            <w:r>
              <w:rPr>
                <w:sz w:val="20"/>
                <w:szCs w:val="20"/>
              </w:rPr>
              <w:t>V</w:t>
            </w:r>
            <w:r w:rsidR="008021A9">
              <w:rPr>
                <w:sz w:val="20"/>
                <w:szCs w:val="20"/>
              </w:rPr>
              <w:t>alue</w:t>
            </w:r>
            <w:proofErr w:type="spellEnd"/>
          </w:p>
        </w:tc>
        <w:tc>
          <w:tcPr>
            <w:tcW w:w="1807" w:type="dxa"/>
          </w:tcPr>
          <w:p w14:paraId="5F5266D6" w14:textId="77777777" w:rsidR="008021A9" w:rsidRPr="000A0B70" w:rsidRDefault="00834243" w:rsidP="008021A9">
            <w:pPr>
              <w:spacing w:line="229" w:lineRule="exact"/>
              <w:ind w:left="102"/>
              <w:rPr>
                <w:sz w:val="20"/>
                <w:szCs w:val="20"/>
              </w:rPr>
            </w:pPr>
            <w:r>
              <w:rPr>
                <w:sz w:val="20"/>
                <w:szCs w:val="20"/>
              </w:rPr>
              <w:t>b</w:t>
            </w:r>
            <w:r w:rsidR="008021A9">
              <w:rPr>
                <w:sz w:val="20"/>
                <w:szCs w:val="20"/>
              </w:rPr>
              <w:t>ase64Binary</w:t>
            </w:r>
          </w:p>
        </w:tc>
        <w:tc>
          <w:tcPr>
            <w:tcW w:w="3589" w:type="dxa"/>
          </w:tcPr>
          <w:p w14:paraId="77400C03"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är binärdata som representerar objektet.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 </w:t>
            </w:r>
          </w:p>
        </w:tc>
        <w:tc>
          <w:tcPr>
            <w:tcW w:w="1184" w:type="dxa"/>
          </w:tcPr>
          <w:p w14:paraId="6F19BAFC" w14:textId="77777777" w:rsidR="008021A9" w:rsidRPr="00907C9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8021A9" w14:paraId="32D7C05E" w14:textId="77777777" w:rsidTr="008021A9">
        <w:tc>
          <w:tcPr>
            <w:tcW w:w="2520" w:type="dxa"/>
          </w:tcPr>
          <w:p w14:paraId="028D9578" w14:textId="48AF8F4B" w:rsidR="008021A9" w:rsidRDefault="00FD49B0" w:rsidP="008021A9">
            <w:pPr>
              <w:spacing w:line="226" w:lineRule="exact"/>
              <w:ind w:left="102"/>
              <w:rPr>
                <w:sz w:val="20"/>
                <w:szCs w:val="20"/>
              </w:rPr>
            </w:pPr>
            <w:proofErr w:type="spellStart"/>
            <w:r>
              <w:rPr>
                <w:sz w:val="20"/>
                <w:szCs w:val="20"/>
              </w:rPr>
              <w:t>R</w:t>
            </w:r>
            <w:r w:rsidR="008021A9">
              <w:rPr>
                <w:sz w:val="20"/>
                <w:szCs w:val="20"/>
              </w:rPr>
              <w:t>eference</w:t>
            </w:r>
            <w:proofErr w:type="spellEnd"/>
          </w:p>
        </w:tc>
        <w:tc>
          <w:tcPr>
            <w:tcW w:w="1807" w:type="dxa"/>
          </w:tcPr>
          <w:p w14:paraId="0CABD8FD" w14:textId="77777777" w:rsidR="008021A9" w:rsidRPr="000A0B70" w:rsidRDefault="008021A9" w:rsidP="008021A9">
            <w:pPr>
              <w:spacing w:line="229" w:lineRule="exact"/>
              <w:ind w:left="102"/>
              <w:rPr>
                <w:sz w:val="20"/>
                <w:szCs w:val="20"/>
              </w:rPr>
            </w:pPr>
            <w:proofErr w:type="spellStart"/>
            <w:r>
              <w:rPr>
                <w:sz w:val="20"/>
                <w:szCs w:val="20"/>
              </w:rPr>
              <w:t>anyURI</w:t>
            </w:r>
            <w:proofErr w:type="spellEnd"/>
          </w:p>
        </w:tc>
        <w:tc>
          <w:tcPr>
            <w:tcW w:w="3589" w:type="dxa"/>
          </w:tcPr>
          <w:p w14:paraId="37B024D3"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 xml:space="preserve">Referens till extern bild i form av en URL. Ett och endast ett av </w:t>
            </w:r>
            <w:proofErr w:type="spellStart"/>
            <w:r>
              <w:rPr>
                <w:rFonts w:ascii="Times New Roman" w:eastAsia="Times New Roman" w:hAnsi="Times New Roman" w:cs="Times New Roman"/>
                <w:spacing w:val="-1"/>
                <w:sz w:val="20"/>
                <w:szCs w:val="20"/>
              </w:rPr>
              <w:t>value</w:t>
            </w:r>
            <w:proofErr w:type="spellEnd"/>
            <w:r>
              <w:rPr>
                <w:rFonts w:ascii="Times New Roman" w:eastAsia="Times New Roman" w:hAnsi="Times New Roman" w:cs="Times New Roman"/>
                <w:spacing w:val="-1"/>
                <w:sz w:val="20"/>
                <w:szCs w:val="20"/>
              </w:rPr>
              <w:t xml:space="preserve"> och </w:t>
            </w:r>
            <w:proofErr w:type="spellStart"/>
            <w:r>
              <w:rPr>
                <w:rFonts w:ascii="Times New Roman" w:eastAsia="Times New Roman" w:hAnsi="Times New Roman" w:cs="Times New Roman"/>
                <w:spacing w:val="-1"/>
                <w:sz w:val="20"/>
                <w:szCs w:val="20"/>
              </w:rPr>
              <w:t>reference</w:t>
            </w:r>
            <w:proofErr w:type="spellEnd"/>
            <w:r>
              <w:rPr>
                <w:rFonts w:ascii="Times New Roman" w:eastAsia="Times New Roman" w:hAnsi="Times New Roman" w:cs="Times New Roman"/>
                <w:spacing w:val="-1"/>
                <w:sz w:val="20"/>
                <w:szCs w:val="20"/>
              </w:rPr>
              <w:t xml:space="preserve"> ska anges.</w:t>
            </w:r>
          </w:p>
        </w:tc>
        <w:tc>
          <w:tcPr>
            <w:tcW w:w="1184" w:type="dxa"/>
          </w:tcPr>
          <w:p w14:paraId="7B8184FC"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9FBA3B4" w14:textId="77777777" w:rsidR="008021A9" w:rsidRDefault="008021A9" w:rsidP="008021A9">
      <w:pPr>
        <w:rPr>
          <w:rFonts w:ascii="Arial" w:hAnsi="Arial" w:cs="Arial"/>
          <w:b/>
          <w:sz w:val="22"/>
          <w:szCs w:val="22"/>
        </w:rPr>
      </w:pPr>
    </w:p>
    <w:p w14:paraId="65C3E3CA" w14:textId="77777777" w:rsidR="008021A9" w:rsidRPr="00551CB4" w:rsidRDefault="008021A9" w:rsidP="008021A9">
      <w:pPr>
        <w:rPr>
          <w:rFonts w:ascii="Arial" w:hAnsi="Arial" w:cs="Arial"/>
          <w:b/>
          <w:sz w:val="22"/>
          <w:szCs w:val="22"/>
        </w:rPr>
      </w:pPr>
      <w:proofErr w:type="spellStart"/>
      <w:r w:rsidRPr="00551CB4">
        <w:rPr>
          <w:rFonts w:ascii="Arial" w:hAnsi="Arial" w:cs="Arial"/>
          <w:b/>
          <w:sz w:val="22"/>
          <w:szCs w:val="22"/>
        </w:rPr>
        <w:t>PatientSumm</w:t>
      </w:r>
      <w:r>
        <w:rPr>
          <w:rFonts w:ascii="Arial" w:hAnsi="Arial" w:cs="Arial"/>
          <w:b/>
          <w:sz w:val="22"/>
          <w:szCs w:val="22"/>
        </w:rPr>
        <w:t>ary</w:t>
      </w:r>
      <w:r w:rsidRPr="00551CB4">
        <w:rPr>
          <w:rFonts w:ascii="Arial" w:hAnsi="Arial" w:cs="Arial"/>
          <w:b/>
          <w:sz w:val="22"/>
          <w:szCs w:val="22"/>
        </w:rPr>
        <w:t>HeaderType</w:t>
      </w:r>
      <w:proofErr w:type="spellEnd"/>
    </w:p>
    <w:p w14:paraId="2706AD74" w14:textId="77777777" w:rsidR="008021A9" w:rsidRDefault="008021A9" w:rsidP="008021A9">
      <w:pPr>
        <w:rPr>
          <w:sz w:val="20"/>
          <w:szCs w:val="20"/>
        </w:rPr>
      </w:pPr>
      <w:r w:rsidRPr="00BC5B0B">
        <w:rPr>
          <w:sz w:val="20"/>
          <w:szCs w:val="20"/>
        </w:rPr>
        <w:t xml:space="preserve">Innehåller basinformation om </w:t>
      </w:r>
      <w:r>
        <w:rPr>
          <w:sz w:val="20"/>
          <w:szCs w:val="20"/>
        </w:rPr>
        <w:t xml:space="preserve">ett </w:t>
      </w:r>
      <w:r w:rsidR="0005173F">
        <w:rPr>
          <w:sz w:val="20"/>
          <w:szCs w:val="20"/>
        </w:rPr>
        <w:t>dokument</w:t>
      </w:r>
    </w:p>
    <w:p w14:paraId="4638F24A" w14:textId="77777777" w:rsidR="004C1D1F" w:rsidRDefault="004C1D1F" w:rsidP="004C1D1F"/>
    <w:tbl>
      <w:tblPr>
        <w:tblStyle w:val="Tabellrutnt"/>
        <w:tblW w:w="9100" w:type="dxa"/>
        <w:tblLayout w:type="fixed"/>
        <w:tblLook w:val="04A0" w:firstRow="1" w:lastRow="0" w:firstColumn="1" w:lastColumn="0" w:noHBand="0" w:noVBand="1"/>
      </w:tblPr>
      <w:tblGrid>
        <w:gridCol w:w="2660"/>
        <w:gridCol w:w="1667"/>
        <w:gridCol w:w="3589"/>
        <w:gridCol w:w="1184"/>
      </w:tblGrid>
      <w:tr w:rsidR="004C1D1F" w14:paraId="5843B3B1" w14:textId="77777777" w:rsidTr="00020569">
        <w:trPr>
          <w:trHeight w:val="384"/>
        </w:trPr>
        <w:tc>
          <w:tcPr>
            <w:tcW w:w="2660" w:type="dxa"/>
            <w:shd w:val="clear" w:color="auto" w:fill="D9D9D9" w:themeFill="background1" w:themeFillShade="D9"/>
            <w:vAlign w:val="bottom"/>
          </w:tcPr>
          <w:p w14:paraId="11B3CEBD" w14:textId="77777777" w:rsidR="004C1D1F" w:rsidRDefault="004C1D1F" w:rsidP="00020569">
            <w:pPr>
              <w:rPr>
                <w:b/>
              </w:rPr>
            </w:pPr>
            <w:r>
              <w:rPr>
                <w:b/>
              </w:rPr>
              <w:t>Namn</w:t>
            </w:r>
          </w:p>
        </w:tc>
        <w:tc>
          <w:tcPr>
            <w:tcW w:w="1667" w:type="dxa"/>
            <w:shd w:val="clear" w:color="auto" w:fill="D9D9D9" w:themeFill="background1" w:themeFillShade="D9"/>
            <w:vAlign w:val="bottom"/>
          </w:tcPr>
          <w:p w14:paraId="3A0ED192" w14:textId="77777777" w:rsidR="004C1D1F" w:rsidRDefault="004C1D1F" w:rsidP="00020569">
            <w:pPr>
              <w:rPr>
                <w:b/>
              </w:rPr>
            </w:pPr>
            <w:proofErr w:type="spellStart"/>
            <w:r>
              <w:rPr>
                <w:b/>
              </w:rPr>
              <w:t>Datatyp</w:t>
            </w:r>
            <w:proofErr w:type="spellEnd"/>
          </w:p>
        </w:tc>
        <w:tc>
          <w:tcPr>
            <w:tcW w:w="3589" w:type="dxa"/>
            <w:shd w:val="clear" w:color="auto" w:fill="D9D9D9" w:themeFill="background1" w:themeFillShade="D9"/>
            <w:vAlign w:val="bottom"/>
          </w:tcPr>
          <w:p w14:paraId="658AAE9F" w14:textId="77777777" w:rsidR="004C1D1F" w:rsidRDefault="004C1D1F" w:rsidP="00020569">
            <w:pPr>
              <w:rPr>
                <w:b/>
              </w:rPr>
            </w:pPr>
            <w:r>
              <w:rPr>
                <w:b/>
              </w:rPr>
              <w:t>Beskrivning</w:t>
            </w:r>
          </w:p>
        </w:tc>
        <w:tc>
          <w:tcPr>
            <w:tcW w:w="1184" w:type="dxa"/>
            <w:shd w:val="clear" w:color="auto" w:fill="D9D9D9" w:themeFill="background1" w:themeFillShade="D9"/>
            <w:vAlign w:val="bottom"/>
          </w:tcPr>
          <w:p w14:paraId="1459E8C6" w14:textId="77777777" w:rsidR="004C1D1F" w:rsidRDefault="004C1D1F" w:rsidP="00020569">
            <w:pPr>
              <w:rPr>
                <w:b/>
              </w:rPr>
            </w:pPr>
            <w:r>
              <w:rPr>
                <w:b/>
              </w:rPr>
              <w:t>Kardinalitet</w:t>
            </w:r>
          </w:p>
        </w:tc>
      </w:tr>
      <w:tr w:rsidR="004C1D1F" w14:paraId="74C5FABB" w14:textId="77777777" w:rsidTr="00020569">
        <w:tc>
          <w:tcPr>
            <w:tcW w:w="2660" w:type="dxa"/>
          </w:tcPr>
          <w:p w14:paraId="38517D3F"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w:t>
            </w:r>
            <w:r>
              <w:rPr>
                <w:rFonts w:ascii="Times New Roman" w:eastAsia="Times New Roman" w:hAnsi="Times New Roman" w:cs="Times New Roman"/>
                <w:sz w:val="20"/>
                <w:szCs w:val="20"/>
              </w:rPr>
              <w:t>Id</w:t>
            </w:r>
            <w:proofErr w:type="spellEnd"/>
          </w:p>
        </w:tc>
        <w:tc>
          <w:tcPr>
            <w:tcW w:w="1667" w:type="dxa"/>
          </w:tcPr>
          <w:p w14:paraId="293E9B9A" w14:textId="77777777" w:rsidR="004C1D1F" w:rsidRPr="0028563A" w:rsidRDefault="004C1D1F" w:rsidP="00020569">
            <w:pPr>
              <w:pStyle w:val="TableParagraph"/>
              <w:spacing w:line="226" w:lineRule="exact"/>
              <w:rPr>
                <w:rFonts w:ascii="Times New Roman" w:eastAsia="Times New Roman" w:hAnsi="Times New Roman" w:cs="Times New Roman"/>
                <w:sz w:val="20"/>
                <w:szCs w:val="20"/>
              </w:rPr>
            </w:pPr>
            <w:r>
              <w:rPr>
                <w:rFonts w:ascii="Times New Roman" w:eastAsia="Times New Roman" w:hAnsi="Times New Roman" w:cs="Times New Roman"/>
                <w:sz w:val="20"/>
                <w:szCs w:val="20"/>
              </w:rPr>
              <w:t>string</w:t>
            </w:r>
          </w:p>
        </w:tc>
        <w:tc>
          <w:tcPr>
            <w:tcW w:w="3589" w:type="dxa"/>
          </w:tcPr>
          <w:p w14:paraId="61E421E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Dokumentets identitet som är unik inom källsystemet</w:t>
            </w:r>
          </w:p>
          <w:p w14:paraId="07F4CB20" w14:textId="77777777" w:rsidR="004C1D1F" w:rsidRPr="0079760A"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55212CF1"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607F1527" w14:textId="77777777" w:rsidTr="00020569">
        <w:tc>
          <w:tcPr>
            <w:tcW w:w="2660" w:type="dxa"/>
          </w:tcPr>
          <w:p w14:paraId="6A30C853"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sourceSystem</w:t>
            </w:r>
            <w:r w:rsidR="0074581C">
              <w:rPr>
                <w:rFonts w:ascii="Times New Roman" w:eastAsia="Times New Roman" w:hAnsi="Times New Roman" w:cs="Times New Roman"/>
                <w:sz w:val="20"/>
                <w:szCs w:val="20"/>
              </w:rPr>
              <w:t>HSAid</w:t>
            </w:r>
            <w:proofErr w:type="spellEnd"/>
          </w:p>
        </w:tc>
        <w:tc>
          <w:tcPr>
            <w:tcW w:w="1667" w:type="dxa"/>
          </w:tcPr>
          <w:p w14:paraId="6C8203AC" w14:textId="77777777" w:rsidR="004C1D1F" w:rsidRDefault="004C1D1F" w:rsidP="00020569">
            <w:pPr>
              <w:pStyle w:val="TableParagraph"/>
              <w:spacing w:line="226" w:lineRule="exact"/>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HSAidType</w:t>
            </w:r>
            <w:proofErr w:type="spellEnd"/>
          </w:p>
        </w:tc>
        <w:tc>
          <w:tcPr>
            <w:tcW w:w="3589" w:type="dxa"/>
          </w:tcPr>
          <w:p w14:paraId="52D3D06C"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97220C">
              <w:rPr>
                <w:rFonts w:ascii="Times New Roman" w:eastAsia="Times New Roman" w:hAnsi="Times New Roman" w:cs="Times New Roman"/>
                <w:sz w:val="20"/>
                <w:szCs w:val="20"/>
              </w:rPr>
              <w:t>HSAid</w:t>
            </w:r>
            <w:proofErr w:type="spellEnd"/>
            <w:r w:rsidRPr="0097220C">
              <w:rPr>
                <w:rFonts w:ascii="Times New Roman" w:eastAsia="Times New Roman" w:hAnsi="Times New Roman" w:cs="Times New Roman"/>
                <w:sz w:val="20"/>
                <w:szCs w:val="20"/>
              </w:rPr>
              <w:t xml:space="preserve"> för det system som dokumentet är skapat i.</w:t>
            </w:r>
          </w:p>
        </w:tc>
        <w:tc>
          <w:tcPr>
            <w:tcW w:w="1184" w:type="dxa"/>
          </w:tcPr>
          <w:p w14:paraId="22EFB1A7"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56B37181" w14:textId="77777777" w:rsidTr="00020569">
        <w:trPr>
          <w:trHeight w:val="561"/>
        </w:trPr>
        <w:tc>
          <w:tcPr>
            <w:tcW w:w="2660" w:type="dxa"/>
          </w:tcPr>
          <w:p w14:paraId="065B6FEF"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documentTitle</w:t>
            </w:r>
            <w:proofErr w:type="spellEnd"/>
          </w:p>
          <w:p w14:paraId="7CE1D37A"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7E7ADD3D"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r>
              <w:rPr>
                <w:rFonts w:ascii="Times New Roman" w:eastAsia="Times New Roman" w:hAnsi="Times New Roman" w:cs="Times New Roman"/>
                <w:sz w:val="20"/>
                <w:szCs w:val="20"/>
              </w:rPr>
              <w:t>string</w:t>
            </w:r>
          </w:p>
        </w:tc>
        <w:tc>
          <w:tcPr>
            <w:tcW w:w="3589" w:type="dxa"/>
          </w:tcPr>
          <w:p w14:paraId="4A8658FB"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8F5E89">
              <w:rPr>
                <w:rFonts w:ascii="Times New Roman" w:eastAsia="Times New Roman" w:hAnsi="Times New Roman" w:cs="Times New Roman"/>
                <w:sz w:val="20"/>
                <w:szCs w:val="20"/>
              </w:rPr>
              <w:t>Titel som beskriver den information som sänds i dokumentet.</w:t>
            </w:r>
          </w:p>
        </w:tc>
        <w:tc>
          <w:tcPr>
            <w:tcW w:w="1184" w:type="dxa"/>
          </w:tcPr>
          <w:p w14:paraId="1F107DB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4F439792" w14:textId="77777777" w:rsidTr="00020569">
        <w:tc>
          <w:tcPr>
            <w:tcW w:w="2660" w:type="dxa"/>
          </w:tcPr>
          <w:p w14:paraId="3D163928"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t>documentTime</w:t>
            </w:r>
            <w:proofErr w:type="spellEnd"/>
          </w:p>
          <w:p w14:paraId="189B7E76"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204F40EC" w14:textId="77777777" w:rsidR="004C1D1F" w:rsidRPr="00BC5B0B" w:rsidRDefault="004C1D1F" w:rsidP="00020569">
            <w:pPr>
              <w:pStyle w:val="TableParagraph"/>
              <w:spacing w:line="226" w:lineRule="exact"/>
              <w:rPr>
                <w:rFonts w:ascii="Times New Roman" w:eastAsia="Times New Roman" w:hAnsi="Times New Roman" w:cs="Times New Roman"/>
                <w:spacing w:val="-1"/>
                <w:sz w:val="20"/>
                <w:szCs w:val="20"/>
              </w:rPr>
            </w:pPr>
            <w:proofErr w:type="spellStart"/>
            <w:r w:rsidRPr="000A0B70">
              <w:rPr>
                <w:rFonts w:ascii="Times New Roman" w:eastAsia="Times New Roman" w:hAnsi="Times New Roman" w:cs="Times New Roman"/>
                <w:sz w:val="20"/>
                <w:szCs w:val="20"/>
              </w:rPr>
              <w:t>TimeStampTyp</w:t>
            </w:r>
            <w:r>
              <w:rPr>
                <w:rFonts w:ascii="Times New Roman" w:eastAsia="Times New Roman" w:hAnsi="Times New Roman" w:cs="Times New Roman"/>
                <w:sz w:val="20"/>
                <w:szCs w:val="20"/>
              </w:rPr>
              <w:t>e</w:t>
            </w:r>
            <w:proofErr w:type="spellEnd"/>
          </w:p>
        </w:tc>
        <w:tc>
          <w:tcPr>
            <w:tcW w:w="3589" w:type="dxa"/>
          </w:tcPr>
          <w:p w14:paraId="1B7A5F3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Tidpunkt då dokumentet skapades</w:t>
            </w:r>
          </w:p>
          <w:p w14:paraId="40A3DE1B" w14:textId="77777777" w:rsidR="004C1D1F" w:rsidRPr="0028563A" w:rsidRDefault="004C1D1F" w:rsidP="00020569">
            <w:pPr>
              <w:pStyle w:val="TableParagraph"/>
              <w:spacing w:line="229" w:lineRule="exact"/>
              <w:ind w:left="102"/>
              <w:rPr>
                <w:rFonts w:ascii="Times New Roman" w:eastAsia="Times New Roman" w:hAnsi="Times New Roman" w:cs="Times New Roman"/>
                <w:spacing w:val="-1"/>
                <w:sz w:val="20"/>
                <w:szCs w:val="20"/>
              </w:rPr>
            </w:pPr>
          </w:p>
        </w:tc>
        <w:tc>
          <w:tcPr>
            <w:tcW w:w="1184" w:type="dxa"/>
          </w:tcPr>
          <w:p w14:paraId="698C87D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B6407B5" w14:textId="77777777" w:rsidTr="00020569">
        <w:tc>
          <w:tcPr>
            <w:tcW w:w="2660" w:type="dxa"/>
          </w:tcPr>
          <w:p w14:paraId="6F1AA7C9"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w:t>
            </w:r>
            <w:proofErr w:type="spellEnd"/>
          </w:p>
        </w:tc>
        <w:tc>
          <w:tcPr>
            <w:tcW w:w="1667" w:type="dxa"/>
          </w:tcPr>
          <w:p w14:paraId="6CA3AB80" w14:textId="77777777" w:rsidR="004C1D1F" w:rsidRPr="000A0B70" w:rsidRDefault="004C1D1F" w:rsidP="00020569">
            <w:pPr>
              <w:pStyle w:val="TableParagraph"/>
              <w:spacing w:line="226"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PatientIdType</w:t>
            </w:r>
            <w:proofErr w:type="spellEnd"/>
          </w:p>
        </w:tc>
        <w:tc>
          <w:tcPr>
            <w:tcW w:w="3589" w:type="dxa"/>
          </w:tcPr>
          <w:p w14:paraId="5DF7337A" w14:textId="77777777" w:rsidR="004C1D1F"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t>Id för patienten.</w:t>
            </w:r>
            <w:r>
              <w:rPr>
                <w:rFonts w:ascii="Times New Roman" w:eastAsia="Times New Roman" w:hAnsi="Times New Roman" w:cs="Times New Roman"/>
                <w:sz w:val="20"/>
                <w:szCs w:val="20"/>
              </w:rPr>
              <w:t xml:space="preserve"> Skall anges mer 12 tecken utan avskiljare.</w:t>
            </w:r>
          </w:p>
          <w:p w14:paraId="6F7EB166" w14:textId="77777777" w:rsidR="004C1D1F" w:rsidRPr="00F87D00" w:rsidRDefault="004C1D1F" w:rsidP="00020569">
            <w:pPr>
              <w:pStyle w:val="TableParagraph"/>
              <w:spacing w:line="226" w:lineRule="exact"/>
              <w:ind w:left="102"/>
              <w:rPr>
                <w:rFonts w:ascii="Times New Roman" w:eastAsia="Times New Roman" w:hAnsi="Times New Roman" w:cs="Times New Roman"/>
                <w:sz w:val="20"/>
                <w:szCs w:val="20"/>
              </w:rPr>
            </w:pPr>
            <w:r w:rsidRPr="00F87D00">
              <w:rPr>
                <w:rFonts w:ascii="Times New Roman" w:eastAsia="Times New Roman" w:hAnsi="Times New Roman" w:cs="Times New Roman"/>
                <w:sz w:val="20"/>
                <w:szCs w:val="20"/>
              </w:rPr>
              <w:br/>
            </w:r>
            <w:proofErr w:type="spellStart"/>
            <w:proofErr w:type="gramStart"/>
            <w:r w:rsidRPr="00F87D00">
              <w:rPr>
                <w:rFonts w:ascii="Times New Roman" w:eastAsia="Times New Roman" w:hAnsi="Times New Roman" w:cs="Times New Roman"/>
                <w:sz w:val="20"/>
                <w:szCs w:val="20"/>
              </w:rPr>
              <w:t>value</w:t>
            </w:r>
            <w:proofErr w:type="spellEnd"/>
            <w:r w:rsidRPr="00F87D00">
              <w:rPr>
                <w:rFonts w:ascii="Times New Roman" w:eastAsia="Times New Roman" w:hAnsi="Times New Roman" w:cs="Times New Roman"/>
                <w:sz w:val="20"/>
                <w:szCs w:val="20"/>
              </w:rPr>
              <w:t xml:space="preserve"> sätts till patientens identifierare.</w:t>
            </w:r>
            <w:proofErr w:type="gramEnd"/>
            <w:r w:rsidRPr="00F87D00">
              <w:rPr>
                <w:rFonts w:ascii="Times New Roman" w:eastAsia="Times New Roman" w:hAnsi="Times New Roman" w:cs="Times New Roman"/>
                <w:sz w:val="20"/>
                <w:szCs w:val="20"/>
              </w:rPr>
              <w:br/>
            </w:r>
            <w:proofErr w:type="spellStart"/>
            <w:r w:rsidRPr="00F87D00">
              <w:rPr>
                <w:rFonts w:ascii="Times New Roman" w:eastAsia="Times New Roman" w:hAnsi="Times New Roman" w:cs="Times New Roman"/>
                <w:sz w:val="20"/>
                <w:szCs w:val="20"/>
              </w:rPr>
              <w:t>Type</w:t>
            </w:r>
            <w:proofErr w:type="spellEnd"/>
            <w:r w:rsidRPr="00F87D00">
              <w:rPr>
                <w:rFonts w:ascii="Times New Roman" w:eastAsia="Times New Roman" w:hAnsi="Times New Roman" w:cs="Times New Roman"/>
                <w:sz w:val="20"/>
                <w:szCs w:val="20"/>
              </w:rPr>
              <w:t xml:space="preserve"> sätts till OID för typ av identifierare. </w:t>
            </w:r>
            <w:r w:rsidRPr="00F87D00">
              <w:rPr>
                <w:rFonts w:ascii="Times New Roman" w:eastAsia="Times New Roman" w:hAnsi="Times New Roman" w:cs="Times New Roman"/>
                <w:sz w:val="20"/>
                <w:szCs w:val="20"/>
              </w:rPr>
              <w:br/>
              <w:t xml:space="preserve">För personnummer ska Skatteverkets </w:t>
            </w:r>
            <w:r w:rsidRPr="00F87D00">
              <w:rPr>
                <w:rFonts w:ascii="Times New Roman" w:eastAsia="Times New Roman" w:hAnsi="Times New Roman" w:cs="Times New Roman"/>
                <w:sz w:val="20"/>
                <w:szCs w:val="20"/>
              </w:rPr>
              <w:lastRenderedPageBreak/>
              <w:t>personnummer (1.2.752.129.2.1.3.1).</w:t>
            </w:r>
            <w:r w:rsidRPr="00F87D00">
              <w:rPr>
                <w:rFonts w:ascii="Times New Roman" w:eastAsia="Times New Roman" w:hAnsi="Times New Roman" w:cs="Times New Roman"/>
                <w:sz w:val="20"/>
                <w:szCs w:val="20"/>
              </w:rPr>
              <w:br/>
              <w:t>För samordningsnummer ska Skatteverkets samordningsnummer (1.2.752.129.2.1.3.3).</w:t>
            </w:r>
            <w:r w:rsidRPr="00F87D00">
              <w:rPr>
                <w:rFonts w:ascii="Times New Roman" w:eastAsia="Times New Roman" w:hAnsi="Times New Roman" w:cs="Times New Roman"/>
                <w:sz w:val="20"/>
                <w:szCs w:val="20"/>
              </w:rPr>
              <w:br/>
              <w:t>För reservnummer används lokalt definierade reservnummet, exempelvis SLL reservnummer (1.2.752.</w:t>
            </w:r>
            <w:proofErr w:type="gramStart"/>
            <w:r w:rsidRPr="00F87D00">
              <w:rPr>
                <w:rFonts w:ascii="Times New Roman" w:eastAsia="Times New Roman" w:hAnsi="Times New Roman" w:cs="Times New Roman"/>
                <w:sz w:val="20"/>
                <w:szCs w:val="20"/>
              </w:rPr>
              <w:t>97.3.1</w:t>
            </w:r>
            <w:proofErr w:type="gramEnd"/>
            <w:r w:rsidRPr="00F87D00">
              <w:rPr>
                <w:rFonts w:ascii="Times New Roman" w:eastAsia="Times New Roman" w:hAnsi="Times New Roman" w:cs="Times New Roman"/>
                <w:sz w:val="20"/>
                <w:szCs w:val="20"/>
              </w:rPr>
              <w:t>.3)</w:t>
            </w:r>
          </w:p>
          <w:p w14:paraId="6A688D57"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p>
        </w:tc>
        <w:tc>
          <w:tcPr>
            <w:tcW w:w="1184" w:type="dxa"/>
          </w:tcPr>
          <w:p w14:paraId="4803230A" w14:textId="77777777" w:rsidR="004C1D1F" w:rsidRPr="00BC5B0B" w:rsidRDefault="004C1D1F" w:rsidP="0002056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1</w:t>
            </w:r>
            <w:proofErr w:type="gramStart"/>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w:t>
            </w:r>
          </w:p>
        </w:tc>
      </w:tr>
      <w:tr w:rsidR="004C1D1F" w14:paraId="62C19C11" w14:textId="77777777" w:rsidTr="00020569">
        <w:tc>
          <w:tcPr>
            <w:tcW w:w="2660" w:type="dxa"/>
          </w:tcPr>
          <w:p w14:paraId="078872C4"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roofErr w:type="spellStart"/>
            <w:r w:rsidRPr="00BC5B0B">
              <w:rPr>
                <w:rFonts w:ascii="Times New Roman" w:eastAsia="Times New Roman" w:hAnsi="Times New Roman" w:cs="Times New Roman"/>
                <w:sz w:val="20"/>
                <w:szCs w:val="20"/>
              </w:rPr>
              <w:lastRenderedPageBreak/>
              <w:t>author</w:t>
            </w:r>
            <w:proofErr w:type="spellEnd"/>
          </w:p>
          <w:p w14:paraId="18A76BAC"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667" w:type="dxa"/>
          </w:tcPr>
          <w:p w14:paraId="69DA6E3D" w14:textId="77777777" w:rsidR="004C1D1F" w:rsidRPr="00BC5B0B" w:rsidRDefault="004C1D1F" w:rsidP="00020569">
            <w:pPr>
              <w:pStyle w:val="TableParagraph"/>
              <w:spacing w:line="229" w:lineRule="exact"/>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w:t>
            </w:r>
            <w:r w:rsidRPr="00BC5B0B">
              <w:rPr>
                <w:rFonts w:ascii="Times New Roman" w:eastAsia="Times New Roman" w:hAnsi="Times New Roman" w:cs="Times New Roman"/>
                <w:sz w:val="20"/>
                <w:szCs w:val="20"/>
              </w:rPr>
              <w:t>uthorType</w:t>
            </w:r>
            <w:proofErr w:type="spellEnd"/>
          </w:p>
          <w:p w14:paraId="7BC4024F"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29997CF9" w14:textId="77777777" w:rsidR="004C1D1F" w:rsidRPr="008F5E89" w:rsidRDefault="004C1D1F" w:rsidP="00020569">
            <w:pPr>
              <w:pStyle w:val="TableParagraph"/>
              <w:spacing w:line="226"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den hälso- och sjukvårdsperson som skapat informationen i dokumentet, nedan kallas författare.</w:t>
            </w:r>
          </w:p>
          <w:p w14:paraId="005C221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1184" w:type="dxa"/>
          </w:tcPr>
          <w:p w14:paraId="6993B632"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01AAD720" w14:textId="77777777" w:rsidTr="00020569">
        <w:tc>
          <w:tcPr>
            <w:tcW w:w="2660" w:type="dxa"/>
          </w:tcPr>
          <w:p w14:paraId="388D22B9"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lang w:val="en-US"/>
              </w:rPr>
            </w:pPr>
            <w:proofErr w:type="spellStart"/>
            <w:r w:rsidRPr="00240DAB">
              <w:rPr>
                <w:rFonts w:ascii="Times New Roman" w:eastAsia="Times New Roman" w:hAnsi="Times New Roman" w:cs="Times New Roman"/>
                <w:sz w:val="20"/>
                <w:szCs w:val="20"/>
                <w:lang w:val="en-US"/>
              </w:rPr>
              <w:t>legalAuthenticator</w:t>
            </w:r>
            <w:proofErr w:type="spellEnd"/>
          </w:p>
        </w:tc>
        <w:tc>
          <w:tcPr>
            <w:tcW w:w="1667" w:type="dxa"/>
          </w:tcPr>
          <w:p w14:paraId="1979F84A" w14:textId="77777777" w:rsidR="004C1D1F" w:rsidRPr="00240DAB" w:rsidRDefault="004C1D1F" w:rsidP="00020569">
            <w:pPr>
              <w:pStyle w:val="TableParagraph"/>
              <w:spacing w:line="226" w:lineRule="exact"/>
              <w:ind w:left="102"/>
              <w:rPr>
                <w:rFonts w:ascii="Times New Roman" w:eastAsia="Times New Roman" w:hAnsi="Times New Roman" w:cs="Times New Roman"/>
                <w:spacing w:val="-1"/>
                <w:sz w:val="20"/>
                <w:szCs w:val="20"/>
                <w:lang w:val="en-US"/>
              </w:rPr>
            </w:pPr>
            <w:proofErr w:type="spellStart"/>
            <w:r w:rsidRPr="0028563A">
              <w:rPr>
                <w:rFonts w:ascii="Times New Roman" w:eastAsia="Times New Roman" w:hAnsi="Times New Roman" w:cs="Times New Roman"/>
                <w:spacing w:val="-1"/>
                <w:sz w:val="20"/>
                <w:szCs w:val="20"/>
                <w:lang w:val="en-US"/>
              </w:rPr>
              <w:t>LegalAuthenticatorType</w:t>
            </w:r>
            <w:proofErr w:type="spellEnd"/>
          </w:p>
        </w:tc>
        <w:tc>
          <w:tcPr>
            <w:tcW w:w="3589" w:type="dxa"/>
          </w:tcPr>
          <w:p w14:paraId="7736E3A1"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8F5E89">
              <w:rPr>
                <w:rFonts w:ascii="Times New Roman" w:eastAsia="Times New Roman" w:hAnsi="Times New Roman" w:cs="Times New Roman"/>
                <w:sz w:val="20"/>
                <w:szCs w:val="20"/>
              </w:rPr>
              <w:t>Information om vem som signerat informationen i dokumentet.</w:t>
            </w:r>
          </w:p>
          <w:p w14:paraId="0FC792E6" w14:textId="77777777" w:rsidR="004C1D1F" w:rsidRPr="00BC5B0B" w:rsidRDefault="004C1D1F" w:rsidP="00020569">
            <w:pPr>
              <w:pStyle w:val="TableParagraph"/>
              <w:spacing w:line="229" w:lineRule="exact"/>
              <w:ind w:left="102"/>
              <w:rPr>
                <w:rFonts w:ascii="Times New Roman" w:eastAsia="Times New Roman" w:hAnsi="Times New Roman" w:cs="Times New Roman"/>
                <w:sz w:val="20"/>
                <w:szCs w:val="20"/>
              </w:rPr>
            </w:pPr>
          </w:p>
          <w:p w14:paraId="765B3B52"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24FFBAB7"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0</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4C1D1F" w14:paraId="3C478C0F" w14:textId="77777777" w:rsidTr="00020569">
        <w:tc>
          <w:tcPr>
            <w:tcW w:w="2660" w:type="dxa"/>
          </w:tcPr>
          <w:p w14:paraId="120B9589" w14:textId="77777777" w:rsidR="004C1D1F" w:rsidRPr="00E74D83" w:rsidRDefault="004C1D1F" w:rsidP="00020569">
            <w:pPr>
              <w:spacing w:line="229" w:lineRule="exact"/>
              <w:ind w:left="102"/>
              <w:rPr>
                <w:sz w:val="20"/>
                <w:szCs w:val="20"/>
              </w:rPr>
            </w:pPr>
            <w:proofErr w:type="spellStart"/>
            <w:r w:rsidRPr="0079760A">
              <w:rPr>
                <w:spacing w:val="-1"/>
                <w:sz w:val="20"/>
                <w:szCs w:val="20"/>
                <w:lang w:eastAsia="en-US"/>
              </w:rPr>
              <w:t>approvedForPatient</w:t>
            </w:r>
            <w:proofErr w:type="spellEnd"/>
          </w:p>
          <w:p w14:paraId="61745102" w14:textId="77777777" w:rsidR="004C1D1F" w:rsidRPr="00240DAB" w:rsidRDefault="004C1D1F" w:rsidP="00020569">
            <w:pPr>
              <w:pStyle w:val="TableParagraph"/>
              <w:spacing w:line="229" w:lineRule="exact"/>
              <w:ind w:left="102"/>
              <w:rPr>
                <w:rFonts w:ascii="Times New Roman" w:eastAsia="Times New Roman" w:hAnsi="Times New Roman" w:cs="Times New Roman"/>
                <w:sz w:val="20"/>
                <w:szCs w:val="20"/>
              </w:rPr>
            </w:pPr>
          </w:p>
        </w:tc>
        <w:tc>
          <w:tcPr>
            <w:tcW w:w="1667" w:type="dxa"/>
          </w:tcPr>
          <w:p w14:paraId="465498F6"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proofErr w:type="spellStart"/>
            <w:r w:rsidRPr="0028563A">
              <w:rPr>
                <w:rFonts w:ascii="Times New Roman" w:eastAsia="Times New Roman" w:hAnsi="Times New Roman" w:cs="Times New Roman"/>
                <w:spacing w:val="-1"/>
                <w:sz w:val="20"/>
                <w:szCs w:val="20"/>
              </w:rPr>
              <w:t>boolean</w:t>
            </w:r>
            <w:proofErr w:type="spellEnd"/>
          </w:p>
          <w:p w14:paraId="367CEA09"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c>
          <w:tcPr>
            <w:tcW w:w="3589" w:type="dxa"/>
          </w:tcPr>
          <w:p w14:paraId="712B3ED9" w14:textId="77777777" w:rsidR="004C1D1F" w:rsidRPr="008F5E89" w:rsidRDefault="004C1D1F" w:rsidP="00020569">
            <w:pPr>
              <w:pStyle w:val="TableParagraph"/>
              <w:spacing w:line="229" w:lineRule="exact"/>
              <w:ind w:left="102"/>
              <w:rPr>
                <w:rFonts w:ascii="Times New Roman" w:eastAsia="Times New Roman" w:hAnsi="Times New Roman" w:cs="Times New Roman"/>
                <w:sz w:val="20"/>
                <w:szCs w:val="20"/>
              </w:rPr>
            </w:pPr>
            <w:r w:rsidRPr="006B1876">
              <w:rPr>
                <w:rFonts w:ascii="Times New Roman" w:eastAsia="Times New Roman" w:hAnsi="Times New Roman" w:cs="Times New Roman"/>
                <w:sz w:val="20"/>
                <w:szCs w:val="20"/>
              </w:rPr>
              <w:t xml:space="preserve">Anger om information får delas till patient. Värdet sätts i sådant fall till </w:t>
            </w:r>
            <w:proofErr w:type="spellStart"/>
            <w:r w:rsidRPr="006B1876">
              <w:rPr>
                <w:rFonts w:ascii="Times New Roman" w:eastAsia="Times New Roman" w:hAnsi="Times New Roman" w:cs="Times New Roman"/>
                <w:sz w:val="20"/>
                <w:szCs w:val="20"/>
              </w:rPr>
              <w:t>true</w:t>
            </w:r>
            <w:proofErr w:type="spellEnd"/>
            <w:r w:rsidRPr="006B1876">
              <w:rPr>
                <w:rFonts w:ascii="Times New Roman" w:eastAsia="Times New Roman" w:hAnsi="Times New Roman" w:cs="Times New Roman"/>
                <w:sz w:val="20"/>
                <w:szCs w:val="20"/>
              </w:rPr>
              <w:t xml:space="preserve">, i annat fall till </w:t>
            </w:r>
            <w:proofErr w:type="spellStart"/>
            <w:r w:rsidRPr="006B1876">
              <w:rPr>
                <w:rFonts w:ascii="Times New Roman" w:eastAsia="Times New Roman" w:hAnsi="Times New Roman" w:cs="Times New Roman"/>
                <w:sz w:val="20"/>
                <w:szCs w:val="20"/>
              </w:rPr>
              <w:t>false</w:t>
            </w:r>
            <w:proofErr w:type="spellEnd"/>
            <w:r w:rsidRPr="006B1876">
              <w:rPr>
                <w:rFonts w:ascii="Times New Roman" w:eastAsia="Times New Roman" w:hAnsi="Times New Roman" w:cs="Times New Roman"/>
                <w:sz w:val="20"/>
                <w:szCs w:val="20"/>
              </w:rPr>
              <w:t xml:space="preserve">. </w:t>
            </w:r>
          </w:p>
        </w:tc>
        <w:tc>
          <w:tcPr>
            <w:tcW w:w="1184" w:type="dxa"/>
          </w:tcPr>
          <w:p w14:paraId="2316F409"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p w14:paraId="429CB1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057DF83"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16264C88"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p>
          <w:p w14:paraId="5652A9C3" w14:textId="77777777" w:rsidR="004C1D1F" w:rsidRPr="00BC5B0B" w:rsidRDefault="004C1D1F" w:rsidP="00020569">
            <w:pPr>
              <w:pStyle w:val="TableParagraph"/>
              <w:spacing w:line="226" w:lineRule="exact"/>
              <w:ind w:left="102"/>
              <w:rPr>
                <w:rFonts w:ascii="Times New Roman" w:eastAsia="Times New Roman" w:hAnsi="Times New Roman" w:cs="Times New Roman"/>
                <w:spacing w:val="-1"/>
                <w:sz w:val="20"/>
                <w:szCs w:val="20"/>
              </w:rPr>
            </w:pPr>
          </w:p>
        </w:tc>
      </w:tr>
      <w:tr w:rsidR="004C1D1F" w14:paraId="3B7D4240" w14:textId="77777777" w:rsidTr="00020569">
        <w:tc>
          <w:tcPr>
            <w:tcW w:w="2660" w:type="dxa"/>
          </w:tcPr>
          <w:p w14:paraId="1FD4FCB5" w14:textId="77777777" w:rsidR="004C1D1F" w:rsidRPr="0079760A" w:rsidRDefault="004C1D1F" w:rsidP="00020569">
            <w:pPr>
              <w:spacing w:line="229" w:lineRule="exact"/>
              <w:ind w:left="102"/>
              <w:rPr>
                <w:spacing w:val="-1"/>
                <w:sz w:val="20"/>
                <w:szCs w:val="20"/>
                <w:lang w:eastAsia="en-US"/>
              </w:rPr>
            </w:pPr>
            <w:proofErr w:type="spellStart"/>
            <w:r>
              <w:rPr>
                <w:spacing w:val="-1"/>
                <w:sz w:val="20"/>
                <w:szCs w:val="20"/>
                <w:lang w:eastAsia="en-US"/>
              </w:rPr>
              <w:t>careContactId</w:t>
            </w:r>
            <w:proofErr w:type="spellEnd"/>
          </w:p>
        </w:tc>
        <w:tc>
          <w:tcPr>
            <w:tcW w:w="1667" w:type="dxa"/>
          </w:tcPr>
          <w:p w14:paraId="48EF7CC0" w14:textId="77777777" w:rsidR="004C1D1F" w:rsidRPr="0028563A"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691B927" w14:textId="77777777" w:rsidR="004C1D1F" w:rsidRPr="003B0919" w:rsidRDefault="004C1D1F" w:rsidP="00020569">
            <w:pPr>
              <w:pStyle w:val="TableParagraph"/>
              <w:spacing w:line="229"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Identitet</w:t>
            </w:r>
            <w:r w:rsidRPr="003B0919">
              <w:rPr>
                <w:rFonts w:ascii="Times New Roman" w:eastAsia="Times New Roman" w:hAnsi="Times New Roman" w:cs="Times New Roman"/>
                <w:sz w:val="20"/>
                <w:szCs w:val="20"/>
              </w:rPr>
              <w:t xml:space="preserve"> för den vård- och omsorgskontakt som föranlett den information som omfattas av dokumentet. Identiteten är unik inom källsystemet</w:t>
            </w:r>
          </w:p>
          <w:p w14:paraId="3F78DA1F" w14:textId="77777777" w:rsidR="004C1D1F" w:rsidRPr="0028563A" w:rsidRDefault="004C1D1F" w:rsidP="00020569">
            <w:pPr>
              <w:pStyle w:val="TableParagraph"/>
              <w:spacing w:line="229" w:lineRule="exact"/>
              <w:ind w:left="102"/>
              <w:rPr>
                <w:rFonts w:ascii="Times New Roman" w:eastAsia="Times New Roman" w:hAnsi="Times New Roman" w:cs="Times New Roman"/>
                <w:sz w:val="20"/>
                <w:szCs w:val="20"/>
              </w:rPr>
            </w:pPr>
          </w:p>
        </w:tc>
        <w:tc>
          <w:tcPr>
            <w:tcW w:w="1184" w:type="dxa"/>
          </w:tcPr>
          <w:p w14:paraId="1A549FA5" w14:textId="77777777" w:rsidR="004C1D1F" w:rsidRDefault="004C1D1F" w:rsidP="0002056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4F636BC3" w14:textId="77777777" w:rsidR="004C1D1F" w:rsidRDefault="004C1D1F" w:rsidP="004C1D1F">
      <w:pPr>
        <w:rPr>
          <w:b/>
        </w:rPr>
      </w:pPr>
    </w:p>
    <w:p w14:paraId="342A01DD" w14:textId="77777777" w:rsidR="008021A9" w:rsidRPr="00DB47A9" w:rsidRDefault="008021A9" w:rsidP="008021A9">
      <w:pPr>
        <w:rPr>
          <w:rFonts w:ascii="Arial" w:hAnsi="Arial" w:cs="Arial"/>
          <w:b/>
        </w:rPr>
      </w:pPr>
      <w:proofErr w:type="spellStart"/>
      <w:r>
        <w:rPr>
          <w:rFonts w:ascii="Arial" w:hAnsi="Arial" w:cs="Arial"/>
          <w:b/>
          <w:sz w:val="22"/>
          <w:szCs w:val="22"/>
        </w:rPr>
        <w:t>PatientIdType</w:t>
      </w:r>
      <w:proofErr w:type="spellEnd"/>
    </w:p>
    <w:p w14:paraId="4A9655F3" w14:textId="77777777" w:rsidR="008021A9" w:rsidRDefault="008021A9" w:rsidP="008021A9"/>
    <w:tbl>
      <w:tblPr>
        <w:tblStyle w:val="Tabellrutnt"/>
        <w:tblW w:w="9100" w:type="dxa"/>
        <w:tblLayout w:type="fixed"/>
        <w:tblLook w:val="04A0" w:firstRow="1" w:lastRow="0" w:firstColumn="1" w:lastColumn="0" w:noHBand="0" w:noVBand="1"/>
      </w:tblPr>
      <w:tblGrid>
        <w:gridCol w:w="2943"/>
        <w:gridCol w:w="1384"/>
        <w:gridCol w:w="3589"/>
        <w:gridCol w:w="1184"/>
      </w:tblGrid>
      <w:tr w:rsidR="008021A9" w14:paraId="69312399" w14:textId="77777777" w:rsidTr="008021A9">
        <w:trPr>
          <w:trHeight w:val="384"/>
        </w:trPr>
        <w:tc>
          <w:tcPr>
            <w:tcW w:w="2943" w:type="dxa"/>
            <w:shd w:val="clear" w:color="auto" w:fill="D9D9D9" w:themeFill="background1" w:themeFillShade="D9"/>
            <w:vAlign w:val="bottom"/>
          </w:tcPr>
          <w:p w14:paraId="046C1CE1" w14:textId="77777777" w:rsidR="008021A9" w:rsidRDefault="008021A9" w:rsidP="008021A9">
            <w:pPr>
              <w:rPr>
                <w:b/>
              </w:rPr>
            </w:pPr>
            <w:r>
              <w:rPr>
                <w:b/>
              </w:rPr>
              <w:t>Namn</w:t>
            </w:r>
          </w:p>
        </w:tc>
        <w:tc>
          <w:tcPr>
            <w:tcW w:w="1384" w:type="dxa"/>
            <w:shd w:val="clear" w:color="auto" w:fill="D9D9D9" w:themeFill="background1" w:themeFillShade="D9"/>
            <w:vAlign w:val="bottom"/>
          </w:tcPr>
          <w:p w14:paraId="429C8FCC"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0B455776"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E38EEE1" w14:textId="77777777" w:rsidR="008021A9" w:rsidRDefault="008021A9" w:rsidP="008021A9">
            <w:pPr>
              <w:rPr>
                <w:b/>
              </w:rPr>
            </w:pPr>
            <w:r>
              <w:rPr>
                <w:b/>
              </w:rPr>
              <w:t>Kardinalitet</w:t>
            </w:r>
          </w:p>
        </w:tc>
      </w:tr>
      <w:tr w:rsidR="008021A9" w14:paraId="4060025F" w14:textId="77777777" w:rsidTr="008021A9">
        <w:tc>
          <w:tcPr>
            <w:tcW w:w="2943" w:type="dxa"/>
          </w:tcPr>
          <w:p w14:paraId="1D2F9A26" w14:textId="64432F92" w:rsidR="008021A9" w:rsidRPr="00241FD5" w:rsidRDefault="00FD49B0" w:rsidP="008021A9">
            <w:pPr>
              <w:pStyle w:val="TableParagraph"/>
              <w:spacing w:line="229"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I</w:t>
            </w:r>
            <w:r w:rsidR="008021A9">
              <w:rPr>
                <w:rFonts w:ascii="Times New Roman" w:eastAsia="Times New Roman" w:hAnsi="Times New Roman" w:cs="Times New Roman"/>
                <w:spacing w:val="-1"/>
                <w:sz w:val="20"/>
                <w:szCs w:val="20"/>
              </w:rPr>
              <w:t>d</w:t>
            </w:r>
          </w:p>
        </w:tc>
        <w:tc>
          <w:tcPr>
            <w:tcW w:w="1384" w:type="dxa"/>
          </w:tcPr>
          <w:p w14:paraId="4639570E"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20CD9738"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Identiten</w:t>
            </w:r>
            <w:proofErr w:type="spellEnd"/>
            <w:r>
              <w:rPr>
                <w:rFonts w:ascii="Times New Roman" w:eastAsia="Times New Roman" w:hAnsi="Times New Roman" w:cs="Times New Roman"/>
                <w:sz w:val="20"/>
                <w:szCs w:val="20"/>
              </w:rPr>
              <w:t xml:space="preserve"> enligt den </w:t>
            </w:r>
            <w:proofErr w:type="gramStart"/>
            <w:r>
              <w:rPr>
                <w:rFonts w:ascii="Times New Roman" w:eastAsia="Times New Roman" w:hAnsi="Times New Roman" w:cs="Times New Roman"/>
                <w:sz w:val="20"/>
                <w:szCs w:val="20"/>
              </w:rPr>
              <w:t>identitetstyp</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type</w:t>
            </w:r>
            <w:proofErr w:type="spellEnd"/>
            <w:r>
              <w:rPr>
                <w:rFonts w:ascii="Times New Roman" w:eastAsia="Times New Roman" w:hAnsi="Times New Roman" w:cs="Times New Roman"/>
                <w:sz w:val="20"/>
                <w:szCs w:val="20"/>
              </w:rPr>
              <w:t>)</w:t>
            </w:r>
          </w:p>
          <w:p w14:paraId="0A2EFEBD"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som angivits.</w:t>
            </w:r>
            <w:proofErr w:type="gramEnd"/>
            <w:r w:rsidR="006D41EF">
              <w:rPr>
                <w:rFonts w:ascii="Times New Roman" w:eastAsia="Times New Roman" w:hAnsi="Times New Roman" w:cs="Times New Roman"/>
                <w:sz w:val="20"/>
                <w:szCs w:val="20"/>
              </w:rPr>
              <w:t xml:space="preserve"> Anges med 12 tecken utan bindestreck.</w:t>
            </w:r>
          </w:p>
        </w:tc>
        <w:tc>
          <w:tcPr>
            <w:tcW w:w="1184" w:type="dxa"/>
          </w:tcPr>
          <w:p w14:paraId="47EF3F66" w14:textId="77777777" w:rsidR="008021A9" w:rsidRPr="00BC5B0B"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8021A9" w14:paraId="3DF68105" w14:textId="77777777" w:rsidTr="008021A9">
        <w:tc>
          <w:tcPr>
            <w:tcW w:w="2943" w:type="dxa"/>
          </w:tcPr>
          <w:p w14:paraId="3E47D9F1" w14:textId="03031518" w:rsidR="008021A9" w:rsidRDefault="00FD49B0" w:rsidP="008021A9">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T</w:t>
            </w:r>
            <w:r w:rsidR="008021A9">
              <w:rPr>
                <w:rFonts w:ascii="Times New Roman" w:eastAsia="Times New Roman" w:hAnsi="Times New Roman" w:cs="Times New Roman"/>
                <w:spacing w:val="-1"/>
                <w:sz w:val="20"/>
                <w:szCs w:val="20"/>
              </w:rPr>
              <w:t>ype</w:t>
            </w:r>
            <w:proofErr w:type="spellEnd"/>
          </w:p>
        </w:tc>
        <w:tc>
          <w:tcPr>
            <w:tcW w:w="1384" w:type="dxa"/>
          </w:tcPr>
          <w:p w14:paraId="6580CDD0" w14:textId="77777777" w:rsidR="008021A9"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1964878C"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OID för typ av identifierare. </w:t>
            </w:r>
          </w:p>
          <w:p w14:paraId="40B0B750"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personnummer ska Skatteverkets personnummer (1.2.752.129.2.1.3.1).</w:t>
            </w:r>
          </w:p>
          <w:p w14:paraId="56754D68" w14:textId="77777777" w:rsidR="008021A9" w:rsidRPr="00222385"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För samordningsnummer ska Skatteverkets samordningsnummer (1.2.752.129.2.1.3.3).</w:t>
            </w:r>
          </w:p>
          <w:p w14:paraId="6D276459" w14:textId="77777777" w:rsidR="008021A9" w:rsidRDefault="008021A9" w:rsidP="008021A9">
            <w:pPr>
              <w:pStyle w:val="TableParagraph"/>
              <w:spacing w:line="226" w:lineRule="exact"/>
              <w:ind w:left="102"/>
              <w:rPr>
                <w:rFonts w:ascii="Times New Roman" w:eastAsia="Times New Roman" w:hAnsi="Times New Roman" w:cs="Times New Roman"/>
                <w:sz w:val="20"/>
                <w:szCs w:val="20"/>
              </w:rPr>
            </w:pPr>
            <w:r w:rsidRPr="00222385">
              <w:rPr>
                <w:rFonts w:ascii="Times New Roman" w:eastAsia="Times New Roman" w:hAnsi="Times New Roman" w:cs="Times New Roman"/>
                <w:sz w:val="20"/>
                <w:szCs w:val="20"/>
              </w:rPr>
              <w:t xml:space="preserve">För reservnummer används lokalt </w:t>
            </w:r>
            <w:r>
              <w:rPr>
                <w:rFonts w:ascii="Times New Roman" w:eastAsia="Times New Roman" w:hAnsi="Times New Roman" w:cs="Times New Roman"/>
                <w:sz w:val="20"/>
                <w:szCs w:val="20"/>
              </w:rPr>
              <w:t>definierade reservnummer</w:t>
            </w:r>
            <w:r w:rsidRPr="00222385">
              <w:rPr>
                <w:rFonts w:ascii="Times New Roman" w:eastAsia="Times New Roman" w:hAnsi="Times New Roman" w:cs="Times New Roman"/>
                <w:sz w:val="20"/>
                <w:szCs w:val="20"/>
              </w:rPr>
              <w:t>, exempelvis SLL reservnummer (1.2.752.</w:t>
            </w:r>
            <w:proofErr w:type="gramStart"/>
            <w:r w:rsidRPr="00222385">
              <w:rPr>
                <w:rFonts w:ascii="Times New Roman" w:eastAsia="Times New Roman" w:hAnsi="Times New Roman" w:cs="Times New Roman"/>
                <w:sz w:val="20"/>
                <w:szCs w:val="20"/>
              </w:rPr>
              <w:t>97.3.1</w:t>
            </w:r>
            <w:proofErr w:type="gramEnd"/>
            <w:r w:rsidRPr="00222385">
              <w:rPr>
                <w:rFonts w:ascii="Times New Roman" w:eastAsia="Times New Roman" w:hAnsi="Times New Roman" w:cs="Times New Roman"/>
                <w:sz w:val="20"/>
                <w:szCs w:val="20"/>
              </w:rPr>
              <w:t>.3)</w:t>
            </w:r>
          </w:p>
        </w:tc>
        <w:tc>
          <w:tcPr>
            <w:tcW w:w="1184" w:type="dxa"/>
          </w:tcPr>
          <w:p w14:paraId="1B4194CF" w14:textId="77777777" w:rsidR="008021A9" w:rsidRPr="00BC5B0B" w:rsidRDefault="008021A9" w:rsidP="008021A9">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4C08305" w14:textId="77777777" w:rsidR="008021A9" w:rsidRDefault="008021A9" w:rsidP="008021A9">
      <w:pPr>
        <w:rPr>
          <w:rFonts w:ascii="Arial" w:hAnsi="Arial" w:cs="Arial"/>
          <w:b/>
          <w:sz w:val="22"/>
          <w:szCs w:val="22"/>
        </w:rPr>
      </w:pPr>
    </w:p>
    <w:p w14:paraId="586F275D" w14:textId="77777777" w:rsidR="000741B7" w:rsidRDefault="000741B7" w:rsidP="008021A9">
      <w:pPr>
        <w:rPr>
          <w:rFonts w:ascii="Arial" w:hAnsi="Arial" w:cs="Arial"/>
          <w:b/>
          <w:sz w:val="22"/>
          <w:szCs w:val="22"/>
        </w:rPr>
      </w:pPr>
      <w:proofErr w:type="spellStart"/>
      <w:r>
        <w:rPr>
          <w:rFonts w:ascii="Arial" w:hAnsi="Arial" w:cs="Arial"/>
          <w:b/>
          <w:sz w:val="22"/>
          <w:szCs w:val="22"/>
        </w:rPr>
        <w:t>PQType</w:t>
      </w:r>
      <w:proofErr w:type="spellEnd"/>
    </w:p>
    <w:p w14:paraId="3B45FEBD" w14:textId="7A2364A9" w:rsidR="000741B7"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Typ som beskriver överföring av uppmätta värden (”</w:t>
      </w:r>
      <w:proofErr w:type="spellStart"/>
      <w:r>
        <w:rPr>
          <w:rFonts w:ascii="Times New Roman" w:eastAsia="Times New Roman" w:hAnsi="Times New Roman" w:cs="Times New Roman"/>
          <w:sz w:val="20"/>
          <w:szCs w:val="20"/>
        </w:rPr>
        <w:t>Physical</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Quantity</w:t>
      </w:r>
      <w:proofErr w:type="spellEnd"/>
      <w:r>
        <w:rPr>
          <w:rFonts w:ascii="Times New Roman" w:eastAsia="Times New Roman" w:hAnsi="Times New Roman" w:cs="Times New Roman"/>
          <w:sz w:val="20"/>
          <w:szCs w:val="20"/>
        </w:rPr>
        <w:t xml:space="preserve">”). </w:t>
      </w:r>
    </w:p>
    <w:p w14:paraId="3AD98EA5" w14:textId="2C5F2A48" w:rsidR="00BB7213" w:rsidRDefault="00BB7213" w:rsidP="000741B7">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Tillåtna värden för ”</w:t>
      </w:r>
      <w:proofErr w:type="spellStart"/>
      <w:r>
        <w:rPr>
          <w:rFonts w:ascii="Times New Roman" w:eastAsia="Times New Roman" w:hAnsi="Times New Roman" w:cs="Times New Roman"/>
          <w:sz w:val="20"/>
          <w:szCs w:val="20"/>
        </w:rPr>
        <w:t>unit</w:t>
      </w:r>
      <w:proofErr w:type="spellEnd"/>
      <w:r>
        <w:rPr>
          <w:rFonts w:ascii="Times New Roman" w:eastAsia="Times New Roman" w:hAnsi="Times New Roman" w:cs="Times New Roman"/>
          <w:sz w:val="20"/>
          <w:szCs w:val="20"/>
        </w:rPr>
        <w:t xml:space="preserve">” bestäms av </w:t>
      </w:r>
      <w:hyperlink r:id="rId17" w:anchor="section-Derived-Unit-Atoms" w:history="1">
        <w:r w:rsidR="007451A5" w:rsidRPr="00734A99">
          <w:rPr>
            <w:rStyle w:val="Hyperlnk"/>
            <w:rFonts w:ascii="Times New Roman" w:eastAsia="Times New Roman" w:hAnsi="Times New Roman" w:cs="Times New Roman"/>
            <w:sz w:val="20"/>
            <w:szCs w:val="20"/>
          </w:rPr>
          <w:t>http://unitsofmeasure.org/ucum.html#section-Derived-Unit-Atoms</w:t>
        </w:r>
      </w:hyperlink>
      <w:r>
        <w:rPr>
          <w:rFonts w:ascii="Times New Roman" w:eastAsia="Times New Roman" w:hAnsi="Times New Roman" w:cs="Times New Roman"/>
          <w:sz w:val="20"/>
          <w:szCs w:val="20"/>
        </w:rPr>
        <w:t>.</w:t>
      </w:r>
      <w:r w:rsidR="007451A5">
        <w:rPr>
          <w:rFonts w:ascii="Times New Roman" w:eastAsia="Times New Roman" w:hAnsi="Times New Roman" w:cs="Times New Roman"/>
          <w:sz w:val="20"/>
          <w:szCs w:val="20"/>
        </w:rPr>
        <w:t xml:space="preserve"> Dimension ska preciseras av fältregel vid tillämpning</w:t>
      </w:r>
      <w:r w:rsidR="00025766">
        <w:rPr>
          <w:rFonts w:ascii="Times New Roman" w:eastAsia="Times New Roman" w:hAnsi="Times New Roman" w:cs="Times New Roman"/>
          <w:sz w:val="20"/>
          <w:szCs w:val="20"/>
        </w:rPr>
        <w:t xml:space="preserve"> (ex. ”Massa”)</w:t>
      </w:r>
      <w:r w:rsidR="007451A5">
        <w:rPr>
          <w:rFonts w:ascii="Times New Roman" w:eastAsia="Times New Roman" w:hAnsi="Times New Roman" w:cs="Times New Roman"/>
          <w:sz w:val="20"/>
          <w:szCs w:val="20"/>
        </w:rPr>
        <w:t>.</w:t>
      </w:r>
      <w:r w:rsidR="00F766C8">
        <w:rPr>
          <w:rFonts w:ascii="Times New Roman" w:eastAsia="Times New Roman" w:hAnsi="Times New Roman" w:cs="Times New Roman"/>
          <w:sz w:val="20"/>
          <w:szCs w:val="20"/>
        </w:rPr>
        <w:t xml:space="preserve"> </w:t>
      </w:r>
      <w:proofErr w:type="spellStart"/>
      <w:r w:rsidR="00F766C8">
        <w:rPr>
          <w:rFonts w:ascii="Times New Roman" w:eastAsia="Times New Roman" w:hAnsi="Times New Roman" w:cs="Times New Roman"/>
          <w:sz w:val="20"/>
          <w:szCs w:val="20"/>
        </w:rPr>
        <w:t>Jmfr</w:t>
      </w:r>
      <w:proofErr w:type="spellEnd"/>
      <w:r w:rsidR="00F766C8">
        <w:rPr>
          <w:rFonts w:ascii="Times New Roman" w:eastAsia="Times New Roman" w:hAnsi="Times New Roman" w:cs="Times New Roman"/>
          <w:sz w:val="20"/>
          <w:szCs w:val="20"/>
        </w:rPr>
        <w:t xml:space="preserve"> HL7 {</w:t>
      </w:r>
      <w:proofErr w:type="gramStart"/>
      <w:r w:rsidR="00F766C8" w:rsidRPr="00F766C8">
        <w:rPr>
          <w:rFonts w:ascii="Times New Roman" w:eastAsia="Times New Roman" w:hAnsi="Times New Roman" w:cs="Times New Roman"/>
          <w:sz w:val="20"/>
          <w:szCs w:val="20"/>
        </w:rPr>
        <w:t>urn:hl</w:t>
      </w:r>
      <w:proofErr w:type="gramEnd"/>
      <w:r w:rsidR="00F766C8" w:rsidRPr="00F766C8">
        <w:rPr>
          <w:rFonts w:ascii="Times New Roman" w:eastAsia="Times New Roman" w:hAnsi="Times New Roman" w:cs="Times New Roman"/>
          <w:sz w:val="20"/>
          <w:szCs w:val="20"/>
        </w:rPr>
        <w:t>7-org:v3</w:t>
      </w:r>
      <w:r w:rsidR="00F766C8">
        <w:rPr>
          <w:rFonts w:ascii="Times New Roman" w:eastAsia="Times New Roman" w:hAnsi="Times New Roman" w:cs="Times New Roman"/>
          <w:sz w:val="20"/>
          <w:szCs w:val="20"/>
        </w:rPr>
        <w:t>}PQ.</w:t>
      </w:r>
    </w:p>
    <w:p w14:paraId="074A7E57" w14:textId="77777777" w:rsidR="00B5668B" w:rsidRDefault="00B5668B" w:rsidP="000741B7">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943"/>
        <w:gridCol w:w="1384"/>
        <w:gridCol w:w="3589"/>
        <w:gridCol w:w="1184"/>
      </w:tblGrid>
      <w:tr w:rsidR="00B5668B" w14:paraId="4B7B57B7" w14:textId="77777777" w:rsidTr="0099356C">
        <w:trPr>
          <w:trHeight w:val="384"/>
        </w:trPr>
        <w:tc>
          <w:tcPr>
            <w:tcW w:w="2943" w:type="dxa"/>
            <w:shd w:val="clear" w:color="auto" w:fill="D9D9D9" w:themeFill="background1" w:themeFillShade="D9"/>
            <w:vAlign w:val="bottom"/>
          </w:tcPr>
          <w:p w14:paraId="4FDD95BD" w14:textId="77777777" w:rsidR="00B5668B" w:rsidRDefault="00B5668B" w:rsidP="0099356C">
            <w:pPr>
              <w:rPr>
                <w:b/>
              </w:rPr>
            </w:pPr>
            <w:r>
              <w:rPr>
                <w:b/>
              </w:rPr>
              <w:t>Namn</w:t>
            </w:r>
          </w:p>
        </w:tc>
        <w:tc>
          <w:tcPr>
            <w:tcW w:w="1384" w:type="dxa"/>
            <w:shd w:val="clear" w:color="auto" w:fill="D9D9D9" w:themeFill="background1" w:themeFillShade="D9"/>
            <w:vAlign w:val="bottom"/>
          </w:tcPr>
          <w:p w14:paraId="02C64E1A" w14:textId="77777777" w:rsidR="00B5668B" w:rsidRDefault="00B5668B" w:rsidP="0099356C">
            <w:pPr>
              <w:rPr>
                <w:b/>
              </w:rPr>
            </w:pPr>
            <w:proofErr w:type="spellStart"/>
            <w:r>
              <w:rPr>
                <w:b/>
              </w:rPr>
              <w:t>Datatyp</w:t>
            </w:r>
            <w:proofErr w:type="spellEnd"/>
          </w:p>
        </w:tc>
        <w:tc>
          <w:tcPr>
            <w:tcW w:w="3589" w:type="dxa"/>
            <w:shd w:val="clear" w:color="auto" w:fill="D9D9D9" w:themeFill="background1" w:themeFillShade="D9"/>
            <w:vAlign w:val="bottom"/>
          </w:tcPr>
          <w:p w14:paraId="0CAEF824" w14:textId="77777777" w:rsidR="00B5668B" w:rsidRDefault="00B5668B" w:rsidP="0099356C">
            <w:pPr>
              <w:rPr>
                <w:b/>
              </w:rPr>
            </w:pPr>
            <w:r>
              <w:rPr>
                <w:b/>
              </w:rPr>
              <w:t>Beskrivning</w:t>
            </w:r>
          </w:p>
        </w:tc>
        <w:tc>
          <w:tcPr>
            <w:tcW w:w="1184" w:type="dxa"/>
            <w:shd w:val="clear" w:color="auto" w:fill="D9D9D9" w:themeFill="background1" w:themeFillShade="D9"/>
            <w:vAlign w:val="bottom"/>
          </w:tcPr>
          <w:p w14:paraId="2F723581" w14:textId="77777777" w:rsidR="00B5668B" w:rsidRDefault="00B5668B" w:rsidP="0099356C">
            <w:pPr>
              <w:rPr>
                <w:b/>
              </w:rPr>
            </w:pPr>
            <w:r>
              <w:rPr>
                <w:b/>
              </w:rPr>
              <w:t>Kardinalitet</w:t>
            </w:r>
          </w:p>
        </w:tc>
      </w:tr>
      <w:tr w:rsidR="00B5668B" w14:paraId="7E9C673D" w14:textId="77777777" w:rsidTr="0099356C">
        <w:tc>
          <w:tcPr>
            <w:tcW w:w="2943" w:type="dxa"/>
          </w:tcPr>
          <w:p w14:paraId="55E0EB79" w14:textId="29C45961" w:rsidR="00B5668B" w:rsidRPr="00241FD5"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V</w:t>
            </w:r>
            <w:r w:rsidR="00B5668B">
              <w:rPr>
                <w:rFonts w:ascii="Times New Roman" w:eastAsia="Times New Roman" w:hAnsi="Times New Roman" w:cs="Times New Roman"/>
                <w:spacing w:val="-1"/>
                <w:sz w:val="20"/>
                <w:szCs w:val="20"/>
              </w:rPr>
              <w:t>alue</w:t>
            </w:r>
            <w:proofErr w:type="spellEnd"/>
          </w:p>
        </w:tc>
        <w:tc>
          <w:tcPr>
            <w:tcW w:w="1384" w:type="dxa"/>
          </w:tcPr>
          <w:p w14:paraId="30B656FA" w14:textId="480A1E12" w:rsidR="00B5668B" w:rsidRPr="00BC5B0B" w:rsidRDefault="00285AD9"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double</w:t>
            </w:r>
          </w:p>
        </w:tc>
        <w:tc>
          <w:tcPr>
            <w:tcW w:w="3589" w:type="dxa"/>
          </w:tcPr>
          <w:p w14:paraId="5E337C60" w14:textId="1766DC21" w:rsidR="00B5668B" w:rsidRPr="00222385" w:rsidRDefault="00FA40E6" w:rsidP="0099356C">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Mätetal</w:t>
            </w:r>
            <w:r w:rsidR="00B5668B">
              <w:rPr>
                <w:rFonts w:ascii="Times New Roman" w:eastAsia="Times New Roman" w:hAnsi="Times New Roman" w:cs="Times New Roman"/>
                <w:sz w:val="20"/>
                <w:szCs w:val="20"/>
              </w:rPr>
              <w:t xml:space="preserve"> mätt i enheten som anges av ”</w:t>
            </w:r>
            <w:proofErr w:type="spellStart"/>
            <w:r w:rsidR="00B5668B">
              <w:rPr>
                <w:rFonts w:ascii="Times New Roman" w:eastAsia="Times New Roman" w:hAnsi="Times New Roman" w:cs="Times New Roman"/>
                <w:sz w:val="20"/>
                <w:szCs w:val="20"/>
              </w:rPr>
              <w:t>unit</w:t>
            </w:r>
            <w:proofErr w:type="spellEnd"/>
            <w:r w:rsidR="00B5668B">
              <w:rPr>
                <w:rFonts w:ascii="Times New Roman" w:eastAsia="Times New Roman" w:hAnsi="Times New Roman" w:cs="Times New Roman"/>
                <w:sz w:val="20"/>
                <w:szCs w:val="20"/>
              </w:rPr>
              <w:t>”</w:t>
            </w:r>
          </w:p>
        </w:tc>
        <w:tc>
          <w:tcPr>
            <w:tcW w:w="1184" w:type="dxa"/>
          </w:tcPr>
          <w:p w14:paraId="78375A9E" w14:textId="77777777" w:rsidR="00B5668B" w:rsidRPr="00BC5B0B" w:rsidRDefault="00B5668B" w:rsidP="0099356C">
            <w:pPr>
              <w:pStyle w:val="TableParagraph"/>
              <w:spacing w:line="226" w:lineRule="exact"/>
              <w:ind w:left="102"/>
              <w:rPr>
                <w:rFonts w:ascii="Times New Roman" w:eastAsia="Times New Roman" w:hAnsi="Times New Roman" w:cs="Times New Roman"/>
                <w:spacing w:val="-1"/>
                <w:sz w:val="20"/>
                <w:szCs w:val="20"/>
              </w:rPr>
            </w:pPr>
            <w:r w:rsidRPr="00BC5B0B">
              <w:rPr>
                <w:rFonts w:ascii="Times New Roman" w:eastAsia="Times New Roman" w:hAnsi="Times New Roman" w:cs="Times New Roman"/>
                <w:sz w:val="20"/>
                <w:szCs w:val="20"/>
              </w:rPr>
              <w:t>1</w:t>
            </w:r>
            <w:proofErr w:type="gramStart"/>
            <w:r w:rsidRPr="00BC5B0B">
              <w:rPr>
                <w:rFonts w:ascii="Times New Roman" w:eastAsia="Times New Roman" w:hAnsi="Times New Roman" w:cs="Times New Roman"/>
                <w:sz w:val="20"/>
                <w:szCs w:val="20"/>
              </w:rPr>
              <w:t>..</w:t>
            </w:r>
            <w:proofErr w:type="gramEnd"/>
            <w:r w:rsidRPr="00BC5B0B">
              <w:rPr>
                <w:rFonts w:ascii="Times New Roman" w:eastAsia="Times New Roman" w:hAnsi="Times New Roman" w:cs="Times New Roman"/>
                <w:sz w:val="20"/>
                <w:szCs w:val="20"/>
              </w:rPr>
              <w:t>1</w:t>
            </w:r>
          </w:p>
        </w:tc>
      </w:tr>
      <w:tr w:rsidR="00B5668B" w14:paraId="61AD5E9A" w14:textId="77777777" w:rsidTr="0099356C">
        <w:tc>
          <w:tcPr>
            <w:tcW w:w="2943" w:type="dxa"/>
          </w:tcPr>
          <w:p w14:paraId="51319B80" w14:textId="2C58BB97" w:rsidR="00B5668B" w:rsidRDefault="00FD49B0" w:rsidP="0099356C">
            <w:pPr>
              <w:pStyle w:val="TableParagraph"/>
              <w:spacing w:line="229" w:lineRule="exact"/>
              <w:ind w:left="102"/>
              <w:rPr>
                <w:rFonts w:ascii="Times New Roman" w:eastAsia="Times New Roman" w:hAnsi="Times New Roman" w:cs="Times New Roman"/>
                <w:spacing w:val="-1"/>
                <w:sz w:val="20"/>
                <w:szCs w:val="20"/>
              </w:rPr>
            </w:pPr>
            <w:proofErr w:type="spellStart"/>
            <w:r>
              <w:rPr>
                <w:rFonts w:ascii="Times New Roman" w:eastAsia="Times New Roman" w:hAnsi="Times New Roman" w:cs="Times New Roman"/>
                <w:spacing w:val="-1"/>
                <w:sz w:val="20"/>
                <w:szCs w:val="20"/>
              </w:rPr>
              <w:t>U</w:t>
            </w:r>
            <w:r w:rsidR="00B5668B">
              <w:rPr>
                <w:rFonts w:ascii="Times New Roman" w:eastAsia="Times New Roman" w:hAnsi="Times New Roman" w:cs="Times New Roman"/>
                <w:spacing w:val="-1"/>
                <w:sz w:val="20"/>
                <w:szCs w:val="20"/>
              </w:rPr>
              <w:t>nit</w:t>
            </w:r>
            <w:proofErr w:type="spellEnd"/>
          </w:p>
        </w:tc>
        <w:tc>
          <w:tcPr>
            <w:tcW w:w="1384" w:type="dxa"/>
          </w:tcPr>
          <w:p w14:paraId="77275F94" w14:textId="77777777" w:rsidR="00B5668B" w:rsidRDefault="00B5668B" w:rsidP="0099356C">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string</w:t>
            </w:r>
          </w:p>
        </w:tc>
        <w:tc>
          <w:tcPr>
            <w:tcW w:w="3589" w:type="dxa"/>
          </w:tcPr>
          <w:p w14:paraId="3C8AA80D" w14:textId="7A33B824" w:rsidR="00B5668B" w:rsidRDefault="00B5668B" w:rsidP="00E73255">
            <w:pPr>
              <w:pStyle w:val="TableParagraph"/>
              <w:spacing w:line="226" w:lineRule="exact"/>
              <w:ind w:left="102"/>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Enhet enligt standard </w:t>
            </w:r>
            <w:r w:rsidR="00E73255" w:rsidRPr="00BB7213">
              <w:rPr>
                <w:rFonts w:ascii="Times New Roman" w:eastAsia="Times New Roman" w:hAnsi="Times New Roman" w:cs="Times New Roman"/>
                <w:sz w:val="20"/>
                <w:szCs w:val="20"/>
              </w:rPr>
              <w:t>http://unitsofmeasure.org/ucum.html#section-Derived-Unit-Atoms</w:t>
            </w:r>
          </w:p>
        </w:tc>
        <w:tc>
          <w:tcPr>
            <w:tcW w:w="1184" w:type="dxa"/>
          </w:tcPr>
          <w:p w14:paraId="2E5DDB28" w14:textId="77777777" w:rsidR="00B5668B" w:rsidRPr="00BC5B0B" w:rsidRDefault="00B5668B" w:rsidP="0099356C">
            <w:pPr>
              <w:pStyle w:val="TableParagraph"/>
              <w:spacing w:line="226" w:lineRule="exact"/>
              <w:ind w:left="102"/>
              <w:rPr>
                <w:rFonts w:ascii="Times New Roman" w:eastAsia="Times New Roman" w:hAnsi="Times New Roman" w:cs="Times New Roman"/>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53132850" w14:textId="77777777" w:rsidR="00B5668B" w:rsidRPr="000741B7" w:rsidRDefault="00B5668B" w:rsidP="000741B7">
      <w:pPr>
        <w:pStyle w:val="TableParagraph"/>
        <w:spacing w:line="226" w:lineRule="exact"/>
        <w:ind w:left="102"/>
        <w:rPr>
          <w:rFonts w:ascii="Times New Roman" w:eastAsia="Times New Roman" w:hAnsi="Times New Roman" w:cs="Times New Roman"/>
          <w:sz w:val="20"/>
          <w:szCs w:val="20"/>
        </w:rPr>
      </w:pPr>
    </w:p>
    <w:p w14:paraId="20FE7442" w14:textId="77777777" w:rsidR="000741B7" w:rsidRDefault="000741B7" w:rsidP="008021A9">
      <w:pPr>
        <w:rPr>
          <w:rFonts w:ascii="Arial" w:hAnsi="Arial" w:cs="Arial"/>
          <w:b/>
          <w:sz w:val="22"/>
          <w:szCs w:val="22"/>
        </w:rPr>
      </w:pPr>
    </w:p>
    <w:p w14:paraId="5CBED0BB" w14:textId="77777777" w:rsidR="008021A9" w:rsidRPr="00DB47A9" w:rsidRDefault="008021A9" w:rsidP="008021A9">
      <w:pPr>
        <w:rPr>
          <w:rFonts w:ascii="Arial" w:hAnsi="Arial" w:cs="Arial"/>
          <w:b/>
        </w:rPr>
      </w:pPr>
      <w:proofErr w:type="spellStart"/>
      <w:r>
        <w:rPr>
          <w:rFonts w:ascii="Arial" w:hAnsi="Arial" w:cs="Arial"/>
          <w:b/>
          <w:sz w:val="22"/>
          <w:szCs w:val="22"/>
        </w:rPr>
        <w:t>TimeStampType</w:t>
      </w:r>
      <w:proofErr w:type="spellEnd"/>
    </w:p>
    <w:p w14:paraId="1F5A7E16" w14:textId="77777777" w:rsidR="008021A9" w:rsidRDefault="008021A9" w:rsidP="008021A9"/>
    <w:tbl>
      <w:tblPr>
        <w:tblStyle w:val="Tabellrutnt"/>
        <w:tblW w:w="6157" w:type="dxa"/>
        <w:tblLayout w:type="fixed"/>
        <w:tblLook w:val="04A0" w:firstRow="1" w:lastRow="0" w:firstColumn="1" w:lastColumn="0" w:noHBand="0" w:noVBand="1"/>
      </w:tblPr>
      <w:tblGrid>
        <w:gridCol w:w="1384"/>
        <w:gridCol w:w="3589"/>
        <w:gridCol w:w="1184"/>
      </w:tblGrid>
      <w:tr w:rsidR="008021A9" w14:paraId="79E2E8D2" w14:textId="77777777" w:rsidTr="008021A9">
        <w:trPr>
          <w:trHeight w:val="384"/>
        </w:trPr>
        <w:tc>
          <w:tcPr>
            <w:tcW w:w="1384" w:type="dxa"/>
            <w:shd w:val="clear" w:color="auto" w:fill="D9D9D9" w:themeFill="background1" w:themeFillShade="D9"/>
            <w:vAlign w:val="bottom"/>
          </w:tcPr>
          <w:p w14:paraId="6DA3D7E6" w14:textId="77777777" w:rsidR="008021A9" w:rsidRDefault="008021A9" w:rsidP="008021A9">
            <w:pPr>
              <w:rPr>
                <w:b/>
              </w:rPr>
            </w:pPr>
            <w:proofErr w:type="spellStart"/>
            <w:r>
              <w:rPr>
                <w:b/>
              </w:rPr>
              <w:t>Datatyp</w:t>
            </w:r>
            <w:proofErr w:type="spellEnd"/>
          </w:p>
        </w:tc>
        <w:tc>
          <w:tcPr>
            <w:tcW w:w="3589" w:type="dxa"/>
            <w:shd w:val="clear" w:color="auto" w:fill="D9D9D9" w:themeFill="background1" w:themeFillShade="D9"/>
            <w:vAlign w:val="bottom"/>
          </w:tcPr>
          <w:p w14:paraId="419E7E74" w14:textId="77777777" w:rsidR="008021A9" w:rsidRDefault="008021A9" w:rsidP="008021A9">
            <w:pPr>
              <w:rPr>
                <w:b/>
              </w:rPr>
            </w:pPr>
            <w:r>
              <w:rPr>
                <w:b/>
              </w:rPr>
              <w:t>Beskrivning</w:t>
            </w:r>
          </w:p>
        </w:tc>
        <w:tc>
          <w:tcPr>
            <w:tcW w:w="1184" w:type="dxa"/>
            <w:shd w:val="clear" w:color="auto" w:fill="D9D9D9" w:themeFill="background1" w:themeFillShade="D9"/>
            <w:vAlign w:val="bottom"/>
          </w:tcPr>
          <w:p w14:paraId="7865F131" w14:textId="77777777" w:rsidR="008021A9" w:rsidRDefault="008021A9" w:rsidP="008021A9">
            <w:pPr>
              <w:rPr>
                <w:b/>
              </w:rPr>
            </w:pPr>
            <w:r>
              <w:rPr>
                <w:b/>
              </w:rPr>
              <w:t>Kardinalitet</w:t>
            </w:r>
          </w:p>
        </w:tc>
      </w:tr>
      <w:tr w:rsidR="008021A9" w14:paraId="6C3E9DA0" w14:textId="77777777" w:rsidTr="008021A9">
        <w:tc>
          <w:tcPr>
            <w:tcW w:w="1384" w:type="dxa"/>
          </w:tcPr>
          <w:p w14:paraId="110AC298" w14:textId="121A77C6" w:rsidR="008021A9" w:rsidRPr="00241FD5" w:rsidRDefault="00FD49B0"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S</w:t>
            </w:r>
            <w:r w:rsidR="008021A9">
              <w:rPr>
                <w:rFonts w:ascii="Times New Roman" w:eastAsia="Times New Roman" w:hAnsi="Times New Roman" w:cs="Times New Roman"/>
                <w:spacing w:val="-1"/>
                <w:sz w:val="20"/>
                <w:szCs w:val="20"/>
              </w:rPr>
              <w:t>tring</w:t>
            </w:r>
          </w:p>
        </w:tc>
        <w:tc>
          <w:tcPr>
            <w:tcW w:w="3589" w:type="dxa"/>
          </w:tcPr>
          <w:p w14:paraId="64D7EFE6"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Tid uttrycks med formatet ”</w:t>
            </w:r>
            <w:proofErr w:type="spellStart"/>
            <w:r>
              <w:rPr>
                <w:rFonts w:ascii="Times New Roman" w:eastAsia="Times New Roman" w:hAnsi="Times New Roman" w:cs="Times New Roman"/>
                <w:spacing w:val="-1"/>
                <w:sz w:val="20"/>
                <w:szCs w:val="20"/>
              </w:rPr>
              <w:t>YYYYMMDDhhmmss</w:t>
            </w:r>
            <w:proofErr w:type="spellEnd"/>
            <w:r>
              <w:rPr>
                <w:rFonts w:ascii="Times New Roman" w:eastAsia="Times New Roman" w:hAnsi="Times New Roman" w:cs="Times New Roman"/>
                <w:spacing w:val="-1"/>
                <w:sz w:val="20"/>
                <w:szCs w:val="20"/>
              </w:rPr>
              <w:t>”</w:t>
            </w:r>
          </w:p>
        </w:tc>
        <w:tc>
          <w:tcPr>
            <w:tcW w:w="1184" w:type="dxa"/>
          </w:tcPr>
          <w:p w14:paraId="4B1B2A9D" w14:textId="77777777" w:rsidR="008021A9" w:rsidRPr="00241FD5" w:rsidRDefault="008021A9" w:rsidP="008021A9">
            <w:pPr>
              <w:pStyle w:val="TableParagraph"/>
              <w:spacing w:line="226" w:lineRule="exact"/>
              <w:ind w:left="102"/>
              <w:rPr>
                <w:rFonts w:ascii="Times New Roman" w:eastAsia="Times New Roman" w:hAnsi="Times New Roman" w:cs="Times New Roman"/>
                <w:spacing w:val="-1"/>
                <w:sz w:val="20"/>
                <w:szCs w:val="20"/>
              </w:rPr>
            </w:pPr>
            <w:r w:rsidRPr="00241FD5">
              <w:rPr>
                <w:rFonts w:ascii="Times New Roman" w:eastAsia="Times New Roman" w:hAnsi="Times New Roman" w:cs="Times New Roman"/>
                <w:sz w:val="20"/>
                <w:szCs w:val="20"/>
              </w:rPr>
              <w:t>1</w:t>
            </w:r>
            <w:proofErr w:type="gramStart"/>
            <w:r w:rsidRPr="00241FD5">
              <w:rPr>
                <w:rFonts w:ascii="Times New Roman" w:eastAsia="Times New Roman" w:hAnsi="Times New Roman" w:cs="Times New Roman"/>
                <w:sz w:val="20"/>
                <w:szCs w:val="20"/>
              </w:rPr>
              <w:t>..</w:t>
            </w:r>
            <w:proofErr w:type="gramEnd"/>
            <w:r w:rsidRPr="00241FD5">
              <w:rPr>
                <w:rFonts w:ascii="Times New Roman" w:eastAsia="Times New Roman" w:hAnsi="Times New Roman" w:cs="Times New Roman"/>
                <w:sz w:val="20"/>
                <w:szCs w:val="20"/>
              </w:rPr>
              <w:t>1</w:t>
            </w:r>
          </w:p>
        </w:tc>
      </w:tr>
    </w:tbl>
    <w:p w14:paraId="3932061A" w14:textId="77777777" w:rsidR="008021A9" w:rsidRDefault="008021A9" w:rsidP="00DB47A9">
      <w:pPr>
        <w:rPr>
          <w:rFonts w:ascii="Arial" w:hAnsi="Arial" w:cs="Arial"/>
          <w:b/>
          <w:sz w:val="22"/>
          <w:szCs w:val="22"/>
        </w:rPr>
      </w:pPr>
    </w:p>
    <w:p w14:paraId="4F20DA67" w14:textId="77777777" w:rsidR="00DB47A9" w:rsidRPr="00DB47A9" w:rsidRDefault="008021A9" w:rsidP="00DB47A9">
      <w:pPr>
        <w:rPr>
          <w:rFonts w:ascii="Arial" w:hAnsi="Arial" w:cs="Arial"/>
          <w:b/>
        </w:rPr>
      </w:pPr>
      <w:proofErr w:type="spellStart"/>
      <w:r>
        <w:rPr>
          <w:rFonts w:ascii="Arial" w:hAnsi="Arial" w:cs="Arial"/>
          <w:b/>
          <w:sz w:val="22"/>
          <w:szCs w:val="22"/>
        </w:rPr>
        <w:t>T</w:t>
      </w:r>
      <w:r w:rsidR="00DB47A9" w:rsidRPr="00551CB4">
        <w:rPr>
          <w:rFonts w:ascii="Arial" w:hAnsi="Arial" w:cs="Arial"/>
          <w:b/>
          <w:sz w:val="22"/>
          <w:szCs w:val="22"/>
        </w:rPr>
        <w:t>ime</w:t>
      </w:r>
      <w:r>
        <w:rPr>
          <w:rFonts w:ascii="Arial" w:hAnsi="Arial" w:cs="Arial"/>
          <w:b/>
          <w:sz w:val="22"/>
          <w:szCs w:val="22"/>
        </w:rPr>
        <w:t>Period</w:t>
      </w:r>
      <w:r w:rsidR="00DB47A9" w:rsidRPr="00551CB4">
        <w:rPr>
          <w:rFonts w:ascii="Arial" w:hAnsi="Arial" w:cs="Arial"/>
          <w:b/>
          <w:sz w:val="22"/>
          <w:szCs w:val="22"/>
        </w:rPr>
        <w:t>Type</w:t>
      </w:r>
      <w:proofErr w:type="spellEnd"/>
    </w:p>
    <w:p w14:paraId="3A677BC8" w14:textId="77777777" w:rsidR="00DB47A9" w:rsidRDefault="00DB47A9" w:rsidP="00DB47A9"/>
    <w:tbl>
      <w:tblPr>
        <w:tblStyle w:val="Tabellrutnt"/>
        <w:tblW w:w="9100" w:type="dxa"/>
        <w:tblLayout w:type="fixed"/>
        <w:tblLook w:val="04A0" w:firstRow="1" w:lastRow="0" w:firstColumn="1" w:lastColumn="0" w:noHBand="0" w:noVBand="1"/>
      </w:tblPr>
      <w:tblGrid>
        <w:gridCol w:w="2520"/>
        <w:gridCol w:w="1807"/>
        <w:gridCol w:w="3589"/>
        <w:gridCol w:w="1184"/>
      </w:tblGrid>
      <w:tr w:rsidR="00DB47A9" w14:paraId="71555D73" w14:textId="77777777" w:rsidTr="00D12DAD">
        <w:trPr>
          <w:trHeight w:val="384"/>
        </w:trPr>
        <w:tc>
          <w:tcPr>
            <w:tcW w:w="2520" w:type="dxa"/>
            <w:shd w:val="clear" w:color="auto" w:fill="D9D9D9" w:themeFill="background1" w:themeFillShade="D9"/>
            <w:vAlign w:val="bottom"/>
          </w:tcPr>
          <w:p w14:paraId="2F0483BF" w14:textId="77777777" w:rsidR="00DB47A9" w:rsidRDefault="00DB47A9" w:rsidP="00D12DAD">
            <w:pPr>
              <w:rPr>
                <w:b/>
              </w:rPr>
            </w:pPr>
            <w:r>
              <w:rPr>
                <w:b/>
              </w:rPr>
              <w:t>Namn</w:t>
            </w:r>
          </w:p>
        </w:tc>
        <w:tc>
          <w:tcPr>
            <w:tcW w:w="1807" w:type="dxa"/>
            <w:shd w:val="clear" w:color="auto" w:fill="D9D9D9" w:themeFill="background1" w:themeFillShade="D9"/>
            <w:vAlign w:val="bottom"/>
          </w:tcPr>
          <w:p w14:paraId="5B3EF2ED" w14:textId="77777777" w:rsidR="00DB47A9" w:rsidRDefault="00DB47A9" w:rsidP="00D12DAD">
            <w:pPr>
              <w:rPr>
                <w:b/>
              </w:rPr>
            </w:pPr>
            <w:proofErr w:type="spellStart"/>
            <w:r>
              <w:rPr>
                <w:b/>
              </w:rPr>
              <w:t>Datatyp</w:t>
            </w:r>
            <w:proofErr w:type="spellEnd"/>
          </w:p>
        </w:tc>
        <w:tc>
          <w:tcPr>
            <w:tcW w:w="3589" w:type="dxa"/>
            <w:shd w:val="clear" w:color="auto" w:fill="D9D9D9" w:themeFill="background1" w:themeFillShade="D9"/>
            <w:vAlign w:val="bottom"/>
          </w:tcPr>
          <w:p w14:paraId="18FA6550" w14:textId="77777777" w:rsidR="00DB47A9" w:rsidRDefault="00DB47A9" w:rsidP="00D12DAD">
            <w:pPr>
              <w:rPr>
                <w:b/>
              </w:rPr>
            </w:pPr>
            <w:r>
              <w:rPr>
                <w:b/>
              </w:rPr>
              <w:t>Beskrivning</w:t>
            </w:r>
          </w:p>
        </w:tc>
        <w:tc>
          <w:tcPr>
            <w:tcW w:w="1184" w:type="dxa"/>
            <w:shd w:val="clear" w:color="auto" w:fill="D9D9D9" w:themeFill="background1" w:themeFillShade="D9"/>
            <w:vAlign w:val="bottom"/>
          </w:tcPr>
          <w:p w14:paraId="590D612A" w14:textId="77777777" w:rsidR="00DB47A9" w:rsidRDefault="00DB47A9" w:rsidP="00D12DAD">
            <w:pPr>
              <w:rPr>
                <w:b/>
              </w:rPr>
            </w:pPr>
            <w:r>
              <w:rPr>
                <w:b/>
              </w:rPr>
              <w:t>Kardinalitet</w:t>
            </w:r>
          </w:p>
        </w:tc>
      </w:tr>
      <w:tr w:rsidR="00DB47A9" w14:paraId="68F257FD" w14:textId="77777777" w:rsidTr="00D12DAD">
        <w:tc>
          <w:tcPr>
            <w:tcW w:w="2520" w:type="dxa"/>
          </w:tcPr>
          <w:p w14:paraId="72EEF2C5" w14:textId="4D03DC0A" w:rsidR="00DB47A9" w:rsidRDefault="00FD49B0" w:rsidP="00D12DAD">
            <w:pPr>
              <w:spacing w:line="226" w:lineRule="exact"/>
              <w:ind w:left="102"/>
              <w:rPr>
                <w:sz w:val="20"/>
                <w:szCs w:val="20"/>
              </w:rPr>
            </w:pPr>
            <w:r>
              <w:rPr>
                <w:sz w:val="20"/>
                <w:szCs w:val="20"/>
              </w:rPr>
              <w:t>S</w:t>
            </w:r>
            <w:r w:rsidR="00DB47A9">
              <w:rPr>
                <w:sz w:val="20"/>
                <w:szCs w:val="20"/>
              </w:rPr>
              <w:t>tart</w:t>
            </w:r>
          </w:p>
        </w:tc>
        <w:tc>
          <w:tcPr>
            <w:tcW w:w="1807" w:type="dxa"/>
          </w:tcPr>
          <w:p w14:paraId="53E46248"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7B9B4197"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w:t>
            </w:r>
            <w:r w:rsidR="00DB47A9">
              <w:rPr>
                <w:rFonts w:ascii="Times New Roman" w:eastAsia="Times New Roman" w:hAnsi="Times New Roman" w:cs="Times New Roman"/>
                <w:spacing w:val="-1"/>
                <w:sz w:val="20"/>
                <w:szCs w:val="20"/>
              </w:rPr>
              <w:t>tarttid</w:t>
            </w:r>
          </w:p>
        </w:tc>
        <w:tc>
          <w:tcPr>
            <w:tcW w:w="1184" w:type="dxa"/>
          </w:tcPr>
          <w:p w14:paraId="0E302B1B"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r w:rsidR="00DB47A9" w14:paraId="600AE672" w14:textId="77777777" w:rsidTr="00D12DAD">
        <w:tc>
          <w:tcPr>
            <w:tcW w:w="2520" w:type="dxa"/>
          </w:tcPr>
          <w:p w14:paraId="3426730E" w14:textId="06C83B94" w:rsidR="00DB47A9" w:rsidRDefault="00FD49B0" w:rsidP="00D12DAD">
            <w:pPr>
              <w:spacing w:line="226" w:lineRule="exact"/>
              <w:ind w:left="102"/>
              <w:rPr>
                <w:sz w:val="20"/>
                <w:szCs w:val="20"/>
              </w:rPr>
            </w:pPr>
            <w:r>
              <w:rPr>
                <w:sz w:val="20"/>
                <w:szCs w:val="20"/>
              </w:rPr>
              <w:t>E</w:t>
            </w:r>
            <w:r w:rsidR="00DB47A9">
              <w:rPr>
                <w:sz w:val="20"/>
                <w:szCs w:val="20"/>
              </w:rPr>
              <w:t>nd</w:t>
            </w:r>
          </w:p>
        </w:tc>
        <w:tc>
          <w:tcPr>
            <w:tcW w:w="1807" w:type="dxa"/>
          </w:tcPr>
          <w:p w14:paraId="4218BA60" w14:textId="77777777" w:rsidR="00DB47A9" w:rsidRPr="000A0B70" w:rsidRDefault="00E843CD" w:rsidP="00D12DAD">
            <w:pPr>
              <w:spacing w:line="229" w:lineRule="exact"/>
              <w:ind w:left="102"/>
              <w:rPr>
                <w:sz w:val="20"/>
                <w:szCs w:val="20"/>
              </w:rPr>
            </w:pPr>
            <w:proofErr w:type="spellStart"/>
            <w:r>
              <w:rPr>
                <w:sz w:val="20"/>
                <w:szCs w:val="20"/>
              </w:rPr>
              <w:t>TimeStampType</w:t>
            </w:r>
            <w:proofErr w:type="spellEnd"/>
          </w:p>
        </w:tc>
        <w:tc>
          <w:tcPr>
            <w:tcW w:w="3589" w:type="dxa"/>
          </w:tcPr>
          <w:p w14:paraId="49B2C9FE" w14:textId="77777777" w:rsidR="00DB47A9" w:rsidRPr="00907C9B" w:rsidRDefault="008021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Periodens sluttid</w:t>
            </w:r>
          </w:p>
        </w:tc>
        <w:tc>
          <w:tcPr>
            <w:tcW w:w="1184" w:type="dxa"/>
          </w:tcPr>
          <w:p w14:paraId="6AFBFC4C" w14:textId="77777777" w:rsidR="00DB47A9" w:rsidRPr="00907C9B" w:rsidRDefault="00DB47A9" w:rsidP="00D12DA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w:t>
            </w: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1</w:t>
            </w:r>
          </w:p>
        </w:tc>
      </w:tr>
    </w:tbl>
    <w:p w14:paraId="1D37808D" w14:textId="77777777" w:rsidR="00DB47A9" w:rsidRPr="00CA37F4" w:rsidRDefault="00DB47A9" w:rsidP="00DB47A9">
      <w:pPr>
        <w:pStyle w:val="TableParagraph"/>
        <w:spacing w:line="226" w:lineRule="exact"/>
        <w:ind w:left="102"/>
        <w:rPr>
          <w:rFonts w:ascii="Times New Roman" w:eastAsia="Times New Roman" w:hAnsi="Times New Roman" w:cs="Times New Roman"/>
          <w:spacing w:val="-1"/>
          <w:sz w:val="20"/>
          <w:szCs w:val="20"/>
        </w:rPr>
      </w:pPr>
    </w:p>
    <w:p w14:paraId="754B7298" w14:textId="77777777" w:rsidR="005B3644" w:rsidRDefault="005B3644">
      <w:pPr>
        <w:rPr>
          <w:sz w:val="26"/>
          <w:szCs w:val="26"/>
        </w:rPr>
      </w:pPr>
    </w:p>
    <w:bookmarkEnd w:id="58"/>
    <w:p w14:paraId="6A781519" w14:textId="77777777" w:rsidR="00907C9B" w:rsidRPr="00907C9B" w:rsidRDefault="00907C9B" w:rsidP="00907C9B">
      <w:pPr>
        <w:spacing w:before="4" w:line="280" w:lineRule="exact"/>
        <w:rPr>
          <w:sz w:val="28"/>
          <w:szCs w:val="28"/>
        </w:rPr>
      </w:pPr>
    </w:p>
    <w:p w14:paraId="1BCE3EDE" w14:textId="77777777" w:rsidR="00907C9B" w:rsidRPr="00907C9B" w:rsidRDefault="00907C9B" w:rsidP="00907C9B">
      <w:pPr>
        <w:rPr>
          <w:rFonts w:ascii="Arial" w:hAnsi="Arial" w:cs="Arial"/>
          <w:b/>
          <w:bCs/>
          <w:sz w:val="20"/>
          <w:szCs w:val="20"/>
        </w:rPr>
      </w:pPr>
      <w:r w:rsidRPr="00907C9B">
        <w:tab/>
      </w:r>
    </w:p>
    <w:p w14:paraId="524E9BDF" w14:textId="4AA26239" w:rsidR="00907C9B" w:rsidRPr="00907C9B" w:rsidRDefault="00907C9B" w:rsidP="00907C9B">
      <w:pPr>
        <w:pStyle w:val="Rubrik1"/>
      </w:pPr>
      <w:bookmarkStart w:id="83" w:name="_Toc229556089"/>
      <w:proofErr w:type="spellStart"/>
      <w:r w:rsidRPr="00907C9B">
        <w:t>GetReferral</w:t>
      </w:r>
      <w:r w:rsidR="0051739C">
        <w:t>Outcome</w:t>
      </w:r>
      <w:bookmarkEnd w:id="83"/>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84" w:name="_Toc229556090"/>
      <w:r w:rsidRPr="002E1905">
        <w:t>Frivillighet</w:t>
      </w:r>
      <w:bookmarkEnd w:id="8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85" w:name="_Toc229556091"/>
      <w:r w:rsidRPr="00866C77">
        <w:t>Version</w:t>
      </w:r>
      <w:bookmarkEnd w:id="8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86" w:name="_Toc229556092"/>
      <w:r w:rsidRPr="001C06B7">
        <w:t>SLA-krav</w:t>
      </w:r>
      <w:bookmarkEnd w:id="8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87" w:name="_Toc229556093"/>
      <w:r w:rsidRPr="00527535">
        <w:t>Fältregler</w:t>
      </w:r>
      <w:bookmarkEnd w:id="8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77777777" w:rsidR="00680228" w:rsidRPr="005F1D2D" w:rsidRDefault="00680228" w:rsidP="00907C9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77777777" w:rsidR="00680228" w:rsidRPr="005F1D2D" w:rsidRDefault="00680228"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77777777" w:rsidR="00680228" w:rsidRPr="005F1D2D" w:rsidRDefault="00680228" w:rsidP="00907C9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77777777" w:rsidR="00680228" w:rsidRPr="005F1D2D" w:rsidRDefault="00680228"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77777777" w:rsidR="00D90BD2" w:rsidRPr="00907C9B" w:rsidRDefault="00D90BD2" w:rsidP="00907C9B">
            <w:pPr>
              <w:spacing w:line="229" w:lineRule="exact"/>
              <w:ind w:left="102"/>
              <w:rPr>
                <w:sz w:val="20"/>
                <w:szCs w:val="20"/>
              </w:rPr>
            </w:pPr>
            <w:r w:rsidRPr="00907C9B">
              <w:rPr>
                <w:sz w:val="20"/>
                <w:szCs w:val="20"/>
              </w:rPr>
              <w:t>.</w:t>
            </w:r>
            <w:proofErr w:type="spellStart"/>
            <w:r w:rsidR="002B66A6" w:rsidRPr="00907C9B">
              <w:rPr>
                <w:sz w:val="20"/>
                <w:szCs w:val="20"/>
              </w:rPr>
              <w:t>referral</w:t>
            </w:r>
            <w:r w:rsidR="002B66A6">
              <w:rPr>
                <w:sz w:val="20"/>
                <w:szCs w:val="20"/>
              </w:rPr>
              <w:t>Outcome</w:t>
            </w:r>
            <w:r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77777777" w:rsidR="00D90BD2" w:rsidRPr="00907C9B" w:rsidRDefault="00D90BD2" w:rsidP="00907C9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77777777" w:rsidR="007E7169" w:rsidRPr="00907C9B" w:rsidRDefault="007E7169" w:rsidP="0016683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77777777" w:rsidR="007E7169" w:rsidRPr="00907C9B" w:rsidRDefault="007E7169" w:rsidP="0016683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7777777" w:rsidR="007E7169" w:rsidRPr="00907C9B" w:rsidRDefault="007E7169" w:rsidP="002E3143">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CA7700">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77777777"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7777777" w:rsidR="007E7169" w:rsidRPr="00907C9B" w:rsidRDefault="007E7169" w:rsidP="0016683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77777777" w:rsidR="007E7169" w:rsidRPr="00041CC6" w:rsidRDefault="007E7169" w:rsidP="00041CC6">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77777777" w:rsidR="007E7169" w:rsidRPr="00907C9B" w:rsidRDefault="007E7169" w:rsidP="0016683B">
            <w:pPr>
              <w:spacing w:line="226" w:lineRule="exact"/>
              <w:ind w:left="102"/>
              <w:rPr>
                <w:spacing w:val="-1"/>
                <w:sz w:val="20"/>
                <w:szCs w:val="20"/>
              </w:rPr>
            </w:pPr>
            <w:proofErr w:type="gramStart"/>
            <w:r w:rsidRPr="00907C9B">
              <w:rPr>
                <w:sz w:val="20"/>
                <w:szCs w:val="20"/>
              </w:rPr>
              <w:t>...</w:t>
            </w:r>
            <w:proofErr w:type="spellStart"/>
            <w:r w:rsidRPr="00907C9B">
              <w:rPr>
                <w:spacing w:val="-1"/>
                <w:sz w:val="20"/>
                <w:szCs w:val="20"/>
              </w:rPr>
              <w:t>authorName</w:t>
            </w:r>
            <w:proofErr w:type="spellEnd"/>
            <w:proofErr w:type="gram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9962CE">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77777777"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77777777" w:rsidR="00EF3FCD" w:rsidRPr="00907C9B" w:rsidRDefault="00EF3FCD" w:rsidP="00020569">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77777777" w:rsidR="00EF3FCD" w:rsidRPr="00907C9B" w:rsidRDefault="00EF3FCD" w:rsidP="00907C9B">
            <w:pPr>
              <w:spacing w:line="226" w:lineRule="exact"/>
              <w:ind w:left="102"/>
              <w:rPr>
                <w:spacing w:val="-1"/>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77777777" w:rsidR="00EF3FCD" w:rsidRPr="00907C9B" w:rsidRDefault="00EF3FCD" w:rsidP="00907C9B">
            <w:pPr>
              <w:spacing w:line="229" w:lineRule="exact"/>
              <w:ind w:left="102"/>
              <w:rPr>
                <w:sz w:val="20"/>
                <w:szCs w:val="20"/>
              </w:rPr>
            </w:pPr>
            <w:r w:rsidRPr="00907C9B">
              <w:rPr>
                <w:sz w:val="20"/>
                <w:szCs w:val="20"/>
                <w:lang w:val="en-US"/>
              </w:rPr>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7777777" w:rsidR="00EF3FCD" w:rsidRPr="00907C9B" w:rsidRDefault="00EF3FCD" w:rsidP="00020569">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77777777" w:rsidR="00EF3FCD" w:rsidRPr="00907C9B" w:rsidRDefault="00EF3FCD" w:rsidP="00020569">
            <w:pPr>
              <w:spacing w:line="229" w:lineRule="exact"/>
              <w:ind w:left="102"/>
              <w:rPr>
                <w:sz w:val="20"/>
                <w:szCs w:val="20"/>
              </w:rPr>
            </w:pPr>
            <w:proofErr w:type="gramStart"/>
            <w:r>
              <w:rPr>
                <w:sz w:val="20"/>
                <w:szCs w:val="20"/>
              </w:rPr>
              <w:t>...</w:t>
            </w:r>
            <w:proofErr w:type="spellStart"/>
            <w:r w:rsidRPr="0035083B">
              <w:rPr>
                <w:sz w:val="20"/>
                <w:szCs w:val="20"/>
              </w:rPr>
              <w:t>legalAuthenticatorHSAid</w:t>
            </w:r>
            <w:proofErr w:type="spellEnd"/>
            <w:proofErr w:type="gram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77777777" w:rsidR="00EF3FCD" w:rsidRPr="00E74D83" w:rsidRDefault="00EF3FCD" w:rsidP="00020569">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77777777" w:rsidR="00EF3FCD" w:rsidRPr="00835228" w:rsidRDefault="00EF3FCD" w:rsidP="00907C9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77777777" w:rsidR="007E7169" w:rsidRPr="00835228" w:rsidRDefault="007E7169" w:rsidP="00907C9B">
            <w:pPr>
              <w:spacing w:line="229" w:lineRule="exact"/>
              <w:ind w:left="102"/>
              <w:rPr>
                <w:sz w:val="20"/>
                <w:szCs w:val="20"/>
              </w:rPr>
            </w:pPr>
            <w:r w:rsidRPr="00835228">
              <w:rPr>
                <w:sz w:val="20"/>
                <w:szCs w:val="20"/>
              </w:rPr>
              <w:t>.</w:t>
            </w:r>
            <w:proofErr w:type="spellStart"/>
            <w:r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7777777" w:rsidR="007E7169" w:rsidRPr="00835228" w:rsidRDefault="007E7169" w:rsidP="00907C9B">
            <w:pPr>
              <w:spacing w:line="229" w:lineRule="exact"/>
              <w:ind w:left="102"/>
              <w:rPr>
                <w:sz w:val="20"/>
                <w:szCs w:val="20"/>
              </w:rPr>
            </w:pPr>
            <w:proofErr w:type="gramStart"/>
            <w:r>
              <w:rPr>
                <w:sz w:val="20"/>
                <w:szCs w:val="20"/>
              </w:rPr>
              <w:lastRenderedPageBreak/>
              <w:t>..</w:t>
            </w:r>
            <w:proofErr w:type="spellStart"/>
            <w:proofErr w:type="gramEnd"/>
            <w:r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77777777" w:rsidR="007E7169" w:rsidRPr="00907C9B" w:rsidRDefault="007E7169" w:rsidP="0051739C">
            <w:pPr>
              <w:spacing w:line="229" w:lineRule="exact"/>
              <w:ind w:left="102"/>
              <w:rPr>
                <w:sz w:val="20"/>
                <w:szCs w:val="20"/>
              </w:rPr>
            </w:pPr>
            <w:proofErr w:type="gramStart"/>
            <w:r>
              <w:rPr>
                <w:sz w:val="20"/>
                <w:szCs w:val="20"/>
              </w:rPr>
              <w:t>..</w:t>
            </w:r>
            <w:proofErr w:type="spellStart"/>
            <w:proofErr w:type="gramEnd"/>
            <w:r w:rsidRPr="00907C9B">
              <w:rPr>
                <w:sz w:val="20"/>
                <w:szCs w:val="20"/>
              </w:rPr>
              <w:t>referral</w:t>
            </w:r>
            <w:r>
              <w:rPr>
                <w:sz w:val="20"/>
                <w:szCs w:val="20"/>
              </w:rPr>
              <w:t>Outcome</w:t>
            </w:r>
            <w:r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referralOutcome</w:t>
            </w:r>
            <w:r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clinicalInformationCode</w:t>
            </w:r>
            <w:proofErr w:type="spellEnd"/>
            <w:proofErr w:type="gram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77777777" w:rsidR="007E7169" w:rsidRPr="00907C9B" w:rsidRDefault="007E7169" w:rsidP="00907C9B">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clinicalInformationText</w:t>
            </w:r>
            <w:proofErr w:type="spellEnd"/>
            <w:proofErr w:type="gram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77777777" w:rsidR="007E7169" w:rsidRPr="00907C9B" w:rsidRDefault="007E7169" w:rsidP="00907C9B">
            <w:pPr>
              <w:spacing w:line="229" w:lineRule="exact"/>
              <w:ind w:left="102"/>
              <w:rPr>
                <w:sz w:val="20"/>
                <w:szCs w:val="20"/>
              </w:rPr>
            </w:pPr>
            <w:proofErr w:type="gramStart"/>
            <w:r>
              <w:rPr>
                <w:sz w:val="20"/>
                <w:szCs w:val="20"/>
              </w:rPr>
              <w:t>..</w:t>
            </w:r>
            <w:proofErr w:type="spellStart"/>
            <w:proofErr w:type="gramEnd"/>
            <w:r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77777777" w:rsidR="007E7169" w:rsidRPr="00EF7DF9" w:rsidRDefault="007E7169" w:rsidP="00907C9B">
            <w:pPr>
              <w:spacing w:line="229" w:lineRule="exact"/>
              <w:ind w:left="102"/>
              <w:rPr>
                <w:sz w:val="20"/>
                <w:szCs w:val="20"/>
              </w:rPr>
            </w:pPr>
            <w:proofErr w:type="gramStart"/>
            <w:r>
              <w:rPr>
                <w:sz w:val="20"/>
                <w:szCs w:val="20"/>
              </w:rPr>
              <w:t>...</w:t>
            </w:r>
            <w:proofErr w:type="spellStart"/>
            <w:r w:rsidRPr="00EF7DF9">
              <w:rPr>
                <w:sz w:val="20"/>
                <w:szCs w:val="20"/>
              </w:rPr>
              <w:t>act</w:t>
            </w:r>
            <w:r>
              <w:rPr>
                <w:sz w:val="20"/>
                <w:szCs w:val="20"/>
              </w:rPr>
              <w: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77777777" w:rsidR="007E7169" w:rsidRDefault="007E7169" w:rsidP="00907C9B">
            <w:pPr>
              <w:spacing w:line="229" w:lineRule="exact"/>
              <w:ind w:left="102"/>
              <w:rPr>
                <w:sz w:val="20"/>
                <w:szCs w:val="20"/>
              </w:rPr>
            </w:pPr>
            <w:proofErr w:type="gramStart"/>
            <w:r>
              <w:rPr>
                <w:sz w:val="20"/>
                <w:szCs w:val="20"/>
              </w:rPr>
              <w:t>....</w:t>
            </w:r>
            <w:proofErr w:type="spellStart"/>
            <w:proofErr w:type="gramEnd"/>
            <w:r>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77777777" w:rsidR="007E7169" w:rsidRPr="00907C9B" w:rsidRDefault="007E7169" w:rsidP="00907C9B">
            <w:pPr>
              <w:spacing w:line="229" w:lineRule="exact"/>
              <w:ind w:left="102"/>
              <w:rPr>
                <w:sz w:val="20"/>
                <w:szCs w:val="20"/>
                <w:lang w:val="en-US"/>
              </w:rPr>
            </w:pPr>
            <w:proofErr w:type="gramStart"/>
            <w:r>
              <w:rPr>
                <w:sz w:val="20"/>
                <w:szCs w:val="20"/>
              </w:rPr>
              <w:t>..</w:t>
            </w:r>
            <w:r w:rsidRPr="00907C9B">
              <w:rPr>
                <w:sz w:val="20"/>
                <w:szCs w:val="20"/>
              </w:rPr>
              <w:t>.</w:t>
            </w:r>
            <w:proofErr w:type="spellStart"/>
            <w:r w:rsidRPr="00907C9B">
              <w:rPr>
                <w:sz w:val="20"/>
                <w:szCs w:val="20"/>
                <w:lang w:val="en-US"/>
              </w:rPr>
              <w:t>actText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77777777" w:rsidR="007E7169" w:rsidRPr="00907C9B" w:rsidRDefault="007E7169" w:rsidP="00907C9B">
            <w:pPr>
              <w:spacing w:line="229" w:lineRule="exact"/>
              <w:ind w:left="102"/>
              <w:rPr>
                <w:sz w:val="20"/>
                <w:szCs w:val="20"/>
                <w:lang w:val="en-US"/>
              </w:rPr>
            </w:pPr>
            <w:r>
              <w:rPr>
                <w:sz w:val="20"/>
                <w:szCs w:val="20"/>
                <w:lang w:val="en-US"/>
              </w:rPr>
              <w:t>..</w:t>
            </w:r>
            <w:r w:rsidRPr="00907C9B">
              <w:rPr>
                <w:sz w:val="20"/>
                <w:szCs w:val="20"/>
                <w:lang w:val="en-US"/>
              </w:rPr>
              <w:t>.</w:t>
            </w:r>
            <w:proofErr w:type="spellStart"/>
            <w:r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77777777" w:rsidR="007E7169" w:rsidRDefault="007E7169" w:rsidP="00907C9B">
            <w:pPr>
              <w:spacing w:line="229" w:lineRule="exact"/>
              <w:ind w:left="102"/>
              <w:rPr>
                <w:sz w:val="20"/>
                <w:szCs w:val="20"/>
                <w:lang w:val="en-US"/>
              </w:rPr>
            </w:pPr>
            <w:r>
              <w:rPr>
                <w:sz w:val="20"/>
                <w:szCs w:val="20"/>
                <w:lang w:val="en-US"/>
              </w:rPr>
              <w:t>...</w:t>
            </w:r>
            <w:proofErr w:type="spellStart"/>
            <w:r>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77777777" w:rsidR="007E7169" w:rsidRDefault="007E7169" w:rsidP="00907C9B">
            <w:pPr>
              <w:spacing w:line="229" w:lineRule="exact"/>
              <w:ind w:left="102"/>
              <w:rPr>
                <w:sz w:val="20"/>
                <w:szCs w:val="20"/>
                <w:lang w:val="en-US"/>
              </w:rPr>
            </w:pPr>
            <w:r>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77777777" w:rsidR="007E7169" w:rsidRDefault="007E7169" w:rsidP="00907C9B">
            <w:pPr>
              <w:spacing w:line="229" w:lineRule="exact"/>
              <w:ind w:left="102"/>
              <w:rPr>
                <w:sz w:val="20"/>
                <w:szCs w:val="20"/>
                <w:lang w:val="en-US"/>
              </w:rPr>
            </w:pPr>
            <w:r>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77777777" w:rsidR="007E7169" w:rsidRPr="00907C9B" w:rsidRDefault="007E7169" w:rsidP="00907C9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w:t>
            </w:r>
            <w:r>
              <w:rPr>
                <w:sz w:val="20"/>
                <w:szCs w:val="20"/>
              </w:rPr>
              <w:t>Id</w:t>
            </w:r>
            <w:proofErr w:type="spellEnd"/>
            <w:proofErr w:type="gram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referralText</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lastRenderedPageBreak/>
              <w:t>...</w:t>
            </w:r>
            <w:proofErr w:type="spellStart"/>
            <w:r w:rsidRPr="00907C9B">
              <w:rPr>
                <w:sz w:val="20"/>
                <w:szCs w:val="20"/>
              </w:rPr>
              <w:t>referralTime</w:t>
            </w:r>
            <w:proofErr w:type="spellEnd"/>
            <w:proofErr w:type="gram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referralAuthorId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77777777" w:rsidR="007E7169" w:rsidRPr="00907C9B" w:rsidRDefault="007E7169" w:rsidP="00907C9B">
            <w:pPr>
              <w:spacing w:line="229" w:lineRule="exact"/>
              <w:ind w:left="102"/>
              <w:rPr>
                <w:sz w:val="20"/>
                <w:szCs w:val="20"/>
                <w:lang w:val="en-US"/>
              </w:rPr>
            </w:pPr>
            <w:r>
              <w:rPr>
                <w:sz w:val="20"/>
                <w:szCs w:val="20"/>
                <w:lang w:val="en-US"/>
              </w:rPr>
              <w:t>...</w:t>
            </w:r>
            <w:proofErr w:type="spellStart"/>
            <w:r w:rsidRPr="00907C9B">
              <w:rPr>
                <w:sz w:val="20"/>
                <w:szCs w:val="20"/>
              </w:rPr>
              <w:t>referral</w:t>
            </w:r>
            <w:r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77777777" w:rsidR="007E7169" w:rsidRPr="00907C9B" w:rsidRDefault="007E7169" w:rsidP="00907C9B">
            <w:pPr>
              <w:spacing w:line="229" w:lineRule="exact"/>
              <w:ind w:left="102"/>
              <w:rPr>
                <w:rFonts w:ascii="Arial" w:hAnsi="Arial" w:cs="Arial"/>
                <w:sz w:val="20"/>
                <w:szCs w:val="20"/>
                <w:lang w:val="en-US"/>
              </w:rPr>
            </w:pPr>
            <w:r>
              <w:rPr>
                <w:sz w:val="20"/>
                <w:szCs w:val="20"/>
                <w:lang w:val="en-US"/>
              </w:rPr>
              <w:t>...</w:t>
            </w:r>
            <w:proofErr w:type="spellStart"/>
            <w:r w:rsidRPr="00907C9B">
              <w:rPr>
                <w:sz w:val="20"/>
                <w:szCs w:val="20"/>
              </w:rPr>
              <w:t>referral</w:t>
            </w:r>
            <w:r w:rsidRPr="00907C9B">
              <w:rPr>
                <w:sz w:val="20"/>
                <w:szCs w:val="20"/>
                <w:lang w:val="en-US"/>
              </w:rPr>
              <w:t>Organization</w:t>
            </w:r>
            <w:r>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77777777" w:rsidR="007E7169" w:rsidRPr="00907C9B" w:rsidRDefault="007E7169" w:rsidP="00907C9B">
            <w:pPr>
              <w:spacing w:line="229" w:lineRule="exact"/>
              <w:ind w:left="102"/>
              <w:rPr>
                <w:rFonts w:ascii="Arial" w:hAnsi="Arial" w:cs="Arial"/>
                <w:sz w:val="20"/>
                <w:szCs w:val="20"/>
              </w:rPr>
            </w:pPr>
            <w:proofErr w:type="gramStart"/>
            <w:r>
              <w:rPr>
                <w:sz w:val="20"/>
                <w:szCs w:val="20"/>
              </w:rPr>
              <w:t>...</w:t>
            </w:r>
            <w:proofErr w:type="spellStart"/>
            <w:r w:rsidRPr="00907C9B">
              <w:rPr>
                <w:sz w:val="20"/>
                <w:szCs w:val="20"/>
              </w:rPr>
              <w:t>referralOrganizationName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7777777" w:rsidR="007E7169" w:rsidRPr="00907C9B" w:rsidRDefault="007E7169" w:rsidP="00907C9B">
            <w:pPr>
              <w:spacing w:line="229" w:lineRule="exact"/>
              <w:ind w:left="102"/>
              <w:rPr>
                <w:sz w:val="20"/>
                <w:szCs w:val="20"/>
              </w:rPr>
            </w:pPr>
            <w:proofErr w:type="gramStart"/>
            <w:r w:rsidRPr="00907C9B">
              <w:rPr>
                <w:sz w:val="20"/>
                <w:szCs w:val="20"/>
              </w:rPr>
              <w:t>..</w:t>
            </w:r>
            <w:r w:rsidRPr="00907C9B">
              <w:rPr>
                <w:rFonts w:ascii="Arial" w:hAnsi="Arial" w:cs="Arial"/>
                <w:sz w:val="20"/>
                <w:szCs w:val="20"/>
              </w:rPr>
              <w:t>.</w:t>
            </w:r>
            <w:proofErr w:type="spellStart"/>
            <w:r w:rsidRPr="00907C9B">
              <w:rPr>
                <w:sz w:val="20"/>
                <w:szCs w:val="20"/>
              </w:rPr>
              <w:t>referralOrganizationTelecom</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77777777" w:rsidR="007E7169" w:rsidRPr="00907C9B" w:rsidRDefault="007E7169" w:rsidP="00907C9B">
            <w:pPr>
              <w:spacing w:line="229" w:lineRule="exact"/>
              <w:ind w:left="102"/>
              <w:rPr>
                <w:sz w:val="20"/>
                <w:szCs w:val="20"/>
              </w:rPr>
            </w:pPr>
            <w:proofErr w:type="gramStart"/>
            <w:r>
              <w:rPr>
                <w:sz w:val="20"/>
                <w:szCs w:val="20"/>
              </w:rPr>
              <w:t>...</w:t>
            </w:r>
            <w:proofErr w:type="spellStart"/>
            <w:r w:rsidRPr="00907C9B">
              <w:rPr>
                <w:sz w:val="20"/>
                <w:szCs w:val="20"/>
              </w:rPr>
              <w:t>referralOrganizationAdress</w:t>
            </w:r>
            <w:proofErr w:type="spellEnd"/>
            <w:proofErr w:type="gram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77777777" w:rsidR="007E7169" w:rsidRPr="00907C9B" w:rsidRDefault="007E7169" w:rsidP="002A2A60">
            <w:pPr>
              <w:spacing w:line="229" w:lineRule="exact"/>
              <w:ind w:left="102"/>
              <w:rPr>
                <w:sz w:val="20"/>
                <w:szCs w:val="20"/>
              </w:rPr>
            </w:pPr>
            <w:proofErr w:type="gramStart"/>
            <w:r>
              <w:rPr>
                <w:sz w:val="20"/>
                <w:szCs w:val="20"/>
              </w:rPr>
              <w:t>..</w:t>
            </w:r>
            <w:r w:rsidRPr="00907C9B">
              <w:rPr>
                <w:sz w:val="20"/>
                <w:szCs w:val="20"/>
              </w:rPr>
              <w:t>.</w:t>
            </w:r>
            <w:proofErr w:type="spellStart"/>
            <w:r w:rsidRPr="00907C9B">
              <w:rPr>
                <w:sz w:val="20"/>
                <w:szCs w:val="20"/>
              </w:rPr>
              <w:t>care</w:t>
            </w:r>
            <w:r>
              <w:rPr>
                <w:sz w:val="20"/>
                <w:szCs w:val="20"/>
              </w:rPr>
              <w:t>ContactId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88" w:name="_Toc229556094"/>
      <w:proofErr w:type="spellStart"/>
      <w:r w:rsidRPr="001656B7">
        <w:rPr>
          <w:highlight w:val="yellow"/>
        </w:rPr>
        <w:t>Get</w:t>
      </w:r>
      <w:r w:rsidR="00A2758B">
        <w:rPr>
          <w:highlight w:val="yellow"/>
        </w:rPr>
        <w:t>Maternity</w:t>
      </w:r>
      <w:r w:rsidRPr="001656B7">
        <w:rPr>
          <w:highlight w:val="yellow"/>
        </w:rPr>
        <w:t>MedicalHistory</w:t>
      </w:r>
      <w:bookmarkEnd w:id="88"/>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89" w:name="_Toc229556095"/>
      <w:r w:rsidRPr="002E1905">
        <w:t>Frivillighet</w:t>
      </w:r>
      <w:bookmarkEnd w:id="8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90" w:name="_Toc229556096"/>
      <w:r w:rsidRPr="00866C77">
        <w:t>Version</w:t>
      </w:r>
      <w:bookmarkEnd w:id="9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91" w:name="_Toc229556097"/>
      <w:r w:rsidRPr="001C06B7">
        <w:t>SLA-krav</w:t>
      </w:r>
      <w:bookmarkEnd w:id="9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92" w:name="_Toc229556098"/>
      <w:r>
        <w:t>V-MIM</w:t>
      </w:r>
      <w:bookmarkEnd w:id="9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93" w:name="_Toc229556099"/>
      <w:r w:rsidRPr="00527535">
        <w:t>Fältregler</w:t>
      </w:r>
      <w:bookmarkEnd w:id="93"/>
      <w:r w:rsidRPr="00527535">
        <w:br/>
      </w:r>
      <w:r w:rsidRPr="00907C9B">
        <w:rPr>
          <w:color w:val="FF0000"/>
        </w:rPr>
        <w:tab/>
      </w:r>
      <w:r w:rsidRPr="00907C9B">
        <w:rPr>
          <w:color w:val="FF0000"/>
        </w:rPr>
        <w:tab/>
      </w:r>
      <w:r w:rsidRPr="00907C9B">
        <w:rPr>
          <w:color w:val="FF0000"/>
        </w:rPr>
        <w:tab/>
      </w:r>
      <w:r w:rsidRPr="00907C9B">
        <w:rPr>
          <w:color w:val="FF0000"/>
        </w:rPr>
        <w:br w:type="page"/>
      </w:r>
      <w:bookmarkStart w:id="94" w:name="_GoBack"/>
      <w:bookmarkEnd w:id="94"/>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77777777" w:rsidR="00020569" w:rsidRPr="00907C9B" w:rsidRDefault="00020569" w:rsidP="00020569">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0A489F4F" w:rsidR="00020569"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77777777" w:rsidR="00D708A4" w:rsidRPr="005F1D2D" w:rsidRDefault="00D708A4" w:rsidP="00020569">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77777777" w:rsidR="00D708A4" w:rsidRPr="005F1D2D" w:rsidRDefault="00D708A4" w:rsidP="00020569">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7777777" w:rsidR="00D708A4" w:rsidRPr="00907C9B" w:rsidRDefault="00D708A4" w:rsidP="00020569">
            <w:pPr>
              <w:spacing w:line="226" w:lineRule="exact"/>
              <w:ind w:left="102"/>
              <w:rPr>
                <w:sz w:val="20"/>
                <w:szCs w:val="20"/>
              </w:rPr>
            </w:pPr>
            <w:proofErr w:type="spellStart"/>
            <w:r w:rsidRPr="005F1D2D">
              <w:rPr>
                <w:sz w:val="20"/>
                <w:szCs w:val="20"/>
              </w:rPr>
              <w:t>sourceSystem</w:t>
            </w:r>
            <w:r w:rsidR="00CE7BF4">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680FB275" w:rsidR="00D708A4"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77777777" w:rsidR="00D708A4" w:rsidRDefault="00BE5517" w:rsidP="00020569">
            <w:pPr>
              <w:spacing w:line="229" w:lineRule="exact"/>
              <w:ind w:left="102"/>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480EC7">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77777777" w:rsidR="00D708A4" w:rsidRPr="00907C9B" w:rsidRDefault="00D708A4" w:rsidP="00020569">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BDC9880" w14:textId="77777777" w:rsidR="00D708A4" w:rsidRPr="00041CC6" w:rsidRDefault="00D708A4" w:rsidP="00020569">
            <w:pPr>
              <w:spacing w:line="229" w:lineRule="exact"/>
              <w:ind w:left="102"/>
              <w:rPr>
                <w:sz w:val="20"/>
                <w:szCs w:val="20"/>
              </w:rPr>
            </w:pPr>
            <w:r w:rsidRPr="00041CC6">
              <w:rPr>
                <w:sz w:val="20"/>
                <w:szCs w:val="20"/>
              </w:rPr>
              <w:t>Dokumentets identitet som är unik inom källsystemet</w:t>
            </w:r>
          </w:p>
          <w:p w14:paraId="48D3321A" w14:textId="77777777" w:rsidR="00D708A4" w:rsidRPr="00907C9B" w:rsidRDefault="00D708A4" w:rsidP="00020569">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HSAid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77777777" w:rsidR="00D708A4" w:rsidRDefault="00D708A4" w:rsidP="00020569">
            <w:pPr>
              <w:spacing w:line="229" w:lineRule="exact"/>
              <w:ind w:left="102"/>
              <w:rPr>
                <w:sz w:val="20"/>
                <w:szCs w:val="20"/>
              </w:rPr>
            </w:pPr>
            <w:proofErr w:type="spellStart"/>
            <w:r w:rsidRPr="007D6475">
              <w:rPr>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77777777" w:rsidR="00D708A4" w:rsidRPr="00907C9B" w:rsidRDefault="00D708A4" w:rsidP="00020569">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D708A4" w:rsidRPr="00907C9B" w:rsidRDefault="00D708A4" w:rsidP="00020569">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D708A4" w:rsidRPr="002E3143" w:rsidRDefault="00D708A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D19E64" w14:textId="77777777" w:rsidR="00D708A4" w:rsidRPr="00041CC6" w:rsidRDefault="00D708A4" w:rsidP="00020569">
            <w:pPr>
              <w:spacing w:line="229" w:lineRule="exact"/>
              <w:ind w:left="102"/>
              <w:rPr>
                <w:sz w:val="20"/>
                <w:szCs w:val="20"/>
              </w:rPr>
            </w:pPr>
            <w:r w:rsidRPr="00041CC6">
              <w:rPr>
                <w:sz w:val="20"/>
                <w:szCs w:val="20"/>
              </w:rPr>
              <w:t>Id</w:t>
            </w:r>
            <w:r>
              <w:rPr>
                <w:sz w:val="20"/>
                <w:szCs w:val="20"/>
              </w:rPr>
              <w:t>entifierare för patient.</w:t>
            </w:r>
          </w:p>
          <w:p w14:paraId="1FB6429D" w14:textId="77777777" w:rsidR="00D708A4" w:rsidRPr="00A63DCF" w:rsidRDefault="00D708A4" w:rsidP="00020569">
            <w:pPr>
              <w:spacing w:line="226" w:lineRule="exact"/>
              <w:ind w:left="102"/>
              <w:rPr>
                <w:spacing w:val="-1"/>
                <w:sz w:val="20"/>
                <w:szCs w:val="20"/>
              </w:rPr>
            </w:pPr>
          </w:p>
          <w:p w14:paraId="2E26442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proofErr w:type="gramStart"/>
            <w:r w:rsidR="00AD0B03">
              <w:rPr>
                <w:sz w:val="20"/>
                <w:szCs w:val="20"/>
              </w:rPr>
              <w:t>..</w:t>
            </w:r>
            <w:proofErr w:type="gramEnd"/>
            <w:r w:rsidR="00AD0B03">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77777777" w:rsidR="00D708A4" w:rsidRPr="00041CC6" w:rsidRDefault="00D708A4" w:rsidP="00020569">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D708A4" w:rsidRPr="00907C9B" w:rsidRDefault="001F7271" w:rsidP="00020569">
            <w:pPr>
              <w:spacing w:line="229" w:lineRule="exact"/>
              <w:ind w:left="102"/>
              <w:rPr>
                <w:sz w:val="20"/>
                <w:szCs w:val="20"/>
              </w:rPr>
            </w:pPr>
            <w:proofErr w:type="gramStart"/>
            <w:r>
              <w:rPr>
                <w:sz w:val="20"/>
                <w:szCs w:val="20"/>
              </w:rPr>
              <w:t>.</w:t>
            </w:r>
            <w:r w:rsidR="00D708A4" w:rsidRPr="00907C9B">
              <w:rPr>
                <w:sz w:val="20"/>
                <w:szCs w:val="20"/>
              </w:rPr>
              <w:t>.</w:t>
            </w:r>
            <w:proofErr w:type="gramEnd"/>
            <w:r w:rsidR="00AD0B03">
              <w:rPr>
                <w:sz w:val="20"/>
                <w:szCs w:val="20"/>
              </w:rPr>
              <w:t>/../../</w:t>
            </w:r>
            <w:proofErr w:type="spellStart"/>
            <w:r w:rsidR="00D708A4">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D708A4"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77777777" w:rsidR="00D708A4" w:rsidRDefault="00D708A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239796BF" w14:textId="77777777" w:rsidR="00D708A4" w:rsidRPr="00041CC6"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D708A4" w:rsidRPr="00907C9B"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5A355CC4" w14:textId="77777777" w:rsidTr="00480EC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z w:val="20"/>
                <w:szCs w:val="20"/>
              </w:rPr>
              <w:t>author</w:t>
            </w:r>
            <w:proofErr w:type="spellEnd"/>
          </w:p>
          <w:p w14:paraId="5839434A"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77777777" w:rsidR="00D708A4" w:rsidRPr="00907C9B" w:rsidRDefault="00D708A4" w:rsidP="00020569">
            <w:pPr>
              <w:spacing w:line="229" w:lineRule="exact"/>
              <w:ind w:left="102"/>
              <w:rPr>
                <w:sz w:val="20"/>
                <w:szCs w:val="20"/>
              </w:rPr>
            </w:pPr>
            <w:proofErr w:type="spellStart"/>
            <w:r>
              <w:rPr>
                <w:sz w:val="20"/>
                <w:szCs w:val="20"/>
              </w:rPr>
              <w:t>A</w:t>
            </w:r>
            <w:r w:rsidRPr="00907C9B">
              <w:rPr>
                <w:sz w:val="20"/>
                <w:szCs w:val="20"/>
              </w:rPr>
              <w:t>uthorType</w:t>
            </w:r>
            <w:proofErr w:type="spellEnd"/>
          </w:p>
          <w:p w14:paraId="0A48E5FA"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77777777" w:rsidR="00D708A4" w:rsidRPr="00041CC6" w:rsidRDefault="00D708A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p>
          <w:p w14:paraId="2C8FB328"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77777777" w:rsidR="00D708A4" w:rsidRPr="00907C9B" w:rsidRDefault="000F6AC8"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D708A4" w:rsidRPr="00907C9B">
              <w:rPr>
                <w:sz w:val="20"/>
                <w:szCs w:val="20"/>
              </w:rPr>
              <w:t>a</w:t>
            </w:r>
            <w:r w:rsidR="00D708A4" w:rsidRPr="00907C9B">
              <w:rPr>
                <w:spacing w:val="-1"/>
                <w:sz w:val="20"/>
                <w:szCs w:val="20"/>
              </w:rPr>
              <w:t>uthorTime</w:t>
            </w:r>
            <w:proofErr w:type="spellEnd"/>
          </w:p>
          <w:p w14:paraId="1BC33C20"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7777777" w:rsidR="00D708A4" w:rsidRPr="00907C9B" w:rsidRDefault="00D708A4" w:rsidP="00020569">
            <w:pPr>
              <w:spacing w:line="226" w:lineRule="exact"/>
              <w:ind w:left="102"/>
              <w:rPr>
                <w:spacing w:val="-1"/>
                <w:sz w:val="20"/>
                <w:szCs w:val="20"/>
              </w:rPr>
            </w:pPr>
            <w:r w:rsidRPr="00907C9B">
              <w:rPr>
                <w:spacing w:val="-1"/>
                <w:sz w:val="20"/>
                <w:szCs w:val="20"/>
              </w:rPr>
              <w:t>Tidpunkt då dokumentet skapades</w:t>
            </w:r>
          </w:p>
          <w:p w14:paraId="7A862E1C"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D708A4" w:rsidRPr="00907C9B" w:rsidRDefault="00D708A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2384FF3" w14:textId="77777777" w:rsidTr="00480EC7">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w:t>
            </w:r>
            <w:r>
              <w:rPr>
                <w:spacing w:val="-1"/>
                <w:sz w:val="20"/>
                <w:szCs w:val="20"/>
              </w:rPr>
              <w:t>HSAid</w:t>
            </w:r>
            <w:proofErr w:type="spellEnd"/>
          </w:p>
          <w:p w14:paraId="6B5FC0F1"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153206AE" w:rsidR="00D708A4" w:rsidRDefault="008B29AE" w:rsidP="00020569">
            <w:pPr>
              <w:spacing w:line="229" w:lineRule="exact"/>
              <w:ind w:left="102"/>
              <w:rPr>
                <w:rFonts w:ascii="Arial" w:hAnsi="Arial" w:cs="Arial"/>
                <w:sz w:val="20"/>
                <w:szCs w:val="20"/>
              </w:rPr>
            </w:pPr>
            <w:proofErr w:type="spellStart"/>
            <w:r>
              <w:rPr>
                <w:sz w:val="20"/>
                <w:szCs w:val="20"/>
              </w:rPr>
              <w:t>HSAidType</w:t>
            </w:r>
            <w:proofErr w:type="spellEnd"/>
          </w:p>
          <w:p w14:paraId="01E18D75"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77777777" w:rsidR="00D708A4" w:rsidRPr="00907C9B" w:rsidRDefault="00D708A4" w:rsidP="00020569">
            <w:pPr>
              <w:spacing w:line="226" w:lineRule="exact"/>
              <w:ind w:left="102"/>
              <w:rPr>
                <w:spacing w:val="-1"/>
                <w:sz w:val="20"/>
                <w:szCs w:val="20"/>
              </w:rPr>
            </w:pPr>
            <w:r w:rsidRPr="00171EC2">
              <w:rPr>
                <w:spacing w:val="-1"/>
                <w:sz w:val="20"/>
                <w:szCs w:val="20"/>
              </w:rPr>
              <w:t>Författarens HSA-id</w:t>
            </w:r>
          </w:p>
          <w:p w14:paraId="24BEABB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55600E58"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0F6AC8">
              <w:rPr>
                <w:sz w:val="20"/>
                <w:szCs w:val="20"/>
              </w:rPr>
              <w:t>/../../</w:t>
            </w:r>
            <w:proofErr w:type="spellStart"/>
            <w:r w:rsidRPr="00907C9B">
              <w:rPr>
                <w:spacing w:val="-1"/>
                <w:sz w:val="20"/>
                <w:szCs w:val="20"/>
              </w:rPr>
              <w:t>authorRoleCode</w:t>
            </w:r>
            <w:proofErr w:type="spellEnd"/>
          </w:p>
          <w:p w14:paraId="6113237A"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644F389" w14:textId="77777777" w:rsidR="00D708A4" w:rsidRDefault="00D708A4" w:rsidP="00020569">
            <w:pPr>
              <w:spacing w:line="229" w:lineRule="exact"/>
              <w:ind w:left="102"/>
              <w:rPr>
                <w:rFonts w:ascii="Arial" w:hAnsi="Arial" w:cs="Arial"/>
                <w:sz w:val="20"/>
                <w:szCs w:val="20"/>
              </w:rPr>
            </w:pPr>
            <w:r>
              <w:rPr>
                <w:spacing w:val="-1"/>
                <w:sz w:val="20"/>
                <w:szCs w:val="20"/>
              </w:rPr>
              <w:t>string</w:t>
            </w:r>
          </w:p>
          <w:p w14:paraId="0E3F9E0C" w14:textId="77777777" w:rsidR="00D708A4" w:rsidRPr="00171EC2" w:rsidRDefault="00D708A4" w:rsidP="00020569">
            <w:pPr>
              <w:spacing w:line="226" w:lineRule="exact"/>
              <w:ind w:left="102"/>
              <w:rPr>
                <w:spacing w:val="-1"/>
                <w:sz w:val="20"/>
                <w:szCs w:val="20"/>
              </w:rPr>
            </w:pPr>
          </w:p>
          <w:p w14:paraId="399EEC94"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0E6C8C7" w14:textId="77777777" w:rsidR="00D708A4" w:rsidRPr="00041CC6" w:rsidRDefault="00D708A4" w:rsidP="00020569">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http://www.inera.se/Documents/Infrastrukturtjanster/Katalogtjanst_HSA/Innehll/hsa_innehall_befattning.pdf</w:t>
            </w:r>
          </w:p>
          <w:p w14:paraId="50B13A0E"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22746"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77777777" w:rsidR="00E22746" w:rsidRPr="00907C9B" w:rsidRDefault="00617982" w:rsidP="00020569">
            <w:pPr>
              <w:spacing w:line="229" w:lineRule="exact"/>
              <w:ind w:left="102"/>
              <w:rPr>
                <w:sz w:val="20"/>
                <w:szCs w:val="20"/>
              </w:rPr>
            </w:pPr>
            <w:proofErr w:type="gramStart"/>
            <w:r>
              <w:rPr>
                <w:sz w:val="20"/>
                <w:szCs w:val="20"/>
              </w:rPr>
              <w:t>..</w:t>
            </w:r>
            <w:proofErr w:type="gramEnd"/>
            <w:r w:rsidR="00911C18">
              <w:rPr>
                <w:sz w:val="20"/>
                <w:szCs w:val="20"/>
              </w:rPr>
              <w:t>/../../</w:t>
            </w:r>
            <w:proofErr w:type="spellStart"/>
            <w:r w:rsidR="00E22746" w:rsidRPr="00597873">
              <w:rPr>
                <w:sz w:val="20"/>
                <w:szCs w:val="20"/>
              </w:rPr>
              <w:t>authorOtherRole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77777777" w:rsidR="00E22746" w:rsidRDefault="00E22746" w:rsidP="00020569">
            <w:pPr>
              <w:spacing w:line="229" w:lineRule="exact"/>
              <w:ind w:left="102"/>
              <w:rPr>
                <w:spacing w:val="-1"/>
                <w:sz w:val="20"/>
                <w:szCs w:val="20"/>
              </w:rPr>
            </w:pPr>
            <w:proofErr w:type="spellStart"/>
            <w:r>
              <w:rPr>
                <w:spacing w:val="-1"/>
                <w:sz w:val="20"/>
                <w:szCs w:val="20"/>
              </w:rPr>
              <w:t>AuthorOtherRoleType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68DD0B" w14:textId="77777777" w:rsidR="00E22746" w:rsidRPr="00041CC6" w:rsidRDefault="00E22746" w:rsidP="00020569">
            <w:pPr>
              <w:spacing w:line="226" w:lineRule="exact"/>
              <w:ind w:left="102"/>
              <w:rPr>
                <w:spacing w:val="-1"/>
                <w:sz w:val="20"/>
                <w:szCs w:val="20"/>
              </w:rPr>
            </w:pPr>
            <w:r w:rsidRPr="00597873">
              <w:rPr>
                <w:sz w:val="20"/>
                <w:szCs w:val="20"/>
              </w:rPr>
              <w:t>Information om författarens befattning om annat kodverk än KV Befattning används</w:t>
            </w:r>
          </w:p>
        </w:tc>
        <w:tc>
          <w:tcPr>
            <w:tcW w:w="851" w:type="dxa"/>
            <w:tcBorders>
              <w:top w:val="single" w:sz="5" w:space="0" w:color="000000"/>
              <w:left w:val="single" w:sz="5" w:space="0" w:color="000000"/>
              <w:bottom w:val="single" w:sz="5" w:space="0" w:color="000000"/>
              <w:right w:val="single" w:sz="5" w:space="0" w:color="000000"/>
            </w:tcBorders>
          </w:tcPr>
          <w:p w14:paraId="1EF4A9D1" w14:textId="77777777" w:rsidR="00E22746" w:rsidRDefault="00E22746" w:rsidP="0020070F">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2B2380F5" w14:textId="77777777" w:rsidR="00E22746" w:rsidRPr="00907C9B" w:rsidRDefault="00E22746" w:rsidP="00020569">
            <w:pPr>
              <w:spacing w:line="226" w:lineRule="exact"/>
              <w:ind w:left="102"/>
              <w:rPr>
                <w:spacing w:val="-1"/>
                <w:sz w:val="20"/>
                <w:szCs w:val="20"/>
              </w:rPr>
            </w:pPr>
          </w:p>
        </w:tc>
      </w:tr>
      <w:tr w:rsidR="00E22746"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77777777" w:rsidR="00E22746" w:rsidRPr="00907C9B" w:rsidRDefault="00911C18" w:rsidP="00020569">
            <w:pPr>
              <w:spacing w:line="229" w:lineRule="exact"/>
              <w:ind w:left="102"/>
              <w:rPr>
                <w:sz w:val="20"/>
                <w:szCs w:val="20"/>
              </w:rPr>
            </w:pPr>
            <w:proofErr w:type="gramStart"/>
            <w:r>
              <w:rPr>
                <w:sz w:val="20"/>
                <w:szCs w:val="20"/>
              </w:rPr>
              <w:t>..</w:t>
            </w:r>
            <w:proofErr w:type="gramEnd"/>
            <w:r>
              <w:rPr>
                <w:sz w:val="20"/>
                <w:szCs w:val="20"/>
              </w:rPr>
              <w:t>/../../</w:t>
            </w:r>
            <w:r w:rsidR="00617982">
              <w:rPr>
                <w:sz w:val="20"/>
                <w:szCs w:val="20"/>
              </w:rPr>
              <w:t>../</w:t>
            </w:r>
            <w:proofErr w:type="spellStart"/>
            <w:r w:rsidR="00E22746" w:rsidRPr="0039403A">
              <w:rPr>
                <w:sz w:val="20"/>
                <w:szCs w:val="20"/>
              </w:rPr>
              <w:t>authorOtherRoleCode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7777777" w:rsidR="00E22746" w:rsidRDefault="00E22746" w:rsidP="00020569">
            <w:pPr>
              <w:spacing w:line="229"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77777777" w:rsidR="00E22746" w:rsidRPr="00041CC6" w:rsidRDefault="00E22746" w:rsidP="00020569">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6887C532" w14:textId="77777777" w:rsidR="00E22746" w:rsidRPr="00907C9B" w:rsidRDefault="00E22746"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22746" w:rsidRPr="00907C9B" w14:paraId="2B521F01"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77777777" w:rsidR="00E22746" w:rsidRPr="00907C9B" w:rsidRDefault="00617982"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22746" w:rsidRPr="0039403A">
              <w:rPr>
                <w:sz w:val="20"/>
                <w:szCs w:val="20"/>
              </w:rPr>
              <w:t>authorOtherRoleCodeOID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D20C85A" w14:textId="77777777" w:rsidR="00E22746" w:rsidRDefault="00E22746" w:rsidP="0020070F">
            <w:pPr>
              <w:spacing w:line="226" w:lineRule="exact"/>
              <w:ind w:left="102"/>
              <w:rPr>
                <w:spacing w:val="-1"/>
                <w:sz w:val="20"/>
                <w:szCs w:val="20"/>
              </w:rPr>
            </w:pPr>
            <w:r>
              <w:rPr>
                <w:spacing w:val="-1"/>
                <w:sz w:val="20"/>
                <w:szCs w:val="20"/>
              </w:rPr>
              <w:t>string</w:t>
            </w:r>
          </w:p>
          <w:p w14:paraId="3DB2DC11" w14:textId="77777777" w:rsidR="00E22746" w:rsidRDefault="00E22746" w:rsidP="00020569">
            <w:pPr>
              <w:spacing w:line="229"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1B15AEF" w14:textId="77777777" w:rsidR="00E22746" w:rsidRPr="00041CC6" w:rsidRDefault="00E22746" w:rsidP="00020569">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5BFA45BC" w14:textId="77777777" w:rsidR="00E22746" w:rsidRPr="00907C9B" w:rsidRDefault="00E22746" w:rsidP="00020569">
            <w:pPr>
              <w:spacing w:line="226" w:lineRule="exact"/>
              <w:ind w:left="102"/>
              <w:rPr>
                <w:spacing w:val="-1"/>
                <w:sz w:val="20"/>
                <w:szCs w:val="20"/>
              </w:rPr>
            </w:pPr>
            <w:r>
              <w:rPr>
                <w:spacing w:val="-1"/>
                <w:sz w:val="20"/>
                <w:szCs w:val="20"/>
              </w:rPr>
              <w:t>1.1</w:t>
            </w:r>
          </w:p>
        </w:tc>
      </w:tr>
      <w:tr w:rsidR="00D708A4" w:rsidRPr="00907C9B" w14:paraId="24BC8440" w14:textId="77777777" w:rsidTr="00480EC7">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087C3DD0" w14:textId="77777777" w:rsidR="00D708A4" w:rsidRPr="00907C9B" w:rsidRDefault="00D708A4" w:rsidP="00020569">
            <w:pPr>
              <w:spacing w:line="226" w:lineRule="exact"/>
              <w:ind w:left="102"/>
              <w:rPr>
                <w:spacing w:val="-1"/>
                <w:sz w:val="20"/>
                <w:szCs w:val="20"/>
              </w:rPr>
            </w:pPr>
            <w:proofErr w:type="gramStart"/>
            <w:r w:rsidRPr="00907C9B">
              <w:rPr>
                <w:sz w:val="20"/>
                <w:szCs w:val="20"/>
              </w:rPr>
              <w:t>..</w:t>
            </w:r>
            <w:proofErr w:type="gramEnd"/>
            <w:r w:rsidR="005B5B68">
              <w:rPr>
                <w:sz w:val="20"/>
                <w:szCs w:val="20"/>
              </w:rPr>
              <w:t>/../../</w:t>
            </w:r>
            <w:proofErr w:type="spellStart"/>
            <w:r w:rsidRPr="00907C9B">
              <w:rPr>
                <w:spacing w:val="-1"/>
                <w:sz w:val="20"/>
                <w:szCs w:val="20"/>
              </w:rPr>
              <w:t>authorName</w:t>
            </w:r>
            <w:proofErr w:type="spellEnd"/>
          </w:p>
          <w:p w14:paraId="215BFCE0"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100EC93" w14:textId="77777777" w:rsidR="00D708A4" w:rsidRPr="00907C9B" w:rsidRDefault="00D708A4" w:rsidP="00020569">
            <w:pPr>
              <w:spacing w:line="226" w:lineRule="exact"/>
              <w:ind w:left="102"/>
              <w:rPr>
                <w:spacing w:val="-1"/>
                <w:sz w:val="20"/>
                <w:szCs w:val="20"/>
              </w:rPr>
            </w:pPr>
            <w:r>
              <w:rPr>
                <w:spacing w:val="-1"/>
                <w:sz w:val="20"/>
                <w:szCs w:val="20"/>
              </w:rPr>
              <w:t>string</w:t>
            </w:r>
          </w:p>
          <w:p w14:paraId="7B809D0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0148596" w14:textId="77777777" w:rsidR="00D708A4" w:rsidRPr="00907C9B" w:rsidRDefault="00D708A4" w:rsidP="00020569">
            <w:pPr>
              <w:spacing w:line="226" w:lineRule="exact"/>
              <w:ind w:left="102"/>
              <w:rPr>
                <w:spacing w:val="-1"/>
                <w:sz w:val="20"/>
                <w:szCs w:val="20"/>
              </w:rPr>
            </w:pPr>
            <w:r>
              <w:rPr>
                <w:spacing w:val="-1"/>
                <w:sz w:val="20"/>
                <w:szCs w:val="20"/>
              </w:rPr>
              <w:t>Författarens namn</w:t>
            </w:r>
          </w:p>
          <w:p w14:paraId="7E558AF4"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C0AD13" w14:textId="77777777" w:rsidR="00D708A4" w:rsidRPr="00907C9B" w:rsidRDefault="00D708A4"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D708A4"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77777777" w:rsidR="00D708A4" w:rsidRPr="00907C9B" w:rsidRDefault="006015BC" w:rsidP="0002056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authorOrgUnitHSAid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48415F7F" w:rsidR="00D708A4"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77777777" w:rsidR="00D708A4" w:rsidRPr="00907C9B" w:rsidRDefault="00D708A4" w:rsidP="00020569">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7777777" w:rsidR="00D708A4" w:rsidRPr="008C68A3" w:rsidRDefault="00E41D2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gramEnd"/>
            <w:r>
              <w:rPr>
                <w:rFonts w:ascii="Times New Roman" w:eastAsia="Times New Roman" w:hAnsi="Times New Roman" w:cs="Times New Roman"/>
                <w:spacing w:val="-1"/>
                <w:sz w:val="20"/>
                <w:szCs w:val="20"/>
              </w:rPr>
              <w:t>/../../</w:t>
            </w:r>
            <w:proofErr w:type="spellStart"/>
            <w:r w:rsidR="00D708A4" w:rsidRPr="008C68A3">
              <w:rPr>
                <w:rFonts w:ascii="Times New Roman" w:eastAsia="Times New Roman" w:hAnsi="Times New Roman" w:cs="Times New Roman"/>
                <w:spacing w:val="-1"/>
                <w:sz w:val="20"/>
                <w:szCs w:val="20"/>
              </w:rPr>
              <w:t>authorOrgUni</w:t>
            </w:r>
            <w:r w:rsidR="00D708A4">
              <w:rPr>
                <w:rFonts w:ascii="Times New Roman" w:eastAsia="Times New Roman" w:hAnsi="Times New Roman" w:cs="Times New Roman"/>
                <w:spacing w:val="-1"/>
                <w:sz w:val="20"/>
                <w:szCs w:val="20"/>
              </w:rPr>
              <w:t>t</w:t>
            </w:r>
            <w:r w:rsidR="00D708A4" w:rsidRPr="008C68A3">
              <w:rPr>
                <w:rFonts w:ascii="Times New Roman" w:eastAsia="Times New Roman" w:hAnsi="Times New Roman" w:cs="Times New Roman"/>
                <w:spacing w:val="-1"/>
                <w:sz w:val="20"/>
                <w:szCs w:val="20"/>
              </w:rPr>
              <w:t>Name</w:t>
            </w:r>
            <w:proofErr w:type="spellEnd"/>
          </w:p>
          <w:p w14:paraId="0E08910E"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77777777" w:rsidR="00D708A4" w:rsidRPr="00907C9B" w:rsidRDefault="00D708A4" w:rsidP="00020569">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8C68A3">
              <w:rPr>
                <w:spacing w:val="-1"/>
                <w:sz w:val="20"/>
                <w:szCs w:val="20"/>
              </w:rPr>
              <w:t>authorOrgUni</w:t>
            </w:r>
            <w:r w:rsidR="00D708A4">
              <w:rPr>
                <w:spacing w:val="-1"/>
                <w:sz w:val="20"/>
                <w:szCs w:val="20"/>
              </w:rPr>
              <w:t>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77777777" w:rsidR="00D708A4" w:rsidRPr="00907C9B"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77777777" w:rsidR="00D708A4" w:rsidRPr="00907C9B" w:rsidRDefault="00D708A4" w:rsidP="00020569">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28819BC" w14:textId="77777777" w:rsidR="00D708A4" w:rsidRPr="00907C9B" w:rsidRDefault="00D708A4" w:rsidP="00020569">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708A4"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77777777" w:rsidR="00D708A4" w:rsidRPr="00907C9B" w:rsidRDefault="00F93BB8"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Pr>
                <w:spacing w:val="-1"/>
                <w:sz w:val="20"/>
                <w:szCs w:val="20"/>
              </w:rPr>
              <w:t>careUnitHSAid</w:t>
            </w:r>
            <w:proofErr w:type="spellEnd"/>
          </w:p>
          <w:p w14:paraId="40444547" w14:textId="77777777" w:rsidR="00D708A4" w:rsidRPr="00907C9B" w:rsidRDefault="00D708A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0E7315B7" w:rsidR="00D708A4"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90594A8" w14:textId="77777777" w:rsidR="00D708A4" w:rsidRPr="00907C9B" w:rsidRDefault="00D708A4" w:rsidP="00020569">
            <w:pPr>
              <w:spacing w:line="226" w:lineRule="exact"/>
              <w:ind w:left="102"/>
              <w:rPr>
                <w:spacing w:val="-1"/>
                <w:sz w:val="20"/>
                <w:szCs w:val="20"/>
              </w:rPr>
            </w:pPr>
          </w:p>
          <w:p w14:paraId="7624DE33"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77777777" w:rsidR="00D708A4" w:rsidRPr="006B1876" w:rsidRDefault="00D708A4" w:rsidP="00020569">
            <w:pPr>
              <w:spacing w:line="229" w:lineRule="exact"/>
              <w:ind w:left="102"/>
              <w:rPr>
                <w:sz w:val="20"/>
                <w:szCs w:val="20"/>
              </w:rPr>
            </w:pPr>
            <w:r w:rsidRPr="006B1876">
              <w:rPr>
                <w:sz w:val="20"/>
                <w:szCs w:val="20"/>
              </w:rPr>
              <w:t>HSA-id för PDL-enhet</w:t>
            </w:r>
          </w:p>
          <w:p w14:paraId="1CD630C2" w14:textId="77777777" w:rsidR="00D708A4" w:rsidRPr="006B1876" w:rsidRDefault="00D708A4" w:rsidP="00020569">
            <w:pPr>
              <w:spacing w:line="229" w:lineRule="exact"/>
              <w:ind w:left="102"/>
              <w:rPr>
                <w:sz w:val="20"/>
                <w:szCs w:val="20"/>
              </w:rPr>
            </w:pPr>
          </w:p>
          <w:p w14:paraId="60193E58"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5F1C0210"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77777777" w:rsidR="00D708A4" w:rsidRPr="00907C9B" w:rsidRDefault="008A69E5" w:rsidP="0002056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sidR="00D708A4" w:rsidRPr="00907C9B">
              <w:rPr>
                <w:spacing w:val="-1"/>
                <w:sz w:val="20"/>
                <w:szCs w:val="20"/>
              </w:rPr>
              <w:t>care</w:t>
            </w:r>
            <w:r w:rsidR="00D708A4">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66DC6CF1" w:rsidR="00D708A4"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24E75D6B"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77777777" w:rsidR="00D708A4" w:rsidRPr="00907C9B" w:rsidRDefault="00D708A4"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68838DCF"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708A4"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D708A4" w:rsidRPr="00907C9B" w:rsidRDefault="00D708A4" w:rsidP="00020569">
            <w:pPr>
              <w:spacing w:line="229" w:lineRule="exact"/>
              <w:ind w:left="102"/>
              <w:rPr>
                <w:sz w:val="20"/>
                <w:szCs w:val="20"/>
              </w:rPr>
            </w:pPr>
            <w:r w:rsidRPr="00907C9B">
              <w:rPr>
                <w:sz w:val="20"/>
                <w:szCs w:val="20"/>
                <w:lang w:val="en-US"/>
              </w:rPr>
              <w:t>..</w:t>
            </w:r>
            <w:r w:rsidR="00646A27">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D708A4" w:rsidRPr="00907C9B" w:rsidRDefault="00D708A4"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77777777" w:rsidR="00D708A4" w:rsidRPr="003C17D1" w:rsidRDefault="00D708A4" w:rsidP="00020569">
            <w:pPr>
              <w:spacing w:line="229" w:lineRule="exact"/>
              <w:ind w:left="102"/>
              <w:rPr>
                <w:sz w:val="20"/>
                <w:szCs w:val="20"/>
              </w:rPr>
            </w:pPr>
            <w:r w:rsidRPr="003C17D1">
              <w:rPr>
                <w:sz w:val="20"/>
                <w:szCs w:val="20"/>
              </w:rPr>
              <w:t>Information om vem som signerat informationen i dokumentet.</w:t>
            </w:r>
          </w:p>
          <w:p w14:paraId="0E583107"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D708A4" w:rsidRPr="00907C9B" w:rsidRDefault="00D708A4" w:rsidP="00020569">
            <w:pPr>
              <w:spacing w:line="226" w:lineRule="exact"/>
              <w:ind w:left="102"/>
              <w:rPr>
                <w:spacing w:val="-1"/>
                <w:sz w:val="20"/>
                <w:szCs w:val="20"/>
              </w:rPr>
            </w:pPr>
            <w:r w:rsidRPr="00907C9B">
              <w:rPr>
                <w:sz w:val="20"/>
                <w:szCs w:val="20"/>
                <w:lang w:val="en-US"/>
              </w:rPr>
              <w:t>0..1</w:t>
            </w:r>
          </w:p>
        </w:tc>
      </w:tr>
      <w:tr w:rsidR="00D708A4"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D708A4" w:rsidRPr="00907C9B" w:rsidRDefault="00FB0E6E"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00D708A4" w:rsidRPr="00E74D83">
              <w:rPr>
                <w:sz w:val="20"/>
                <w:szCs w:val="20"/>
              </w:rPr>
              <w:t>signatureTime</w:t>
            </w:r>
            <w:proofErr w:type="spellEnd"/>
          </w:p>
          <w:p w14:paraId="695F5C96"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D708A4" w:rsidRDefault="00D708A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7777777" w:rsidR="00D708A4" w:rsidRPr="00907C9B" w:rsidRDefault="00D708A4" w:rsidP="00020569">
            <w:pPr>
              <w:spacing w:line="229" w:lineRule="exact"/>
              <w:ind w:left="102"/>
              <w:rPr>
                <w:sz w:val="20"/>
                <w:szCs w:val="20"/>
              </w:rPr>
            </w:pPr>
            <w:r w:rsidRPr="00907C9B">
              <w:rPr>
                <w:sz w:val="20"/>
                <w:szCs w:val="20"/>
              </w:rPr>
              <w:t>Tidpunkt för signering</w:t>
            </w:r>
          </w:p>
          <w:p w14:paraId="5D2E44F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9AF21E8"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77777777" w:rsidR="00D708A4" w:rsidRPr="00907C9B" w:rsidRDefault="005C6531" w:rsidP="00020569">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D708A4" w:rsidRPr="0035083B">
              <w:rPr>
                <w:sz w:val="20"/>
                <w:szCs w:val="20"/>
              </w:rPr>
              <w:t>legalAuthenticatorHSAid</w:t>
            </w:r>
            <w:proofErr w:type="spellEnd"/>
          </w:p>
          <w:p w14:paraId="3D2366E7" w14:textId="77777777" w:rsidR="00D708A4" w:rsidRPr="00907C9B" w:rsidRDefault="00D708A4"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D708A4" w:rsidRPr="00907C9B" w:rsidRDefault="00D708A4" w:rsidP="00020569">
            <w:pPr>
              <w:spacing w:line="229" w:lineRule="exact"/>
              <w:ind w:left="102"/>
              <w:rPr>
                <w:sz w:val="20"/>
                <w:szCs w:val="20"/>
              </w:rPr>
            </w:pPr>
            <w:proofErr w:type="spellStart"/>
            <w:r w:rsidRPr="0035083B">
              <w:rPr>
                <w:sz w:val="20"/>
                <w:szCs w:val="20"/>
              </w:rPr>
              <w:t>HSAIDType</w:t>
            </w:r>
            <w:proofErr w:type="spellEnd"/>
          </w:p>
          <w:p w14:paraId="42DAE448" w14:textId="77777777" w:rsidR="00D708A4" w:rsidRPr="00907C9B" w:rsidRDefault="00D708A4"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77777777" w:rsidR="00D708A4" w:rsidRPr="00D90BD2" w:rsidRDefault="00D708A4" w:rsidP="00020569">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D708A4" w:rsidRPr="00907C9B" w:rsidRDefault="00D708A4"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D708A4" w:rsidRPr="00907C9B" w14:paraId="122FA309"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D708A4" w:rsidRPr="00E74D83" w:rsidRDefault="00D708A4" w:rsidP="00020569">
            <w:pPr>
              <w:spacing w:line="229" w:lineRule="exact"/>
              <w:ind w:left="102"/>
              <w:rPr>
                <w:sz w:val="20"/>
                <w:szCs w:val="20"/>
              </w:rPr>
            </w:pPr>
            <w:proofErr w:type="gramStart"/>
            <w:r w:rsidRPr="00907C9B">
              <w:rPr>
                <w:sz w:val="20"/>
                <w:szCs w:val="20"/>
              </w:rPr>
              <w:t>..</w:t>
            </w:r>
            <w:proofErr w:type="gramEnd"/>
            <w:r w:rsidR="001001CA">
              <w:rPr>
                <w:sz w:val="20"/>
                <w:szCs w:val="20"/>
              </w:rPr>
              <w:t>/../</w:t>
            </w:r>
            <w:proofErr w:type="spellStart"/>
            <w:r w:rsidRPr="00E74D83">
              <w:rPr>
                <w:spacing w:val="-1"/>
                <w:sz w:val="20"/>
                <w:szCs w:val="20"/>
              </w:rPr>
              <w:t>approvedForPatient</w:t>
            </w:r>
            <w:proofErr w:type="spellEnd"/>
          </w:p>
          <w:p w14:paraId="6472E61E" w14:textId="77777777" w:rsidR="00D708A4" w:rsidRPr="00835228"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D708A4" w:rsidRDefault="00D708A4"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D708A4"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77777777" w:rsidR="00D708A4" w:rsidRPr="0083546F" w:rsidRDefault="00D708A4"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1CD09FB1" w14:textId="77777777" w:rsidR="00D708A4" w:rsidRPr="00907C9B" w:rsidRDefault="00D708A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D708A4" w:rsidRPr="00907C9B" w:rsidRDefault="00D708A4"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D708A4"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D708A4" w:rsidRPr="00835228" w:rsidRDefault="00D708A4" w:rsidP="00020569">
            <w:pPr>
              <w:spacing w:line="229" w:lineRule="exact"/>
              <w:ind w:left="102"/>
              <w:rPr>
                <w:sz w:val="20"/>
                <w:szCs w:val="20"/>
              </w:rPr>
            </w:pPr>
            <w:r w:rsidRPr="00907C9B">
              <w:rPr>
                <w:sz w:val="20"/>
                <w:szCs w:val="20"/>
                <w:lang w:val="en-US"/>
              </w:rPr>
              <w:t>..</w:t>
            </w:r>
            <w:r w:rsidR="00BD64F0">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D708A4" w:rsidRDefault="00D708A4"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7777777" w:rsidR="00D708A4" w:rsidRPr="00907C9B" w:rsidRDefault="00D708A4"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D708A4" w:rsidRPr="00907C9B" w:rsidRDefault="00D708A4" w:rsidP="00020569">
            <w:pPr>
              <w:spacing w:line="226" w:lineRule="exact"/>
              <w:ind w:left="102"/>
              <w:rPr>
                <w:spacing w:val="-1"/>
                <w:sz w:val="20"/>
                <w:szCs w:val="20"/>
              </w:rPr>
            </w:pPr>
            <w:r w:rsidRPr="00907C9B">
              <w:rPr>
                <w:spacing w:val="-1"/>
                <w:sz w:val="20"/>
                <w:szCs w:val="20"/>
                <w:lang w:val="en-US"/>
              </w:rPr>
              <w:t>0..1</w:t>
            </w:r>
          </w:p>
        </w:tc>
      </w:tr>
      <w:tr w:rsidR="00D708A4"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D708A4" w:rsidRPr="00835228" w:rsidRDefault="00D708A4" w:rsidP="00020569">
            <w:pPr>
              <w:spacing w:line="229" w:lineRule="exact"/>
              <w:ind w:left="102"/>
              <w:rPr>
                <w:sz w:val="20"/>
                <w:szCs w:val="20"/>
              </w:rPr>
            </w:pPr>
            <w:proofErr w:type="gramStart"/>
            <w:r>
              <w:rPr>
                <w:sz w:val="20"/>
                <w:szCs w:val="20"/>
              </w:rPr>
              <w:t>.</w:t>
            </w:r>
            <w:r w:rsidR="000520C0">
              <w:rPr>
                <w:sz w:val="20"/>
                <w:szCs w:val="20"/>
              </w:rPr>
              <w:t>.</w:t>
            </w:r>
            <w:proofErr w:type="gramEnd"/>
            <w:r w:rsidR="000520C0">
              <w:rPr>
                <w:sz w:val="20"/>
                <w:szCs w:val="20"/>
              </w:rPr>
              <w:t>/</w:t>
            </w:r>
            <w:proofErr w:type="spellStart"/>
            <w:r w:rsidR="00DF6727">
              <w:rPr>
                <w:sz w:val="20"/>
                <w:szCs w:val="20"/>
              </w:rPr>
              <w:t>maternityMedical</w:t>
            </w:r>
            <w:r w:rsidR="00994ECF">
              <w:rPr>
                <w:sz w:val="20"/>
                <w:szCs w:val="20"/>
              </w:rPr>
              <w:t>Record</w:t>
            </w:r>
            <w:r w:rsidRPr="00835228">
              <w:rPr>
                <w:sz w:val="20"/>
                <w:szCs w:val="20"/>
              </w:rPr>
              <w:t>Body</w:t>
            </w:r>
            <w:proofErr w:type="spellEnd"/>
          </w:p>
          <w:p w14:paraId="5334695C"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D708A4" w:rsidRPr="00907C9B" w:rsidRDefault="00C3546C" w:rsidP="00020569">
            <w:pPr>
              <w:spacing w:line="229" w:lineRule="exact"/>
              <w:ind w:left="102"/>
              <w:rPr>
                <w:sz w:val="20"/>
                <w:szCs w:val="20"/>
              </w:rPr>
            </w:pPr>
            <w:proofErr w:type="spellStart"/>
            <w:r>
              <w:rPr>
                <w:sz w:val="20"/>
                <w:szCs w:val="20"/>
              </w:rPr>
              <w:t>Maternity</w:t>
            </w:r>
            <w:r w:rsidR="00D708A4">
              <w:rPr>
                <w:sz w:val="20"/>
                <w:szCs w:val="20"/>
              </w:rPr>
              <w:t>Medical</w:t>
            </w:r>
            <w:r w:rsidR="00994ECF">
              <w:rPr>
                <w:sz w:val="20"/>
                <w:szCs w:val="20"/>
              </w:rPr>
              <w:t>Record</w:t>
            </w:r>
            <w:r w:rsidR="00D708A4">
              <w:rPr>
                <w:sz w:val="20"/>
                <w:szCs w:val="20"/>
              </w:rPr>
              <w:t>BodyType</w:t>
            </w:r>
            <w:proofErr w:type="spellEnd"/>
          </w:p>
          <w:p w14:paraId="44CCA212" w14:textId="77777777" w:rsidR="00D708A4" w:rsidRPr="00907C9B" w:rsidRDefault="00D708A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D708A4" w:rsidRPr="00907C9B" w:rsidRDefault="0059268B"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D708A4" w:rsidRPr="00907C9B" w:rsidRDefault="00D708A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DF5695"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DF5695" w:rsidRPr="00646E78" w:rsidRDefault="00DF5695" w:rsidP="00FC2FC1">
            <w:pPr>
              <w:spacing w:line="229" w:lineRule="exact"/>
              <w:ind w:left="102"/>
              <w:rPr>
                <w:b/>
                <w:i/>
                <w:sz w:val="20"/>
                <w:szCs w:val="20"/>
                <w:lang w:val="en-US"/>
              </w:rPr>
            </w:pPr>
            <w:r w:rsidRPr="00646E78">
              <w:rPr>
                <w:b/>
                <w:i/>
                <w:sz w:val="20"/>
                <w:szCs w:val="20"/>
                <w:lang w:val="en-US"/>
              </w:rPr>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DF5695" w:rsidRPr="00646E78" w:rsidRDefault="00DF5695"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DF5695" w:rsidRPr="00646E78" w:rsidRDefault="00DF5695" w:rsidP="00DF5695">
            <w:pPr>
              <w:spacing w:line="226" w:lineRule="exact"/>
              <w:ind w:left="102"/>
              <w:rPr>
                <w:i/>
                <w:spacing w:val="-1"/>
                <w:sz w:val="20"/>
                <w:szCs w:val="20"/>
              </w:rPr>
            </w:pPr>
            <w:r w:rsidRPr="00646E78">
              <w:rPr>
                <w:i/>
                <w:spacing w:val="-1"/>
                <w:sz w:val="20"/>
                <w:szCs w:val="20"/>
              </w:rPr>
              <w:t>Information som registreras vid inskrivningsbesöket</w:t>
            </w:r>
            <w:r w:rsidR="00FC175C" w:rsidRPr="00646E78">
              <w:rPr>
                <w:i/>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DF5695" w:rsidRPr="00646E78" w:rsidRDefault="00DF5695" w:rsidP="00020569">
            <w:pPr>
              <w:spacing w:line="226" w:lineRule="exact"/>
              <w:ind w:left="102"/>
              <w:rPr>
                <w:i/>
                <w:spacing w:val="-1"/>
                <w:sz w:val="20"/>
                <w:szCs w:val="20"/>
                <w:lang w:val="en-US"/>
              </w:rPr>
            </w:pPr>
            <w:r w:rsidRPr="00646E78">
              <w:rPr>
                <w:i/>
                <w:spacing w:val="-1"/>
                <w:sz w:val="20"/>
                <w:szCs w:val="20"/>
                <w:lang w:val="en-US"/>
              </w:rPr>
              <w:t>0..1</w:t>
            </w:r>
          </w:p>
        </w:tc>
      </w:tr>
      <w:tr w:rsidR="00D708A4"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D708A4" w:rsidRDefault="00D708A4" w:rsidP="00FC2FC1">
            <w:pPr>
              <w:spacing w:line="229" w:lineRule="exact"/>
              <w:ind w:left="102"/>
              <w:rPr>
                <w:sz w:val="20"/>
                <w:szCs w:val="20"/>
              </w:rPr>
            </w:pPr>
            <w:r>
              <w:rPr>
                <w:sz w:val="20"/>
                <w:szCs w:val="20"/>
                <w:lang w:val="en-US"/>
              </w:rPr>
              <w:t>..</w:t>
            </w:r>
            <w:r w:rsidR="00C440C6">
              <w:rPr>
                <w:sz w:val="20"/>
                <w:szCs w:val="20"/>
                <w:lang w:val="en-US"/>
              </w:rPr>
              <w:t>/../</w:t>
            </w:r>
            <w:r w:rsidR="005D0D13">
              <w:rPr>
                <w:sz w:val="20"/>
                <w:szCs w:val="20"/>
                <w:lang w:val="en-US"/>
              </w:rPr>
              <w:t>../</w:t>
            </w:r>
            <w:proofErr w:type="spellStart"/>
            <w:r w:rsidR="00194E06">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D708A4" w:rsidRPr="00907C9B" w:rsidRDefault="00D708A4"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D708A4" w:rsidRPr="00907C9B" w:rsidRDefault="00D708A4"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D708A4" w:rsidRDefault="00D708A4" w:rsidP="00FC2FC1">
            <w:pPr>
              <w:spacing w:line="229" w:lineRule="exact"/>
              <w:ind w:left="102"/>
              <w:rPr>
                <w:sz w:val="20"/>
                <w:szCs w:val="20"/>
              </w:rPr>
            </w:pPr>
            <w:r>
              <w:rPr>
                <w:sz w:val="20"/>
                <w:szCs w:val="20"/>
                <w:lang w:val="en-US"/>
              </w:rPr>
              <w:t>..</w:t>
            </w:r>
            <w:r w:rsidR="000D577A">
              <w:rPr>
                <w:sz w:val="20"/>
                <w:szCs w:val="20"/>
                <w:lang w:val="en-US"/>
              </w:rPr>
              <w:t>/../</w:t>
            </w:r>
            <w:r w:rsidR="00793107">
              <w:rPr>
                <w:sz w:val="20"/>
                <w:szCs w:val="20"/>
                <w:lang w:val="en-US"/>
              </w:rPr>
              <w:t>../</w:t>
            </w:r>
            <w:proofErr w:type="spellStart"/>
            <w:r w:rsidR="00194E06">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D708A4" w:rsidRDefault="00D708A4"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D708A4" w:rsidRPr="00907C9B" w:rsidRDefault="00D708A4"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D708A4" w:rsidRPr="00907C9B" w:rsidRDefault="00D708A4" w:rsidP="00020569">
            <w:pPr>
              <w:spacing w:line="226" w:lineRule="exact"/>
              <w:ind w:left="102"/>
              <w:rPr>
                <w:spacing w:val="-1"/>
                <w:sz w:val="20"/>
                <w:szCs w:val="20"/>
              </w:rPr>
            </w:pPr>
            <w:r>
              <w:rPr>
                <w:spacing w:val="-1"/>
                <w:sz w:val="20"/>
                <w:szCs w:val="20"/>
                <w:lang w:val="en-US"/>
              </w:rPr>
              <w:t>0..1</w:t>
            </w:r>
          </w:p>
        </w:tc>
      </w:tr>
      <w:tr w:rsidR="00D708A4"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B1C14"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D708A4" w:rsidRDefault="00D708A4"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4051E3">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D708A4" w:rsidRDefault="00D708A4"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D708A4" w:rsidRDefault="00D708A4" w:rsidP="00020569">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proofErr w:type="spellStart"/>
            <w:r w:rsidR="00E43CAB">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D708A4" w:rsidRDefault="00D708A4"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D708A4" w:rsidRDefault="00D708A4"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D708A4" w:rsidRDefault="00D708A4" w:rsidP="00793107">
            <w:pPr>
              <w:spacing w:line="229" w:lineRule="exact"/>
              <w:ind w:left="102"/>
              <w:rPr>
                <w:sz w:val="20"/>
                <w:szCs w:val="20"/>
                <w:lang w:val="en-US"/>
              </w:rPr>
            </w:pPr>
            <w:r>
              <w:rPr>
                <w:sz w:val="20"/>
                <w:szCs w:val="20"/>
                <w:lang w:val="en-US"/>
              </w:rPr>
              <w:t>..</w:t>
            </w:r>
            <w:r w:rsidR="00F83664">
              <w:rPr>
                <w:sz w:val="20"/>
                <w:szCs w:val="20"/>
                <w:lang w:val="en-US"/>
              </w:rPr>
              <w:t>/../</w:t>
            </w:r>
            <w:r w:rsidR="00793107">
              <w:rPr>
                <w:sz w:val="20"/>
                <w:szCs w:val="20"/>
                <w:lang w:val="en-US"/>
              </w:rPr>
              <w:t>../</w:t>
            </w: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D708A4" w:rsidRDefault="004C1943"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77777777" w:rsidR="00D708A4" w:rsidRDefault="00D708A4" w:rsidP="00020569">
            <w:pPr>
              <w:spacing w:line="226" w:lineRule="exact"/>
              <w:ind w:left="102"/>
              <w:rPr>
                <w:spacing w:val="-1"/>
                <w:sz w:val="20"/>
                <w:szCs w:val="20"/>
              </w:rPr>
            </w:pPr>
            <w:r>
              <w:rPr>
                <w:spacing w:val="-1"/>
                <w:sz w:val="20"/>
                <w:szCs w:val="20"/>
              </w:rPr>
              <w:t>Vikt vid inskrivning</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D708A4" w:rsidRDefault="00546F3E" w:rsidP="00020569">
            <w:pPr>
              <w:spacing w:line="229" w:lineRule="exact"/>
              <w:ind w:left="102"/>
              <w:rPr>
                <w:sz w:val="20"/>
                <w:szCs w:val="20"/>
                <w:lang w:val="en-US"/>
              </w:rPr>
            </w:pPr>
            <w:r>
              <w:rPr>
                <w:sz w:val="20"/>
                <w:szCs w:val="20"/>
                <w:lang w:val="en-US"/>
              </w:rPr>
              <w:t>../../</w:t>
            </w:r>
            <w:r w:rsidR="005C1F1C">
              <w:rPr>
                <w:sz w:val="20"/>
                <w:szCs w:val="20"/>
                <w:lang w:val="en-US"/>
              </w:rPr>
              <w:t>../</w:t>
            </w:r>
            <w:r w:rsidR="000B73BE">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D708A4" w:rsidRDefault="003115BB"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D708A4" w:rsidRDefault="00D708A4"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D708A4" w:rsidRDefault="00D708A4" w:rsidP="00427BEE">
            <w:pPr>
              <w:spacing w:line="229" w:lineRule="exact"/>
              <w:ind w:left="102"/>
              <w:rPr>
                <w:sz w:val="20"/>
                <w:szCs w:val="20"/>
                <w:lang w:val="en-US"/>
              </w:rPr>
            </w:pPr>
            <w:r>
              <w:rPr>
                <w:sz w:val="20"/>
                <w:szCs w:val="20"/>
                <w:lang w:val="en-US"/>
              </w:rPr>
              <w:t>..</w:t>
            </w:r>
            <w:r w:rsidR="00F61C85">
              <w:rPr>
                <w:sz w:val="20"/>
                <w:szCs w:val="20"/>
                <w:lang w:val="en-US"/>
              </w:rPr>
              <w:t>/../</w:t>
            </w:r>
            <w:r w:rsidR="000452D2">
              <w:rPr>
                <w:sz w:val="20"/>
                <w:szCs w:val="20"/>
                <w:lang w:val="en-US"/>
              </w:rPr>
              <w:t>../</w:t>
            </w:r>
            <w:proofErr w:type="spellStart"/>
            <w:r w:rsidR="000B73BE">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D708A4" w:rsidRDefault="000B73BE" w:rsidP="00427BEE">
            <w:pPr>
              <w:spacing w:line="229" w:lineRule="exact"/>
              <w:ind w:left="102"/>
              <w:rPr>
                <w:spacing w:val="-1"/>
                <w:sz w:val="20"/>
                <w:szCs w:val="20"/>
                <w:lang w:val="en-US"/>
              </w:rPr>
            </w:pPr>
            <w:proofErr w:type="spellStart"/>
            <w:r>
              <w:rPr>
                <w:sz w:val="20"/>
                <w:szCs w:val="20"/>
                <w:lang w:val="en-US"/>
              </w:rPr>
              <w:t>PreviousGravidityAndParity</w:t>
            </w:r>
            <w:r w:rsidR="00D708A4">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D708A4" w:rsidRDefault="00D708A4"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y</w:t>
            </w:r>
            <w:r w:rsidR="00D708A4">
              <w:rPr>
                <w:sz w:val="20"/>
                <w:szCs w:val="20"/>
                <w:lang w:val="en-US"/>
              </w:rPr>
              <w:t>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D708A4" w:rsidRDefault="00D708A4"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m</w:t>
            </w:r>
            <w:r w:rsidR="00D708A4">
              <w:rPr>
                <w:sz w:val="20"/>
                <w:szCs w:val="20"/>
                <w:lang w:val="en-US"/>
              </w:rPr>
              <w:t>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D708A4" w:rsidRDefault="00D708A4"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D708A4"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D708A4" w:rsidRDefault="00723FF0" w:rsidP="004A622B">
            <w:pPr>
              <w:spacing w:line="229" w:lineRule="exact"/>
              <w:ind w:left="102"/>
              <w:rPr>
                <w:sz w:val="20"/>
                <w:szCs w:val="20"/>
                <w:lang w:val="en-US"/>
              </w:rPr>
            </w:pPr>
            <w:r>
              <w:rPr>
                <w:sz w:val="20"/>
                <w:szCs w:val="20"/>
                <w:lang w:val="en-US"/>
              </w:rPr>
              <w:t>../../../</w:t>
            </w:r>
            <w:r w:rsidR="00FD646A">
              <w:rPr>
                <w:sz w:val="20"/>
                <w:szCs w:val="20"/>
                <w:lang w:val="en-US"/>
              </w:rPr>
              <w:t>../</w:t>
            </w:r>
            <w:r w:rsidR="004A622B">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D708A4" w:rsidRDefault="004A622B" w:rsidP="00020569">
            <w:pPr>
              <w:spacing w:line="229" w:lineRule="exact"/>
              <w:ind w:left="102"/>
              <w:rPr>
                <w:sz w:val="20"/>
                <w:szCs w:val="20"/>
                <w:lang w:val="en-US"/>
              </w:rPr>
            </w:pPr>
            <w:proofErr w:type="spellStart"/>
            <w:r>
              <w:rPr>
                <w:sz w:val="20"/>
                <w:szCs w:val="20"/>
                <w:lang w:val="en-US"/>
              </w:rPr>
              <w:t>Delivery</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D708A4" w:rsidRPr="004A622B" w:rsidRDefault="004A622B"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kodverk</w:t>
            </w:r>
            <w:r>
              <w:rPr>
                <w:sz w:val="20"/>
                <w:szCs w:val="20"/>
                <w:lang w:val="en-US"/>
              </w:rPr>
              <w:t xml:space="preserve">: </w:t>
            </w:r>
          </w:p>
          <w:p w14:paraId="1DF824E5" w14:textId="77777777" w:rsidR="004A622B" w:rsidRPr="004A622B" w:rsidRDefault="004A622B"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4A622B"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4A622B" w:rsidRPr="004A622B" w:rsidRDefault="004A622B"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4A622B"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4A622B" w:rsidRPr="004A622B" w:rsidRDefault="004A622B"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4A622B"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4A622B" w:rsidRPr="004A622B" w:rsidRDefault="004A622B"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4A622B"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4A622B" w:rsidRPr="004A622B" w:rsidRDefault="004A622B"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4A622B"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4A622B" w:rsidRPr="004A622B" w:rsidRDefault="00165729" w:rsidP="004A622B">
                  <w:pPr>
                    <w:spacing w:line="229" w:lineRule="exact"/>
                    <w:ind w:left="102"/>
                    <w:rPr>
                      <w:sz w:val="20"/>
                      <w:szCs w:val="20"/>
                      <w:lang w:val="en-US"/>
                    </w:rPr>
                  </w:pPr>
                  <w:r>
                    <w:rPr>
                      <w:sz w:val="20"/>
                      <w:szCs w:val="20"/>
                      <w:lang w:val="en-US"/>
                    </w:rPr>
                    <w:t>5</w:t>
                  </w:r>
                  <w:r w:rsidR="004A622B">
                    <w:rPr>
                      <w:sz w:val="20"/>
                      <w:szCs w:val="20"/>
                      <w:lang w:val="en-US"/>
                    </w:rPr>
                    <w:t xml:space="preserve"> = </w:t>
                  </w:r>
                  <w:proofErr w:type="spellStart"/>
                  <w:r w:rsidR="004A622B" w:rsidRPr="004A622B">
                    <w:rPr>
                      <w:rFonts w:hint="eastAsia"/>
                      <w:sz w:val="20"/>
                      <w:szCs w:val="20"/>
                      <w:lang w:val="en-US"/>
                    </w:rPr>
                    <w:t>Levande</w:t>
                  </w:r>
                  <w:proofErr w:type="spellEnd"/>
                  <w:r w:rsidR="004A622B" w:rsidRPr="004A622B">
                    <w:rPr>
                      <w:rFonts w:hint="eastAsia"/>
                      <w:sz w:val="20"/>
                      <w:szCs w:val="20"/>
                      <w:lang w:val="en-US"/>
                    </w:rPr>
                    <w:t xml:space="preserve"> </w:t>
                  </w:r>
                  <w:proofErr w:type="spellStart"/>
                  <w:r w:rsidR="004A622B" w:rsidRPr="004A622B">
                    <w:rPr>
                      <w:rFonts w:hint="eastAsia"/>
                      <w:sz w:val="20"/>
                      <w:szCs w:val="20"/>
                      <w:lang w:val="en-US"/>
                    </w:rPr>
                    <w:t>fött</w:t>
                  </w:r>
                  <w:proofErr w:type="spellEnd"/>
                </w:p>
              </w:tc>
            </w:tr>
          </w:tbl>
          <w:p w14:paraId="7FE3BD1F" w14:textId="77777777" w:rsidR="004A622B" w:rsidRDefault="004A622B"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proofErr w:type="spellStart"/>
            <w:r w:rsidR="005B05DC">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D708A4" w:rsidRDefault="00D708A4"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D708A4" w:rsidRDefault="00723FF0" w:rsidP="005B05DC">
            <w:pPr>
              <w:spacing w:line="229" w:lineRule="exact"/>
              <w:ind w:left="102"/>
              <w:rPr>
                <w:sz w:val="20"/>
                <w:szCs w:val="20"/>
                <w:lang w:val="en-US"/>
              </w:rPr>
            </w:pPr>
            <w:r>
              <w:rPr>
                <w:sz w:val="20"/>
                <w:szCs w:val="20"/>
                <w:lang w:val="en-US"/>
              </w:rPr>
              <w:t>../../../</w:t>
            </w:r>
            <w:r w:rsidR="00FD646A">
              <w:rPr>
                <w:sz w:val="20"/>
                <w:szCs w:val="20"/>
                <w:lang w:val="en-US"/>
              </w:rPr>
              <w:t>../</w:t>
            </w:r>
            <w:r w:rsidR="005B05DC">
              <w:rPr>
                <w:sz w:val="20"/>
                <w:szCs w:val="20"/>
                <w:lang w:val="en-US"/>
              </w:rPr>
              <w:t>p</w:t>
            </w:r>
            <w:r w:rsidR="00D708A4">
              <w:rPr>
                <w:sz w:val="20"/>
                <w:szCs w:val="20"/>
                <w:lang w:val="en-US"/>
              </w:rPr>
              <w:t>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D708A4" w:rsidRDefault="00D708A4"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D708A4" w:rsidRDefault="00723FF0" w:rsidP="00F075B0">
            <w:pPr>
              <w:spacing w:line="229" w:lineRule="exact"/>
              <w:ind w:left="102"/>
              <w:rPr>
                <w:sz w:val="20"/>
                <w:szCs w:val="20"/>
                <w:lang w:val="en-US"/>
              </w:rPr>
            </w:pPr>
            <w:r>
              <w:rPr>
                <w:sz w:val="20"/>
                <w:szCs w:val="20"/>
                <w:lang w:val="en-US"/>
              </w:rPr>
              <w:lastRenderedPageBreak/>
              <w:t>../../../</w:t>
            </w:r>
            <w:r w:rsidR="00FD646A">
              <w:rPr>
                <w:sz w:val="20"/>
                <w:szCs w:val="20"/>
                <w:lang w:val="en-US"/>
              </w:rPr>
              <w:t>../</w:t>
            </w:r>
            <w:r w:rsidR="00F075B0">
              <w:rPr>
                <w:sz w:val="20"/>
                <w:szCs w:val="20"/>
                <w:lang w:val="en-US"/>
              </w:rPr>
              <w:t>s</w:t>
            </w:r>
            <w:r w:rsidR="00D708A4">
              <w:rPr>
                <w:sz w:val="20"/>
                <w:szCs w:val="20"/>
                <w:lang w:val="en-US"/>
              </w:rPr>
              <w:t>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D708A4" w:rsidRDefault="000A18E9" w:rsidP="00020569">
            <w:pPr>
              <w:spacing w:line="229" w:lineRule="exact"/>
              <w:ind w:left="102"/>
              <w:rPr>
                <w:sz w:val="20"/>
                <w:szCs w:val="20"/>
                <w:lang w:val="en-US"/>
              </w:rPr>
            </w:pPr>
            <w:proofErr w:type="spellStart"/>
            <w:r>
              <w:rPr>
                <w:sz w:val="20"/>
                <w:szCs w:val="20"/>
                <w:lang w:val="en-US"/>
              </w:rPr>
              <w:t>Sex</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8211DA" w:rsidRDefault="008211DA"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sidR="0018025D">
              <w:rPr>
                <w:spacing w:val="-1"/>
                <w:sz w:val="20"/>
                <w:szCs w:val="20"/>
              </w:rPr>
              <w:t>:</w:t>
            </w:r>
          </w:p>
          <w:p w14:paraId="692FB032" w14:textId="77777777" w:rsidR="0018025D" w:rsidRDefault="0018025D" w:rsidP="008211DA">
            <w:pPr>
              <w:spacing w:line="226" w:lineRule="exact"/>
              <w:ind w:left="102"/>
              <w:rPr>
                <w:spacing w:val="-1"/>
                <w:sz w:val="20"/>
                <w:szCs w:val="20"/>
              </w:rPr>
            </w:pPr>
          </w:p>
          <w:p w14:paraId="65874DEC"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0 = </w:t>
            </w:r>
            <w:r w:rsidR="00460C87">
              <w:rPr>
                <w:spacing w:val="-1"/>
                <w:sz w:val="20"/>
                <w:szCs w:val="20"/>
              </w:rPr>
              <w:t>okänt</w:t>
            </w:r>
            <w:r w:rsidRPr="0018025D">
              <w:rPr>
                <w:spacing w:val="-1"/>
                <w:sz w:val="20"/>
                <w:szCs w:val="20"/>
              </w:rPr>
              <w:t>,</w:t>
            </w:r>
          </w:p>
          <w:p w14:paraId="12C535D2"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1 = </w:t>
            </w:r>
            <w:r w:rsidR="00460C87">
              <w:rPr>
                <w:spacing w:val="-1"/>
                <w:sz w:val="20"/>
                <w:szCs w:val="20"/>
              </w:rPr>
              <w:t>man</w:t>
            </w:r>
            <w:r w:rsidRPr="0018025D">
              <w:rPr>
                <w:spacing w:val="-1"/>
                <w:sz w:val="20"/>
                <w:szCs w:val="20"/>
              </w:rPr>
              <w:t>,</w:t>
            </w:r>
          </w:p>
          <w:p w14:paraId="32AE8006" w14:textId="77777777" w:rsidR="0018025D" w:rsidRPr="0018025D" w:rsidRDefault="0018025D" w:rsidP="0018025D">
            <w:pPr>
              <w:spacing w:line="226" w:lineRule="exact"/>
              <w:ind w:left="102"/>
              <w:rPr>
                <w:spacing w:val="-1"/>
                <w:sz w:val="20"/>
                <w:szCs w:val="20"/>
              </w:rPr>
            </w:pPr>
            <w:r w:rsidRPr="0018025D">
              <w:rPr>
                <w:spacing w:val="-1"/>
                <w:sz w:val="20"/>
                <w:szCs w:val="20"/>
              </w:rPr>
              <w:t xml:space="preserve">2 = </w:t>
            </w:r>
            <w:r w:rsidR="00460C87">
              <w:rPr>
                <w:spacing w:val="-1"/>
                <w:sz w:val="20"/>
                <w:szCs w:val="20"/>
              </w:rPr>
              <w:t>kvinna</w:t>
            </w:r>
            <w:r w:rsidRPr="0018025D">
              <w:rPr>
                <w:spacing w:val="-1"/>
                <w:sz w:val="20"/>
                <w:szCs w:val="20"/>
              </w:rPr>
              <w:t>,</w:t>
            </w:r>
          </w:p>
          <w:p w14:paraId="6B722BA3" w14:textId="77777777" w:rsidR="0018025D" w:rsidRDefault="0018025D" w:rsidP="0018025D">
            <w:pPr>
              <w:spacing w:line="226" w:lineRule="exact"/>
              <w:ind w:left="102"/>
              <w:rPr>
                <w:spacing w:val="-1"/>
                <w:sz w:val="20"/>
                <w:szCs w:val="20"/>
              </w:rPr>
            </w:pPr>
            <w:r w:rsidRPr="0018025D">
              <w:rPr>
                <w:spacing w:val="-1"/>
                <w:sz w:val="20"/>
                <w:szCs w:val="20"/>
              </w:rPr>
              <w:t xml:space="preserve">9 = </w:t>
            </w:r>
            <w:proofErr w:type="gramStart"/>
            <w:r w:rsidR="00460C87">
              <w:rPr>
                <w:spacing w:val="-1"/>
                <w:sz w:val="20"/>
                <w:szCs w:val="20"/>
              </w:rPr>
              <w:t>ej</w:t>
            </w:r>
            <w:proofErr w:type="gramEnd"/>
            <w:r w:rsidR="00460C87">
              <w:rPr>
                <w:spacing w:val="-1"/>
                <w:sz w:val="20"/>
                <w:szCs w:val="20"/>
              </w:rPr>
              <w:t xml:space="preserve"> tillämpligt</w:t>
            </w:r>
          </w:p>
          <w:p w14:paraId="1600F4AB" w14:textId="77777777" w:rsidR="00BC7C91" w:rsidRDefault="00BC7C91"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D708A4" w:rsidRDefault="00994F39" w:rsidP="0073777B">
            <w:pPr>
              <w:spacing w:line="229" w:lineRule="exact"/>
              <w:ind w:left="102"/>
              <w:rPr>
                <w:sz w:val="20"/>
                <w:szCs w:val="20"/>
                <w:lang w:val="en-US"/>
              </w:rPr>
            </w:pPr>
            <w:r>
              <w:rPr>
                <w:sz w:val="20"/>
                <w:szCs w:val="20"/>
                <w:lang w:val="en-US"/>
              </w:rPr>
              <w:t>../../../</w:t>
            </w:r>
            <w:r w:rsidR="00ED6C32">
              <w:rPr>
                <w:sz w:val="20"/>
                <w:szCs w:val="20"/>
                <w:lang w:val="en-US"/>
              </w:rPr>
              <w:t>../</w:t>
            </w:r>
            <w:proofErr w:type="spellStart"/>
            <w:r w:rsidR="0073777B">
              <w:rPr>
                <w:sz w:val="20"/>
                <w:szCs w:val="20"/>
                <w:lang w:val="en-US"/>
              </w:rPr>
              <w:t>w</w:t>
            </w:r>
            <w:r w:rsidR="00D708A4">
              <w:rPr>
                <w:sz w:val="20"/>
                <w:szCs w:val="20"/>
                <w:lang w:val="en-US"/>
              </w:rPr>
              <w:t>eight</w:t>
            </w:r>
            <w:r w:rsidR="00195758">
              <w:rPr>
                <w:sz w:val="20"/>
                <w:szCs w:val="20"/>
                <w:lang w:val="en-US"/>
              </w:rPr>
              <w: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D708A4" w:rsidRDefault="007C4DBA"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77777777" w:rsidR="00D708A4" w:rsidRDefault="00D708A4" w:rsidP="00020569">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D708A4" w:rsidRDefault="00994F39" w:rsidP="003B3E6B">
            <w:pPr>
              <w:spacing w:line="229" w:lineRule="exact"/>
              <w:ind w:left="102"/>
              <w:rPr>
                <w:sz w:val="20"/>
                <w:szCs w:val="20"/>
                <w:lang w:val="en-US"/>
              </w:rPr>
            </w:pPr>
            <w:r>
              <w:rPr>
                <w:sz w:val="20"/>
                <w:szCs w:val="20"/>
                <w:lang w:val="en-US"/>
              </w:rPr>
              <w:t>../../../</w:t>
            </w:r>
            <w:r w:rsidR="00ED6C32">
              <w:rPr>
                <w:sz w:val="20"/>
                <w:szCs w:val="20"/>
                <w:lang w:val="en-US"/>
              </w:rPr>
              <w:t>../</w:t>
            </w:r>
            <w:r w:rsidR="003B3E6B">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D708A4" w:rsidRDefault="00D708A4"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D708A4" w:rsidRDefault="00D708A4" w:rsidP="006D2F38">
            <w:pPr>
              <w:spacing w:line="226" w:lineRule="exact"/>
              <w:ind w:left="102"/>
              <w:rPr>
                <w:spacing w:val="-1"/>
                <w:sz w:val="20"/>
                <w:szCs w:val="20"/>
              </w:rPr>
            </w:pPr>
            <w:r>
              <w:rPr>
                <w:spacing w:val="-1"/>
                <w:sz w:val="20"/>
                <w:szCs w:val="20"/>
              </w:rPr>
              <w:t>Graviditetsvecka</w:t>
            </w:r>
            <w:r w:rsidR="006D4501">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D708A4" w:rsidRDefault="00D708A4" w:rsidP="00020569">
            <w:pPr>
              <w:spacing w:line="226" w:lineRule="exact"/>
              <w:ind w:left="102"/>
              <w:rPr>
                <w:spacing w:val="-1"/>
                <w:sz w:val="20"/>
                <w:szCs w:val="20"/>
                <w:lang w:val="en-US"/>
              </w:rPr>
            </w:pPr>
            <w:r>
              <w:rPr>
                <w:spacing w:val="-1"/>
                <w:sz w:val="20"/>
                <w:szCs w:val="20"/>
                <w:lang w:val="en-US"/>
              </w:rPr>
              <w:t>0..1</w:t>
            </w:r>
          </w:p>
        </w:tc>
      </w:tr>
      <w:tr w:rsidR="00D708A4"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D708A4" w:rsidRDefault="00D708A4" w:rsidP="00020569">
            <w:pPr>
              <w:spacing w:line="226" w:lineRule="exact"/>
              <w:ind w:left="102"/>
              <w:rPr>
                <w:spacing w:val="-1"/>
                <w:sz w:val="20"/>
                <w:szCs w:val="20"/>
              </w:rPr>
            </w:pPr>
            <w:r>
              <w:rPr>
                <w:spacing w:val="-1"/>
                <w:sz w:val="20"/>
                <w:szCs w:val="20"/>
              </w:rPr>
              <w:t>Trombos</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D708A4" w:rsidRDefault="00D708A4" w:rsidP="00020569">
            <w:pPr>
              <w:spacing w:line="226" w:lineRule="exact"/>
              <w:ind w:left="102"/>
              <w:rPr>
                <w:spacing w:val="-1"/>
                <w:sz w:val="20"/>
                <w:szCs w:val="20"/>
              </w:rPr>
            </w:pPr>
            <w:r>
              <w:rPr>
                <w:spacing w:val="-1"/>
                <w:sz w:val="20"/>
                <w:szCs w:val="20"/>
              </w:rPr>
              <w:t>Endokrina sjukdomar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D708A4" w:rsidRDefault="00D708A4" w:rsidP="00020569">
            <w:pPr>
              <w:spacing w:line="229" w:lineRule="exact"/>
              <w:ind w:left="102"/>
              <w:rPr>
                <w:sz w:val="20"/>
                <w:szCs w:val="20"/>
                <w:lang w:val="en-US"/>
              </w:rPr>
            </w:pPr>
            <w:r>
              <w:rPr>
                <w:sz w:val="20"/>
                <w:szCs w:val="20"/>
                <w:lang w:val="en-US"/>
              </w:rPr>
              <w:t>..</w:t>
            </w:r>
            <w:r w:rsidR="00994F39">
              <w:rPr>
                <w:sz w:val="20"/>
                <w:szCs w:val="20"/>
                <w:lang w:val="en-US"/>
              </w:rPr>
              <w:t>/../</w:t>
            </w:r>
            <w:r w:rsidR="00955882">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D708A4" w:rsidRDefault="00D708A4" w:rsidP="00020569">
            <w:pPr>
              <w:spacing w:line="226" w:lineRule="exact"/>
              <w:ind w:left="102"/>
              <w:rPr>
                <w:spacing w:val="-1"/>
                <w:sz w:val="20"/>
                <w:szCs w:val="20"/>
              </w:rPr>
            </w:pPr>
            <w:r>
              <w:rPr>
                <w:spacing w:val="-1"/>
                <w:sz w:val="20"/>
                <w:szCs w:val="20"/>
              </w:rPr>
              <w:t>Upprepade urinvägsinfektioner</w:t>
            </w:r>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D708A4" w:rsidRDefault="00D708A4" w:rsidP="00020569">
            <w:pPr>
              <w:spacing w:line="229" w:lineRule="exact"/>
              <w:ind w:left="102"/>
              <w:rPr>
                <w:sz w:val="20"/>
                <w:szCs w:val="20"/>
                <w:lang w:val="en-US"/>
              </w:rPr>
            </w:pPr>
            <w:r>
              <w:rPr>
                <w:sz w:val="20"/>
                <w:szCs w:val="20"/>
                <w:lang w:val="en-US"/>
              </w:rPr>
              <w:t>..</w:t>
            </w:r>
            <w:r w:rsidR="00BD078D">
              <w:rPr>
                <w:sz w:val="20"/>
                <w:szCs w:val="20"/>
                <w:lang w:val="en-US"/>
              </w:rPr>
              <w:t>/../</w:t>
            </w:r>
            <w:r w:rsidR="00955882">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D708A4" w:rsidRDefault="00D708A4"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D708A4" w:rsidRDefault="00D708A4"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sidR="000066D0">
              <w:rPr>
                <w:spacing w:val="-1"/>
                <w:sz w:val="20"/>
                <w:szCs w:val="20"/>
              </w:rPr>
              <w:t xml:space="preserve"> </w:t>
            </w:r>
            <w:r w:rsidR="000066D0">
              <w:rPr>
                <w:sz w:val="20"/>
                <w:szCs w:val="20"/>
              </w:rPr>
              <w:t>(</w:t>
            </w:r>
            <w:proofErr w:type="spellStart"/>
            <w:r w:rsidR="000066D0">
              <w:rPr>
                <w:sz w:val="20"/>
                <w:szCs w:val="20"/>
              </w:rPr>
              <w:t>true</w:t>
            </w:r>
            <w:proofErr w:type="spellEnd"/>
            <w:r w:rsidR="000066D0">
              <w:rPr>
                <w:sz w:val="20"/>
                <w:szCs w:val="20"/>
              </w:rPr>
              <w:t>/</w:t>
            </w:r>
            <w:proofErr w:type="spellStart"/>
            <w:r w:rsidR="000066D0">
              <w:rPr>
                <w:sz w:val="20"/>
                <w:szCs w:val="20"/>
              </w:rPr>
              <w:t>false</w:t>
            </w:r>
            <w:proofErr w:type="spellEnd"/>
            <w:r w:rsidR="000066D0">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D708A4" w:rsidRDefault="00402345" w:rsidP="00020569">
            <w:pPr>
              <w:spacing w:line="226" w:lineRule="exact"/>
              <w:ind w:left="102"/>
              <w:rPr>
                <w:spacing w:val="-1"/>
                <w:sz w:val="20"/>
                <w:szCs w:val="20"/>
                <w:lang w:val="en-US"/>
              </w:rPr>
            </w:pPr>
            <w:r>
              <w:rPr>
                <w:spacing w:val="-1"/>
                <w:sz w:val="20"/>
                <w:szCs w:val="20"/>
                <w:lang w:val="en-US"/>
              </w:rPr>
              <w:t>0</w:t>
            </w:r>
            <w:r w:rsidR="00D708A4">
              <w:rPr>
                <w:spacing w:val="-1"/>
                <w:sz w:val="20"/>
                <w:szCs w:val="20"/>
                <w:lang w:val="en-US"/>
              </w:rPr>
              <w:t>..1</w:t>
            </w:r>
          </w:p>
        </w:tc>
      </w:tr>
      <w:tr w:rsidR="00D708A4"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D708A4" w:rsidRDefault="00D708A4" w:rsidP="002F616A">
            <w:pPr>
              <w:spacing w:line="229" w:lineRule="exact"/>
              <w:ind w:left="102"/>
              <w:rPr>
                <w:sz w:val="20"/>
                <w:szCs w:val="20"/>
                <w:lang w:val="en-US"/>
              </w:rPr>
            </w:pPr>
            <w:r>
              <w:rPr>
                <w:sz w:val="20"/>
                <w:szCs w:val="20"/>
                <w:lang w:val="en-US"/>
              </w:rPr>
              <w:t>..</w:t>
            </w:r>
            <w:r w:rsidR="00FB5FCD">
              <w:rPr>
                <w:sz w:val="20"/>
                <w:szCs w:val="20"/>
                <w:lang w:val="en-US"/>
              </w:rPr>
              <w:t>/../</w:t>
            </w:r>
            <w:r w:rsidR="003A59FD">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D708A4" w:rsidRDefault="00D708A4"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D708A4" w:rsidRDefault="00563501" w:rsidP="00020569">
            <w:pPr>
              <w:spacing w:line="226" w:lineRule="exact"/>
              <w:ind w:left="102"/>
              <w:rPr>
                <w:spacing w:val="-1"/>
                <w:sz w:val="20"/>
                <w:szCs w:val="20"/>
              </w:rPr>
            </w:pPr>
            <w:r>
              <w:rPr>
                <w:spacing w:val="-1"/>
                <w:sz w:val="20"/>
                <w:szCs w:val="20"/>
              </w:rPr>
              <w:t>Före inskrivning under gra</w:t>
            </w:r>
            <w:r w:rsidR="00D708A4"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D708A4" w:rsidRDefault="00D708A4" w:rsidP="00020569">
            <w:pPr>
              <w:spacing w:line="226" w:lineRule="exact"/>
              <w:ind w:left="102"/>
              <w:rPr>
                <w:spacing w:val="-1"/>
                <w:sz w:val="20"/>
                <w:szCs w:val="20"/>
                <w:lang w:val="en-US"/>
              </w:rPr>
            </w:pPr>
            <w:r>
              <w:rPr>
                <w:spacing w:val="-1"/>
                <w:sz w:val="20"/>
                <w:szCs w:val="20"/>
                <w:lang w:val="en-US"/>
              </w:rPr>
              <w:t>0..*</w:t>
            </w:r>
          </w:p>
        </w:tc>
      </w:tr>
      <w:tr w:rsidR="00D708A4"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D708A4" w:rsidRDefault="000E0765" w:rsidP="00BE0378">
            <w:pPr>
              <w:spacing w:line="229" w:lineRule="exact"/>
              <w:ind w:left="102"/>
              <w:rPr>
                <w:sz w:val="20"/>
                <w:szCs w:val="20"/>
                <w:lang w:val="en-US"/>
              </w:rPr>
            </w:pPr>
            <w:r>
              <w:rPr>
                <w:sz w:val="20"/>
                <w:szCs w:val="20"/>
                <w:lang w:val="en-US"/>
              </w:rPr>
              <w:t>../../../</w:t>
            </w:r>
            <w:r w:rsidR="00BE0378">
              <w:rPr>
                <w:sz w:val="20"/>
                <w:szCs w:val="20"/>
                <w:lang w:val="en-US"/>
              </w:rPr>
              <w:t>../</w:t>
            </w:r>
            <w:r w:rsidR="00997E57">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D708A4" w:rsidRDefault="00D708A4"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D708A4" w:rsidRPr="00DC127B" w:rsidRDefault="00D708A4"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D708A4" w:rsidRDefault="00D708A4" w:rsidP="00020569">
            <w:pPr>
              <w:spacing w:line="226" w:lineRule="exact"/>
              <w:ind w:left="102"/>
              <w:rPr>
                <w:spacing w:val="-1"/>
                <w:sz w:val="20"/>
                <w:szCs w:val="20"/>
                <w:lang w:val="en-US"/>
              </w:rPr>
            </w:pPr>
            <w:r>
              <w:rPr>
                <w:spacing w:val="-1"/>
                <w:sz w:val="20"/>
                <w:szCs w:val="20"/>
                <w:lang w:val="en-US"/>
              </w:rPr>
              <w:t>1..1</w:t>
            </w:r>
          </w:p>
        </w:tc>
      </w:tr>
      <w:tr w:rsidR="002F616A"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F616A" w:rsidRDefault="002F616A" w:rsidP="00020569">
            <w:pPr>
              <w:spacing w:line="229" w:lineRule="exact"/>
              <w:ind w:left="102"/>
              <w:rPr>
                <w:sz w:val="20"/>
                <w:szCs w:val="20"/>
                <w:lang w:val="en-US"/>
              </w:rPr>
            </w:pPr>
            <w:r>
              <w:rPr>
                <w:sz w:val="20"/>
                <w:szCs w:val="20"/>
                <w:lang w:val="en-US"/>
              </w:rPr>
              <w:t>../../</w:t>
            </w:r>
            <w:r w:rsidR="008B6773">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F616A" w:rsidRDefault="002F616A"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F616A" w:rsidRDefault="002F616A" w:rsidP="00020569">
            <w:pPr>
              <w:spacing w:line="226" w:lineRule="exact"/>
              <w:ind w:left="102"/>
              <w:rPr>
                <w:spacing w:val="-1"/>
                <w:sz w:val="20"/>
                <w:szCs w:val="20"/>
              </w:rPr>
            </w:pPr>
            <w:r>
              <w:rPr>
                <w:spacing w:val="-1"/>
                <w:sz w:val="20"/>
                <w:szCs w:val="20"/>
              </w:rPr>
              <w:t>Bedömning vid 1:a besök: basprogram</w:t>
            </w:r>
            <w:r w:rsidR="00212AED">
              <w:rPr>
                <w:spacing w:val="-1"/>
                <w:sz w:val="20"/>
                <w:szCs w:val="20"/>
              </w:rPr>
              <w:t xml:space="preserve"> </w:t>
            </w:r>
            <w:r w:rsidR="00212AED">
              <w:rPr>
                <w:sz w:val="20"/>
                <w:szCs w:val="20"/>
              </w:rPr>
              <w:t>(</w:t>
            </w:r>
            <w:proofErr w:type="spellStart"/>
            <w:r w:rsidR="00212AED">
              <w:rPr>
                <w:sz w:val="20"/>
                <w:szCs w:val="20"/>
              </w:rPr>
              <w:t>true</w:t>
            </w:r>
            <w:proofErr w:type="spellEnd"/>
            <w:r w:rsidR="00212AED">
              <w:rPr>
                <w:sz w:val="20"/>
                <w:szCs w:val="20"/>
              </w:rPr>
              <w:t>/</w:t>
            </w:r>
            <w:proofErr w:type="spellStart"/>
            <w:r w:rsidR="00212AED">
              <w:rPr>
                <w:sz w:val="20"/>
                <w:szCs w:val="20"/>
              </w:rPr>
              <w:t>false</w:t>
            </w:r>
            <w:proofErr w:type="spellEnd"/>
            <w:r w:rsidR="00212AE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B56C7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B56C79" w:rsidRPr="00874C8B" w:rsidRDefault="00B56C7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B56C79" w:rsidRPr="00874C8B" w:rsidRDefault="00B56C7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B56C79" w:rsidRPr="00874C8B" w:rsidRDefault="00B56C7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B56C79" w:rsidRPr="00874C8B" w:rsidRDefault="00B56C79" w:rsidP="00020569">
            <w:pPr>
              <w:spacing w:line="226" w:lineRule="exact"/>
              <w:ind w:left="102"/>
              <w:rPr>
                <w:i/>
                <w:spacing w:val="-1"/>
                <w:sz w:val="20"/>
                <w:szCs w:val="20"/>
                <w:lang w:val="en-US"/>
              </w:rPr>
            </w:pPr>
          </w:p>
        </w:tc>
      </w:tr>
      <w:tr w:rsidR="002F616A"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F616A" w:rsidRPr="00874C8B" w:rsidRDefault="002F616A" w:rsidP="00020569">
            <w:pPr>
              <w:spacing w:line="229" w:lineRule="exact"/>
              <w:ind w:left="102"/>
              <w:rPr>
                <w:b/>
                <w:i/>
                <w:sz w:val="20"/>
                <w:szCs w:val="20"/>
                <w:lang w:val="en-US"/>
              </w:rPr>
            </w:pPr>
            <w:r w:rsidRPr="00874C8B">
              <w:rPr>
                <w:b/>
                <w:i/>
                <w:sz w:val="20"/>
                <w:szCs w:val="20"/>
                <w:lang w:val="en-US"/>
              </w:rPr>
              <w:t>../../</w:t>
            </w:r>
            <w:proofErr w:type="spellStart"/>
            <w:r w:rsidR="000B4DDF">
              <w:rPr>
                <w:b/>
                <w:i/>
                <w:sz w:val="20"/>
                <w:szCs w:val="20"/>
                <w:lang w:val="en-US"/>
              </w:rPr>
              <w:t>antenatalFollowUp</w:t>
            </w:r>
            <w:r w:rsidR="000B4DDF"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F616A" w:rsidRPr="00874C8B" w:rsidRDefault="000B4DDF"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002F616A"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F616A" w:rsidRPr="00874C8B" w:rsidRDefault="002F616A"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F616A" w:rsidRPr="00874C8B" w:rsidRDefault="002F616A" w:rsidP="00020569">
            <w:pPr>
              <w:spacing w:line="226" w:lineRule="exact"/>
              <w:ind w:left="102"/>
              <w:rPr>
                <w:i/>
                <w:spacing w:val="-1"/>
                <w:sz w:val="20"/>
                <w:szCs w:val="20"/>
                <w:lang w:val="en-US"/>
              </w:rPr>
            </w:pPr>
            <w:r w:rsidRPr="00874C8B">
              <w:rPr>
                <w:i/>
                <w:spacing w:val="-1"/>
                <w:sz w:val="20"/>
                <w:szCs w:val="20"/>
                <w:lang w:val="en-US"/>
              </w:rPr>
              <w:t>0..</w:t>
            </w:r>
            <w:r w:rsidR="00556CA8" w:rsidRPr="00874C8B">
              <w:rPr>
                <w:i/>
                <w:spacing w:val="-1"/>
                <w:sz w:val="20"/>
                <w:szCs w:val="20"/>
                <w:lang w:val="en-US"/>
              </w:rPr>
              <w:t>1</w:t>
            </w:r>
          </w:p>
        </w:tc>
      </w:tr>
      <w:tr w:rsidR="002F616A"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F616A" w:rsidRDefault="002F616A" w:rsidP="000E4C00">
            <w:pPr>
              <w:spacing w:line="229" w:lineRule="exact"/>
              <w:ind w:left="102"/>
              <w:rPr>
                <w:sz w:val="20"/>
                <w:szCs w:val="20"/>
                <w:lang w:val="en-US"/>
              </w:rPr>
            </w:pPr>
            <w:r>
              <w:rPr>
                <w:sz w:val="20"/>
                <w:szCs w:val="20"/>
                <w:lang w:val="en-US"/>
              </w:rPr>
              <w:t>../../../</w:t>
            </w:r>
            <w:proofErr w:type="spellStart"/>
            <w:r w:rsidR="000E4C00">
              <w:rPr>
                <w:sz w:val="20"/>
                <w:szCs w:val="20"/>
                <w:lang w:val="en-US"/>
              </w:rPr>
              <w:t>c</w:t>
            </w:r>
            <w:r>
              <w:rPr>
                <w:sz w:val="20"/>
                <w:szCs w:val="20"/>
                <w:lang w:val="en-US"/>
              </w:rPr>
              <w:t>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F616A" w:rsidRDefault="002F616A"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F616A" w:rsidRDefault="002F616A"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F616A" w:rsidRDefault="002F616A" w:rsidP="002357BD">
            <w:pPr>
              <w:spacing w:line="229" w:lineRule="exact"/>
              <w:ind w:left="102"/>
              <w:rPr>
                <w:sz w:val="20"/>
                <w:szCs w:val="20"/>
                <w:lang w:val="en-US"/>
              </w:rPr>
            </w:pPr>
            <w:r>
              <w:rPr>
                <w:sz w:val="20"/>
                <w:szCs w:val="20"/>
                <w:lang w:val="en-US"/>
              </w:rPr>
              <w:t>../../../</w:t>
            </w:r>
            <w:r w:rsidR="002357BD">
              <w:rPr>
                <w:sz w:val="20"/>
                <w:szCs w:val="20"/>
                <w:lang w:val="en-US"/>
              </w:rPr>
              <w:t>w</w:t>
            </w:r>
            <w:r>
              <w:rPr>
                <w:sz w:val="20"/>
                <w:szCs w:val="20"/>
                <w:lang w:val="en-US"/>
              </w:rPr>
              <w:t>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F616A" w:rsidRDefault="002357BD"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77777777" w:rsidR="002F616A" w:rsidRDefault="002F616A" w:rsidP="00020569">
            <w:pPr>
              <w:spacing w:line="226" w:lineRule="exact"/>
              <w:ind w:left="102"/>
              <w:rPr>
                <w:spacing w:val="-1"/>
                <w:sz w:val="20"/>
                <w:szCs w:val="20"/>
              </w:rPr>
            </w:pPr>
            <w:r>
              <w:rPr>
                <w:spacing w:val="-1"/>
                <w:sz w:val="20"/>
                <w:szCs w:val="20"/>
              </w:rPr>
              <w:t>Moderns vikt</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F616A" w:rsidRDefault="002F616A" w:rsidP="006A4020">
            <w:pPr>
              <w:spacing w:line="229" w:lineRule="exact"/>
              <w:ind w:left="102"/>
              <w:rPr>
                <w:sz w:val="20"/>
                <w:szCs w:val="20"/>
                <w:lang w:val="en-US"/>
              </w:rPr>
            </w:pPr>
            <w:r>
              <w:rPr>
                <w:sz w:val="20"/>
                <w:szCs w:val="20"/>
                <w:lang w:val="en-US"/>
              </w:rPr>
              <w:t>../../../</w:t>
            </w:r>
            <w:proofErr w:type="spellStart"/>
            <w:r w:rsidR="0021512D">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77777777" w:rsidR="002F616A" w:rsidRDefault="002F616A"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h</w:t>
            </w:r>
            <w:r>
              <w:rPr>
                <w:sz w:val="20"/>
                <w:szCs w:val="20"/>
                <w:lang w:val="en-US"/>
              </w:rPr>
              <w:t>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77777777" w:rsidR="002F616A" w:rsidRDefault="002F616A" w:rsidP="00020569">
            <w:pPr>
              <w:spacing w:line="226" w:lineRule="exact"/>
              <w:ind w:left="102"/>
              <w:rPr>
                <w:spacing w:val="-1"/>
                <w:sz w:val="20"/>
                <w:szCs w:val="20"/>
              </w:rPr>
            </w:pPr>
            <w:r>
              <w:rPr>
                <w:spacing w:val="-1"/>
                <w:sz w:val="20"/>
                <w:szCs w:val="20"/>
              </w:rPr>
              <w:t>Hb (Hemoglobin)</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F616A" w:rsidRDefault="002F616A" w:rsidP="006A4020">
            <w:pPr>
              <w:spacing w:line="229" w:lineRule="exact"/>
              <w:ind w:left="102"/>
              <w:rPr>
                <w:sz w:val="20"/>
                <w:szCs w:val="20"/>
                <w:lang w:val="en-US"/>
              </w:rPr>
            </w:pPr>
            <w:r>
              <w:rPr>
                <w:sz w:val="20"/>
                <w:szCs w:val="20"/>
                <w:lang w:val="en-US"/>
              </w:rPr>
              <w:t>../../../</w:t>
            </w:r>
            <w:proofErr w:type="spellStart"/>
            <w:r w:rsidR="006A4020">
              <w:rPr>
                <w:sz w:val="20"/>
                <w:szCs w:val="20"/>
                <w:lang w:val="en-US"/>
              </w:rPr>
              <w:t>b</w:t>
            </w:r>
            <w:r>
              <w:rPr>
                <w:sz w:val="20"/>
                <w:szCs w:val="20"/>
                <w:lang w:val="en-US"/>
              </w:rPr>
              <w:t>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F616A" w:rsidRDefault="006A4020"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77777777" w:rsidR="002F616A" w:rsidRDefault="002F616A" w:rsidP="00020569">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b</w:t>
            </w:r>
            <w:r>
              <w:rPr>
                <w:sz w:val="20"/>
                <w:szCs w:val="20"/>
                <w:lang w:val="en-US"/>
              </w:rPr>
              <w:t>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F616A" w:rsidRDefault="000F7FE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77777777" w:rsidR="002F616A" w:rsidRDefault="002F616A" w:rsidP="00020569">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F616A" w:rsidRDefault="002F616A" w:rsidP="00770940">
            <w:pPr>
              <w:spacing w:line="229" w:lineRule="exact"/>
              <w:ind w:left="102"/>
              <w:rPr>
                <w:sz w:val="20"/>
                <w:szCs w:val="20"/>
                <w:lang w:val="en-US"/>
              </w:rPr>
            </w:pPr>
            <w:r>
              <w:rPr>
                <w:sz w:val="20"/>
                <w:szCs w:val="20"/>
                <w:lang w:val="en-US"/>
              </w:rPr>
              <w:t>../../../</w:t>
            </w:r>
            <w:proofErr w:type="spellStart"/>
            <w:r w:rsidR="00770940">
              <w:rPr>
                <w:sz w:val="20"/>
                <w:szCs w:val="20"/>
                <w:lang w:val="en-US"/>
              </w:rPr>
              <w:t>f</w:t>
            </w:r>
            <w:r w:rsidR="00861E0D">
              <w:rPr>
                <w:sz w:val="20"/>
                <w:szCs w:val="20"/>
                <w:lang w:val="en-US"/>
              </w:rPr>
              <w:t>etal</w:t>
            </w:r>
            <w:r>
              <w:rPr>
                <w:sz w:val="20"/>
                <w:szCs w:val="20"/>
                <w:lang w:val="en-US"/>
              </w:rPr>
              <w:t>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F616A" w:rsidRDefault="00492D03" w:rsidP="009A3391">
            <w:pPr>
              <w:spacing w:line="229" w:lineRule="exact"/>
              <w:ind w:left="102"/>
              <w:rPr>
                <w:sz w:val="20"/>
                <w:szCs w:val="20"/>
                <w:lang w:val="en-US"/>
              </w:rPr>
            </w:pPr>
            <w:proofErr w:type="spellStart"/>
            <w:r>
              <w:rPr>
                <w:sz w:val="20"/>
                <w:szCs w:val="20"/>
                <w:lang w:val="en-US"/>
              </w:rPr>
              <w:t>FetalPosition</w:t>
            </w:r>
            <w:r w:rsidR="00CE1CB1">
              <w:rPr>
                <w:sz w:val="20"/>
                <w:szCs w:val="20"/>
                <w:lang w:val="en-US"/>
              </w:rPr>
              <w:t>Code</w:t>
            </w:r>
            <w:r>
              <w:rPr>
                <w:sz w:val="20"/>
                <w:szCs w:val="20"/>
                <w:lang w:val="en-US"/>
              </w:rPr>
              <w:t>Enum</w:t>
            </w:r>
            <w:proofErr w:type="spellEnd"/>
          </w:p>
          <w:p w14:paraId="1D568164" w14:textId="77777777" w:rsidR="009A3391" w:rsidRDefault="009A3391"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F616A" w:rsidRDefault="002F616A" w:rsidP="00020569">
            <w:pPr>
              <w:spacing w:line="226" w:lineRule="exact"/>
              <w:ind w:left="102"/>
              <w:rPr>
                <w:spacing w:val="-1"/>
                <w:sz w:val="20"/>
                <w:szCs w:val="20"/>
              </w:rPr>
            </w:pPr>
            <w:r>
              <w:rPr>
                <w:spacing w:val="-1"/>
                <w:sz w:val="20"/>
                <w:szCs w:val="20"/>
              </w:rPr>
              <w:t>Fosterläge</w:t>
            </w:r>
            <w:r w:rsidR="00507AC7">
              <w:rPr>
                <w:spacing w:val="-1"/>
                <w:sz w:val="20"/>
                <w:szCs w:val="20"/>
              </w:rPr>
              <w:t xml:space="preserve"> enligt kodverk:</w:t>
            </w:r>
          </w:p>
          <w:p w14:paraId="34D85275" w14:textId="77777777" w:rsidR="00471D46" w:rsidRDefault="00471D46" w:rsidP="00020569">
            <w:pPr>
              <w:spacing w:line="226" w:lineRule="exact"/>
              <w:ind w:left="102"/>
              <w:rPr>
                <w:spacing w:val="-1"/>
                <w:sz w:val="20"/>
                <w:szCs w:val="20"/>
              </w:rPr>
            </w:pPr>
          </w:p>
          <w:p w14:paraId="69E029A5" w14:textId="77777777" w:rsidR="00507AC7" w:rsidRPr="00507AC7" w:rsidRDefault="00F33246" w:rsidP="00507AC7">
            <w:pPr>
              <w:spacing w:line="226" w:lineRule="exact"/>
              <w:ind w:left="102"/>
              <w:rPr>
                <w:spacing w:val="-1"/>
                <w:sz w:val="20"/>
                <w:szCs w:val="20"/>
              </w:rPr>
            </w:pPr>
            <w:r>
              <w:rPr>
                <w:spacing w:val="-1"/>
                <w:sz w:val="20"/>
                <w:szCs w:val="20"/>
              </w:rPr>
              <w:t>0</w:t>
            </w:r>
            <w:r w:rsidR="00507AC7" w:rsidRPr="00507AC7">
              <w:rPr>
                <w:spacing w:val="-1"/>
                <w:sz w:val="20"/>
                <w:szCs w:val="20"/>
              </w:rPr>
              <w:t xml:space="preserve"> = </w:t>
            </w:r>
            <w:proofErr w:type="spellStart"/>
            <w:r w:rsidR="00507AC7" w:rsidRPr="00507AC7">
              <w:rPr>
                <w:spacing w:val="-1"/>
                <w:sz w:val="20"/>
                <w:szCs w:val="20"/>
              </w:rPr>
              <w:t>head</w:t>
            </w:r>
            <w:proofErr w:type="spellEnd"/>
            <w:r w:rsidR="00CE520C">
              <w:rPr>
                <w:spacing w:val="-1"/>
                <w:sz w:val="20"/>
                <w:szCs w:val="20"/>
              </w:rPr>
              <w:t xml:space="preserve"> </w:t>
            </w:r>
            <w:proofErr w:type="gramStart"/>
            <w:r w:rsidR="00CE520C">
              <w:rPr>
                <w:spacing w:val="-1"/>
                <w:sz w:val="20"/>
                <w:szCs w:val="20"/>
              </w:rPr>
              <w:t>(huvud )</w:t>
            </w:r>
            <w:proofErr w:type="gramEnd"/>
          </w:p>
          <w:p w14:paraId="57AA824C" w14:textId="77777777" w:rsidR="00507AC7" w:rsidRPr="00507AC7" w:rsidRDefault="00F33246" w:rsidP="00507AC7">
            <w:pPr>
              <w:spacing w:line="226" w:lineRule="exact"/>
              <w:ind w:left="102"/>
              <w:rPr>
                <w:spacing w:val="-1"/>
                <w:sz w:val="20"/>
                <w:szCs w:val="20"/>
              </w:rPr>
            </w:pPr>
            <w:r>
              <w:rPr>
                <w:spacing w:val="-1"/>
                <w:sz w:val="20"/>
                <w:szCs w:val="20"/>
              </w:rPr>
              <w:t>1</w:t>
            </w:r>
            <w:r w:rsidR="00507AC7" w:rsidRPr="00507AC7">
              <w:rPr>
                <w:spacing w:val="-1"/>
                <w:sz w:val="20"/>
                <w:szCs w:val="20"/>
              </w:rPr>
              <w:t xml:space="preserve"> = </w:t>
            </w:r>
            <w:proofErr w:type="spellStart"/>
            <w:r w:rsidR="00507AC7" w:rsidRPr="00507AC7">
              <w:rPr>
                <w:spacing w:val="-1"/>
                <w:sz w:val="20"/>
                <w:szCs w:val="20"/>
              </w:rPr>
              <w:t>breech</w:t>
            </w:r>
            <w:proofErr w:type="spellEnd"/>
            <w:r w:rsidR="00CE520C">
              <w:rPr>
                <w:spacing w:val="-1"/>
                <w:sz w:val="20"/>
                <w:szCs w:val="20"/>
              </w:rPr>
              <w:t xml:space="preserve"> (s</w:t>
            </w:r>
            <w:r w:rsidR="00CE520C" w:rsidRPr="00507AC7">
              <w:rPr>
                <w:spacing w:val="-1"/>
                <w:sz w:val="20"/>
                <w:szCs w:val="20"/>
              </w:rPr>
              <w:t>äte</w:t>
            </w:r>
            <w:r w:rsidR="00CE520C">
              <w:rPr>
                <w:spacing w:val="-1"/>
                <w:sz w:val="20"/>
                <w:szCs w:val="20"/>
              </w:rPr>
              <w:t>)</w:t>
            </w:r>
          </w:p>
          <w:p w14:paraId="435571E7" w14:textId="7546E5A2" w:rsidR="00507AC7" w:rsidRPr="00507AC7" w:rsidRDefault="00F33246" w:rsidP="00507AC7">
            <w:pPr>
              <w:spacing w:line="226" w:lineRule="exact"/>
              <w:ind w:left="102"/>
              <w:rPr>
                <w:spacing w:val="-1"/>
                <w:sz w:val="20"/>
                <w:szCs w:val="20"/>
              </w:rPr>
            </w:pPr>
            <w:r>
              <w:rPr>
                <w:spacing w:val="-1"/>
                <w:sz w:val="20"/>
                <w:szCs w:val="20"/>
              </w:rPr>
              <w:t>2</w:t>
            </w:r>
            <w:r w:rsidR="00507AC7" w:rsidRPr="00507AC7">
              <w:rPr>
                <w:spacing w:val="-1"/>
                <w:sz w:val="20"/>
                <w:szCs w:val="20"/>
              </w:rPr>
              <w:t xml:space="preserve"> = </w:t>
            </w:r>
            <w:proofErr w:type="spellStart"/>
            <w:r w:rsidR="00D90C39" w:rsidRPr="00D90C39">
              <w:rPr>
                <w:spacing w:val="-1"/>
                <w:sz w:val="20"/>
                <w:szCs w:val="20"/>
              </w:rPr>
              <w:t>oblique</w:t>
            </w:r>
            <w:proofErr w:type="spellEnd"/>
            <w:r w:rsidR="00D90C39" w:rsidRPr="00D90C39">
              <w:rPr>
                <w:spacing w:val="-1"/>
                <w:sz w:val="20"/>
                <w:szCs w:val="20"/>
              </w:rPr>
              <w:t xml:space="preserve"> </w:t>
            </w:r>
            <w:r w:rsidR="00CE520C">
              <w:rPr>
                <w:spacing w:val="-1"/>
                <w:sz w:val="20"/>
                <w:szCs w:val="20"/>
              </w:rPr>
              <w:t>(s</w:t>
            </w:r>
            <w:r w:rsidR="00507AC7" w:rsidRPr="00507AC7">
              <w:rPr>
                <w:spacing w:val="-1"/>
                <w:sz w:val="20"/>
                <w:szCs w:val="20"/>
              </w:rPr>
              <w:t>nedläge</w:t>
            </w:r>
            <w:r w:rsidR="00CE520C">
              <w:rPr>
                <w:spacing w:val="-1"/>
                <w:sz w:val="20"/>
                <w:szCs w:val="20"/>
              </w:rPr>
              <w:t>)</w:t>
            </w:r>
            <w:r w:rsidR="00507AC7" w:rsidRPr="00507AC7">
              <w:rPr>
                <w:spacing w:val="-1"/>
                <w:sz w:val="20"/>
                <w:szCs w:val="20"/>
              </w:rPr>
              <w:t xml:space="preserve"> </w:t>
            </w:r>
          </w:p>
          <w:p w14:paraId="3FFF9205" w14:textId="5B13E779" w:rsidR="00507AC7" w:rsidRDefault="00F33246" w:rsidP="00507AC7">
            <w:pPr>
              <w:spacing w:line="226" w:lineRule="exact"/>
              <w:ind w:left="102"/>
              <w:rPr>
                <w:spacing w:val="-1"/>
                <w:sz w:val="20"/>
                <w:szCs w:val="20"/>
              </w:rPr>
            </w:pPr>
            <w:r>
              <w:rPr>
                <w:spacing w:val="-1"/>
                <w:sz w:val="20"/>
                <w:szCs w:val="20"/>
              </w:rPr>
              <w:t>3</w:t>
            </w:r>
            <w:r w:rsidR="00507AC7" w:rsidRPr="00507AC7">
              <w:rPr>
                <w:spacing w:val="-1"/>
                <w:sz w:val="20"/>
                <w:szCs w:val="20"/>
              </w:rPr>
              <w:t xml:space="preserve"> = </w:t>
            </w:r>
            <w:proofErr w:type="spellStart"/>
            <w:r w:rsidR="00D90C39" w:rsidRPr="00CE520C">
              <w:rPr>
                <w:spacing w:val="-1"/>
                <w:sz w:val="20"/>
                <w:szCs w:val="20"/>
              </w:rPr>
              <w:t>tranverse</w:t>
            </w:r>
            <w:proofErr w:type="spellEnd"/>
            <w:r w:rsidR="00D90C39" w:rsidRPr="00507AC7">
              <w:rPr>
                <w:spacing w:val="-1"/>
                <w:sz w:val="20"/>
                <w:szCs w:val="20"/>
              </w:rPr>
              <w:t xml:space="preserve"> </w:t>
            </w:r>
            <w:r w:rsidR="00CE520C">
              <w:rPr>
                <w:spacing w:val="-1"/>
                <w:sz w:val="20"/>
                <w:szCs w:val="20"/>
              </w:rPr>
              <w:t>(tvärläge)</w:t>
            </w:r>
          </w:p>
          <w:p w14:paraId="4A91A142" w14:textId="77777777" w:rsidR="00951B9D" w:rsidRDefault="00951B9D"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F616A" w:rsidRDefault="002F616A" w:rsidP="00861E0D">
            <w:pPr>
              <w:spacing w:line="229" w:lineRule="exact"/>
              <w:ind w:left="102"/>
              <w:rPr>
                <w:sz w:val="20"/>
                <w:szCs w:val="20"/>
                <w:lang w:val="en-US"/>
              </w:rPr>
            </w:pPr>
            <w:r>
              <w:rPr>
                <w:sz w:val="20"/>
                <w:szCs w:val="20"/>
                <w:lang w:val="en-US"/>
              </w:rPr>
              <w:lastRenderedPageBreak/>
              <w:t>../../../</w:t>
            </w:r>
            <w:proofErr w:type="spellStart"/>
            <w:r w:rsidR="00861E0D">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F616A" w:rsidRDefault="00C568FF" w:rsidP="00020569">
            <w:pPr>
              <w:spacing w:line="229" w:lineRule="exact"/>
              <w:ind w:left="102"/>
              <w:rPr>
                <w:sz w:val="20"/>
                <w:szCs w:val="20"/>
                <w:lang w:val="en-US"/>
              </w:rPr>
            </w:pPr>
            <w:proofErr w:type="spellStart"/>
            <w:r>
              <w:rPr>
                <w:sz w:val="20"/>
                <w:szCs w:val="20"/>
                <w:lang w:val="en-US"/>
              </w:rPr>
              <w:t>FetalPresentation</w:t>
            </w:r>
            <w:r w:rsidR="00CE1CB1">
              <w:rPr>
                <w:sz w:val="20"/>
                <w:szCs w:val="20"/>
                <w:lang w:val="en-US"/>
              </w:rPr>
              <w:t>Code</w:t>
            </w:r>
            <w:r>
              <w:rPr>
                <w:sz w:val="20"/>
                <w:szCs w:val="20"/>
                <w:lang w:val="en-US"/>
              </w:rPr>
              <w:t>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F616A" w:rsidRDefault="002F616A" w:rsidP="00020569">
            <w:pPr>
              <w:spacing w:line="226" w:lineRule="exact"/>
              <w:ind w:left="102"/>
              <w:rPr>
                <w:spacing w:val="-1"/>
                <w:sz w:val="20"/>
                <w:szCs w:val="20"/>
              </w:rPr>
            </w:pPr>
            <w:r>
              <w:rPr>
                <w:spacing w:val="-1"/>
                <w:sz w:val="20"/>
                <w:szCs w:val="20"/>
              </w:rPr>
              <w:t>Föregående fosterdel</w:t>
            </w:r>
            <w:r w:rsidR="00F571C2">
              <w:rPr>
                <w:spacing w:val="-1"/>
                <w:sz w:val="20"/>
                <w:szCs w:val="20"/>
              </w:rPr>
              <w:t xml:space="preserve"> enligt kodverk:</w:t>
            </w:r>
          </w:p>
          <w:p w14:paraId="4E720AAA" w14:textId="77777777" w:rsidR="005A5111" w:rsidRDefault="005A5111" w:rsidP="00020569">
            <w:pPr>
              <w:spacing w:line="226" w:lineRule="exact"/>
              <w:ind w:left="102"/>
              <w:rPr>
                <w:spacing w:val="-1"/>
                <w:sz w:val="20"/>
                <w:szCs w:val="20"/>
              </w:rPr>
            </w:pPr>
          </w:p>
          <w:p w14:paraId="080FF1B4" w14:textId="77777777" w:rsidR="00CE520C" w:rsidRPr="00CE520C" w:rsidRDefault="00F33246" w:rsidP="00CE520C">
            <w:pPr>
              <w:spacing w:line="226" w:lineRule="exact"/>
              <w:ind w:left="102"/>
              <w:rPr>
                <w:spacing w:val="-1"/>
                <w:sz w:val="20"/>
                <w:szCs w:val="20"/>
              </w:rPr>
            </w:pPr>
            <w:r>
              <w:rPr>
                <w:spacing w:val="-1"/>
                <w:sz w:val="20"/>
                <w:szCs w:val="20"/>
              </w:rPr>
              <w:t>0</w:t>
            </w:r>
            <w:r w:rsidR="00F571C2">
              <w:rPr>
                <w:spacing w:val="-1"/>
                <w:sz w:val="20"/>
                <w:szCs w:val="20"/>
              </w:rPr>
              <w:t xml:space="preserve">= </w:t>
            </w:r>
            <w:r w:rsidR="00975589">
              <w:rPr>
                <w:spacing w:val="-1"/>
                <w:sz w:val="20"/>
                <w:szCs w:val="20"/>
              </w:rPr>
              <w:t>mobile (</w:t>
            </w:r>
            <w:r w:rsidR="00F571C2">
              <w:rPr>
                <w:spacing w:val="-1"/>
                <w:sz w:val="20"/>
                <w:szCs w:val="20"/>
              </w:rPr>
              <w:t>r</w:t>
            </w:r>
            <w:r w:rsidR="00CE520C" w:rsidRPr="00CE520C">
              <w:rPr>
                <w:spacing w:val="-1"/>
                <w:sz w:val="20"/>
                <w:szCs w:val="20"/>
              </w:rPr>
              <w:t>örligt</w:t>
            </w:r>
            <w:r w:rsidR="00975589">
              <w:rPr>
                <w:spacing w:val="-1"/>
                <w:sz w:val="20"/>
                <w:szCs w:val="20"/>
              </w:rPr>
              <w:t>)</w:t>
            </w:r>
            <w:r w:rsidR="00F571C2">
              <w:rPr>
                <w:spacing w:val="-1"/>
                <w:sz w:val="20"/>
                <w:szCs w:val="20"/>
              </w:rPr>
              <w:t>,</w:t>
            </w:r>
          </w:p>
          <w:p w14:paraId="66B846FA" w14:textId="77777777" w:rsidR="00CE520C" w:rsidRPr="00CE520C" w:rsidRDefault="00F33246" w:rsidP="00CE520C">
            <w:pPr>
              <w:spacing w:line="226" w:lineRule="exact"/>
              <w:ind w:left="102"/>
              <w:rPr>
                <w:spacing w:val="-1"/>
                <w:sz w:val="20"/>
                <w:szCs w:val="20"/>
              </w:rPr>
            </w:pPr>
            <w:r>
              <w:rPr>
                <w:spacing w:val="-1"/>
                <w:sz w:val="20"/>
                <w:szCs w:val="20"/>
              </w:rPr>
              <w:t>1</w:t>
            </w:r>
            <w:r w:rsidR="00F571C2">
              <w:rPr>
                <w:spacing w:val="-1"/>
                <w:sz w:val="20"/>
                <w:szCs w:val="20"/>
              </w:rPr>
              <w:t xml:space="preserve"> = </w:t>
            </w:r>
            <w:proofErr w:type="spellStart"/>
            <w:r w:rsidR="00975589">
              <w:rPr>
                <w:spacing w:val="-1"/>
                <w:sz w:val="20"/>
                <w:szCs w:val="20"/>
              </w:rPr>
              <w:t>movable</w:t>
            </w:r>
            <w:proofErr w:type="spellEnd"/>
            <w:r w:rsidR="00975589">
              <w:rPr>
                <w:spacing w:val="-1"/>
                <w:sz w:val="20"/>
                <w:szCs w:val="20"/>
              </w:rPr>
              <w:t xml:space="preserve"> (</w:t>
            </w:r>
            <w:proofErr w:type="spellStart"/>
            <w:r w:rsidR="00F571C2">
              <w:rPr>
                <w:spacing w:val="-1"/>
                <w:sz w:val="20"/>
                <w:szCs w:val="20"/>
              </w:rPr>
              <w:t>r</w:t>
            </w:r>
            <w:r w:rsidR="00CE520C" w:rsidRPr="00CE520C">
              <w:rPr>
                <w:spacing w:val="-1"/>
                <w:sz w:val="20"/>
                <w:szCs w:val="20"/>
              </w:rPr>
              <w:t>uckbart</w:t>
            </w:r>
            <w:proofErr w:type="spellEnd"/>
            <w:r w:rsidR="00975589">
              <w:rPr>
                <w:spacing w:val="-1"/>
                <w:sz w:val="20"/>
                <w:szCs w:val="20"/>
              </w:rPr>
              <w:t>)</w:t>
            </w:r>
            <w:r w:rsidR="00F571C2">
              <w:rPr>
                <w:spacing w:val="-1"/>
                <w:sz w:val="20"/>
                <w:szCs w:val="20"/>
              </w:rPr>
              <w:t>,</w:t>
            </w:r>
          </w:p>
          <w:p w14:paraId="4687D4B0" w14:textId="77777777" w:rsidR="00CE520C" w:rsidRDefault="00F33246" w:rsidP="00CE520C">
            <w:pPr>
              <w:spacing w:line="226" w:lineRule="exact"/>
              <w:ind w:left="102"/>
              <w:rPr>
                <w:spacing w:val="-1"/>
                <w:sz w:val="20"/>
                <w:szCs w:val="20"/>
              </w:rPr>
            </w:pPr>
            <w:r>
              <w:rPr>
                <w:spacing w:val="-1"/>
                <w:sz w:val="20"/>
                <w:szCs w:val="20"/>
              </w:rPr>
              <w:t>2</w:t>
            </w:r>
            <w:r w:rsidR="00F571C2">
              <w:rPr>
                <w:spacing w:val="-1"/>
                <w:sz w:val="20"/>
                <w:szCs w:val="20"/>
              </w:rPr>
              <w:t xml:space="preserve"> = </w:t>
            </w:r>
            <w:proofErr w:type="spellStart"/>
            <w:r w:rsidR="00F571C2">
              <w:rPr>
                <w:spacing w:val="-1"/>
                <w:sz w:val="20"/>
                <w:szCs w:val="20"/>
              </w:rPr>
              <w:t>f</w:t>
            </w:r>
            <w:r w:rsidR="00CE520C" w:rsidRPr="00CE520C">
              <w:rPr>
                <w:spacing w:val="-1"/>
                <w:sz w:val="20"/>
                <w:szCs w:val="20"/>
              </w:rPr>
              <w:t>ix</w:t>
            </w:r>
            <w:r w:rsidR="00975589">
              <w:rPr>
                <w:spacing w:val="-1"/>
                <w:sz w:val="20"/>
                <w:szCs w:val="20"/>
              </w:rPr>
              <w:t>ed</w:t>
            </w:r>
            <w:proofErr w:type="spellEnd"/>
            <w:r w:rsidR="00975589">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F616A" w:rsidRDefault="002F616A" w:rsidP="00DC2993">
            <w:pPr>
              <w:spacing w:line="229" w:lineRule="exact"/>
              <w:ind w:left="102"/>
              <w:rPr>
                <w:sz w:val="20"/>
                <w:szCs w:val="20"/>
                <w:lang w:val="en-US"/>
              </w:rPr>
            </w:pPr>
            <w:r>
              <w:rPr>
                <w:sz w:val="20"/>
                <w:szCs w:val="20"/>
                <w:lang w:val="en-US"/>
              </w:rPr>
              <w:t>../../../</w:t>
            </w:r>
            <w:proofErr w:type="spellStart"/>
            <w:r w:rsidR="00F424E1"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F616A" w:rsidRDefault="009A3391"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77777777" w:rsidR="002F616A" w:rsidRDefault="002F616A" w:rsidP="00020569">
            <w:pPr>
              <w:spacing w:line="226" w:lineRule="exact"/>
              <w:ind w:left="102"/>
              <w:rPr>
                <w:spacing w:val="-1"/>
                <w:sz w:val="20"/>
                <w:szCs w:val="20"/>
              </w:rPr>
            </w:pPr>
            <w:r>
              <w:rPr>
                <w:spacing w:val="-1"/>
                <w:sz w:val="20"/>
                <w:szCs w:val="20"/>
              </w:rPr>
              <w:t>Fosterljud</w:t>
            </w:r>
            <w:r w:rsidR="00B412C3">
              <w:rPr>
                <w:spacing w:val="-1"/>
                <w:sz w:val="20"/>
                <w:szCs w:val="20"/>
              </w:rPr>
              <w:t xml:space="preserve">, </w:t>
            </w:r>
            <w:r w:rsidR="00BB69C1">
              <w:rPr>
                <w:spacing w:val="-1"/>
                <w:sz w:val="20"/>
                <w:szCs w:val="20"/>
              </w:rPr>
              <w:t xml:space="preserve">hjärtslag, </w:t>
            </w:r>
            <w:r w:rsidR="0066320E">
              <w:rPr>
                <w:spacing w:val="-1"/>
                <w:sz w:val="20"/>
                <w:szCs w:val="20"/>
              </w:rPr>
              <w:t xml:space="preserve">ex. </w:t>
            </w:r>
            <w:proofErr w:type="spellStart"/>
            <w:r w:rsidR="00B412C3">
              <w:rPr>
                <w:spacing w:val="-1"/>
                <w:sz w:val="20"/>
                <w:szCs w:val="20"/>
              </w:rPr>
              <w:t>bpm</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F616A" w:rsidRDefault="002F616A" w:rsidP="002D4D54">
            <w:pPr>
              <w:spacing w:line="229" w:lineRule="exact"/>
              <w:ind w:left="102"/>
              <w:rPr>
                <w:sz w:val="20"/>
                <w:szCs w:val="20"/>
                <w:lang w:val="en-US"/>
              </w:rPr>
            </w:pPr>
            <w:r>
              <w:rPr>
                <w:sz w:val="20"/>
                <w:szCs w:val="20"/>
                <w:lang w:val="en-US"/>
              </w:rPr>
              <w:t>../../../</w:t>
            </w:r>
            <w:proofErr w:type="spellStart"/>
            <w:r w:rsidR="002D4D54">
              <w:rPr>
                <w:sz w:val="20"/>
                <w:szCs w:val="20"/>
                <w:lang w:val="en-US"/>
              </w:rPr>
              <w:t>t</w:t>
            </w:r>
            <w:r>
              <w:rPr>
                <w:sz w:val="20"/>
                <w:szCs w:val="20"/>
                <w:lang w:val="en-US"/>
              </w:rPr>
              <w: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F616A" w:rsidRDefault="003F7E26"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F616A" w:rsidRDefault="002F616A" w:rsidP="00110C84">
            <w:pPr>
              <w:spacing w:line="226" w:lineRule="exact"/>
              <w:ind w:left="102"/>
              <w:rPr>
                <w:spacing w:val="-1"/>
                <w:sz w:val="20"/>
                <w:szCs w:val="20"/>
              </w:rPr>
            </w:pPr>
            <w:r>
              <w:rPr>
                <w:spacing w:val="-1"/>
                <w:sz w:val="20"/>
                <w:szCs w:val="20"/>
              </w:rPr>
              <w:t>Typ av ledighet</w:t>
            </w:r>
            <w:r w:rsidR="00010737">
              <w:rPr>
                <w:spacing w:val="-1"/>
                <w:sz w:val="20"/>
                <w:szCs w:val="20"/>
              </w:rPr>
              <w:t xml:space="preserve"> </w:t>
            </w:r>
            <w:r w:rsidR="00110C84">
              <w:rPr>
                <w:spacing w:val="-1"/>
                <w:sz w:val="20"/>
                <w:szCs w:val="20"/>
              </w:rPr>
              <w:t>enligt kodverk</w:t>
            </w:r>
          </w:p>
          <w:p w14:paraId="603967A0" w14:textId="77777777" w:rsidR="00110C84" w:rsidRDefault="00110C84" w:rsidP="00110C84">
            <w:pPr>
              <w:spacing w:line="226" w:lineRule="exact"/>
              <w:ind w:left="102"/>
              <w:rPr>
                <w:spacing w:val="-1"/>
                <w:sz w:val="20"/>
                <w:szCs w:val="20"/>
              </w:rPr>
            </w:pPr>
          </w:p>
          <w:p w14:paraId="1549402A" w14:textId="77777777" w:rsidR="00110C84" w:rsidRDefault="00110C84"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110C84" w:rsidRDefault="00110C84"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110C84" w:rsidRDefault="00110C84"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F616A" w:rsidRDefault="002F616A" w:rsidP="00020569">
            <w:pPr>
              <w:spacing w:line="226" w:lineRule="exact"/>
              <w:ind w:left="102"/>
              <w:rPr>
                <w:spacing w:val="-1"/>
                <w:sz w:val="20"/>
                <w:szCs w:val="20"/>
                <w:lang w:val="en-US"/>
              </w:rPr>
            </w:pPr>
            <w:r>
              <w:rPr>
                <w:spacing w:val="-1"/>
                <w:sz w:val="20"/>
                <w:szCs w:val="20"/>
                <w:lang w:val="en-US"/>
              </w:rPr>
              <w:t>0..1</w:t>
            </w:r>
          </w:p>
        </w:tc>
      </w:tr>
      <w:tr w:rsidR="002F616A"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F616A" w:rsidRDefault="002F616A" w:rsidP="0056439D">
            <w:pPr>
              <w:spacing w:line="229" w:lineRule="exact"/>
              <w:ind w:left="102"/>
              <w:rPr>
                <w:sz w:val="20"/>
                <w:szCs w:val="20"/>
                <w:lang w:val="en-US"/>
              </w:rPr>
            </w:pPr>
            <w:r>
              <w:rPr>
                <w:sz w:val="20"/>
                <w:szCs w:val="20"/>
                <w:lang w:val="en-US"/>
              </w:rPr>
              <w:t>../../../</w:t>
            </w:r>
            <w:proofErr w:type="spellStart"/>
            <w:r w:rsidR="0056439D">
              <w:rPr>
                <w:sz w:val="20"/>
                <w:szCs w:val="20"/>
                <w:lang w:val="en-US"/>
              </w:rPr>
              <w:t>m</w:t>
            </w:r>
            <w:r>
              <w:rPr>
                <w:sz w:val="20"/>
                <w:szCs w:val="20"/>
                <w:lang w:val="en-US"/>
              </w:rPr>
              <w:t>edication</w:t>
            </w:r>
            <w:r w:rsidR="0056439D">
              <w:rPr>
                <w:sz w:val="20"/>
                <w:szCs w:val="20"/>
                <w:lang w:val="en-US"/>
              </w:rPr>
              <w:t>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F616A" w:rsidRDefault="002F616A"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F616A" w:rsidRDefault="002F616A" w:rsidP="00020569">
            <w:pPr>
              <w:spacing w:line="226" w:lineRule="exact"/>
              <w:ind w:left="102"/>
              <w:rPr>
                <w:spacing w:val="-1"/>
                <w:sz w:val="20"/>
                <w:szCs w:val="20"/>
              </w:rPr>
            </w:pPr>
            <w:r>
              <w:rPr>
                <w:spacing w:val="-1"/>
                <w:sz w:val="20"/>
                <w:szCs w:val="20"/>
              </w:rPr>
              <w:t>Läkemedel (även kostpreparat)</w:t>
            </w:r>
            <w:r w:rsidR="002171F5">
              <w:rPr>
                <w:spacing w:val="-1"/>
                <w:sz w:val="20"/>
                <w:szCs w:val="20"/>
              </w:rPr>
              <w:t xml:space="preserve"> som administrerats sedan </w:t>
            </w:r>
            <w:proofErr w:type="gramStart"/>
            <w:r w:rsidR="002171F5">
              <w:rPr>
                <w:spacing w:val="-1"/>
                <w:sz w:val="20"/>
                <w:szCs w:val="20"/>
              </w:rPr>
              <w:t>registreringen / föregående</w:t>
            </w:r>
            <w:proofErr w:type="gramEnd"/>
            <w:r w:rsidR="002171F5">
              <w:rPr>
                <w:spacing w:val="-1"/>
                <w:sz w:val="20"/>
                <w:szCs w:val="20"/>
              </w:rPr>
              <w:t xml:space="preserve"> ”</w:t>
            </w:r>
            <w:proofErr w:type="spellStart"/>
            <w:r w:rsidR="002171F5">
              <w:rPr>
                <w:spacing w:val="-1"/>
                <w:sz w:val="20"/>
                <w:szCs w:val="20"/>
              </w:rPr>
              <w:t>checkup</w:t>
            </w:r>
            <w:proofErr w:type="spellEnd"/>
            <w:r w:rsidR="002171F5">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F616A" w:rsidRDefault="002F616A" w:rsidP="00020569">
            <w:pPr>
              <w:spacing w:line="226" w:lineRule="exact"/>
              <w:ind w:left="102"/>
              <w:rPr>
                <w:spacing w:val="-1"/>
                <w:sz w:val="20"/>
                <w:szCs w:val="20"/>
                <w:lang w:val="en-US"/>
              </w:rPr>
            </w:pPr>
            <w:r>
              <w:rPr>
                <w:spacing w:val="-1"/>
                <w:sz w:val="20"/>
                <w:szCs w:val="20"/>
                <w:lang w:val="en-US"/>
              </w:rPr>
              <w:t>0..*</w:t>
            </w:r>
          </w:p>
        </w:tc>
      </w:tr>
      <w:tr w:rsidR="002F616A"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F616A" w:rsidRDefault="002F616A" w:rsidP="00945C04">
            <w:pPr>
              <w:spacing w:line="229" w:lineRule="exact"/>
              <w:ind w:left="102"/>
              <w:rPr>
                <w:sz w:val="20"/>
                <w:szCs w:val="20"/>
                <w:lang w:val="en-US"/>
              </w:rPr>
            </w:pPr>
            <w:r>
              <w:rPr>
                <w:sz w:val="20"/>
                <w:szCs w:val="20"/>
                <w:lang w:val="en-US"/>
              </w:rPr>
              <w:t>../../../../</w:t>
            </w:r>
            <w:r w:rsidR="00945C04">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F616A" w:rsidRDefault="002F616A"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F616A" w:rsidRDefault="002F616A"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F616A" w:rsidRDefault="002F616A" w:rsidP="005E7FD4">
            <w:pPr>
              <w:spacing w:line="226" w:lineRule="exact"/>
              <w:ind w:left="102"/>
              <w:rPr>
                <w:spacing w:val="-1"/>
                <w:sz w:val="20"/>
                <w:szCs w:val="20"/>
                <w:lang w:val="en-US"/>
              </w:rPr>
            </w:pPr>
            <w:r>
              <w:rPr>
                <w:spacing w:val="-1"/>
                <w:sz w:val="20"/>
                <w:szCs w:val="20"/>
                <w:lang w:val="en-US"/>
              </w:rPr>
              <w:t>1..1</w:t>
            </w:r>
          </w:p>
          <w:p w14:paraId="48017687" w14:textId="77777777" w:rsidR="002F616A" w:rsidRDefault="002F616A" w:rsidP="00020569">
            <w:pPr>
              <w:spacing w:line="226" w:lineRule="exact"/>
              <w:ind w:left="102"/>
              <w:rPr>
                <w:spacing w:val="-1"/>
                <w:sz w:val="20"/>
                <w:szCs w:val="20"/>
                <w:lang w:val="en-US"/>
              </w:rPr>
            </w:pPr>
          </w:p>
        </w:tc>
      </w:tr>
      <w:tr w:rsidR="002F616A"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F616A" w:rsidRDefault="002F616A" w:rsidP="00DD2BB2">
            <w:pPr>
              <w:spacing w:line="229" w:lineRule="exact"/>
              <w:ind w:left="102"/>
              <w:rPr>
                <w:sz w:val="20"/>
                <w:szCs w:val="20"/>
                <w:lang w:val="en-US"/>
              </w:rPr>
            </w:pPr>
            <w:r>
              <w:rPr>
                <w:sz w:val="20"/>
                <w:szCs w:val="20"/>
                <w:lang w:val="en-US"/>
              </w:rPr>
              <w:t>../../../../</w:t>
            </w:r>
            <w:r w:rsidR="00DD2BB2">
              <w:rPr>
                <w:sz w:val="20"/>
                <w:szCs w:val="20"/>
                <w:lang w:val="en-US"/>
              </w:rPr>
              <w:t>d</w:t>
            </w:r>
            <w:r>
              <w:rPr>
                <w:sz w:val="20"/>
                <w:szCs w:val="20"/>
                <w:lang w:val="en-US"/>
              </w:rPr>
              <w:t>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F616A" w:rsidRDefault="00986F25"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F616A" w:rsidRDefault="002F616A" w:rsidP="00020569">
            <w:pPr>
              <w:spacing w:line="226" w:lineRule="exact"/>
              <w:ind w:left="102"/>
              <w:rPr>
                <w:spacing w:val="-1"/>
                <w:sz w:val="20"/>
                <w:szCs w:val="20"/>
              </w:rPr>
            </w:pPr>
            <w:r>
              <w:rPr>
                <w:spacing w:val="-1"/>
                <w:sz w:val="20"/>
                <w:szCs w:val="20"/>
              </w:rPr>
              <w:t>Dosering</w:t>
            </w:r>
            <w:r w:rsidR="00986F25">
              <w:rPr>
                <w:spacing w:val="-1"/>
                <w:sz w:val="20"/>
                <w:szCs w:val="20"/>
              </w:rPr>
              <w:t xml:space="preserve">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F616A" w:rsidRDefault="00501DAD" w:rsidP="005E7FD4">
            <w:pPr>
              <w:spacing w:line="226" w:lineRule="exact"/>
              <w:ind w:left="102"/>
              <w:rPr>
                <w:spacing w:val="-1"/>
                <w:sz w:val="20"/>
                <w:szCs w:val="20"/>
                <w:lang w:val="en-US"/>
              </w:rPr>
            </w:pPr>
            <w:r>
              <w:rPr>
                <w:spacing w:val="-1"/>
                <w:sz w:val="20"/>
                <w:szCs w:val="20"/>
                <w:lang w:val="en-US"/>
              </w:rPr>
              <w:t>0</w:t>
            </w:r>
            <w:r w:rsidR="002F616A">
              <w:rPr>
                <w:spacing w:val="-1"/>
                <w:sz w:val="20"/>
                <w:szCs w:val="20"/>
                <w:lang w:val="en-US"/>
              </w:rPr>
              <w:t>..1</w:t>
            </w:r>
          </w:p>
        </w:tc>
      </w:tr>
      <w:tr w:rsidR="00F5351E"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F5351E" w:rsidRDefault="00F5351E"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F5351E" w:rsidRPr="00292C6D" w:rsidRDefault="00F5351E"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F5351E" w:rsidRDefault="00F5351E"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F5351E" w:rsidRDefault="00F5351E" w:rsidP="005E7FD4">
            <w:pPr>
              <w:spacing w:line="226" w:lineRule="exact"/>
              <w:ind w:left="102"/>
              <w:rPr>
                <w:spacing w:val="-1"/>
                <w:sz w:val="20"/>
                <w:szCs w:val="20"/>
                <w:lang w:val="en-US"/>
              </w:rPr>
            </w:pPr>
          </w:p>
        </w:tc>
      </w:tr>
      <w:tr w:rsidR="00292C6D"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92C6D" w:rsidRPr="00AF6927" w:rsidRDefault="00292C6D"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92C6D" w:rsidRPr="00AF6927" w:rsidRDefault="00292C6D" w:rsidP="00020569">
            <w:pPr>
              <w:spacing w:line="229" w:lineRule="exact"/>
              <w:ind w:left="102"/>
              <w:rPr>
                <w:i/>
                <w:sz w:val="20"/>
                <w:szCs w:val="20"/>
                <w:lang w:val="en-US"/>
              </w:rPr>
            </w:pPr>
            <w:proofErr w:type="spellStart"/>
            <w:r w:rsidRPr="00AF6927">
              <w:rPr>
                <w:i/>
                <w:sz w:val="20"/>
                <w:szCs w:val="20"/>
                <w:lang w:val="en-US"/>
              </w:rPr>
              <w:t>PostDeliveryRecord</w:t>
            </w:r>
            <w:r w:rsidR="00AE575C" w:rsidRPr="00AF6927">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92C6D" w:rsidRPr="00AF6927" w:rsidRDefault="00612EDB"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92C6D" w:rsidRPr="00AF6927" w:rsidRDefault="00292C6D" w:rsidP="005E7FD4">
            <w:pPr>
              <w:spacing w:line="226" w:lineRule="exact"/>
              <w:ind w:left="102"/>
              <w:rPr>
                <w:i/>
                <w:spacing w:val="-1"/>
                <w:sz w:val="20"/>
                <w:szCs w:val="20"/>
                <w:lang w:val="en-US"/>
              </w:rPr>
            </w:pPr>
            <w:r w:rsidRPr="00AF6927">
              <w:rPr>
                <w:i/>
                <w:spacing w:val="-1"/>
                <w:sz w:val="20"/>
                <w:szCs w:val="20"/>
                <w:lang w:val="en-US"/>
              </w:rPr>
              <w:t>0..1</w:t>
            </w:r>
          </w:p>
        </w:tc>
      </w:tr>
      <w:tr w:rsidR="006C302C"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6C302C" w:rsidRDefault="00B962EF" w:rsidP="00E07EF2">
            <w:pPr>
              <w:spacing w:line="229" w:lineRule="exact"/>
              <w:ind w:left="102"/>
              <w:rPr>
                <w:sz w:val="20"/>
                <w:szCs w:val="20"/>
                <w:lang w:val="en-US"/>
              </w:rPr>
            </w:pPr>
            <w:r>
              <w:rPr>
                <w:sz w:val="20"/>
                <w:szCs w:val="20"/>
                <w:lang w:val="en-US"/>
              </w:rPr>
              <w:t>../../../</w:t>
            </w:r>
            <w:proofErr w:type="spellStart"/>
            <w:r>
              <w:rPr>
                <w:sz w:val="20"/>
                <w:szCs w:val="20"/>
                <w:lang w:val="en-US"/>
              </w:rPr>
              <w:t>mother</w:t>
            </w:r>
            <w:r w:rsidR="002D1ED6">
              <w:rPr>
                <w:sz w:val="20"/>
                <w:szCs w:val="20"/>
                <w:lang w:val="en-US"/>
              </w:rPr>
              <w:t>Post</w:t>
            </w:r>
            <w:r w:rsidR="009122DB">
              <w:rPr>
                <w:sz w:val="20"/>
                <w:szCs w:val="20"/>
                <w:lang w:val="en-US"/>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6C302C" w:rsidRPr="00292C6D" w:rsidRDefault="00B962EF" w:rsidP="00020569">
            <w:pPr>
              <w:spacing w:line="229" w:lineRule="exact"/>
              <w:ind w:left="102"/>
              <w:rPr>
                <w:sz w:val="20"/>
                <w:szCs w:val="20"/>
                <w:lang w:val="en-US"/>
              </w:rPr>
            </w:pPr>
            <w:proofErr w:type="spellStart"/>
            <w:r>
              <w:rPr>
                <w:sz w:val="20"/>
                <w:szCs w:val="20"/>
                <w:lang w:val="en-US"/>
              </w:rPr>
              <w:t>Mother</w:t>
            </w:r>
            <w:r w:rsidR="002D1ED6">
              <w:rPr>
                <w:sz w:val="20"/>
                <w:szCs w:val="20"/>
                <w:lang w:val="en-US"/>
              </w:rPr>
              <w:t>Post</w:t>
            </w:r>
            <w:r w:rsidR="00E07EF2">
              <w:rPr>
                <w:sz w:val="20"/>
                <w:szCs w:val="20"/>
                <w:lang w:val="en-US"/>
              </w:rPr>
              <w:t>DeliveryRecord</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6C302C" w:rsidRDefault="00487FB5"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6C302C" w:rsidRDefault="0018120B" w:rsidP="005E7FD4">
            <w:pPr>
              <w:spacing w:line="226" w:lineRule="exact"/>
              <w:ind w:left="102"/>
              <w:rPr>
                <w:spacing w:val="-1"/>
                <w:sz w:val="20"/>
                <w:szCs w:val="20"/>
                <w:lang w:val="en-US"/>
              </w:rPr>
            </w:pPr>
            <w:r>
              <w:rPr>
                <w:spacing w:val="-1"/>
                <w:sz w:val="20"/>
                <w:szCs w:val="20"/>
                <w:lang w:val="en-US"/>
              </w:rPr>
              <w:t>1..1</w:t>
            </w:r>
          </w:p>
        </w:tc>
      </w:tr>
      <w:tr w:rsidR="00AF6927"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AF6927" w:rsidRPr="00835228"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bloodPressureSystolic</w:t>
            </w:r>
            <w:proofErr w:type="spellEnd"/>
          </w:p>
          <w:p w14:paraId="12B4C4DB" w14:textId="77777777" w:rsidR="00AF6927" w:rsidRDefault="00AF6927"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AF6927" w:rsidRDefault="009429A2"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77777777" w:rsidR="00AF6927" w:rsidRDefault="00AF6927" w:rsidP="00292C6D">
            <w:pPr>
              <w:spacing w:line="226" w:lineRule="exact"/>
              <w:ind w:left="102"/>
              <w:rPr>
                <w:spacing w:val="-1"/>
                <w:sz w:val="20"/>
                <w:szCs w:val="20"/>
              </w:rPr>
            </w:pPr>
            <w:r>
              <w:rPr>
                <w:spacing w:val="-1"/>
                <w:sz w:val="20"/>
                <w:szCs w:val="20"/>
              </w:rPr>
              <w:t>Systoliskt blodtryck</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AF6927" w:rsidRDefault="00AF6927"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AF6927"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AF6927" w:rsidRDefault="003C3A8C"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AF6927">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AF6927" w:rsidRDefault="009429A2"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77777777" w:rsidR="00AF6927" w:rsidRDefault="00AF6927" w:rsidP="00292C6D">
            <w:pPr>
              <w:spacing w:line="226" w:lineRule="exact"/>
              <w:ind w:left="102"/>
              <w:rPr>
                <w:spacing w:val="-1"/>
                <w:sz w:val="20"/>
                <w:szCs w:val="20"/>
              </w:rPr>
            </w:pPr>
            <w:r>
              <w:rPr>
                <w:spacing w:val="-1"/>
                <w:sz w:val="20"/>
                <w:szCs w:val="20"/>
              </w:rPr>
              <w:t>Diastoliskt blodtryck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AF6927" w:rsidRDefault="00AF692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76355"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B76355" w:rsidRDefault="003B53D0"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001F55A1"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B76355" w:rsidRDefault="001F55A1"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77777777" w:rsidR="00B76355" w:rsidRDefault="001F55A1"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B76355" w:rsidRDefault="001F55A1"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5801D9" w:rsidRDefault="005801D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5801D9" w:rsidRDefault="005801D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5801D9" w:rsidRPr="001F55A1" w:rsidRDefault="005801D9" w:rsidP="00292C6D">
            <w:pPr>
              <w:spacing w:line="226" w:lineRule="exact"/>
              <w:ind w:left="102"/>
              <w:rPr>
                <w:spacing w:val="-1"/>
                <w:sz w:val="20"/>
                <w:szCs w:val="20"/>
              </w:rPr>
            </w:pPr>
            <w:r w:rsidRPr="005801D9">
              <w:rPr>
                <w:spacing w:val="-1"/>
                <w:sz w:val="20"/>
                <w:szCs w:val="20"/>
              </w:rPr>
              <w:t>Sår/bristningar/klipp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5801D9" w:rsidRDefault="005801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5801D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5801D9" w:rsidRDefault="00197854"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5801D9" w:rsidRDefault="00197854"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5801D9" w:rsidRPr="005801D9" w:rsidRDefault="00197854" w:rsidP="00292C6D">
            <w:pPr>
              <w:spacing w:line="226" w:lineRule="exact"/>
              <w:ind w:left="102"/>
              <w:rPr>
                <w:spacing w:val="-1"/>
                <w:sz w:val="20"/>
                <w:szCs w:val="20"/>
              </w:rPr>
            </w:pPr>
            <w:r w:rsidRPr="00790F3D">
              <w:rPr>
                <w:spacing w:val="-1"/>
                <w:sz w:val="20"/>
                <w:szCs w:val="20"/>
              </w:rPr>
              <w:t>Suturer borttagna</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5801D9" w:rsidRDefault="00197854"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C763F"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FC763F" w:rsidRDefault="0008052A"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377517">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FC763F" w:rsidRDefault="00874D07" w:rsidP="00020569">
            <w:pPr>
              <w:spacing w:line="229" w:lineRule="exact"/>
              <w:ind w:left="102"/>
              <w:rPr>
                <w:sz w:val="20"/>
                <w:szCs w:val="20"/>
              </w:rPr>
            </w:pPr>
            <w:proofErr w:type="spellStart"/>
            <w:r>
              <w:rPr>
                <w:sz w:val="20"/>
                <w:szCs w:val="20"/>
              </w:rPr>
              <w:t>boo</w:t>
            </w:r>
            <w:r w:rsidR="0008052A">
              <w:rPr>
                <w:sz w:val="20"/>
                <w:szCs w:val="20"/>
              </w:rPr>
              <w:t>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FC763F" w:rsidRPr="00790F3D" w:rsidRDefault="00F314AE" w:rsidP="00292C6D">
            <w:pPr>
              <w:spacing w:line="226" w:lineRule="exact"/>
              <w:ind w:left="102"/>
              <w:rPr>
                <w:spacing w:val="-1"/>
                <w:sz w:val="20"/>
                <w:szCs w:val="20"/>
              </w:rPr>
            </w:pPr>
            <w:r w:rsidRPr="00F314AE">
              <w:rPr>
                <w:spacing w:val="-1"/>
                <w:sz w:val="20"/>
                <w:szCs w:val="20"/>
              </w:rPr>
              <w:t>Bäckenbotten utan anmärkning</w:t>
            </w:r>
            <w:r w:rsidR="009230CA">
              <w:rPr>
                <w:spacing w:val="-1"/>
                <w:sz w:val="20"/>
                <w:szCs w:val="20"/>
              </w:rPr>
              <w:t xml:space="preserve"> </w:t>
            </w:r>
            <w:r w:rsidR="009230CA">
              <w:rPr>
                <w:sz w:val="20"/>
                <w:szCs w:val="20"/>
              </w:rPr>
              <w:t>(</w:t>
            </w:r>
            <w:proofErr w:type="spellStart"/>
            <w:r w:rsidR="009230CA">
              <w:rPr>
                <w:sz w:val="20"/>
                <w:szCs w:val="20"/>
              </w:rPr>
              <w:t>true</w:t>
            </w:r>
            <w:proofErr w:type="spellEnd"/>
            <w:r w:rsidR="009230CA">
              <w:rPr>
                <w:sz w:val="20"/>
                <w:szCs w:val="20"/>
              </w:rPr>
              <w:t>/</w:t>
            </w:r>
            <w:proofErr w:type="spellStart"/>
            <w:r w:rsidR="009230CA">
              <w:rPr>
                <w:sz w:val="20"/>
                <w:szCs w:val="20"/>
              </w:rPr>
              <w:t>false</w:t>
            </w:r>
            <w:proofErr w:type="spellEnd"/>
            <w:r w:rsidR="009230CA">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FC763F" w:rsidRDefault="00F314AE"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B0847"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1B0847" w:rsidRDefault="001B0847"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1B0847" w:rsidRDefault="001B0847"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1B0847" w:rsidRPr="00874D07" w:rsidRDefault="001B0847"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w:t>
            </w:r>
            <w:r w:rsidR="00091E88">
              <w:rPr>
                <w:sz w:val="20"/>
                <w:szCs w:val="20"/>
              </w:rPr>
              <w:t xml:space="preserve"> (</w:t>
            </w:r>
            <w:proofErr w:type="spellStart"/>
            <w:r w:rsidR="00091E88">
              <w:rPr>
                <w:sz w:val="20"/>
                <w:szCs w:val="20"/>
              </w:rPr>
              <w:t>true</w:t>
            </w:r>
            <w:proofErr w:type="spellEnd"/>
            <w:r w:rsidR="00091E88">
              <w:rPr>
                <w:sz w:val="20"/>
                <w:szCs w:val="20"/>
              </w:rPr>
              <w:t>/</w:t>
            </w:r>
            <w:proofErr w:type="spellStart"/>
            <w:r w:rsidR="00091E88">
              <w:rPr>
                <w:sz w:val="20"/>
                <w:szCs w:val="20"/>
              </w:rPr>
              <w:t>false</w:t>
            </w:r>
            <w:proofErr w:type="spellEnd"/>
            <w:r w:rsidR="00091E88">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1B0847" w:rsidRDefault="00893722"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DF22CB"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DF22CB" w:rsidRDefault="00874D07"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8A62E4" w:rsidRPr="00874D07">
              <w:rPr>
                <w:sz w:val="20"/>
                <w:szCs w:val="20"/>
              </w:rPr>
              <w:t>uterus</w:t>
            </w:r>
            <w:r w:rsidR="008A62E4">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DF22CB" w:rsidRPr="00874D07" w:rsidRDefault="00874D07"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DF22CB" w:rsidRPr="00F314AE" w:rsidRDefault="00874D07" w:rsidP="00874D07">
            <w:pPr>
              <w:spacing w:line="226" w:lineRule="exact"/>
              <w:ind w:left="102"/>
              <w:rPr>
                <w:spacing w:val="-1"/>
                <w:sz w:val="20"/>
                <w:szCs w:val="20"/>
              </w:rPr>
            </w:pPr>
            <w:r w:rsidRPr="00874D07">
              <w:rPr>
                <w:spacing w:val="-1"/>
                <w:sz w:val="20"/>
                <w:szCs w:val="20"/>
              </w:rPr>
              <w:t>Uterus utan anmärkning</w:t>
            </w:r>
            <w:r w:rsidR="00A7299E">
              <w:rPr>
                <w:spacing w:val="-1"/>
                <w:sz w:val="20"/>
                <w:szCs w:val="20"/>
              </w:rPr>
              <w:t xml:space="preserve"> (</w:t>
            </w:r>
            <w:proofErr w:type="spellStart"/>
            <w:r w:rsidR="00A7299E">
              <w:rPr>
                <w:spacing w:val="-1"/>
                <w:sz w:val="20"/>
                <w:szCs w:val="20"/>
              </w:rPr>
              <w:t>true</w:t>
            </w:r>
            <w:proofErr w:type="spellEnd"/>
            <w:r w:rsidR="00A7299E">
              <w:rPr>
                <w:spacing w:val="-1"/>
                <w:sz w:val="20"/>
                <w:szCs w:val="20"/>
              </w:rPr>
              <w:t>/</w:t>
            </w:r>
            <w:proofErr w:type="spellStart"/>
            <w:r w:rsidR="00A7299E">
              <w:rPr>
                <w:spacing w:val="-1"/>
                <w:sz w:val="20"/>
                <w:szCs w:val="20"/>
              </w:rPr>
              <w:t>false</w:t>
            </w:r>
            <w:proofErr w:type="spellEnd"/>
            <w:r w:rsidR="00A7299E">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DF22CB" w:rsidRDefault="00874D07"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A7299E"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A7299E" w:rsidRDefault="00A7299E"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A7299E" w:rsidRDefault="00A7299E"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A7299E" w:rsidRPr="00874D07" w:rsidRDefault="00A7299E" w:rsidP="00F76FDE">
            <w:pPr>
              <w:spacing w:line="226" w:lineRule="exact"/>
              <w:rPr>
                <w:spacing w:val="-1"/>
                <w:sz w:val="20"/>
                <w:szCs w:val="20"/>
              </w:rPr>
            </w:pPr>
            <w:r>
              <w:rPr>
                <w:spacing w:val="-1"/>
                <w:sz w:val="20"/>
                <w:szCs w:val="20"/>
              </w:rPr>
              <w:t xml:space="preserve">Kommentar till uterus med anmärkning. Kan endast anges då </w:t>
            </w:r>
            <w:proofErr w:type="spellStart"/>
            <w:r w:rsidR="004C2742" w:rsidRPr="00874D07">
              <w:rPr>
                <w:sz w:val="20"/>
                <w:szCs w:val="20"/>
              </w:rPr>
              <w:t>uterus</w:t>
            </w:r>
            <w:r w:rsidR="004C2742">
              <w:rPr>
                <w:sz w:val="20"/>
                <w:szCs w:val="20"/>
              </w:rPr>
              <w:t>Contracted</w:t>
            </w:r>
            <w:proofErr w:type="spellEnd"/>
            <w:r w:rsidR="004C2742">
              <w:rPr>
                <w:spacing w:val="-1"/>
                <w:sz w:val="20"/>
                <w:szCs w:val="20"/>
              </w:rPr>
              <w:t xml:space="preserve"> </w:t>
            </w:r>
            <w:r>
              <w:rPr>
                <w:spacing w:val="-1"/>
                <w:sz w:val="20"/>
                <w:szCs w:val="20"/>
              </w:rPr>
              <w:t xml:space="preserve">= </w:t>
            </w:r>
            <w:proofErr w:type="spellStart"/>
            <w:r w:rsidR="00F76FDE">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A7299E" w:rsidRDefault="00D124D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26890"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F26890" w:rsidRDefault="000B7D68"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w:t>
            </w:r>
            <w:r w:rsidR="00226419">
              <w:rPr>
                <w:sz w:val="20"/>
                <w:szCs w:val="20"/>
              </w:rPr>
              <w:t>Post</w:t>
            </w:r>
            <w:r w:rsidR="00F113A0">
              <w:rPr>
                <w:sz w:val="20"/>
                <w:szCs w:val="20"/>
              </w:rPr>
              <w: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F26890" w:rsidRDefault="00F26890" w:rsidP="00874D07">
            <w:pPr>
              <w:spacing w:line="226" w:lineRule="exact"/>
              <w:ind w:left="102"/>
              <w:rPr>
                <w:sz w:val="20"/>
                <w:szCs w:val="20"/>
              </w:rPr>
            </w:pPr>
            <w:proofErr w:type="spellStart"/>
            <w:r>
              <w:rPr>
                <w:sz w:val="20"/>
                <w:szCs w:val="20"/>
                <w:lang w:val="en-US"/>
              </w:rPr>
              <w:t>Child</w:t>
            </w:r>
            <w:r w:rsidR="00226419">
              <w:rPr>
                <w:sz w:val="20"/>
                <w:szCs w:val="20"/>
                <w:lang w:val="en-US"/>
              </w:rPr>
              <w:t>Post</w:t>
            </w:r>
            <w:r w:rsidR="00E07EF2">
              <w:rPr>
                <w:sz w:val="20"/>
                <w:szCs w:val="20"/>
                <w:lang w:val="en-US"/>
              </w:rPr>
              <w:t>DeliveryRecordType</w:t>
            </w:r>
            <w:r>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F26890" w:rsidRPr="00874D07" w:rsidRDefault="006C38A8" w:rsidP="006C38A8">
            <w:pPr>
              <w:spacing w:line="226" w:lineRule="exact"/>
              <w:ind w:left="102"/>
              <w:rPr>
                <w:spacing w:val="-1"/>
                <w:sz w:val="20"/>
                <w:szCs w:val="20"/>
              </w:rPr>
            </w:pPr>
            <w:proofErr w:type="spellStart"/>
            <w:r>
              <w:rPr>
                <w:spacing w:val="-1"/>
                <w:sz w:val="20"/>
                <w:szCs w:val="20"/>
              </w:rPr>
              <w:t>Efterskötningsjournal</w:t>
            </w:r>
            <w:proofErr w:type="spellEnd"/>
            <w:r w:rsidR="00F26890">
              <w:rPr>
                <w:spacing w:val="-1"/>
                <w:sz w:val="20"/>
                <w:szCs w:val="20"/>
              </w:rPr>
              <w:t xml:space="preserve">, </w:t>
            </w:r>
            <w:r w:rsidR="00D7259D">
              <w:rPr>
                <w:spacing w:val="-1"/>
                <w:sz w:val="20"/>
                <w:szCs w:val="20"/>
              </w:rPr>
              <w:t xml:space="preserve">för </w:t>
            </w:r>
            <w:r w:rsidR="00F26890">
              <w:rPr>
                <w:spacing w:val="-1"/>
                <w:sz w:val="20"/>
                <w:szCs w:val="20"/>
              </w:rPr>
              <w:t>barn</w:t>
            </w:r>
            <w:r w:rsidR="00D7259D">
              <w:rPr>
                <w:spacing w:val="-1"/>
                <w:sz w:val="20"/>
                <w:szCs w:val="20"/>
              </w:rPr>
              <w:t xml:space="preserve">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F26890" w:rsidRDefault="00F26890"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E07EF2"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E07EF2"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D7259D">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E07EF2" w:rsidRDefault="00D7259D"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E07EF2" w:rsidRDefault="00D7259D" w:rsidP="00F26890">
            <w:pPr>
              <w:spacing w:line="226" w:lineRule="exact"/>
              <w:ind w:left="102"/>
              <w:rPr>
                <w:spacing w:val="-1"/>
                <w:sz w:val="20"/>
                <w:szCs w:val="20"/>
              </w:rPr>
            </w:pPr>
            <w:r>
              <w:rPr>
                <w:spacing w:val="-1"/>
                <w:sz w:val="20"/>
                <w:szCs w:val="20"/>
              </w:rPr>
              <w:t>Ordningstal för barnet</w:t>
            </w:r>
            <w:r w:rsidR="00591D23">
              <w:rPr>
                <w:spacing w:val="-1"/>
                <w:sz w:val="20"/>
                <w:szCs w:val="20"/>
              </w:rPr>
              <w: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E07EF2" w:rsidRDefault="00591D23"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591D23"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591D23" w:rsidRDefault="00591D23"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162716">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591D23" w:rsidRDefault="00162716" w:rsidP="00874D07">
            <w:pPr>
              <w:spacing w:line="226" w:lineRule="exact"/>
              <w:ind w:left="102"/>
              <w:rPr>
                <w:sz w:val="20"/>
                <w:szCs w:val="20"/>
                <w:lang w:val="en-US"/>
              </w:rPr>
            </w:pPr>
            <w:proofErr w:type="spellStart"/>
            <w:r>
              <w:rPr>
                <w:sz w:val="20"/>
                <w:szCs w:val="20"/>
                <w:lang w:val="en-US"/>
              </w:rPr>
              <w:t>PQ</w:t>
            </w:r>
            <w:r w:rsidR="00AE0615">
              <w:rPr>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7777777" w:rsidR="00591D23" w:rsidRDefault="00162716" w:rsidP="00F26890">
            <w:pPr>
              <w:spacing w:line="226" w:lineRule="exact"/>
              <w:ind w:left="102"/>
              <w:rPr>
                <w:spacing w:val="-1"/>
                <w:sz w:val="20"/>
                <w:szCs w:val="20"/>
              </w:rPr>
            </w:pPr>
            <w:r>
              <w:rPr>
                <w:spacing w:val="-1"/>
                <w:sz w:val="20"/>
                <w:szCs w:val="20"/>
              </w:rPr>
              <w:t>Barnets vikt</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591D23" w:rsidRDefault="00162716"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162716"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77777777" w:rsidR="00162716" w:rsidRDefault="00162716" w:rsidP="0008052A">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Pr>
                <w:sz w:val="20"/>
                <w:szCs w:val="20"/>
              </w:rPr>
              <w:t>apgarScore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162716" w:rsidRDefault="00162716"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77777777" w:rsidR="00162716" w:rsidRDefault="00BD27A5" w:rsidP="00F26890">
            <w:pPr>
              <w:spacing w:line="226" w:lineRule="exact"/>
              <w:ind w:left="102"/>
              <w:rPr>
                <w:spacing w:val="-1"/>
                <w:sz w:val="20"/>
                <w:szCs w:val="20"/>
              </w:rPr>
            </w:pPr>
            <w:proofErr w:type="spellStart"/>
            <w:r>
              <w:rPr>
                <w:spacing w:val="-1"/>
                <w:sz w:val="20"/>
                <w:szCs w:val="20"/>
              </w:rPr>
              <w:t>Apgar</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162716"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BD27A5" w:rsidRPr="00907C9B" w14:paraId="68DDC3F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62645A" w14:textId="4B7CAD6B" w:rsidR="00BD27A5" w:rsidRDefault="00BD27A5"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006D7E1A">
              <w:rPr>
                <w:sz w:val="20"/>
                <w:szCs w:val="20"/>
              </w:rPr>
              <w:t>breastfeeding</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B09733" w14:textId="77777777" w:rsidR="00BD27A5" w:rsidRDefault="00BD27A5" w:rsidP="00874D07">
            <w:pPr>
              <w:spacing w:line="226" w:lineRule="exact"/>
              <w:ind w:left="102"/>
              <w:rPr>
                <w:sz w:val="20"/>
                <w:szCs w:val="20"/>
                <w:lang w:val="en-US"/>
              </w:rPr>
            </w:pPr>
            <w:proofErr w:type="spellStart"/>
            <w:r>
              <w:rPr>
                <w:sz w:val="20"/>
                <w:szCs w:val="20"/>
                <w:lang w:val="en-US"/>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3A57CCE" w14:textId="0915AE87" w:rsidR="00BD27A5" w:rsidRDefault="00BD27A5" w:rsidP="00F26890">
            <w:pPr>
              <w:spacing w:line="226" w:lineRule="exact"/>
              <w:ind w:left="102"/>
              <w:rPr>
                <w:spacing w:val="-1"/>
                <w:sz w:val="20"/>
                <w:szCs w:val="20"/>
              </w:rPr>
            </w:pPr>
            <w:r>
              <w:rPr>
                <w:spacing w:val="-1"/>
                <w:sz w:val="20"/>
                <w:szCs w:val="20"/>
              </w:rPr>
              <w:t>Ammar</w:t>
            </w:r>
            <w:r w:rsidR="006D7E1A">
              <w:rPr>
                <w:spacing w:val="-1"/>
                <w:sz w:val="20"/>
                <w:szCs w:val="20"/>
              </w:rPr>
              <w:t xml:space="preserve"> (</w:t>
            </w:r>
            <w:proofErr w:type="spellStart"/>
            <w:r w:rsidR="006D7E1A">
              <w:rPr>
                <w:spacing w:val="-1"/>
                <w:sz w:val="20"/>
                <w:szCs w:val="20"/>
              </w:rPr>
              <w:t>true</w:t>
            </w:r>
            <w:proofErr w:type="spellEnd"/>
            <w:r w:rsidR="006D7E1A">
              <w:rPr>
                <w:spacing w:val="-1"/>
                <w:sz w:val="20"/>
                <w:szCs w:val="20"/>
              </w:rPr>
              <w:t>/</w:t>
            </w:r>
            <w:proofErr w:type="spellStart"/>
            <w:r w:rsidR="006D7E1A">
              <w:rPr>
                <w:spacing w:val="-1"/>
                <w:sz w:val="20"/>
                <w:szCs w:val="20"/>
              </w:rPr>
              <w:t>false</w:t>
            </w:r>
            <w:proofErr w:type="spellEnd"/>
            <w:r w:rsidR="006D7E1A">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EB1DFA6" w14:textId="77777777" w:rsidR="00BD27A5" w:rsidRDefault="00BD27A5"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77777777" w:rsidR="00F4564C" w:rsidRPr="00907C9B" w:rsidRDefault="00F4564C" w:rsidP="00F4564C">
      <w:pPr>
        <w:pStyle w:val="Rubrik1"/>
      </w:pPr>
      <w:proofErr w:type="spellStart"/>
      <w:r>
        <w:lastRenderedPageBreak/>
        <w:t>GetLaboratoryOutcome</w:t>
      </w:r>
      <w:proofErr w:type="spellEnd"/>
    </w:p>
    <w:p w14:paraId="5C9529E6" w14:textId="77777777" w:rsidR="00F4564C" w:rsidRDefault="00F4564C" w:rsidP="00F4564C">
      <w:pPr>
        <w:spacing w:line="239" w:lineRule="auto"/>
        <w:ind w:left="867" w:right="145"/>
        <w:rPr>
          <w:spacing w:val="-1"/>
        </w:rPr>
      </w:pPr>
      <w:proofErr w:type="spellStart"/>
      <w:r w:rsidRPr="00907C9B">
        <w:rPr>
          <w:spacing w:val="-1"/>
        </w:rPr>
        <w:t>Get</w:t>
      </w:r>
      <w:r>
        <w:rPr>
          <w:spacing w:val="-1"/>
        </w:rPr>
        <w:t>LaboratoryOutcome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77777777" w:rsidR="00F4564C" w:rsidRPr="00907C9B" w:rsidRDefault="00F4564C" w:rsidP="00F4564C">
      <w:pPr>
        <w:spacing w:line="239" w:lineRule="auto"/>
        <w:ind w:left="867" w:right="145"/>
        <w:rPr>
          <w:spacing w:val="-1"/>
        </w:rPr>
      </w:pPr>
      <w:proofErr w:type="spellStart"/>
      <w:r>
        <w:rPr>
          <w:spacing w:val="-1"/>
        </w:rPr>
        <w:t>GetLaboratoryOutcome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r w:rsidRPr="002E1905">
        <w:t>Frivillighet</w:t>
      </w:r>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r w:rsidRPr="00866C77">
        <w:t>Version</w:t>
      </w:r>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r w:rsidRPr="001C06B7">
        <w:t>SLA-krav</w:t>
      </w:r>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r w:rsidRPr="00527535">
        <w:t>Fältregler</w:t>
      </w:r>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F4564C" w:rsidRPr="00907C9B" w14:paraId="32D605D7" w14:textId="77777777" w:rsidTr="00254DC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8717158" w14:textId="77777777" w:rsidR="00F4564C" w:rsidRPr="00907C9B" w:rsidRDefault="00F4564C" w:rsidP="00254DC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161503" w14:textId="77777777" w:rsidR="00F4564C" w:rsidRPr="00907C9B" w:rsidRDefault="00F4564C" w:rsidP="00254DC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130D7FA" w14:textId="77777777" w:rsidR="00F4564C" w:rsidRPr="00907C9B" w:rsidRDefault="00F4564C" w:rsidP="00254DC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A5B06" w14:textId="77777777" w:rsidR="00F4564C" w:rsidRPr="00907C9B" w:rsidRDefault="00F4564C" w:rsidP="00254DC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78E2E0C6" w14:textId="77777777" w:rsidR="00F4564C" w:rsidRPr="00907C9B" w:rsidRDefault="00F4564C" w:rsidP="00254DC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F4564C" w:rsidRPr="00907C9B" w14:paraId="449D0BB6" w14:textId="77777777" w:rsidTr="00254DC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7AAD0F6" w14:textId="77777777" w:rsidR="00F4564C" w:rsidRPr="00907C9B" w:rsidRDefault="00F4564C" w:rsidP="00254DC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4F1F4EA0" w14:textId="77777777" w:rsidR="00F4564C" w:rsidRPr="00907C9B" w:rsidRDefault="00F4564C" w:rsidP="00254DCB"/>
        </w:tc>
        <w:tc>
          <w:tcPr>
            <w:tcW w:w="3969" w:type="dxa"/>
            <w:tcBorders>
              <w:top w:val="single" w:sz="5" w:space="0" w:color="000000"/>
              <w:left w:val="single" w:sz="5" w:space="0" w:color="000000"/>
              <w:bottom w:val="single" w:sz="5" w:space="0" w:color="000000"/>
              <w:right w:val="single" w:sz="5" w:space="0" w:color="000000"/>
            </w:tcBorders>
          </w:tcPr>
          <w:p w14:paraId="7F18211E" w14:textId="77777777" w:rsidR="00F4564C" w:rsidRPr="00907C9B" w:rsidRDefault="00F4564C" w:rsidP="00254DCB"/>
        </w:tc>
        <w:tc>
          <w:tcPr>
            <w:tcW w:w="851" w:type="dxa"/>
            <w:tcBorders>
              <w:top w:val="single" w:sz="5" w:space="0" w:color="000000"/>
              <w:left w:val="single" w:sz="5" w:space="0" w:color="000000"/>
              <w:bottom w:val="single" w:sz="5" w:space="0" w:color="000000"/>
              <w:right w:val="single" w:sz="5" w:space="0" w:color="000000"/>
            </w:tcBorders>
          </w:tcPr>
          <w:p w14:paraId="5BBB89A9" w14:textId="77777777" w:rsidR="00F4564C" w:rsidRPr="00907C9B" w:rsidRDefault="00F4564C" w:rsidP="00254DCB"/>
        </w:tc>
      </w:tr>
      <w:tr w:rsidR="00F4564C" w:rsidRPr="00907C9B" w14:paraId="04B2A4A0" w14:textId="77777777" w:rsidTr="00254DC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57D70D7F" w14:textId="77777777" w:rsidR="00F4564C" w:rsidRPr="00907C9B" w:rsidRDefault="00F4564C" w:rsidP="00254DC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702DACCE" w14:textId="77777777" w:rsidR="00F4564C" w:rsidRPr="00907C9B" w:rsidRDefault="00F4564C" w:rsidP="00254DC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34B5BB7" w14:textId="77777777" w:rsidR="00F4564C" w:rsidRPr="00907C9B" w:rsidRDefault="00F4564C" w:rsidP="00254DC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D0A3F25" w14:textId="77777777" w:rsidR="00F4564C" w:rsidRPr="00907C9B" w:rsidRDefault="00F4564C" w:rsidP="00254DC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2D2522BE" w14:textId="77777777" w:rsidR="00F4564C" w:rsidRPr="00907C9B" w:rsidRDefault="00F4564C" w:rsidP="00254DCB">
            <w:pPr>
              <w:ind w:left="102"/>
              <w:rPr>
                <w:sz w:val="20"/>
                <w:szCs w:val="20"/>
              </w:rPr>
            </w:pPr>
          </w:p>
        </w:tc>
      </w:tr>
      <w:tr w:rsidR="00F4564C" w:rsidRPr="00907C9B" w14:paraId="6CFD89F7" w14:textId="77777777" w:rsidTr="00254DC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54623A2F" w14:textId="77777777" w:rsidR="00F4564C" w:rsidRPr="00907C9B" w:rsidRDefault="00F4564C" w:rsidP="00254DC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75EEF6B" w14:textId="77777777" w:rsidR="00F4564C" w:rsidRPr="00907C9B" w:rsidRDefault="00F4564C" w:rsidP="00254DCB">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013CD9C" w14:textId="77777777" w:rsidR="00F4564C" w:rsidRPr="00CA0259" w:rsidRDefault="00F4564C" w:rsidP="00254DC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42C3CF89" w14:textId="77777777" w:rsidR="00F4564C" w:rsidRPr="00907C9B" w:rsidRDefault="00F4564C" w:rsidP="00254DC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728FFCB6" w14:textId="77777777" w:rsidTr="00254DCB">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55A2C8B5" w14:textId="77777777" w:rsidR="00F4564C" w:rsidRPr="00907C9B" w:rsidRDefault="00F4564C" w:rsidP="00254DC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0FAAAE2" w14:textId="77777777" w:rsidR="00F4564C" w:rsidRPr="00907C9B" w:rsidRDefault="00F4564C" w:rsidP="00254DC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B7A85DC" w14:textId="77777777" w:rsidR="00F4564C" w:rsidRPr="00907C9B" w:rsidRDefault="00F4564C" w:rsidP="00254DCB">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766DEFA8" w14:textId="77777777" w:rsidR="00F4564C" w:rsidRPr="00907C9B" w:rsidRDefault="00F4564C" w:rsidP="00254DC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F4564C" w:rsidRPr="00907C9B" w14:paraId="4A26443A" w14:textId="77777777" w:rsidTr="00254DC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8DEB58D" w14:textId="77777777" w:rsidR="00F4564C" w:rsidRPr="005F1D2D" w:rsidRDefault="00F4564C" w:rsidP="00254DC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32E79733" w14:textId="77777777" w:rsidR="00F4564C" w:rsidRPr="005F1D2D" w:rsidRDefault="00F4564C" w:rsidP="00254DC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9A0431C" w14:textId="77777777" w:rsidR="00F4564C" w:rsidRPr="005F1D2D" w:rsidRDefault="00F4564C" w:rsidP="00254DC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43B833C" w14:textId="77777777" w:rsidR="00F4564C" w:rsidRPr="005F1D2D"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FE228DD" w14:textId="77777777" w:rsidTr="00254DC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9143E16" w14:textId="77777777" w:rsidR="00F4564C" w:rsidRPr="005F1D2D" w:rsidRDefault="00F4564C" w:rsidP="00254DC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89EA3BD" w14:textId="77777777" w:rsidR="00F4564C" w:rsidRPr="005F1D2D" w:rsidRDefault="00F4564C" w:rsidP="00254DC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C6A04" w14:textId="77777777" w:rsidR="00F4564C" w:rsidRPr="005F1D2D" w:rsidRDefault="00F4564C" w:rsidP="00254DC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667C0BEB" w14:textId="77777777" w:rsidR="00F4564C" w:rsidRPr="005F1D2D"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7F2C849D" w14:textId="77777777" w:rsidTr="00254DC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2466EBD" w14:textId="77777777" w:rsidR="00F4564C" w:rsidRPr="00907C9B" w:rsidRDefault="00F4564C" w:rsidP="00254DC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133B4D" w14:textId="77777777" w:rsidR="00F4564C" w:rsidRPr="00907C9B" w:rsidRDefault="00F4564C" w:rsidP="00254DC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3D6CF5D" w14:textId="77777777" w:rsidR="00F4564C" w:rsidRPr="005F1D2D" w:rsidRDefault="00F4564C" w:rsidP="00254DCB">
            <w:pPr>
              <w:spacing w:line="226" w:lineRule="exact"/>
              <w:ind w:left="102"/>
              <w:rPr>
                <w:sz w:val="20"/>
                <w:szCs w:val="20"/>
              </w:rPr>
            </w:pPr>
            <w:r w:rsidRPr="005F1D2D">
              <w:rPr>
                <w:sz w:val="20"/>
                <w:szCs w:val="20"/>
              </w:rPr>
              <w:t xml:space="preserve">Begränsar sökningen till dokument som är skapade i angivet system. </w:t>
            </w:r>
          </w:p>
          <w:p w14:paraId="72DE0D2E" w14:textId="77777777" w:rsidR="00F4564C" w:rsidRPr="005F1D2D" w:rsidRDefault="00F4564C" w:rsidP="00254DCB">
            <w:pPr>
              <w:spacing w:line="226" w:lineRule="exact"/>
              <w:ind w:left="102"/>
              <w:rPr>
                <w:sz w:val="20"/>
                <w:szCs w:val="20"/>
              </w:rPr>
            </w:pPr>
          </w:p>
          <w:p w14:paraId="4BAC9B37" w14:textId="77777777" w:rsidR="00F4564C" w:rsidRPr="005F1D2D" w:rsidRDefault="00F4564C" w:rsidP="00254DC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37CB7069" w14:textId="77777777" w:rsidR="00F4564C" w:rsidRPr="005F1D2D" w:rsidRDefault="00F4564C" w:rsidP="00254DCB">
            <w:pPr>
              <w:spacing w:line="226" w:lineRule="exact"/>
              <w:ind w:left="102"/>
              <w:rPr>
                <w:spacing w:val="-1"/>
                <w:sz w:val="20"/>
                <w:szCs w:val="20"/>
              </w:rPr>
            </w:pPr>
          </w:p>
          <w:p w14:paraId="12A44769" w14:textId="77777777" w:rsidR="00F4564C" w:rsidRPr="005F1D2D" w:rsidRDefault="00F4564C" w:rsidP="00254DCB">
            <w:pPr>
              <w:spacing w:line="226" w:lineRule="exact"/>
              <w:ind w:left="102"/>
              <w:rPr>
                <w:sz w:val="20"/>
                <w:szCs w:val="20"/>
              </w:rPr>
            </w:pPr>
            <w:r w:rsidRPr="005F1D2D">
              <w:rPr>
                <w:sz w:val="20"/>
                <w:szCs w:val="20"/>
              </w:rPr>
              <w:t>Det innebär i praktiken att aggregerande tjänster inte används när detta fält anges.</w:t>
            </w:r>
          </w:p>
          <w:p w14:paraId="435443C3" w14:textId="77777777" w:rsidR="00F4564C" w:rsidRPr="005F1D2D" w:rsidRDefault="00F4564C" w:rsidP="00254DCB">
            <w:pPr>
              <w:spacing w:line="226" w:lineRule="exact"/>
              <w:ind w:left="102"/>
              <w:rPr>
                <w:sz w:val="20"/>
                <w:szCs w:val="20"/>
              </w:rPr>
            </w:pPr>
          </w:p>
          <w:p w14:paraId="12B867A9" w14:textId="77777777" w:rsidR="00F4564C" w:rsidRPr="00907C9B" w:rsidRDefault="00F4564C" w:rsidP="00254DC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76D6D60" w14:textId="77777777" w:rsidR="00F4564C" w:rsidRPr="005F1D2D" w:rsidRDefault="00F4564C" w:rsidP="00254DC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D171" w14:textId="77777777" w:rsidR="00F4564C" w:rsidRPr="005F1D2D" w:rsidRDefault="00F4564C" w:rsidP="00254DCB">
            <w:pPr>
              <w:spacing w:line="229" w:lineRule="exact"/>
              <w:ind w:left="102"/>
              <w:rPr>
                <w:sz w:val="20"/>
                <w:szCs w:val="20"/>
              </w:rPr>
            </w:pPr>
          </w:p>
          <w:p w14:paraId="2FB4C686" w14:textId="77777777" w:rsidR="00F4564C" w:rsidRPr="005F1D2D" w:rsidRDefault="00F4564C" w:rsidP="00254DCB">
            <w:pPr>
              <w:spacing w:line="229" w:lineRule="exact"/>
              <w:ind w:left="102"/>
              <w:rPr>
                <w:sz w:val="20"/>
                <w:szCs w:val="20"/>
              </w:rPr>
            </w:pPr>
          </w:p>
          <w:p w14:paraId="4530E0CA" w14:textId="77777777" w:rsidR="00F4564C" w:rsidRPr="00907C9B" w:rsidRDefault="00F4564C" w:rsidP="00254DCB">
            <w:pPr>
              <w:spacing w:line="229" w:lineRule="exact"/>
              <w:ind w:left="102"/>
              <w:rPr>
                <w:sz w:val="20"/>
                <w:szCs w:val="20"/>
              </w:rPr>
            </w:pPr>
          </w:p>
        </w:tc>
      </w:tr>
      <w:tr w:rsidR="00F4564C" w:rsidRPr="00907C9B" w14:paraId="1C150A72" w14:textId="77777777" w:rsidTr="00254DCB">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69E87611" w14:textId="77777777" w:rsidR="00F4564C" w:rsidRPr="00907C9B" w:rsidRDefault="00F4564C" w:rsidP="00254DC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064DE9" w14:textId="77777777" w:rsidR="00F4564C" w:rsidRPr="00907C9B" w:rsidRDefault="00F4564C" w:rsidP="00254DCB">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E78E0F" w14:textId="77777777" w:rsidR="00F4564C" w:rsidRPr="00907C9B" w:rsidRDefault="00F4564C" w:rsidP="00254DC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0418194" w14:textId="77777777" w:rsidR="00F4564C" w:rsidRPr="00907C9B" w:rsidRDefault="00F4564C" w:rsidP="00254DC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F4564C" w:rsidRPr="00907C9B" w14:paraId="1F391BE8" w14:textId="77777777" w:rsidTr="00254DC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E3E7EAB" w14:textId="77777777" w:rsidR="00F4564C" w:rsidRDefault="00F4564C" w:rsidP="00254DC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E8E5C5B" w14:textId="77777777" w:rsidR="00F4564C" w:rsidRDefault="00F4564C" w:rsidP="00254DC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67A012C" w14:textId="77777777" w:rsidR="00F4564C" w:rsidRDefault="00F4564C" w:rsidP="00254DC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18BE766" w14:textId="77777777" w:rsidR="00F4564C" w:rsidRDefault="00F4564C" w:rsidP="00254DCB">
            <w:pPr>
              <w:spacing w:line="229" w:lineRule="exact"/>
              <w:ind w:left="102"/>
              <w:rPr>
                <w:sz w:val="20"/>
                <w:szCs w:val="20"/>
              </w:rPr>
            </w:pPr>
          </w:p>
        </w:tc>
      </w:tr>
      <w:tr w:rsidR="00F4564C" w14:paraId="0E89602F" w14:textId="77777777" w:rsidTr="00254DC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CF063D4" w14:textId="77777777" w:rsidR="00F4564C" w:rsidRDefault="00F4564C" w:rsidP="00254DC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5D329FF8" w14:textId="77777777" w:rsidR="00F4564C" w:rsidRPr="00B43AC4" w:rsidRDefault="00F4564C" w:rsidP="00254DC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A2FD2EB" w14:textId="77777777" w:rsidR="00F4564C" w:rsidRDefault="00F4564C" w:rsidP="00254DC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7BB7BCF" w14:textId="77777777" w:rsidR="00F4564C" w:rsidRDefault="00F4564C" w:rsidP="00254DCB">
            <w:pPr>
              <w:rPr>
                <w:sz w:val="20"/>
                <w:szCs w:val="20"/>
              </w:rPr>
            </w:pPr>
          </w:p>
        </w:tc>
      </w:tr>
      <w:tr w:rsidR="00F4564C" w:rsidRPr="00907C9B" w14:paraId="2B94854A" w14:textId="77777777" w:rsidTr="00254DC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73BB674" w14:textId="77777777" w:rsidR="00F4564C" w:rsidRPr="00907C9B" w:rsidRDefault="00F4564C" w:rsidP="00254DCB">
            <w:pPr>
              <w:spacing w:line="226" w:lineRule="exact"/>
              <w:ind w:left="102"/>
              <w:rPr>
                <w:sz w:val="20"/>
                <w:szCs w:val="20"/>
              </w:rPr>
            </w:pPr>
            <w:proofErr w:type="spellStart"/>
            <w:r>
              <w:rPr>
                <w:sz w:val="20"/>
                <w:szCs w:val="20"/>
              </w:rPr>
              <w:t>laboratoryOutcome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8D34FA3" w14:textId="77777777" w:rsidR="00F4564C" w:rsidRPr="00907C9B" w:rsidRDefault="00F4564C" w:rsidP="00254DCB">
            <w:pPr>
              <w:spacing w:line="226" w:lineRule="exact"/>
              <w:ind w:left="102"/>
              <w:rPr>
                <w:sz w:val="20"/>
                <w:szCs w:val="20"/>
              </w:rPr>
            </w:pPr>
            <w:proofErr w:type="spellStart"/>
            <w:r>
              <w:rPr>
                <w:sz w:val="20"/>
                <w:szCs w:val="20"/>
              </w:rPr>
              <w:t>LaboratoryOutcome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3DA315B4" w14:textId="77777777" w:rsidR="00F4564C" w:rsidRDefault="00F4564C" w:rsidP="00254DC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34846D0A" w14:textId="77777777" w:rsidR="00F4564C" w:rsidRDefault="00F4564C" w:rsidP="00254DCB">
            <w:pPr>
              <w:rPr>
                <w:rFonts w:ascii="Arial" w:hAnsi="Arial" w:cs="Arial"/>
                <w:b/>
                <w:bCs/>
              </w:rPr>
            </w:pPr>
          </w:p>
          <w:p w14:paraId="5757D985" w14:textId="77777777" w:rsidR="00F4564C" w:rsidRPr="00907C9B" w:rsidRDefault="00F4564C" w:rsidP="00254DC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40A8B1" w14:textId="77777777" w:rsidR="00F4564C" w:rsidRPr="00907C9B" w:rsidRDefault="00F4564C" w:rsidP="00254DC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F4564C" w:rsidRPr="00907C9B" w14:paraId="7EA34CB7" w14:textId="77777777" w:rsidTr="00254DC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7BCA2C70" w14:textId="77777777" w:rsidR="00F4564C" w:rsidRPr="00907C9B" w:rsidRDefault="00F4564C" w:rsidP="00254DCB">
            <w:pPr>
              <w:spacing w:line="229" w:lineRule="exact"/>
              <w:ind w:left="102"/>
              <w:rPr>
                <w:sz w:val="20"/>
                <w:szCs w:val="20"/>
              </w:rPr>
            </w:pPr>
            <w:r w:rsidRPr="00907C9B">
              <w:rPr>
                <w:sz w:val="20"/>
                <w:szCs w:val="20"/>
              </w:rPr>
              <w:t>.</w:t>
            </w:r>
            <w:proofErr w:type="spellStart"/>
            <w:r>
              <w:rPr>
                <w:sz w:val="20"/>
                <w:szCs w:val="20"/>
              </w:rPr>
              <w:t>l</w:t>
            </w:r>
            <w:r w:rsidRPr="00D92388">
              <w:rPr>
                <w:sz w:val="20"/>
                <w:szCs w:val="20"/>
              </w:rPr>
              <w:t>aboratoryOutcomeType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17CC9C" w14:textId="77777777" w:rsidR="00F4564C" w:rsidRPr="00907C9B" w:rsidRDefault="00F4564C" w:rsidP="00254DC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A114355" w14:textId="77777777" w:rsidR="00F4564C" w:rsidRPr="00907C9B" w:rsidRDefault="00F4564C" w:rsidP="00254DC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7350D25E" w14:textId="77777777" w:rsidR="00F4564C" w:rsidRPr="00907C9B" w:rsidRDefault="00F4564C" w:rsidP="00254DC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DCEEE68" w14:textId="77777777" w:rsidTr="00254DC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9C31053" w14:textId="77777777" w:rsidR="00F4564C" w:rsidRPr="00907C9B" w:rsidRDefault="00F4564C" w:rsidP="00254DCB">
            <w:pPr>
              <w:spacing w:line="229" w:lineRule="exact"/>
              <w:ind w:left="102"/>
              <w:rPr>
                <w:b/>
                <w:sz w:val="20"/>
                <w:szCs w:val="20"/>
              </w:rPr>
            </w:pPr>
            <w:proofErr w:type="gramStart"/>
            <w:r w:rsidRPr="00907C9B">
              <w:rPr>
                <w:sz w:val="20"/>
                <w:szCs w:val="20"/>
              </w:rPr>
              <w:t>..</w:t>
            </w:r>
            <w:proofErr w:type="spellStart"/>
            <w:proofErr w:type="gramEnd"/>
            <w:r w:rsidRPr="00907C9B">
              <w:rPr>
                <w:sz w:val="20"/>
                <w:szCs w:val="20"/>
              </w:rPr>
              <w:t>document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562622" w14:textId="77777777" w:rsidR="00F4564C" w:rsidRPr="00907C9B"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301A1FF" w14:textId="77777777" w:rsidR="00F4564C" w:rsidRPr="00907C9B" w:rsidRDefault="00F4564C" w:rsidP="00254DC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0B07D98" w14:textId="77777777" w:rsidR="00F4564C" w:rsidRPr="00907C9B" w:rsidRDefault="00F4564C" w:rsidP="00254DC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B36D86B" w14:textId="77777777" w:rsidTr="00254DC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69D02D7" w14:textId="77777777" w:rsidR="00F4564C" w:rsidRPr="00907C9B" w:rsidRDefault="00F4564C" w:rsidP="00254DCB">
            <w:pPr>
              <w:spacing w:line="229" w:lineRule="exact"/>
              <w:ind w:left="102"/>
              <w:rPr>
                <w:sz w:val="20"/>
                <w:szCs w:val="20"/>
              </w:rPr>
            </w:pPr>
            <w:proofErr w:type="gramStart"/>
            <w:r>
              <w:rPr>
                <w:sz w:val="20"/>
                <w:szCs w:val="20"/>
              </w:rPr>
              <w:t>..</w:t>
            </w:r>
            <w:proofErr w:type="spellStart"/>
            <w:proofErr w:type="gramEnd"/>
            <w:r w:rsidRPr="007D6475">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082E3FF" w14:textId="77777777" w:rsidR="00F4564C" w:rsidRDefault="00F4564C" w:rsidP="00254DC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28718B13" w14:textId="77777777" w:rsidR="00F4564C" w:rsidRPr="00041CC6" w:rsidRDefault="00F4564C" w:rsidP="00254DC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26F11EC9" w14:textId="77777777" w:rsidR="00F4564C" w:rsidRPr="00907C9B" w:rsidRDefault="00F4564C" w:rsidP="00254DC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F4564C" w:rsidRPr="00907C9B" w14:paraId="26F24211" w14:textId="77777777" w:rsidTr="00254DC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2193AB7" w14:textId="77777777" w:rsidR="00F4564C" w:rsidRPr="00907C9B" w:rsidRDefault="00F4564C" w:rsidP="00254DCB">
            <w:pPr>
              <w:spacing w:line="229" w:lineRule="exact"/>
              <w:ind w:left="102"/>
              <w:rPr>
                <w:sz w:val="20"/>
                <w:szCs w:val="20"/>
              </w:rPr>
            </w:pPr>
            <w:proofErr w:type="gramStart"/>
            <w:r w:rsidRPr="00907C9B">
              <w:rPr>
                <w:sz w:val="20"/>
                <w:szCs w:val="20"/>
              </w:rPr>
              <w:t>.</w:t>
            </w:r>
            <w:r>
              <w:rPr>
                <w:sz w:val="20"/>
                <w:szCs w:val="20"/>
              </w:rPr>
              <w:t>.</w:t>
            </w:r>
            <w:proofErr w:type="spellStart"/>
            <w:proofErr w:type="gramEnd"/>
            <w:r w:rsidRPr="00907C9B">
              <w:rPr>
                <w:sz w:val="20"/>
                <w:szCs w:val="20"/>
              </w:rPr>
              <w:t>documentTime</w:t>
            </w:r>
            <w:proofErr w:type="spellEnd"/>
          </w:p>
          <w:p w14:paraId="2CEE6103" w14:textId="77777777" w:rsidR="00F4564C" w:rsidRPr="00907C9B"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00C8475" w14:textId="77777777" w:rsidR="00F4564C" w:rsidRPr="00171EC2" w:rsidRDefault="00F4564C" w:rsidP="00254DCB">
            <w:pPr>
              <w:spacing w:line="229" w:lineRule="exact"/>
              <w:ind w:left="102"/>
              <w:rPr>
                <w:sz w:val="20"/>
                <w:szCs w:val="20"/>
              </w:rPr>
            </w:pPr>
            <w:proofErr w:type="spellStart"/>
            <w:r>
              <w:rPr>
                <w:sz w:val="20"/>
                <w:szCs w:val="20"/>
              </w:rPr>
              <w:t>TimeStampType</w:t>
            </w:r>
            <w:proofErr w:type="spellEnd"/>
          </w:p>
          <w:p w14:paraId="0B426A94" w14:textId="77777777" w:rsidR="00F4564C" w:rsidRPr="00907C9B"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F5CBA" w14:textId="77777777" w:rsidR="00F4564C" w:rsidRPr="00907C9B" w:rsidRDefault="00F4564C" w:rsidP="00254DC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1894FE73" w14:textId="77777777" w:rsidR="00F4564C" w:rsidRPr="00907C9B" w:rsidRDefault="00F4564C" w:rsidP="00254DC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53C2F05E" w14:textId="77777777" w:rsidTr="00254DC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6DD5A2C" w14:textId="77777777" w:rsidR="00F4564C" w:rsidRPr="00907C9B" w:rsidRDefault="00F4564C" w:rsidP="00254DCB">
            <w:pPr>
              <w:spacing w:line="229" w:lineRule="exact"/>
              <w:ind w:left="102"/>
              <w:rPr>
                <w:sz w:val="20"/>
                <w:szCs w:val="20"/>
              </w:rPr>
            </w:pPr>
            <w:proofErr w:type="gramStart"/>
            <w:r>
              <w:rPr>
                <w:sz w:val="20"/>
                <w:szCs w:val="20"/>
              </w:rPr>
              <w:t>..</w:t>
            </w:r>
            <w:proofErr w:type="spellStart"/>
            <w:proofErr w:type="gramEnd"/>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4D91536" w14:textId="77777777" w:rsidR="00F4564C" w:rsidRPr="002E3143" w:rsidRDefault="00F4564C" w:rsidP="00254DCB">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FA08A" w14:textId="77777777" w:rsidR="00F4564C" w:rsidRPr="00041CC6" w:rsidRDefault="00F4564C" w:rsidP="00254DCB">
            <w:pPr>
              <w:spacing w:line="229" w:lineRule="exact"/>
              <w:ind w:left="102"/>
              <w:rPr>
                <w:sz w:val="20"/>
                <w:szCs w:val="20"/>
              </w:rPr>
            </w:pPr>
            <w:r w:rsidRPr="00041CC6">
              <w:rPr>
                <w:sz w:val="20"/>
                <w:szCs w:val="20"/>
              </w:rPr>
              <w:t>Id</w:t>
            </w:r>
            <w:r>
              <w:rPr>
                <w:sz w:val="20"/>
                <w:szCs w:val="20"/>
              </w:rPr>
              <w:t>entifierare för patient.</w:t>
            </w:r>
          </w:p>
          <w:p w14:paraId="2D8ECBDD" w14:textId="77777777" w:rsidR="00F4564C" w:rsidRPr="00A63DCF" w:rsidRDefault="00F4564C" w:rsidP="00254DCB">
            <w:pPr>
              <w:spacing w:line="226" w:lineRule="exact"/>
              <w:ind w:left="102"/>
              <w:rPr>
                <w:spacing w:val="-1"/>
                <w:sz w:val="20"/>
                <w:szCs w:val="20"/>
              </w:rPr>
            </w:pPr>
          </w:p>
          <w:p w14:paraId="5A2FAF55" w14:textId="77777777" w:rsidR="00F4564C" w:rsidRPr="00907C9B" w:rsidRDefault="00F4564C" w:rsidP="00254DC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26625BE" w14:textId="77777777" w:rsidR="00F4564C" w:rsidRPr="00907C9B" w:rsidRDefault="00F4564C" w:rsidP="00254DC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319FAA67" w14:textId="77777777" w:rsidTr="00254DC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C3A36" w14:textId="77777777" w:rsidR="00F4564C" w:rsidRPr="00907C9B" w:rsidRDefault="00F4564C" w:rsidP="00254DCB">
            <w:pPr>
              <w:spacing w:line="229" w:lineRule="exact"/>
              <w:ind w:left="102"/>
              <w:rPr>
                <w:sz w:val="20"/>
                <w:szCs w:val="20"/>
              </w:rPr>
            </w:pPr>
            <w:proofErr w:type="gramStart"/>
            <w:r w:rsidRPr="00907C9B">
              <w:rPr>
                <w:sz w:val="20"/>
                <w:szCs w:val="20"/>
              </w:rPr>
              <w:t>...</w:t>
            </w:r>
            <w:r>
              <w:rPr>
                <w:sz w:val="20"/>
                <w:szCs w:val="20"/>
              </w:rPr>
              <w:t>id</w:t>
            </w:r>
            <w:proofErr w:type="gramEnd"/>
          </w:p>
        </w:tc>
        <w:tc>
          <w:tcPr>
            <w:tcW w:w="1559" w:type="dxa"/>
            <w:tcBorders>
              <w:top w:val="single" w:sz="5" w:space="0" w:color="000000"/>
              <w:left w:val="single" w:sz="5" w:space="0" w:color="000000"/>
              <w:bottom w:val="single" w:sz="5" w:space="0" w:color="000000"/>
              <w:right w:val="single" w:sz="5" w:space="0" w:color="000000"/>
            </w:tcBorders>
          </w:tcPr>
          <w:p w14:paraId="36A21152" w14:textId="77777777" w:rsidR="00F4564C"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7F3941" w14:textId="77777777" w:rsidR="00F4564C" w:rsidRPr="00041CC6" w:rsidRDefault="00F4564C" w:rsidP="00254DC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C42A82" w14:textId="77777777" w:rsidR="00F4564C" w:rsidRPr="00907C9B"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4877D1C" w14:textId="77777777" w:rsidTr="00254DC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5558EE7C" w14:textId="77777777" w:rsidR="00F4564C" w:rsidRPr="00907C9B" w:rsidRDefault="00F4564C" w:rsidP="00254DCB">
            <w:pPr>
              <w:spacing w:line="229" w:lineRule="exact"/>
              <w:ind w:left="102"/>
              <w:rPr>
                <w:sz w:val="20"/>
                <w:szCs w:val="20"/>
              </w:rPr>
            </w:pPr>
            <w:proofErr w:type="gramStart"/>
            <w:r w:rsidRPr="00907C9B">
              <w:rPr>
                <w:sz w:val="20"/>
                <w:szCs w:val="20"/>
              </w:rPr>
              <w:lastRenderedPageBreak/>
              <w:t>...</w:t>
            </w:r>
            <w:proofErr w:type="spellStart"/>
            <w:r>
              <w:rPr>
                <w:sz w:val="20"/>
                <w:szCs w:val="20"/>
              </w:rPr>
              <w:t>type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FC1E64F" w14:textId="77777777" w:rsidR="00F4564C"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AD47AE" w14:textId="77777777" w:rsidR="00F4564C" w:rsidRDefault="00F4564C" w:rsidP="00254DCB">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7EA3B606" w14:textId="77777777" w:rsidR="00F4564C" w:rsidRPr="00041CC6"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8AFFE2" w14:textId="77777777" w:rsidR="00F4564C" w:rsidRPr="00907C9B"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387071D" w14:textId="77777777" w:rsidTr="00254DC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2CD76640" w14:textId="77777777" w:rsidR="00F4564C" w:rsidRPr="00907C9B" w:rsidRDefault="00F4564C" w:rsidP="00254DCB">
            <w:pPr>
              <w:spacing w:line="229" w:lineRule="exact"/>
              <w:ind w:left="102"/>
              <w:rPr>
                <w:sz w:val="20"/>
                <w:szCs w:val="20"/>
              </w:rPr>
            </w:pPr>
            <w:proofErr w:type="gramStart"/>
            <w:r w:rsidRPr="00907C9B">
              <w:rPr>
                <w:sz w:val="20"/>
                <w:szCs w:val="20"/>
              </w:rPr>
              <w:t>..</w:t>
            </w:r>
            <w:proofErr w:type="spellStart"/>
            <w:proofErr w:type="gramEnd"/>
            <w:r w:rsidRPr="00907C9B">
              <w:rPr>
                <w:sz w:val="20"/>
                <w:szCs w:val="20"/>
              </w:rPr>
              <w:t>author</w:t>
            </w:r>
            <w:proofErr w:type="spellEnd"/>
          </w:p>
          <w:p w14:paraId="5E7A7F3D" w14:textId="77777777" w:rsidR="00F4564C" w:rsidRPr="00907C9B"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7026C5" w14:textId="77777777" w:rsidR="00F4564C" w:rsidRPr="00907C9B" w:rsidRDefault="00F4564C" w:rsidP="00254DCB">
            <w:pPr>
              <w:spacing w:line="229" w:lineRule="exact"/>
              <w:ind w:left="102"/>
              <w:rPr>
                <w:sz w:val="20"/>
                <w:szCs w:val="20"/>
              </w:rPr>
            </w:pPr>
            <w:proofErr w:type="spellStart"/>
            <w:r>
              <w:rPr>
                <w:sz w:val="20"/>
                <w:szCs w:val="20"/>
              </w:rPr>
              <w:t>A</w:t>
            </w:r>
            <w:r w:rsidRPr="00907C9B">
              <w:rPr>
                <w:sz w:val="20"/>
                <w:szCs w:val="20"/>
              </w:rPr>
              <w:t>uthorType</w:t>
            </w:r>
            <w:proofErr w:type="spellEnd"/>
          </w:p>
          <w:p w14:paraId="158C24B7" w14:textId="77777777" w:rsidR="00F4564C" w:rsidRPr="00907C9B"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694F75" w14:textId="77777777" w:rsidR="00F4564C" w:rsidRPr="00907C9B" w:rsidRDefault="00F4564C" w:rsidP="00254DC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2F1A0037" w14:textId="77777777" w:rsidR="00F4564C" w:rsidRPr="00907C9B" w:rsidRDefault="00F4564C" w:rsidP="00254DC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4CB74DC8" w14:textId="77777777" w:rsidTr="00254DC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E28A1CD" w14:textId="77777777" w:rsidR="00F4564C" w:rsidRPr="00907C9B" w:rsidRDefault="00F4564C" w:rsidP="00254DCB">
            <w:pPr>
              <w:spacing w:line="229" w:lineRule="exact"/>
              <w:ind w:left="102"/>
              <w:rPr>
                <w:sz w:val="20"/>
                <w:szCs w:val="20"/>
              </w:rPr>
            </w:pPr>
            <w:proofErr w:type="gramStart"/>
            <w:r w:rsidRPr="00907C9B">
              <w:rPr>
                <w:sz w:val="20"/>
                <w:szCs w:val="20"/>
              </w:rPr>
              <w:t>...</w:t>
            </w:r>
            <w:proofErr w:type="spellStart"/>
            <w:r w:rsidRPr="00907C9B">
              <w:rPr>
                <w:sz w:val="20"/>
                <w:szCs w:val="20"/>
              </w:rPr>
              <w:t>a</w:t>
            </w:r>
            <w:r w:rsidRPr="00907C9B">
              <w:rPr>
                <w:spacing w:val="-1"/>
                <w:sz w:val="20"/>
                <w:szCs w:val="20"/>
              </w:rPr>
              <w:t>uthorTime</w:t>
            </w:r>
            <w:proofErr w:type="spellEnd"/>
            <w:proofErr w:type="gramEnd"/>
          </w:p>
          <w:p w14:paraId="37D40D24" w14:textId="77777777" w:rsidR="00F4564C" w:rsidRPr="00907C9B"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D08E57C" w14:textId="77777777" w:rsidR="00F4564C" w:rsidRDefault="00F4564C" w:rsidP="00254DCB">
            <w:pPr>
              <w:spacing w:line="229" w:lineRule="exact"/>
              <w:ind w:left="102"/>
              <w:rPr>
                <w:rFonts w:ascii="Arial" w:hAnsi="Arial" w:cs="Arial"/>
                <w:color w:val="FF0000"/>
                <w:sz w:val="20"/>
                <w:szCs w:val="20"/>
              </w:rPr>
            </w:pPr>
            <w:proofErr w:type="spellStart"/>
            <w:r>
              <w:rPr>
                <w:sz w:val="20"/>
                <w:szCs w:val="20"/>
              </w:rPr>
              <w:t>TimeStampType</w:t>
            </w:r>
            <w:proofErr w:type="spellEnd"/>
          </w:p>
          <w:p w14:paraId="3958A3DC" w14:textId="77777777" w:rsidR="00F4564C" w:rsidRPr="00907C9B"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892F249" w14:textId="77777777" w:rsidR="00F4564C" w:rsidRPr="00907C9B" w:rsidRDefault="00F4564C" w:rsidP="00254DC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5865994F" w14:textId="77777777" w:rsidR="00F4564C" w:rsidRPr="00907C9B" w:rsidRDefault="00F4564C" w:rsidP="00254DC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2ADEADFA" w14:textId="77777777" w:rsidTr="00254DCB">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2F2FC295" w14:textId="77777777" w:rsidR="00F4564C" w:rsidRPr="00907C9B" w:rsidRDefault="00F4564C" w:rsidP="00254DC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w:t>
            </w:r>
            <w:r>
              <w:rPr>
                <w:spacing w:val="-1"/>
                <w:sz w:val="20"/>
                <w:szCs w:val="20"/>
              </w:rPr>
              <w:t>HSAId</w:t>
            </w:r>
            <w:proofErr w:type="spellEnd"/>
            <w:proofErr w:type="gramEnd"/>
          </w:p>
          <w:p w14:paraId="56488833" w14:textId="77777777" w:rsidR="00F4564C" w:rsidRPr="00907C9B" w:rsidRDefault="00F4564C" w:rsidP="00254DC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79DDD9A" w14:textId="77777777" w:rsidR="00F4564C" w:rsidRDefault="00F4564C" w:rsidP="00254DCB">
            <w:pPr>
              <w:spacing w:line="229" w:lineRule="exact"/>
              <w:ind w:left="102"/>
              <w:rPr>
                <w:rFonts w:ascii="Arial" w:hAnsi="Arial" w:cs="Arial"/>
                <w:sz w:val="20"/>
                <w:szCs w:val="20"/>
              </w:rPr>
            </w:pPr>
            <w:proofErr w:type="spellStart"/>
            <w:r>
              <w:rPr>
                <w:sz w:val="20"/>
                <w:szCs w:val="20"/>
              </w:rPr>
              <w:t>HSAIdType</w:t>
            </w:r>
            <w:proofErr w:type="spellEnd"/>
          </w:p>
          <w:p w14:paraId="3E4B24F4" w14:textId="77777777" w:rsidR="00F4564C" w:rsidRPr="00907C9B" w:rsidRDefault="00F4564C" w:rsidP="00254DC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3D56D78" w14:textId="77777777" w:rsidR="00F4564C" w:rsidRPr="00907C9B" w:rsidRDefault="00F4564C" w:rsidP="00254DCB">
            <w:pPr>
              <w:spacing w:line="226" w:lineRule="exact"/>
              <w:ind w:left="102"/>
              <w:rPr>
                <w:spacing w:val="-1"/>
                <w:sz w:val="20"/>
                <w:szCs w:val="20"/>
              </w:rPr>
            </w:pPr>
            <w:r w:rsidRPr="00171EC2">
              <w:rPr>
                <w:spacing w:val="-1"/>
                <w:sz w:val="20"/>
                <w:szCs w:val="20"/>
              </w:rPr>
              <w:t>Författarens HSA-id</w:t>
            </w:r>
          </w:p>
          <w:p w14:paraId="0DD583B7"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2AC544" w14:textId="77777777" w:rsidR="00F4564C" w:rsidRPr="00907C9B" w:rsidRDefault="00F4564C" w:rsidP="00254DC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3C7BABCC" w14:textId="77777777" w:rsidTr="00254DCB">
        <w:trPr>
          <w:trHeight w:hRule="exact" w:val="2515"/>
          <w:tblHeader/>
        </w:trPr>
        <w:tc>
          <w:tcPr>
            <w:tcW w:w="2922" w:type="dxa"/>
            <w:tcBorders>
              <w:top w:val="single" w:sz="5" w:space="0" w:color="000000"/>
              <w:left w:val="single" w:sz="5" w:space="0" w:color="000000"/>
              <w:bottom w:val="single" w:sz="5" w:space="0" w:color="000000"/>
              <w:right w:val="single" w:sz="5" w:space="0" w:color="000000"/>
            </w:tcBorders>
          </w:tcPr>
          <w:p w14:paraId="3BC5155B" w14:textId="77777777" w:rsidR="00F4564C" w:rsidRPr="00907C9B" w:rsidRDefault="00F4564C" w:rsidP="00254DCB">
            <w:pPr>
              <w:spacing w:line="229" w:lineRule="exact"/>
              <w:ind w:left="102"/>
              <w:rPr>
                <w:sz w:val="20"/>
                <w:szCs w:val="20"/>
              </w:rPr>
            </w:pPr>
            <w:proofErr w:type="gramStart"/>
            <w:r w:rsidRPr="00907C9B">
              <w:rPr>
                <w:sz w:val="20"/>
                <w:szCs w:val="20"/>
              </w:rPr>
              <w:t>...</w:t>
            </w:r>
            <w:proofErr w:type="spellStart"/>
            <w:r w:rsidRPr="00907C9B">
              <w:rPr>
                <w:spacing w:val="-1"/>
                <w:sz w:val="20"/>
                <w:szCs w:val="20"/>
              </w:rPr>
              <w:t>authorRoleCode</w:t>
            </w:r>
            <w:proofErr w:type="spellEnd"/>
            <w:proofErr w:type="gramEnd"/>
          </w:p>
          <w:p w14:paraId="12D10D1E" w14:textId="77777777" w:rsidR="00F4564C" w:rsidRPr="00907C9B" w:rsidRDefault="00F4564C" w:rsidP="00254DC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F0EF31" w14:textId="77777777" w:rsidR="00F4564C" w:rsidRDefault="00F4564C" w:rsidP="00254DCB">
            <w:pPr>
              <w:spacing w:line="229" w:lineRule="exact"/>
              <w:ind w:left="102"/>
              <w:rPr>
                <w:rFonts w:ascii="Arial" w:hAnsi="Arial" w:cs="Arial"/>
                <w:sz w:val="20"/>
                <w:szCs w:val="20"/>
              </w:rPr>
            </w:pPr>
            <w:r>
              <w:rPr>
                <w:spacing w:val="-1"/>
                <w:sz w:val="20"/>
                <w:szCs w:val="20"/>
              </w:rPr>
              <w:t>string</w:t>
            </w:r>
          </w:p>
          <w:p w14:paraId="4E152CF3" w14:textId="77777777" w:rsidR="00F4564C" w:rsidRPr="00171EC2" w:rsidRDefault="00F4564C" w:rsidP="00254DCB">
            <w:pPr>
              <w:spacing w:line="226" w:lineRule="exact"/>
              <w:ind w:left="102"/>
              <w:rPr>
                <w:spacing w:val="-1"/>
                <w:sz w:val="20"/>
                <w:szCs w:val="20"/>
              </w:rPr>
            </w:pPr>
          </w:p>
          <w:p w14:paraId="1D6A53C0" w14:textId="77777777" w:rsidR="00F4564C" w:rsidRPr="00907C9B" w:rsidRDefault="00F4564C" w:rsidP="00254DC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31BAEB1" w14:textId="77777777" w:rsidR="00F4564C" w:rsidRDefault="00F4564C" w:rsidP="00254DCB">
            <w:pPr>
              <w:spacing w:line="226" w:lineRule="exact"/>
              <w:ind w:left="102"/>
              <w:rPr>
                <w:spacing w:val="-1"/>
                <w:sz w:val="20"/>
                <w:szCs w:val="20"/>
              </w:rPr>
            </w:pPr>
            <w:r w:rsidRPr="00041CC6">
              <w:rPr>
                <w:spacing w:val="-1"/>
                <w:sz w:val="20"/>
                <w:szCs w:val="20"/>
              </w:rPr>
              <w:t>Kod för författarens befattning. Tillåtna värden från kodverk Befattning (OID 1.2.752.129.2.2.1.</w:t>
            </w:r>
            <w:proofErr w:type="gramStart"/>
            <w:r w:rsidRPr="00041CC6">
              <w:rPr>
                <w:spacing w:val="-1"/>
                <w:sz w:val="20"/>
                <w:szCs w:val="20"/>
              </w:rPr>
              <w:t>4) ,</w:t>
            </w:r>
            <w:proofErr w:type="gramEnd"/>
            <w:r w:rsidRPr="00041CC6">
              <w:rPr>
                <w:spacing w:val="-1"/>
                <w:sz w:val="20"/>
                <w:szCs w:val="20"/>
              </w:rPr>
              <w:t xml:space="preserve"> se </w:t>
            </w:r>
          </w:p>
          <w:p w14:paraId="280969C9" w14:textId="77777777" w:rsidR="00F4564C" w:rsidRDefault="00F4564C" w:rsidP="00254DCB">
            <w:pPr>
              <w:spacing w:line="226" w:lineRule="exact"/>
              <w:ind w:left="102"/>
              <w:rPr>
                <w:spacing w:val="-1"/>
                <w:sz w:val="20"/>
                <w:szCs w:val="20"/>
              </w:rPr>
            </w:pPr>
            <w:hyperlink r:id="rId19" w:history="1">
              <w:r w:rsidRPr="002A1D51">
                <w:rPr>
                  <w:rStyle w:val="Hyperlnk"/>
                  <w:spacing w:val="-1"/>
                  <w:sz w:val="20"/>
                  <w:szCs w:val="20"/>
                </w:rPr>
                <w:t>http://www.inera.se/Documents/TJANSTER_PROJEKT/Katalogtjanst_HSA/Innehall/hsa_innehall_befattning.pdf</w:t>
              </w:r>
            </w:hyperlink>
          </w:p>
          <w:p w14:paraId="0C2C0150" w14:textId="77777777" w:rsidR="00F4564C" w:rsidRPr="00B24105" w:rsidRDefault="00F4564C" w:rsidP="00254DCB">
            <w:pPr>
              <w:spacing w:line="226" w:lineRule="exact"/>
              <w:ind w:left="102"/>
              <w:rPr>
                <w:spacing w:val="-1"/>
                <w:sz w:val="20"/>
                <w:szCs w:val="20"/>
              </w:rPr>
            </w:pPr>
            <w:r w:rsidRPr="00597873">
              <w:rPr>
                <w:spacing w:val="-1"/>
                <w:sz w:val="20"/>
                <w:szCs w:val="20"/>
              </w:rPr>
              <w:t xml:space="preserve">I de fall inte KV Befattning kan användas </w:t>
            </w:r>
            <w:r>
              <w:rPr>
                <w:spacing w:val="-1"/>
                <w:sz w:val="20"/>
                <w:szCs w:val="20"/>
              </w:rPr>
              <w:t>ska</w:t>
            </w:r>
            <w:r w:rsidRPr="00597873">
              <w:rPr>
                <w:spacing w:val="-1"/>
                <w:sz w:val="20"/>
                <w:szCs w:val="20"/>
              </w:rPr>
              <w:t xml:space="preserve"> </w:t>
            </w:r>
            <w:proofErr w:type="spellStart"/>
            <w:r w:rsidRPr="00597873">
              <w:rPr>
                <w:spacing w:val="-1"/>
                <w:sz w:val="20"/>
                <w:szCs w:val="20"/>
              </w:rPr>
              <w:t>authorOtherRole</w:t>
            </w:r>
            <w:proofErr w:type="spellEnd"/>
            <w:r w:rsidRPr="00597873">
              <w:rPr>
                <w:spacing w:val="-1"/>
                <w:sz w:val="20"/>
                <w:szCs w:val="20"/>
              </w:rPr>
              <w:t xml:space="preserve"> användas för att ange befattning enligt annat kodverk</w:t>
            </w:r>
            <w:r>
              <w:rPr>
                <w:spacing w:val="-1"/>
                <w:sz w:val="20"/>
                <w:szCs w:val="20"/>
              </w:rPr>
              <w:t xml:space="preserve">. Kan inte anges samtidigt med </w:t>
            </w:r>
            <w:proofErr w:type="spellStart"/>
            <w:r w:rsidRPr="00597873">
              <w:rPr>
                <w:sz w:val="20"/>
                <w:szCs w:val="20"/>
              </w:rPr>
              <w:t>authorOtherRole</w:t>
            </w:r>
            <w:proofErr w:type="spellEnd"/>
            <w:r>
              <w:rPr>
                <w:sz w:val="20"/>
                <w:szCs w:val="20"/>
              </w:rPr>
              <w:t>.</w:t>
            </w:r>
          </w:p>
          <w:p w14:paraId="0F3B23DF" w14:textId="77777777" w:rsidR="00F4564C" w:rsidRPr="00041CC6" w:rsidRDefault="00F4564C" w:rsidP="00254DCB">
            <w:pPr>
              <w:spacing w:line="226" w:lineRule="exact"/>
              <w:ind w:left="102"/>
              <w:rPr>
                <w:spacing w:val="-1"/>
                <w:sz w:val="20"/>
                <w:szCs w:val="20"/>
              </w:rPr>
            </w:pPr>
          </w:p>
          <w:p w14:paraId="6ADBD243"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1E53A5" w14:textId="77777777" w:rsidR="00F4564C" w:rsidRPr="00907C9B" w:rsidRDefault="00F4564C" w:rsidP="00254DC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F4564C" w:rsidRPr="00907C9B" w14:paraId="60A8F716" w14:textId="77777777" w:rsidTr="00254DCB">
        <w:trPr>
          <w:trHeight w:hRule="exact" w:val="1245"/>
          <w:tblHeader/>
        </w:trPr>
        <w:tc>
          <w:tcPr>
            <w:tcW w:w="2922" w:type="dxa"/>
            <w:tcBorders>
              <w:top w:val="single" w:sz="5" w:space="0" w:color="000000"/>
              <w:left w:val="single" w:sz="5" w:space="0" w:color="000000"/>
              <w:bottom w:val="single" w:sz="5" w:space="0" w:color="000000"/>
              <w:right w:val="single" w:sz="5" w:space="0" w:color="000000"/>
            </w:tcBorders>
          </w:tcPr>
          <w:p w14:paraId="6F7A7631" w14:textId="77777777" w:rsidR="00F4564C" w:rsidRPr="00907C9B" w:rsidRDefault="00F4564C" w:rsidP="00254DCB">
            <w:pPr>
              <w:spacing w:line="226" w:lineRule="exact"/>
              <w:ind w:left="102"/>
              <w:rPr>
                <w:sz w:val="20"/>
                <w:szCs w:val="20"/>
              </w:rPr>
            </w:pPr>
            <w:proofErr w:type="gramStart"/>
            <w:r>
              <w:rPr>
                <w:sz w:val="20"/>
                <w:szCs w:val="20"/>
              </w:rPr>
              <w:t>…</w:t>
            </w:r>
            <w:proofErr w:type="spellStart"/>
            <w:r w:rsidRPr="00597873">
              <w:rPr>
                <w:sz w:val="20"/>
                <w:szCs w:val="20"/>
              </w:rPr>
              <w:t>authorOtherRole</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481521C6" w14:textId="77777777" w:rsidR="00F4564C" w:rsidRDefault="00F4564C" w:rsidP="00254DCB">
            <w:pPr>
              <w:spacing w:line="226" w:lineRule="exact"/>
              <w:ind w:left="102"/>
              <w:rPr>
                <w:spacing w:val="-1"/>
                <w:sz w:val="20"/>
                <w:szCs w:val="20"/>
              </w:rPr>
            </w:pPr>
            <w:proofErr w:type="spellStart"/>
            <w:r>
              <w:rPr>
                <w:spacing w:val="-1"/>
                <w:sz w:val="20"/>
                <w:szCs w:val="20"/>
              </w:rPr>
              <w:t>AuthorOtherRoleType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BD7907" w14:textId="77777777" w:rsidR="00F4564C" w:rsidRDefault="00F4564C" w:rsidP="00254DCB">
            <w:pPr>
              <w:spacing w:line="226" w:lineRule="exact"/>
              <w:ind w:left="102"/>
              <w:rPr>
                <w:spacing w:val="-1"/>
                <w:sz w:val="20"/>
                <w:szCs w:val="20"/>
              </w:rPr>
            </w:pPr>
            <w:r w:rsidRPr="00597873">
              <w:rPr>
                <w:sz w:val="20"/>
                <w:szCs w:val="20"/>
              </w:rPr>
              <w:t>Information om författarens befattning om annat kodverk än KV Befattning</w:t>
            </w:r>
            <w:r>
              <w:rPr>
                <w:sz w:val="20"/>
                <w:szCs w:val="20"/>
              </w:rPr>
              <w:t xml:space="preserve"> </w:t>
            </w:r>
            <w:r w:rsidRPr="00597873">
              <w:rPr>
                <w:sz w:val="20"/>
                <w:szCs w:val="20"/>
              </w:rPr>
              <w:t>används</w:t>
            </w:r>
            <w:r>
              <w:rPr>
                <w:sz w:val="20"/>
                <w:szCs w:val="20"/>
              </w:rPr>
              <w:t xml:space="preserve">. Ska anges om </w:t>
            </w:r>
            <w:proofErr w:type="spellStart"/>
            <w:r w:rsidRPr="00907C9B">
              <w:rPr>
                <w:spacing w:val="-1"/>
                <w:sz w:val="20"/>
                <w:szCs w:val="20"/>
              </w:rPr>
              <w:t>authorRoleCode</w:t>
            </w:r>
            <w:proofErr w:type="spellEnd"/>
            <w:r>
              <w:rPr>
                <w:spacing w:val="-1"/>
                <w:sz w:val="20"/>
                <w:szCs w:val="20"/>
              </w:rPr>
              <w:t xml:space="preserve"> saknas. Kan inte anges samtidigt med </w:t>
            </w:r>
            <w:proofErr w:type="spellStart"/>
            <w:r w:rsidRPr="00907C9B">
              <w:rPr>
                <w:spacing w:val="-1"/>
                <w:sz w:val="20"/>
                <w:szCs w:val="20"/>
              </w:rPr>
              <w:t>authorRoleCode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D8E20E" w14:textId="77777777" w:rsidR="00F4564C"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5364E4C3" w14:textId="77777777" w:rsidR="00F4564C" w:rsidRPr="00907C9B" w:rsidRDefault="00F4564C" w:rsidP="00254DCB">
            <w:pPr>
              <w:spacing w:line="226" w:lineRule="exact"/>
              <w:ind w:left="102"/>
              <w:rPr>
                <w:spacing w:val="-1"/>
                <w:sz w:val="20"/>
                <w:szCs w:val="20"/>
              </w:rPr>
            </w:pPr>
          </w:p>
        </w:tc>
      </w:tr>
      <w:tr w:rsidR="00F4564C" w:rsidRPr="00907C9B" w14:paraId="4AE0889A" w14:textId="77777777" w:rsidTr="00254DC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D1BF68F" w14:textId="77777777" w:rsidR="00F4564C" w:rsidRPr="00907C9B" w:rsidRDefault="00F4564C" w:rsidP="00254DCB">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CEB78C" w14:textId="77777777" w:rsidR="00F4564C" w:rsidRDefault="00F4564C" w:rsidP="00254DC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44967" w14:textId="77777777" w:rsidR="00F4564C" w:rsidRDefault="00F4564C" w:rsidP="00254DCB">
            <w:pPr>
              <w:spacing w:line="226" w:lineRule="exact"/>
              <w:ind w:left="102"/>
              <w:rPr>
                <w:spacing w:val="-1"/>
                <w:sz w:val="20"/>
                <w:szCs w:val="20"/>
              </w:rPr>
            </w:pPr>
            <w:r w:rsidRPr="00597873">
              <w:rPr>
                <w:sz w:val="20"/>
                <w:szCs w:val="20"/>
              </w:rPr>
              <w:t>Kod för författarens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760E290"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1D1F84FC" w14:textId="77777777" w:rsidTr="00254DCB">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22E55111" w14:textId="77777777" w:rsidR="00F4564C" w:rsidRPr="00907C9B" w:rsidRDefault="00F4564C" w:rsidP="00254DCB">
            <w:pPr>
              <w:spacing w:line="226" w:lineRule="exact"/>
              <w:ind w:left="102"/>
              <w:rPr>
                <w:sz w:val="20"/>
                <w:szCs w:val="20"/>
              </w:rPr>
            </w:pPr>
            <w:proofErr w:type="gramStart"/>
            <w:r>
              <w:rPr>
                <w:sz w:val="20"/>
                <w:szCs w:val="20"/>
              </w:rPr>
              <w:t>….</w:t>
            </w:r>
            <w:proofErr w:type="spellStart"/>
            <w:proofErr w:type="gramEnd"/>
            <w:r w:rsidRPr="0039403A">
              <w:rPr>
                <w:sz w:val="20"/>
                <w:szCs w:val="20"/>
              </w:rPr>
              <w:t>authorOtherRoleCodeOID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263B9D7" w14:textId="77777777" w:rsidR="00F4564C" w:rsidRDefault="00F4564C" w:rsidP="00254DCB">
            <w:pPr>
              <w:spacing w:line="226" w:lineRule="exact"/>
              <w:ind w:left="102"/>
              <w:rPr>
                <w:spacing w:val="-1"/>
                <w:sz w:val="20"/>
                <w:szCs w:val="20"/>
              </w:rPr>
            </w:pPr>
            <w:r>
              <w:rPr>
                <w:spacing w:val="-1"/>
                <w:sz w:val="20"/>
                <w:szCs w:val="20"/>
              </w:rPr>
              <w:t>string</w:t>
            </w:r>
          </w:p>
          <w:p w14:paraId="56DD3D94" w14:textId="77777777" w:rsidR="00F4564C" w:rsidRDefault="00F4564C" w:rsidP="00254DC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9033C1" w14:textId="77777777" w:rsidR="00F4564C" w:rsidRDefault="00F4564C" w:rsidP="00254DCB">
            <w:pPr>
              <w:spacing w:line="226" w:lineRule="exact"/>
              <w:ind w:left="102"/>
              <w:rPr>
                <w:spacing w:val="-1"/>
                <w:sz w:val="20"/>
                <w:szCs w:val="20"/>
              </w:rPr>
            </w:pPr>
            <w:r w:rsidRPr="00597873">
              <w:rPr>
                <w:sz w:val="20"/>
                <w:szCs w:val="20"/>
              </w:rPr>
              <w:t>OID för det kodverk som används för författarens befattning</w:t>
            </w:r>
          </w:p>
        </w:tc>
        <w:tc>
          <w:tcPr>
            <w:tcW w:w="851" w:type="dxa"/>
            <w:tcBorders>
              <w:top w:val="single" w:sz="5" w:space="0" w:color="000000"/>
              <w:left w:val="single" w:sz="5" w:space="0" w:color="000000"/>
              <w:bottom w:val="single" w:sz="5" w:space="0" w:color="000000"/>
              <w:right w:val="single" w:sz="5" w:space="0" w:color="000000"/>
            </w:tcBorders>
          </w:tcPr>
          <w:p w14:paraId="371E368D" w14:textId="77777777" w:rsidR="00F4564C" w:rsidRPr="00907C9B" w:rsidRDefault="00F4564C" w:rsidP="00254DCB">
            <w:pPr>
              <w:spacing w:line="226" w:lineRule="exact"/>
              <w:ind w:left="102"/>
              <w:rPr>
                <w:spacing w:val="-1"/>
                <w:sz w:val="20"/>
                <w:szCs w:val="20"/>
              </w:rPr>
            </w:pPr>
            <w:r>
              <w:rPr>
                <w:spacing w:val="-1"/>
                <w:sz w:val="20"/>
                <w:szCs w:val="20"/>
              </w:rPr>
              <w:t>1.1</w:t>
            </w:r>
          </w:p>
        </w:tc>
      </w:tr>
      <w:tr w:rsidR="00F4564C" w:rsidRPr="00844AD6" w14:paraId="69BD4EE7" w14:textId="77777777" w:rsidTr="00254DCB">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5D3D7A9B" w14:textId="77777777" w:rsidR="00F4564C" w:rsidRPr="002B5310" w:rsidRDefault="00F4564C" w:rsidP="00254DCB">
            <w:pPr>
              <w:spacing w:line="226" w:lineRule="exact"/>
              <w:ind w:left="102"/>
              <w:rPr>
                <w:spacing w:val="-1"/>
                <w:sz w:val="20"/>
                <w:szCs w:val="20"/>
              </w:rPr>
            </w:pPr>
            <w:proofErr w:type="gramStart"/>
            <w:r>
              <w:rPr>
                <w:sz w:val="20"/>
                <w:szCs w:val="20"/>
              </w:rPr>
              <w:t>…</w:t>
            </w:r>
            <w:proofErr w:type="spellStart"/>
            <w:r w:rsidRPr="002B5310">
              <w:rPr>
                <w:spacing w:val="-1"/>
                <w:sz w:val="20"/>
                <w:szCs w:val="20"/>
              </w:rPr>
              <w:t>authorName</w:t>
            </w:r>
            <w:proofErr w:type="spellEnd"/>
            <w:proofErr w:type="gramEnd"/>
          </w:p>
          <w:p w14:paraId="1A957BF4" w14:textId="77777777" w:rsidR="00F4564C" w:rsidRPr="002B5310" w:rsidRDefault="00F4564C" w:rsidP="00254DC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3C10BD7" w14:textId="77777777" w:rsidR="00F4564C" w:rsidRPr="002B5310" w:rsidRDefault="00F4564C" w:rsidP="00254DCB">
            <w:pPr>
              <w:spacing w:line="226" w:lineRule="exact"/>
              <w:ind w:left="102"/>
              <w:rPr>
                <w:spacing w:val="-1"/>
                <w:sz w:val="20"/>
                <w:szCs w:val="20"/>
              </w:rPr>
            </w:pPr>
            <w:r w:rsidRPr="002B5310">
              <w:rPr>
                <w:spacing w:val="-1"/>
                <w:sz w:val="20"/>
                <w:szCs w:val="20"/>
              </w:rPr>
              <w:t>string</w:t>
            </w:r>
          </w:p>
          <w:p w14:paraId="4FF02CE4" w14:textId="77777777" w:rsidR="00F4564C" w:rsidRPr="002B5310" w:rsidRDefault="00F4564C" w:rsidP="00254DC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F71559" w14:textId="77777777" w:rsidR="00F4564C" w:rsidRPr="002B5310" w:rsidRDefault="00F4564C" w:rsidP="00254DCB">
            <w:pPr>
              <w:spacing w:line="226" w:lineRule="exact"/>
              <w:ind w:left="102"/>
              <w:rPr>
                <w:spacing w:val="-1"/>
                <w:sz w:val="20"/>
                <w:szCs w:val="20"/>
              </w:rPr>
            </w:pPr>
            <w:r w:rsidRPr="002B5310">
              <w:rPr>
                <w:spacing w:val="-1"/>
                <w:sz w:val="20"/>
                <w:szCs w:val="20"/>
              </w:rPr>
              <w:t>Författarens namn</w:t>
            </w:r>
          </w:p>
          <w:p w14:paraId="60FACE19" w14:textId="77777777" w:rsidR="00F4564C" w:rsidRPr="002B5310"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C17BF6" w14:textId="77777777" w:rsidR="00F4564C" w:rsidRPr="002B5310" w:rsidRDefault="00F4564C" w:rsidP="00254DC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F4564C" w:rsidRPr="00844AD6" w14:paraId="68079AA9" w14:textId="77777777" w:rsidTr="00254DC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E88D926" w14:textId="77777777" w:rsidR="00F4564C" w:rsidRPr="00844AD6" w:rsidRDefault="00F4564C" w:rsidP="00254DCB">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uthorOrgUnitTelecom</w:t>
            </w:r>
            <w:proofErr w:type="spellEnd"/>
            <w:proofErr w:type="gramEnd"/>
          </w:p>
          <w:p w14:paraId="02FF497F" w14:textId="77777777" w:rsidR="00F4564C" w:rsidRPr="00844AD6" w:rsidRDefault="00F4564C" w:rsidP="00254DC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6B33394" w14:textId="77777777" w:rsidR="00F4564C" w:rsidRPr="00844AD6" w:rsidRDefault="00F4564C" w:rsidP="00254DCB">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CE6F36" w14:textId="77777777" w:rsidR="00F4564C" w:rsidRPr="00844AD6" w:rsidRDefault="00F4564C" w:rsidP="00254DCB">
            <w:pPr>
              <w:spacing w:line="226" w:lineRule="exact"/>
              <w:ind w:left="102"/>
              <w:rPr>
                <w:sz w:val="20"/>
                <w:szCs w:val="20"/>
              </w:rPr>
            </w:pPr>
            <w:r w:rsidRPr="00844AD6">
              <w:rPr>
                <w:sz w:val="20"/>
                <w:szCs w:val="20"/>
              </w:rPr>
              <w:t>Text som anger det telefonnummer som används för att nå den aktuella enheten</w:t>
            </w:r>
          </w:p>
          <w:p w14:paraId="518D4F2C" w14:textId="77777777" w:rsidR="00F4564C" w:rsidRPr="00844AD6" w:rsidRDefault="00F4564C" w:rsidP="00254DCB">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231BD5" w14:textId="77777777" w:rsidR="00F4564C" w:rsidRPr="00844AD6" w:rsidRDefault="00F4564C" w:rsidP="00254DC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1EEF93D8" w14:textId="77777777" w:rsidR="00F4564C" w:rsidRPr="00844AD6" w:rsidRDefault="00F4564C" w:rsidP="00254DCB">
            <w:pPr>
              <w:spacing w:line="226" w:lineRule="exact"/>
              <w:ind w:left="102"/>
              <w:rPr>
                <w:sz w:val="20"/>
                <w:szCs w:val="20"/>
              </w:rPr>
            </w:pPr>
          </w:p>
        </w:tc>
      </w:tr>
      <w:tr w:rsidR="00F4564C" w:rsidRPr="00844AD6" w14:paraId="5637F5CB" w14:textId="77777777" w:rsidTr="00254DCB">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06C53365" w14:textId="77777777" w:rsidR="00F4564C" w:rsidRPr="00844AD6" w:rsidRDefault="00F4564C" w:rsidP="00254DCB">
            <w:pPr>
              <w:spacing w:line="226" w:lineRule="exact"/>
              <w:ind w:left="102"/>
              <w:rPr>
                <w:sz w:val="20"/>
                <w:szCs w:val="20"/>
              </w:rPr>
            </w:pPr>
            <w:proofErr w:type="gramStart"/>
            <w:r>
              <w:rPr>
                <w:sz w:val="20"/>
                <w:szCs w:val="20"/>
              </w:rPr>
              <w:t>…</w:t>
            </w:r>
            <w:proofErr w:type="spellStart"/>
            <w:r>
              <w:rPr>
                <w:sz w:val="20"/>
                <w:szCs w:val="20"/>
              </w:rPr>
              <w:t>a</w:t>
            </w:r>
            <w:r w:rsidRPr="00844AD6">
              <w:rPr>
                <w:sz w:val="20"/>
                <w:szCs w:val="20"/>
              </w:rPr>
              <w:t>uthorOrgUnitEmail</w:t>
            </w:r>
            <w:proofErr w:type="spellEnd"/>
            <w:proofErr w:type="gramEnd"/>
          </w:p>
          <w:p w14:paraId="56514FAE" w14:textId="77777777" w:rsidR="00F4564C" w:rsidRPr="00844AD6" w:rsidRDefault="00F4564C" w:rsidP="00254DC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86AA393" w14:textId="77777777" w:rsidR="00F4564C" w:rsidRPr="00844AD6" w:rsidRDefault="00F4564C" w:rsidP="00254DCB">
            <w:pPr>
              <w:spacing w:line="226" w:lineRule="exact"/>
              <w:ind w:left="102"/>
              <w:rPr>
                <w:sz w:val="20"/>
                <w:szCs w:val="20"/>
              </w:rPr>
            </w:pPr>
            <w:r w:rsidRPr="00844AD6">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E11FE50" w14:textId="77777777" w:rsidR="00F4564C" w:rsidRPr="00844AD6" w:rsidRDefault="00F4564C" w:rsidP="00254DCB">
            <w:pPr>
              <w:spacing w:line="226" w:lineRule="exact"/>
              <w:ind w:left="102"/>
              <w:rPr>
                <w:sz w:val="20"/>
                <w:szCs w:val="20"/>
              </w:rPr>
            </w:pPr>
            <w:r w:rsidRPr="00844AD6">
              <w:rPr>
                <w:sz w:val="20"/>
                <w:szCs w:val="20"/>
              </w:rPr>
              <w:t>Text som anger den e-postadress som används för att nå den aktuella enheten</w:t>
            </w:r>
          </w:p>
          <w:p w14:paraId="135640F2" w14:textId="77777777" w:rsidR="00F4564C" w:rsidRPr="00844AD6" w:rsidRDefault="00F4564C" w:rsidP="00254DCB">
            <w:pPr>
              <w:spacing w:line="226"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F063D62" w14:textId="77777777" w:rsidR="00F4564C" w:rsidRPr="00844AD6" w:rsidRDefault="00F4564C" w:rsidP="00254DC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D6DBEA7" w14:textId="77777777" w:rsidR="00F4564C" w:rsidRPr="00844AD6" w:rsidRDefault="00F4564C" w:rsidP="00254DCB">
            <w:pPr>
              <w:spacing w:line="226" w:lineRule="exact"/>
              <w:ind w:left="102"/>
              <w:rPr>
                <w:sz w:val="20"/>
                <w:szCs w:val="20"/>
              </w:rPr>
            </w:pPr>
          </w:p>
        </w:tc>
      </w:tr>
      <w:tr w:rsidR="00F4564C" w:rsidRPr="00907C9B" w14:paraId="1C3D2446" w14:textId="77777777" w:rsidTr="00254DCB">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BDD4084" w14:textId="77777777" w:rsidR="00F4564C" w:rsidRPr="00907C9B" w:rsidRDefault="00F4564C" w:rsidP="00254DC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200E4A4" w14:textId="77777777" w:rsidR="00F4564C" w:rsidRPr="00907C9B" w:rsidRDefault="00F4564C" w:rsidP="00254DC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7503580" w14:textId="77777777" w:rsidR="00F4564C" w:rsidRPr="00907C9B" w:rsidRDefault="00F4564C" w:rsidP="00254DC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B216C1C"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03676DD" w14:textId="77777777" w:rsidTr="00254DC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0A54A73" w14:textId="77777777" w:rsidR="00F4564C" w:rsidRPr="008C68A3" w:rsidRDefault="00F4564C" w:rsidP="00254DCB">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10260063" w14:textId="77777777" w:rsidR="00F4564C" w:rsidRPr="00907C9B" w:rsidRDefault="00F4564C" w:rsidP="00254DC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E98AF1" w14:textId="77777777" w:rsidR="00F4564C" w:rsidRPr="00907C9B" w:rsidRDefault="00F4564C" w:rsidP="00254DC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840323" w14:textId="77777777" w:rsidR="00F4564C" w:rsidRPr="00907C9B" w:rsidRDefault="00F4564C" w:rsidP="00254DC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1792969"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076C8073" w14:textId="77777777" w:rsidTr="00254DC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347ACE55" w14:textId="77777777" w:rsidR="00F4564C" w:rsidRPr="00907C9B" w:rsidRDefault="00F4564C" w:rsidP="00254DC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64A68BF" w14:textId="77777777" w:rsidR="00F4564C" w:rsidRPr="00907C9B" w:rsidRDefault="00F4564C" w:rsidP="00254DC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A1475F" w14:textId="77777777" w:rsidR="00F4564C" w:rsidRPr="00907C9B" w:rsidRDefault="00F4564C" w:rsidP="00254DC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93BD522"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DF1A83B" w14:textId="77777777" w:rsidTr="00254DC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888826F" w14:textId="77777777" w:rsidR="00F4564C" w:rsidRPr="00907C9B" w:rsidRDefault="00F4564C" w:rsidP="00254DCB">
            <w:pPr>
              <w:spacing w:line="229" w:lineRule="exact"/>
              <w:ind w:left="102"/>
              <w:rPr>
                <w:sz w:val="20"/>
                <w:szCs w:val="20"/>
              </w:rPr>
            </w:pPr>
            <w:proofErr w:type="gramStart"/>
            <w:r>
              <w:rPr>
                <w:sz w:val="20"/>
                <w:szCs w:val="20"/>
              </w:rPr>
              <w:t>…</w:t>
            </w:r>
            <w:proofErr w:type="spellStart"/>
            <w:r>
              <w:rPr>
                <w:sz w:val="20"/>
                <w:szCs w:val="20"/>
              </w:rPr>
              <w:t>authorO</w:t>
            </w:r>
            <w:r w:rsidRPr="00F1479E">
              <w:rPr>
                <w:sz w:val="20"/>
                <w:szCs w:val="20"/>
              </w:rPr>
              <w:t>rgUnitLocation</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5800C12D" w14:textId="77777777" w:rsidR="00F4564C" w:rsidRDefault="00F4564C" w:rsidP="00254DC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FFC7EC" w14:textId="77777777" w:rsidR="00F4564C" w:rsidRPr="006B1876" w:rsidRDefault="00F4564C" w:rsidP="00254DCB">
            <w:pPr>
              <w:spacing w:line="229" w:lineRule="exact"/>
              <w:ind w:left="102"/>
              <w:rPr>
                <w:sz w:val="20"/>
                <w:szCs w:val="20"/>
              </w:rPr>
            </w:pPr>
            <w:r w:rsidRPr="00F1479E">
              <w:rPr>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2A563C8"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41682C33" w14:textId="77777777" w:rsidTr="00254DC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ACF983B" w14:textId="77777777" w:rsidR="00F4564C" w:rsidRPr="00907C9B" w:rsidRDefault="00F4564C" w:rsidP="00254DCB">
            <w:pPr>
              <w:spacing w:line="229" w:lineRule="exact"/>
              <w:ind w:left="102"/>
              <w:rPr>
                <w:sz w:val="20"/>
                <w:szCs w:val="20"/>
              </w:rPr>
            </w:pPr>
            <w:proofErr w:type="gramStart"/>
            <w:r w:rsidRPr="00907C9B">
              <w:rPr>
                <w:sz w:val="20"/>
                <w:szCs w:val="20"/>
              </w:rPr>
              <w:t>...</w:t>
            </w:r>
            <w:proofErr w:type="spellStart"/>
            <w:r>
              <w:rPr>
                <w:spacing w:val="-1"/>
                <w:sz w:val="20"/>
                <w:szCs w:val="20"/>
              </w:rPr>
              <w:t>careUnitHSAId</w:t>
            </w:r>
            <w:proofErr w:type="spellEnd"/>
            <w:proofErr w:type="gramEnd"/>
          </w:p>
          <w:p w14:paraId="690FF423" w14:textId="77777777" w:rsidR="00F4564C" w:rsidRPr="00907C9B"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415C15A" w14:textId="77777777" w:rsidR="00F4564C" w:rsidRDefault="00F4564C" w:rsidP="00254DCB">
            <w:pPr>
              <w:spacing w:line="229" w:lineRule="exact"/>
              <w:ind w:left="102"/>
              <w:rPr>
                <w:rFonts w:ascii="Arial" w:hAnsi="Arial" w:cs="Arial"/>
                <w:sz w:val="20"/>
                <w:szCs w:val="20"/>
              </w:rPr>
            </w:pPr>
            <w:proofErr w:type="spellStart"/>
            <w:r>
              <w:rPr>
                <w:spacing w:val="-1"/>
                <w:sz w:val="20"/>
                <w:szCs w:val="20"/>
              </w:rPr>
              <w:t>HSAidType</w:t>
            </w:r>
            <w:proofErr w:type="spellEnd"/>
          </w:p>
          <w:p w14:paraId="71A75CFA" w14:textId="77777777" w:rsidR="00F4564C" w:rsidRPr="00907C9B" w:rsidRDefault="00F4564C" w:rsidP="00254DCB">
            <w:pPr>
              <w:spacing w:line="226" w:lineRule="exact"/>
              <w:ind w:left="102"/>
              <w:rPr>
                <w:spacing w:val="-1"/>
                <w:sz w:val="20"/>
                <w:szCs w:val="20"/>
              </w:rPr>
            </w:pPr>
          </w:p>
          <w:p w14:paraId="3CA6E75E" w14:textId="77777777" w:rsidR="00F4564C" w:rsidRPr="00907C9B" w:rsidRDefault="00F4564C" w:rsidP="00254DC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6E76C" w14:textId="77777777" w:rsidR="00F4564C" w:rsidRPr="006B1876" w:rsidRDefault="00F4564C" w:rsidP="00254DCB">
            <w:pPr>
              <w:spacing w:line="229" w:lineRule="exact"/>
              <w:ind w:left="102"/>
              <w:rPr>
                <w:sz w:val="20"/>
                <w:szCs w:val="20"/>
              </w:rPr>
            </w:pPr>
            <w:r w:rsidRPr="00137349">
              <w:rPr>
                <w:sz w:val="20"/>
                <w:szCs w:val="20"/>
              </w:rPr>
              <w:t xml:space="preserve">HSA-id för informationsägande PDL-enhet. </w:t>
            </w:r>
          </w:p>
          <w:p w14:paraId="25E9181E"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4EF05D" w14:textId="77777777" w:rsidR="00F4564C" w:rsidRPr="00907C9B" w:rsidRDefault="00F4564C" w:rsidP="00254DC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DFE7AF0" w14:textId="77777777" w:rsidTr="00254DCB">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547489A7" w14:textId="77777777" w:rsidR="00F4564C" w:rsidRPr="00907C9B" w:rsidRDefault="00F4564C" w:rsidP="00254DCB">
            <w:pPr>
              <w:spacing w:line="229" w:lineRule="exact"/>
              <w:ind w:left="102"/>
              <w:rPr>
                <w:sz w:val="20"/>
                <w:szCs w:val="20"/>
              </w:rPr>
            </w:pPr>
            <w:proofErr w:type="gramStart"/>
            <w:r>
              <w:rPr>
                <w:sz w:val="20"/>
                <w:szCs w:val="20"/>
              </w:rPr>
              <w:t>...</w:t>
            </w:r>
            <w:proofErr w:type="spellStart"/>
            <w:r w:rsidRPr="00907C9B">
              <w:rPr>
                <w:spacing w:val="-1"/>
                <w:sz w:val="20"/>
                <w:szCs w:val="20"/>
              </w:rPr>
              <w:t>care</w:t>
            </w:r>
            <w:r>
              <w:rPr>
                <w:spacing w:val="-1"/>
                <w:sz w:val="20"/>
                <w:szCs w:val="20"/>
              </w:rPr>
              <w:t>GiverHSAid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15D19F71" w14:textId="77777777" w:rsidR="00F4564C" w:rsidRPr="00907C9B" w:rsidRDefault="00F4564C" w:rsidP="00254DCB">
            <w:pPr>
              <w:spacing w:line="226" w:lineRule="exact"/>
              <w:ind w:left="102"/>
              <w:rPr>
                <w:spacing w:val="-1"/>
                <w:sz w:val="20"/>
                <w:szCs w:val="20"/>
              </w:rPr>
            </w:pPr>
            <w:proofErr w:type="spellStart"/>
            <w:r>
              <w:rPr>
                <w:spacing w:val="-1"/>
                <w:sz w:val="20"/>
                <w:szCs w:val="20"/>
              </w:rPr>
              <w:t>HSAIdType</w:t>
            </w:r>
            <w:proofErr w:type="spellEnd"/>
          </w:p>
          <w:p w14:paraId="25DE6860" w14:textId="77777777" w:rsidR="00F4564C" w:rsidRPr="00907C9B"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56F8CC" w14:textId="77777777" w:rsidR="00F4564C" w:rsidRPr="00907C9B" w:rsidRDefault="00F4564C" w:rsidP="00254DCB">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0393A6B8" w14:textId="77777777" w:rsidR="00F4564C" w:rsidRPr="00907C9B" w:rsidRDefault="00F4564C" w:rsidP="00254DC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6F96F1" w14:textId="77777777" w:rsidR="00F4564C" w:rsidRPr="00907C9B" w:rsidRDefault="00F4564C" w:rsidP="00254DC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1A014A72" w14:textId="77777777" w:rsidTr="00254DC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6BF056E" w14:textId="77777777" w:rsidR="00F4564C" w:rsidRPr="00907C9B" w:rsidRDefault="00F4564C" w:rsidP="00254DCB">
            <w:pPr>
              <w:spacing w:line="226" w:lineRule="exact"/>
              <w:ind w:left="102"/>
              <w:rPr>
                <w:spacing w:val="-1"/>
                <w:sz w:val="20"/>
                <w:szCs w:val="20"/>
                <w:lang w:val="en-US"/>
              </w:rPr>
            </w:pPr>
            <w:r w:rsidRPr="00907C9B">
              <w:rPr>
                <w:sz w:val="20"/>
                <w:szCs w:val="20"/>
                <w:lang w:val="en-US"/>
              </w:rPr>
              <w:lastRenderedPageBreak/>
              <w:t>..</w:t>
            </w:r>
            <w:proofErr w:type="spellStart"/>
            <w:r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40284D" w14:textId="77777777" w:rsidR="00F4564C" w:rsidRPr="00907C9B" w:rsidRDefault="00F4564C" w:rsidP="00254DC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D56D58F" w14:textId="77777777" w:rsidR="00F4564C" w:rsidRPr="003C17D1" w:rsidRDefault="00F4564C" w:rsidP="00254DCB">
            <w:pPr>
              <w:spacing w:line="229" w:lineRule="exact"/>
              <w:ind w:left="102"/>
              <w:rPr>
                <w:sz w:val="20"/>
                <w:szCs w:val="20"/>
              </w:rPr>
            </w:pPr>
            <w:r w:rsidRPr="003C17D1">
              <w:rPr>
                <w:sz w:val="20"/>
                <w:szCs w:val="20"/>
              </w:rPr>
              <w:t>Information om vem som signerat informationen i dokumentet.</w:t>
            </w:r>
          </w:p>
          <w:p w14:paraId="274BA2A5" w14:textId="77777777" w:rsidR="00F4564C" w:rsidRPr="00D90BD2" w:rsidRDefault="00F4564C" w:rsidP="00254DC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BAB69A9" w14:textId="77777777" w:rsidR="00F4564C" w:rsidRPr="00907C9B" w:rsidRDefault="00F4564C" w:rsidP="00254DCB">
            <w:pPr>
              <w:spacing w:line="229" w:lineRule="exact"/>
              <w:ind w:left="102"/>
              <w:rPr>
                <w:sz w:val="20"/>
                <w:szCs w:val="20"/>
                <w:lang w:val="en-US"/>
              </w:rPr>
            </w:pPr>
            <w:r w:rsidRPr="00907C9B">
              <w:rPr>
                <w:sz w:val="20"/>
                <w:szCs w:val="20"/>
                <w:lang w:val="en-US"/>
              </w:rPr>
              <w:t>0..1</w:t>
            </w:r>
          </w:p>
        </w:tc>
      </w:tr>
      <w:tr w:rsidR="00F4564C" w:rsidRPr="00907C9B" w14:paraId="5B60C12F" w14:textId="77777777" w:rsidTr="00254DC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E91A6EB" w14:textId="77777777" w:rsidR="00F4564C" w:rsidRPr="00907C9B" w:rsidRDefault="00F4564C" w:rsidP="00254DCB">
            <w:pPr>
              <w:spacing w:line="229" w:lineRule="exact"/>
              <w:ind w:left="102"/>
              <w:rPr>
                <w:sz w:val="20"/>
                <w:szCs w:val="20"/>
              </w:rPr>
            </w:pPr>
            <w:r>
              <w:rPr>
                <w:sz w:val="20"/>
                <w:szCs w:val="20"/>
                <w:lang w:val="en-US"/>
              </w:rPr>
              <w:t>...</w:t>
            </w:r>
            <w:proofErr w:type="spellStart"/>
            <w:r w:rsidRPr="00E74D83">
              <w:rPr>
                <w:sz w:val="20"/>
                <w:szCs w:val="20"/>
              </w:rPr>
              <w:t>signatureTime</w:t>
            </w:r>
            <w:proofErr w:type="spellEnd"/>
          </w:p>
          <w:p w14:paraId="74BD655A" w14:textId="77777777" w:rsidR="00F4564C" w:rsidRPr="00835228"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E621B0" w14:textId="77777777" w:rsidR="00F4564C" w:rsidRDefault="00F4564C" w:rsidP="00254DCB">
            <w:pPr>
              <w:spacing w:line="229" w:lineRule="exact"/>
              <w:ind w:left="102"/>
              <w:rPr>
                <w:rFonts w:ascii="Arial" w:hAnsi="Arial" w:cs="Arial"/>
                <w:color w:val="FF0000"/>
                <w:sz w:val="20"/>
                <w:szCs w:val="20"/>
              </w:rPr>
            </w:pPr>
            <w:proofErr w:type="spellStart"/>
            <w:r>
              <w:rPr>
                <w:sz w:val="20"/>
                <w:szCs w:val="20"/>
              </w:rPr>
              <w:t>TimeStampType</w:t>
            </w:r>
            <w:proofErr w:type="spellEnd"/>
          </w:p>
          <w:p w14:paraId="37A7174F" w14:textId="77777777" w:rsidR="00F4564C"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035F849" w14:textId="77777777" w:rsidR="00F4564C" w:rsidRPr="00907C9B" w:rsidRDefault="00F4564C" w:rsidP="00254DCB">
            <w:pPr>
              <w:spacing w:line="229" w:lineRule="exact"/>
              <w:ind w:left="102"/>
              <w:rPr>
                <w:sz w:val="20"/>
                <w:szCs w:val="20"/>
              </w:rPr>
            </w:pPr>
            <w:r w:rsidRPr="00907C9B">
              <w:rPr>
                <w:sz w:val="20"/>
                <w:szCs w:val="20"/>
              </w:rPr>
              <w:t>Tidpunkt för signering</w:t>
            </w:r>
            <w:r>
              <w:rPr>
                <w:sz w:val="20"/>
                <w:szCs w:val="20"/>
              </w:rPr>
              <w:t xml:space="preserve"> av svaret</w:t>
            </w:r>
          </w:p>
          <w:p w14:paraId="5182C00A"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00E3054" w14:textId="77777777" w:rsidR="00F4564C" w:rsidRPr="00907C9B" w:rsidRDefault="00F4564C" w:rsidP="00254DC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F4564C" w:rsidRPr="00907C9B" w14:paraId="0525A9DD" w14:textId="77777777" w:rsidTr="00254DCB">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9E00A88" w14:textId="77777777" w:rsidR="00F4564C" w:rsidRPr="00907C9B" w:rsidRDefault="00F4564C" w:rsidP="00254DCB">
            <w:pPr>
              <w:spacing w:line="229" w:lineRule="exact"/>
              <w:ind w:left="102"/>
              <w:rPr>
                <w:sz w:val="20"/>
                <w:szCs w:val="20"/>
              </w:rPr>
            </w:pPr>
            <w:proofErr w:type="gramStart"/>
            <w:r>
              <w:rPr>
                <w:sz w:val="20"/>
                <w:szCs w:val="20"/>
              </w:rPr>
              <w:t>...</w:t>
            </w:r>
            <w:proofErr w:type="spellStart"/>
            <w:r w:rsidRPr="0035083B">
              <w:rPr>
                <w:sz w:val="20"/>
                <w:szCs w:val="20"/>
              </w:rPr>
              <w:t>legalAuthenticatorHSA</w:t>
            </w:r>
            <w:r>
              <w:rPr>
                <w:sz w:val="20"/>
                <w:szCs w:val="20"/>
              </w:rPr>
              <w:t>I</w:t>
            </w:r>
            <w:r w:rsidRPr="0035083B">
              <w:rPr>
                <w:sz w:val="20"/>
                <w:szCs w:val="20"/>
              </w:rPr>
              <w:t>d</w:t>
            </w:r>
            <w:proofErr w:type="spellEnd"/>
            <w:proofErr w:type="gramEnd"/>
          </w:p>
          <w:p w14:paraId="1300D0CF" w14:textId="77777777" w:rsidR="00F4564C" w:rsidRPr="00835228"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1576107" w14:textId="77777777" w:rsidR="00F4564C" w:rsidRPr="00907C9B" w:rsidRDefault="00F4564C" w:rsidP="00254DCB">
            <w:pPr>
              <w:spacing w:line="229" w:lineRule="exact"/>
              <w:ind w:left="102"/>
              <w:rPr>
                <w:sz w:val="20"/>
                <w:szCs w:val="20"/>
              </w:rPr>
            </w:pPr>
            <w:proofErr w:type="spellStart"/>
            <w:r>
              <w:rPr>
                <w:sz w:val="20"/>
                <w:szCs w:val="20"/>
              </w:rPr>
              <w:t>HSAId</w:t>
            </w:r>
            <w:r w:rsidRPr="0035083B">
              <w:rPr>
                <w:sz w:val="20"/>
                <w:szCs w:val="20"/>
              </w:rPr>
              <w:t>Type</w:t>
            </w:r>
            <w:proofErr w:type="spellEnd"/>
          </w:p>
          <w:p w14:paraId="30321C7D" w14:textId="77777777" w:rsidR="00F4564C"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7BC42D" w14:textId="77777777" w:rsidR="00F4564C" w:rsidRPr="00907C9B" w:rsidRDefault="00F4564C" w:rsidP="00254DC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21A0E0" w14:textId="77777777" w:rsidR="00F4564C" w:rsidRPr="00907C9B" w:rsidRDefault="00F4564C" w:rsidP="00254DC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F4564C" w:rsidRPr="00907C9B" w14:paraId="53AD9D24" w14:textId="77777777" w:rsidTr="00254DC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10F239C3" w14:textId="77777777" w:rsidR="00F4564C" w:rsidRPr="00E74D83" w:rsidRDefault="00F4564C" w:rsidP="00254DCB">
            <w:pPr>
              <w:spacing w:line="229" w:lineRule="exact"/>
              <w:ind w:left="102"/>
              <w:rPr>
                <w:sz w:val="20"/>
                <w:szCs w:val="20"/>
              </w:rPr>
            </w:pPr>
            <w:proofErr w:type="gramStart"/>
            <w:r w:rsidRPr="00907C9B">
              <w:rPr>
                <w:sz w:val="20"/>
                <w:szCs w:val="20"/>
              </w:rPr>
              <w:t>..</w:t>
            </w:r>
            <w:proofErr w:type="spellStart"/>
            <w:proofErr w:type="gramEnd"/>
            <w:r w:rsidRPr="00E74D83">
              <w:rPr>
                <w:spacing w:val="-1"/>
                <w:sz w:val="20"/>
                <w:szCs w:val="20"/>
              </w:rPr>
              <w:t>approvedForPatient</w:t>
            </w:r>
            <w:proofErr w:type="spellEnd"/>
          </w:p>
          <w:p w14:paraId="379EA357" w14:textId="77777777" w:rsidR="00F4564C" w:rsidRPr="00835228"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ED0E9B" w14:textId="77777777" w:rsidR="00F4564C" w:rsidRDefault="00F4564C" w:rsidP="00254DC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30562D85" w14:textId="77777777" w:rsidR="00F4564C"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51D1FA7" w14:textId="77777777" w:rsidR="00F4564C" w:rsidRPr="0083546F" w:rsidRDefault="00F4564C" w:rsidP="00254DC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9544FC9"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285D79E"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F8C2DD6" w14:textId="77777777" w:rsidTr="00254DC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467258A0" w14:textId="77777777" w:rsidR="00F4564C" w:rsidRPr="00907C9B" w:rsidRDefault="00F4564C" w:rsidP="00254DCB">
            <w:pPr>
              <w:spacing w:line="229" w:lineRule="exact"/>
              <w:ind w:left="102"/>
              <w:rPr>
                <w:sz w:val="20"/>
                <w:szCs w:val="20"/>
              </w:rPr>
            </w:pPr>
            <w:r w:rsidRPr="00907C9B">
              <w:rPr>
                <w:sz w:val="20"/>
                <w:szCs w:val="20"/>
                <w:lang w:val="en-US"/>
              </w:rPr>
              <w:t>..</w:t>
            </w:r>
            <w:proofErr w:type="spellStart"/>
            <w:r>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BBED734" w14:textId="77777777" w:rsidR="00F4564C" w:rsidRPr="00907C9B" w:rsidRDefault="00F4564C" w:rsidP="00254DC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352C101" w14:textId="77777777" w:rsidR="00F4564C" w:rsidRPr="00907C9B" w:rsidRDefault="00F4564C" w:rsidP="00254DC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8C31869" w14:textId="77777777" w:rsidR="00F4564C" w:rsidRPr="00907C9B" w:rsidRDefault="00F4564C" w:rsidP="00254DCB">
            <w:pPr>
              <w:spacing w:line="226" w:lineRule="exact"/>
              <w:ind w:left="102"/>
              <w:rPr>
                <w:spacing w:val="-1"/>
                <w:sz w:val="20"/>
                <w:szCs w:val="20"/>
              </w:rPr>
            </w:pPr>
            <w:r w:rsidRPr="00907C9B">
              <w:rPr>
                <w:spacing w:val="-1"/>
                <w:sz w:val="20"/>
                <w:szCs w:val="20"/>
                <w:lang w:val="en-US"/>
              </w:rPr>
              <w:t>0..1</w:t>
            </w:r>
          </w:p>
        </w:tc>
      </w:tr>
      <w:tr w:rsidR="00F4564C" w:rsidRPr="00907C9B" w14:paraId="056F1871" w14:textId="77777777" w:rsidTr="00254DCB">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1FC765B4" w14:textId="77777777" w:rsidR="00F4564C" w:rsidRPr="00835228"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F9560A4" w14:textId="77777777" w:rsidR="00F4564C"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A93A89"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7377422" w14:textId="77777777" w:rsidR="00F4564C" w:rsidRPr="00907C9B" w:rsidRDefault="00F4564C" w:rsidP="00254DCB">
            <w:pPr>
              <w:spacing w:line="226" w:lineRule="exact"/>
              <w:ind w:left="102"/>
              <w:rPr>
                <w:spacing w:val="-1"/>
                <w:sz w:val="20"/>
                <w:szCs w:val="20"/>
              </w:rPr>
            </w:pPr>
          </w:p>
        </w:tc>
      </w:tr>
      <w:tr w:rsidR="00F4564C" w:rsidRPr="00907C9B" w14:paraId="759787A9" w14:textId="77777777" w:rsidTr="00254DCB">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12096399" w14:textId="77777777" w:rsidR="00F4564C" w:rsidRPr="00835228" w:rsidRDefault="00F4564C" w:rsidP="00254DCB">
            <w:pPr>
              <w:spacing w:line="229" w:lineRule="exact"/>
              <w:ind w:left="102"/>
              <w:rPr>
                <w:sz w:val="20"/>
                <w:szCs w:val="20"/>
              </w:rPr>
            </w:pPr>
            <w:r w:rsidRPr="00835228">
              <w:rPr>
                <w:sz w:val="20"/>
                <w:szCs w:val="20"/>
              </w:rPr>
              <w:t>.</w:t>
            </w:r>
            <w:proofErr w:type="spellStart"/>
            <w:r w:rsidRPr="001A25F9">
              <w:rPr>
                <w:sz w:val="20"/>
                <w:szCs w:val="20"/>
              </w:rPr>
              <w:t>laboratoryOutcomeBody</w:t>
            </w:r>
            <w:proofErr w:type="spellEnd"/>
          </w:p>
          <w:p w14:paraId="0D3E8F12" w14:textId="77777777" w:rsidR="00F4564C" w:rsidRPr="00907C9B" w:rsidRDefault="00F4564C" w:rsidP="00254DC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40358A4" w14:textId="77777777" w:rsidR="00F4564C" w:rsidRPr="00907C9B" w:rsidRDefault="00F4564C" w:rsidP="00254DCB">
            <w:pPr>
              <w:spacing w:line="226" w:lineRule="exact"/>
              <w:ind w:left="102"/>
              <w:rPr>
                <w:sz w:val="20"/>
                <w:szCs w:val="20"/>
              </w:rPr>
            </w:pPr>
            <w:proofErr w:type="spellStart"/>
            <w:r w:rsidRPr="001A25F9">
              <w:rPr>
                <w:sz w:val="20"/>
                <w:szCs w:val="20"/>
              </w:rPr>
              <w:t>LaboratoryOutcomeBodyType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F6C60C5" w14:textId="77777777" w:rsidR="00F4564C" w:rsidRPr="00907C9B" w:rsidRDefault="00F4564C" w:rsidP="00254DC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BC9538F" w14:textId="77777777" w:rsidR="00F4564C" w:rsidRPr="00907C9B" w:rsidRDefault="00F4564C" w:rsidP="00254DC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F4564C" w:rsidRPr="00907C9B" w14:paraId="5F0FDCE8" w14:textId="77777777" w:rsidTr="00254DCB">
        <w:trPr>
          <w:trHeight w:hRule="exact" w:val="1707"/>
          <w:tblHeader/>
        </w:trPr>
        <w:tc>
          <w:tcPr>
            <w:tcW w:w="2922" w:type="dxa"/>
            <w:tcBorders>
              <w:top w:val="single" w:sz="5" w:space="0" w:color="000000"/>
              <w:left w:val="single" w:sz="5" w:space="0" w:color="000000"/>
              <w:bottom w:val="single" w:sz="5" w:space="0" w:color="000000"/>
              <w:right w:val="single" w:sz="5" w:space="0" w:color="000000"/>
            </w:tcBorders>
          </w:tcPr>
          <w:p w14:paraId="513C6231" w14:textId="77777777" w:rsidR="00F4564C" w:rsidRPr="00907C9B" w:rsidRDefault="00F4564C" w:rsidP="00254DCB">
            <w:pPr>
              <w:spacing w:line="229" w:lineRule="exact"/>
              <w:ind w:left="102"/>
              <w:rPr>
                <w:sz w:val="20"/>
                <w:szCs w:val="20"/>
              </w:rPr>
            </w:pPr>
            <w:proofErr w:type="gramStart"/>
            <w:r>
              <w:rPr>
                <w:sz w:val="20"/>
                <w:szCs w:val="20"/>
              </w:rPr>
              <w:t>..</w:t>
            </w:r>
            <w:proofErr w:type="spellStart"/>
            <w:proofErr w:type="gramEnd"/>
            <w:r>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48FDF20"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6F829F" w14:textId="77777777" w:rsidR="00F4564C" w:rsidRPr="001A25F9" w:rsidRDefault="00F4564C" w:rsidP="00254DCB">
            <w:pPr>
              <w:spacing w:line="226" w:lineRule="exact"/>
              <w:ind w:left="102"/>
              <w:rPr>
                <w:spacing w:val="-1"/>
                <w:sz w:val="20"/>
                <w:szCs w:val="20"/>
              </w:rPr>
            </w:pPr>
            <w:r w:rsidRPr="001A25F9">
              <w:rPr>
                <w:spacing w:val="-1"/>
                <w:sz w:val="20"/>
                <w:szCs w:val="20"/>
              </w:rPr>
              <w:t xml:space="preserve">Text som anger vilken typ av svar som avses. </w:t>
            </w:r>
          </w:p>
          <w:p w14:paraId="46F31036" w14:textId="77777777" w:rsidR="00F4564C" w:rsidRPr="001A25F9" w:rsidRDefault="00F4564C" w:rsidP="00254DCB">
            <w:pPr>
              <w:spacing w:line="226" w:lineRule="exact"/>
              <w:ind w:left="102"/>
              <w:rPr>
                <w:spacing w:val="-1"/>
                <w:sz w:val="20"/>
                <w:szCs w:val="20"/>
              </w:rPr>
            </w:pPr>
            <w:r w:rsidRPr="001A25F9">
              <w:rPr>
                <w:spacing w:val="-1"/>
                <w:sz w:val="20"/>
                <w:szCs w:val="20"/>
              </w:rPr>
              <w:t xml:space="preserve">DEL = </w:t>
            </w:r>
            <w:proofErr w:type="spellStart"/>
            <w:r w:rsidRPr="001A25F9">
              <w:rPr>
                <w:spacing w:val="-1"/>
                <w:sz w:val="20"/>
                <w:szCs w:val="20"/>
              </w:rPr>
              <w:t>delsvar</w:t>
            </w:r>
            <w:proofErr w:type="spellEnd"/>
          </w:p>
          <w:p w14:paraId="75C1CA98" w14:textId="77777777" w:rsidR="00F4564C" w:rsidRPr="001A25F9" w:rsidRDefault="00F4564C" w:rsidP="00254DC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862766" w14:textId="77777777" w:rsidR="00F4564C" w:rsidRPr="001A25F9" w:rsidRDefault="00F4564C" w:rsidP="00254DCB">
            <w:pPr>
              <w:spacing w:line="226" w:lineRule="exact"/>
              <w:ind w:left="102"/>
              <w:rPr>
                <w:spacing w:val="-1"/>
                <w:sz w:val="20"/>
                <w:szCs w:val="20"/>
              </w:rPr>
            </w:pPr>
            <w:r w:rsidRPr="001A25F9">
              <w:rPr>
                <w:spacing w:val="-1"/>
                <w:sz w:val="20"/>
                <w:szCs w:val="20"/>
              </w:rPr>
              <w:t>TILL = tilläggssvar</w:t>
            </w:r>
          </w:p>
          <w:p w14:paraId="03A24967" w14:textId="77777777" w:rsidR="00F4564C" w:rsidRPr="001A25F9" w:rsidRDefault="00F4564C" w:rsidP="00254DCB">
            <w:pPr>
              <w:spacing w:line="226" w:lineRule="exact"/>
              <w:ind w:left="102"/>
              <w:rPr>
                <w:spacing w:val="-1"/>
                <w:sz w:val="20"/>
                <w:szCs w:val="20"/>
              </w:rPr>
            </w:pPr>
            <w:r w:rsidRPr="001A25F9">
              <w:rPr>
                <w:spacing w:val="-1"/>
                <w:sz w:val="20"/>
                <w:szCs w:val="20"/>
              </w:rPr>
              <w:t>PREL = preliminärsvar</w:t>
            </w:r>
          </w:p>
          <w:p w14:paraId="03E6A3A0" w14:textId="77777777" w:rsidR="00F4564C" w:rsidRPr="00907C9B" w:rsidRDefault="00F4564C" w:rsidP="00254DCB">
            <w:pPr>
              <w:spacing w:line="226" w:lineRule="exact"/>
              <w:ind w:left="102"/>
              <w:rPr>
                <w:spacing w:val="-1"/>
                <w:sz w:val="20"/>
                <w:szCs w:val="20"/>
              </w:rPr>
            </w:pPr>
            <w:r w:rsidRPr="001A25F9">
              <w:rPr>
                <w:spacing w:val="-1"/>
                <w:sz w:val="20"/>
                <w:szCs w:val="20"/>
              </w:rPr>
              <w:t xml:space="preserve"> 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421FF53C"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334A14D7" w14:textId="77777777" w:rsidTr="00254DC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E9A8F83" w14:textId="77777777" w:rsidR="00F4564C" w:rsidRPr="00907C9B"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808FA0" w14:textId="77777777" w:rsidR="00F4564C" w:rsidRDefault="00F4564C" w:rsidP="00254DCB">
            <w:pPr>
              <w:spacing w:line="229" w:lineRule="exact"/>
              <w:ind w:left="102"/>
              <w:rPr>
                <w:rFonts w:ascii="Arial" w:hAnsi="Arial" w:cs="Arial"/>
                <w:color w:val="FF0000"/>
                <w:sz w:val="20"/>
                <w:szCs w:val="20"/>
              </w:rPr>
            </w:pPr>
            <w:proofErr w:type="spellStart"/>
            <w:r>
              <w:rPr>
                <w:sz w:val="20"/>
                <w:szCs w:val="20"/>
              </w:rPr>
              <w:t>TimeStampType</w:t>
            </w:r>
            <w:proofErr w:type="spellEnd"/>
          </w:p>
          <w:p w14:paraId="0112AA7F" w14:textId="77777777" w:rsidR="00F4564C" w:rsidRPr="00907C9B" w:rsidRDefault="00F4564C" w:rsidP="00254DC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23748C" w14:textId="77777777" w:rsidR="00F4564C" w:rsidRPr="00907C9B" w:rsidRDefault="00F4564C" w:rsidP="00254DC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1F3AF15C"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746C81B8" w14:textId="77777777" w:rsidTr="00254DC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C0E3B58" w14:textId="77777777" w:rsidR="00F4564C" w:rsidRPr="00907C9B"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078480"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72DAB3" w14:textId="77777777" w:rsidR="00F4564C" w:rsidRDefault="00F4564C" w:rsidP="00254DC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513CC158" w14:textId="77777777" w:rsidR="00F4564C" w:rsidRPr="00907C9B" w:rsidRDefault="00F4564C" w:rsidP="00254DC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22D22F47" w14:textId="77777777" w:rsidR="00F4564C" w:rsidRPr="00907C9B" w:rsidRDefault="00F4564C" w:rsidP="00254DCB">
            <w:pPr>
              <w:spacing w:line="226" w:lineRule="exact"/>
              <w:ind w:left="102"/>
              <w:rPr>
                <w:spacing w:val="-1"/>
                <w:sz w:val="20"/>
                <w:szCs w:val="20"/>
              </w:rPr>
            </w:pPr>
          </w:p>
        </w:tc>
      </w:tr>
      <w:tr w:rsidR="00F4564C" w:rsidRPr="00907C9B" w14:paraId="0F71991A" w14:textId="77777777" w:rsidTr="00254DC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01B96243" w14:textId="77777777" w:rsidR="00F4564C"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FB65E7" w14:textId="77777777" w:rsidR="00F4564C"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81264A" w14:textId="77777777" w:rsidR="00F4564C" w:rsidRPr="00BF0EC8" w:rsidRDefault="00F4564C" w:rsidP="00254DC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37A6A76C"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F98847" w14:textId="77777777" w:rsidTr="00254DC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40B3D22" w14:textId="77777777" w:rsidR="00F4564C"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50E28" w14:textId="77777777" w:rsidR="00F4564C"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46CCEFA" w14:textId="77777777" w:rsidR="00F4564C" w:rsidRPr="001807E7" w:rsidRDefault="00F4564C" w:rsidP="00254DC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7D4D1A5E"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D88B429" w14:textId="77777777" w:rsidTr="00254DC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CEDD6A6" w14:textId="77777777" w:rsidR="00F4564C" w:rsidRPr="00907C9B" w:rsidRDefault="00F4564C" w:rsidP="00254DCB">
            <w:pPr>
              <w:spacing w:line="229" w:lineRule="exact"/>
              <w:ind w:left="102"/>
              <w:rPr>
                <w:sz w:val="20"/>
                <w:szCs w:val="20"/>
              </w:rPr>
            </w:pPr>
            <w:proofErr w:type="gramStart"/>
            <w:r>
              <w:rPr>
                <w:sz w:val="20"/>
                <w:szCs w:val="20"/>
              </w:rPr>
              <w:t>..</w:t>
            </w:r>
            <w:proofErr w:type="spellStart"/>
            <w:proofErr w:type="gramEnd"/>
            <w:r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506364" w14:textId="77777777" w:rsidR="00F4564C" w:rsidRPr="00907C9B" w:rsidRDefault="00F4564C" w:rsidP="00254DC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601B8F0" w14:textId="77777777" w:rsidR="00F4564C" w:rsidRPr="00907C9B" w:rsidRDefault="00F4564C" w:rsidP="00254DC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5B209F36"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2141B70E" w14:textId="77777777" w:rsidTr="00254DCB">
        <w:trPr>
          <w:trHeight w:hRule="exact" w:val="856"/>
          <w:tblHeader/>
        </w:trPr>
        <w:tc>
          <w:tcPr>
            <w:tcW w:w="2922" w:type="dxa"/>
            <w:tcBorders>
              <w:top w:val="single" w:sz="5" w:space="0" w:color="000000"/>
              <w:left w:val="single" w:sz="5" w:space="0" w:color="000000"/>
              <w:bottom w:val="single" w:sz="5" w:space="0" w:color="000000"/>
              <w:right w:val="single" w:sz="5" w:space="0" w:color="000000"/>
            </w:tcBorders>
          </w:tcPr>
          <w:p w14:paraId="50743EB1" w14:textId="77777777" w:rsidR="00F4564C" w:rsidRPr="00907C9B" w:rsidRDefault="00F4564C" w:rsidP="00254DCB">
            <w:pPr>
              <w:spacing w:line="229" w:lineRule="exact"/>
              <w:ind w:left="102"/>
              <w:rPr>
                <w:sz w:val="20"/>
                <w:szCs w:val="20"/>
              </w:rPr>
            </w:pPr>
            <w:r>
              <w:rPr>
                <w:sz w:val="20"/>
                <w:szCs w:val="20"/>
              </w:rPr>
              <w:t>…</w:t>
            </w:r>
            <w:r>
              <w:t xml:space="preserve"> </w:t>
            </w:r>
            <w:proofErr w:type="spellStart"/>
            <w:r>
              <w:rPr>
                <w:sz w:val="20"/>
                <w:szCs w:val="20"/>
              </w:rPr>
              <w:t>HSAI</w:t>
            </w:r>
            <w:r w:rsidRPr="0098216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695F62D" w14:textId="77777777" w:rsidR="00F4564C" w:rsidRPr="00907C9B" w:rsidRDefault="00F4564C" w:rsidP="00254DC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211E914" w14:textId="77777777" w:rsidR="00F4564C" w:rsidRPr="00907C9B" w:rsidRDefault="00F4564C" w:rsidP="00254DC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542757BE" w14:textId="77777777" w:rsidR="00F4564C"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45DE5B3" w14:textId="77777777" w:rsidR="00F4564C" w:rsidRPr="00907C9B" w:rsidRDefault="00F4564C" w:rsidP="00254DCB">
            <w:pPr>
              <w:spacing w:line="226" w:lineRule="exact"/>
              <w:ind w:left="102"/>
              <w:rPr>
                <w:spacing w:val="-1"/>
                <w:sz w:val="20"/>
                <w:szCs w:val="20"/>
              </w:rPr>
            </w:pPr>
          </w:p>
        </w:tc>
      </w:tr>
      <w:tr w:rsidR="00F4564C" w:rsidRPr="00907C9B" w14:paraId="132B931F" w14:textId="77777777" w:rsidTr="00254DCB">
        <w:trPr>
          <w:trHeight w:hRule="exact" w:val="2528"/>
          <w:tblHeader/>
        </w:trPr>
        <w:tc>
          <w:tcPr>
            <w:tcW w:w="2922" w:type="dxa"/>
            <w:tcBorders>
              <w:top w:val="single" w:sz="5" w:space="0" w:color="000000"/>
              <w:left w:val="single" w:sz="5" w:space="0" w:color="000000"/>
              <w:bottom w:val="single" w:sz="5" w:space="0" w:color="000000"/>
              <w:right w:val="single" w:sz="5" w:space="0" w:color="000000"/>
            </w:tcBorders>
          </w:tcPr>
          <w:p w14:paraId="7118624F" w14:textId="77777777" w:rsidR="00F4564C" w:rsidRPr="00EF7DF9" w:rsidRDefault="00F4564C" w:rsidP="00254DCB">
            <w:pPr>
              <w:spacing w:line="229" w:lineRule="exact"/>
              <w:ind w:left="102"/>
              <w:rPr>
                <w:sz w:val="20"/>
                <w:szCs w:val="20"/>
              </w:rPr>
            </w:pPr>
            <w:r>
              <w:rPr>
                <w:sz w:val="20"/>
                <w:szCs w:val="20"/>
              </w:rPr>
              <w:lastRenderedPageBreak/>
              <w:t>…</w:t>
            </w:r>
            <w:r>
              <w:t xml:space="preserve"> </w:t>
            </w:r>
            <w:proofErr w:type="spellStart"/>
            <w:r>
              <w:rPr>
                <w:sz w:val="20"/>
                <w:szCs w:val="20"/>
              </w:rPr>
              <w:t>r</w:t>
            </w:r>
            <w:r w:rsidRPr="0081205A">
              <w:rPr>
                <w:sz w:val="20"/>
                <w:szCs w:val="20"/>
              </w:rPr>
              <w:t>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F8062D0" w14:textId="77777777" w:rsidR="00F4564C" w:rsidRPr="00EF7DF9"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5BB7FB" w14:textId="77777777" w:rsidR="00F4564C" w:rsidRPr="0081205A" w:rsidRDefault="00F4564C" w:rsidP="00254DCB">
            <w:pPr>
              <w:spacing w:line="226" w:lineRule="exact"/>
              <w:ind w:left="102"/>
              <w:rPr>
                <w:spacing w:val="-1"/>
                <w:sz w:val="20"/>
                <w:szCs w:val="20"/>
              </w:rPr>
            </w:pPr>
            <w:r w:rsidRPr="0081205A">
              <w:rPr>
                <w:spacing w:val="-1"/>
                <w:sz w:val="20"/>
                <w:szCs w:val="20"/>
              </w:rPr>
              <w:t xml:space="preserve">"Kod för vård- och omsorgspersonens befattning. Tillåtna värden från kodverk Befattning (OID 1.2.752.129.2.2.1.4), se </w:t>
            </w:r>
            <w:hyperlink r:id="rId20" w:history="1">
              <w:r w:rsidRPr="002A1D51">
                <w:rPr>
                  <w:rStyle w:val="Hyperlnk"/>
                  <w:spacing w:val="-1"/>
                  <w:sz w:val="20"/>
                  <w:szCs w:val="20"/>
                </w:rPr>
                <w:t>http://www.inera.se/Documents/TJANSTER_PROJEKT/Katalogtjanst_HSA/Innehall/hsa_innehall_befattning.pdf</w:t>
              </w:r>
            </w:hyperlink>
          </w:p>
          <w:p w14:paraId="58ADD9AB" w14:textId="77777777" w:rsidR="00F4564C" w:rsidRPr="00907C9B" w:rsidRDefault="00F4564C" w:rsidP="00254DCB">
            <w:pPr>
              <w:spacing w:line="226" w:lineRule="exact"/>
              <w:ind w:left="102"/>
              <w:rPr>
                <w:spacing w:val="-1"/>
                <w:sz w:val="20"/>
                <w:szCs w:val="20"/>
              </w:rPr>
            </w:pPr>
            <w:r w:rsidRPr="00DD4918">
              <w:rPr>
                <w:spacing w:val="-1"/>
                <w:sz w:val="20"/>
                <w:szCs w:val="20"/>
              </w:rPr>
              <w:t xml:space="preserve">I de fall inte KV Befattning kan användas kan </w:t>
            </w:r>
            <w:proofErr w:type="spellStart"/>
            <w:r w:rsidRPr="00DD4918">
              <w:rPr>
                <w:spacing w:val="-1"/>
                <w:sz w:val="20"/>
                <w:szCs w:val="20"/>
              </w:rPr>
              <w:t>otherRole</w:t>
            </w:r>
            <w:proofErr w:type="spellEnd"/>
            <w:r w:rsidRPr="00DD4918">
              <w:rPr>
                <w:spacing w:val="-1"/>
                <w:sz w:val="20"/>
                <w:szCs w:val="20"/>
              </w:rPr>
              <w:t xml:space="preserve"> användas för att ange befattning enligt annat kodverk. Kan inte anges samtidigt med </w:t>
            </w:r>
            <w:proofErr w:type="spellStart"/>
            <w:r w:rsidRPr="00DD4918">
              <w:rPr>
                <w:spacing w:val="-1"/>
                <w:sz w:val="20"/>
                <w:szCs w:val="20"/>
              </w:rPr>
              <w:t>otherRole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846BE2"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611B7CB" w14:textId="77777777" w:rsidTr="00254DCB">
        <w:trPr>
          <w:trHeight w:hRule="exact" w:val="976"/>
          <w:tblHeader/>
        </w:trPr>
        <w:tc>
          <w:tcPr>
            <w:tcW w:w="2922" w:type="dxa"/>
            <w:tcBorders>
              <w:top w:val="single" w:sz="5" w:space="0" w:color="000000"/>
              <w:left w:val="single" w:sz="5" w:space="0" w:color="000000"/>
              <w:bottom w:val="single" w:sz="5" w:space="0" w:color="000000"/>
              <w:right w:val="single" w:sz="5" w:space="0" w:color="000000"/>
            </w:tcBorders>
          </w:tcPr>
          <w:p w14:paraId="09B7D3D2" w14:textId="77777777" w:rsidR="00F4564C" w:rsidRPr="001A25F9" w:rsidRDefault="00F4564C" w:rsidP="00254DCB">
            <w:pPr>
              <w:spacing w:line="229" w:lineRule="exact"/>
              <w:ind w:left="102"/>
              <w:rPr>
                <w:sz w:val="20"/>
                <w:szCs w:val="20"/>
              </w:rPr>
            </w:pPr>
            <w:r>
              <w:rPr>
                <w:sz w:val="20"/>
                <w:szCs w:val="20"/>
              </w:rPr>
              <w:t>…</w:t>
            </w:r>
            <w:r>
              <w:t xml:space="preserve"> </w:t>
            </w:r>
            <w:proofErr w:type="spellStart"/>
            <w:r w:rsidRPr="0081205A">
              <w:rPr>
                <w:sz w:val="20"/>
                <w:szCs w:val="20"/>
              </w:rPr>
              <w:t>otherRole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45E4AC" w14:textId="77777777" w:rsidR="00F4564C" w:rsidRPr="00907C9B" w:rsidRDefault="00F4564C" w:rsidP="00254DCB">
            <w:pPr>
              <w:spacing w:line="226" w:lineRule="exact"/>
              <w:ind w:left="102"/>
              <w:rPr>
                <w:sz w:val="20"/>
                <w:szCs w:val="20"/>
              </w:rPr>
            </w:pPr>
            <w:proofErr w:type="spellStart"/>
            <w:r>
              <w:rPr>
                <w:sz w:val="20"/>
                <w:szCs w:val="20"/>
              </w:rPr>
              <w:t>otherRoleType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0627BF7" w14:textId="77777777" w:rsidR="00F4564C" w:rsidRPr="00907C9B" w:rsidRDefault="00F4564C" w:rsidP="00254DCB">
            <w:pPr>
              <w:spacing w:line="226" w:lineRule="exact"/>
              <w:ind w:left="102"/>
              <w:rPr>
                <w:spacing w:val="-1"/>
                <w:sz w:val="20"/>
                <w:szCs w:val="20"/>
              </w:rPr>
            </w:pPr>
            <w:r w:rsidRPr="00DD4918">
              <w:rPr>
                <w:spacing w:val="-1"/>
                <w:sz w:val="20"/>
                <w:szCs w:val="20"/>
              </w:rPr>
              <w:t xml:space="preserve">Information </w:t>
            </w:r>
            <w:proofErr w:type="gramStart"/>
            <w:r w:rsidRPr="00DD4918">
              <w:rPr>
                <w:spacing w:val="-1"/>
                <w:sz w:val="20"/>
                <w:szCs w:val="20"/>
              </w:rPr>
              <w:t>om  vård</w:t>
            </w:r>
            <w:proofErr w:type="gramEnd"/>
            <w:r w:rsidRPr="00DD4918">
              <w:rPr>
                <w:spacing w:val="-1"/>
                <w:sz w:val="20"/>
                <w:szCs w:val="20"/>
              </w:rPr>
              <w:t>- och omsorgspersonens befattning om annat kodverk än KV Befattning används.</w:t>
            </w:r>
            <w:r>
              <w:rPr>
                <w:spacing w:val="-1"/>
                <w:sz w:val="20"/>
                <w:szCs w:val="20"/>
              </w:rPr>
              <w:t xml:space="preserve"> </w:t>
            </w:r>
            <w:r w:rsidRPr="00DD4918">
              <w:rPr>
                <w:spacing w:val="-1"/>
                <w:sz w:val="20"/>
                <w:szCs w:val="20"/>
              </w:rPr>
              <w:t xml:space="preserve">Ska anges om </w:t>
            </w:r>
            <w:proofErr w:type="spellStart"/>
            <w:r w:rsidRPr="00DD4918">
              <w:rPr>
                <w:spacing w:val="-1"/>
                <w:sz w:val="20"/>
                <w:szCs w:val="20"/>
              </w:rPr>
              <w:t>roleCode</w:t>
            </w:r>
            <w:proofErr w:type="spellEnd"/>
            <w:r w:rsidRPr="00DD4918">
              <w:rPr>
                <w:spacing w:val="-1"/>
                <w:sz w:val="20"/>
                <w:szCs w:val="20"/>
              </w:rPr>
              <w:t xml:space="preserve"> saknas. Kan inte anges samtidigt med </w:t>
            </w:r>
            <w:proofErr w:type="spellStart"/>
            <w:r w:rsidRPr="00DD4918">
              <w:rPr>
                <w:spacing w:val="-1"/>
                <w:sz w:val="20"/>
                <w:szCs w:val="20"/>
              </w:rPr>
              <w:t>roleCode</w:t>
            </w:r>
            <w:proofErr w:type="spellEnd"/>
            <w:r w:rsidRPr="00DD4918">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D3A98B5" w14:textId="77777777" w:rsidR="00F4564C"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C0139C2" w14:textId="77777777" w:rsidR="00F4564C" w:rsidRPr="00907C9B" w:rsidRDefault="00F4564C" w:rsidP="00254DCB">
            <w:pPr>
              <w:spacing w:line="226" w:lineRule="exact"/>
              <w:ind w:left="102"/>
              <w:rPr>
                <w:spacing w:val="-1"/>
                <w:sz w:val="20"/>
                <w:szCs w:val="20"/>
              </w:rPr>
            </w:pPr>
          </w:p>
        </w:tc>
      </w:tr>
      <w:tr w:rsidR="00F4564C" w:rsidRPr="00907C9B" w14:paraId="14644468" w14:textId="77777777" w:rsidTr="00254DC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0C4CB61" w14:textId="77777777" w:rsidR="00F4564C"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BAF98B"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0410E7" w14:textId="77777777" w:rsidR="00F4564C" w:rsidRPr="00907C9B" w:rsidRDefault="00F4564C" w:rsidP="00254DCB">
            <w:pPr>
              <w:spacing w:line="226" w:lineRule="exact"/>
              <w:ind w:left="102"/>
              <w:rPr>
                <w:spacing w:val="-1"/>
                <w:sz w:val="20"/>
                <w:szCs w:val="20"/>
              </w:rPr>
            </w:pPr>
            <w:r w:rsidRPr="00F11A1E">
              <w:rPr>
                <w:spacing w:val="-1"/>
                <w:sz w:val="20"/>
                <w:szCs w:val="20"/>
              </w:rPr>
              <w:t>Kod för vård- och omsorgspersonens befattning enligt annat kodverk</w:t>
            </w:r>
          </w:p>
        </w:tc>
        <w:tc>
          <w:tcPr>
            <w:tcW w:w="851" w:type="dxa"/>
            <w:tcBorders>
              <w:top w:val="single" w:sz="5" w:space="0" w:color="000000"/>
              <w:left w:val="single" w:sz="5" w:space="0" w:color="000000"/>
              <w:bottom w:val="single" w:sz="5" w:space="0" w:color="000000"/>
              <w:right w:val="single" w:sz="5" w:space="0" w:color="000000"/>
            </w:tcBorders>
          </w:tcPr>
          <w:p w14:paraId="2F09573B"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1DF6881" w14:textId="77777777" w:rsidTr="00254DCB">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65A118AE" w14:textId="77777777" w:rsidR="00F4564C"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otherRoleCodeOID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3CAF50"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1E83AD" w14:textId="77777777" w:rsidR="00F4564C" w:rsidRPr="00907C9B" w:rsidRDefault="00F4564C" w:rsidP="00254DCB">
            <w:pPr>
              <w:spacing w:line="226" w:lineRule="exact"/>
              <w:ind w:left="102"/>
              <w:rPr>
                <w:spacing w:val="-1"/>
                <w:sz w:val="20"/>
                <w:szCs w:val="20"/>
              </w:rPr>
            </w:pPr>
            <w:r w:rsidRPr="00F11A1E">
              <w:rPr>
                <w:spacing w:val="-1"/>
                <w:sz w:val="20"/>
                <w:szCs w:val="20"/>
              </w:rPr>
              <w:t>OID för det kodverk som används för vård- och omsorgspersonens befattning</w:t>
            </w:r>
          </w:p>
        </w:tc>
        <w:tc>
          <w:tcPr>
            <w:tcW w:w="851" w:type="dxa"/>
            <w:tcBorders>
              <w:top w:val="single" w:sz="5" w:space="0" w:color="000000"/>
              <w:left w:val="single" w:sz="5" w:space="0" w:color="000000"/>
              <w:bottom w:val="single" w:sz="5" w:space="0" w:color="000000"/>
              <w:right w:val="single" w:sz="5" w:space="0" w:color="000000"/>
            </w:tcBorders>
          </w:tcPr>
          <w:p w14:paraId="24AE682E"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2C346058" w14:textId="77777777" w:rsidTr="00254DC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2B8F4C2" w14:textId="77777777" w:rsidR="00F4564C" w:rsidRPr="001A25F9" w:rsidRDefault="00F4564C" w:rsidP="00254DCB">
            <w:pPr>
              <w:spacing w:line="229" w:lineRule="exact"/>
              <w:ind w:left="102"/>
              <w:rPr>
                <w:sz w:val="20"/>
                <w:szCs w:val="20"/>
              </w:rPr>
            </w:pPr>
            <w:r>
              <w:rPr>
                <w:sz w:val="20"/>
                <w:szCs w:val="20"/>
              </w:rPr>
              <w:t>…</w:t>
            </w:r>
            <w:r>
              <w:t xml:space="preserve"> </w:t>
            </w:r>
            <w:proofErr w:type="spellStart"/>
            <w:r w:rsidRPr="00F11A1E">
              <w:rPr>
                <w:sz w:val="20"/>
                <w:szCs w:val="20"/>
              </w:rPr>
              <w: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926C6E"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56630B" w14:textId="77777777" w:rsidR="00F4564C" w:rsidRPr="00907C9B" w:rsidRDefault="00F4564C" w:rsidP="00254DCB">
            <w:pPr>
              <w:spacing w:line="226" w:lineRule="exact"/>
              <w:ind w:left="102"/>
              <w:rPr>
                <w:spacing w:val="-1"/>
                <w:sz w:val="20"/>
                <w:szCs w:val="20"/>
              </w:rPr>
            </w:pPr>
            <w:r w:rsidRPr="00F11A1E">
              <w:rPr>
                <w:spacing w:val="-1"/>
                <w:sz w:val="20"/>
                <w:szCs w:val="20"/>
              </w:rPr>
              <w:t>Vård- och omsorgspersonens namn</w:t>
            </w:r>
          </w:p>
        </w:tc>
        <w:tc>
          <w:tcPr>
            <w:tcW w:w="851" w:type="dxa"/>
            <w:tcBorders>
              <w:top w:val="single" w:sz="5" w:space="0" w:color="000000"/>
              <w:left w:val="single" w:sz="5" w:space="0" w:color="000000"/>
              <w:bottom w:val="single" w:sz="5" w:space="0" w:color="000000"/>
              <w:right w:val="single" w:sz="5" w:space="0" w:color="000000"/>
            </w:tcBorders>
          </w:tcPr>
          <w:p w14:paraId="55229ED6"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1139384D" w14:textId="77777777" w:rsidTr="00254DC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060D952" w14:textId="77777777" w:rsidR="00F4564C" w:rsidRPr="001A25F9" w:rsidRDefault="00F4564C" w:rsidP="00254DCB">
            <w:pPr>
              <w:spacing w:line="229" w:lineRule="exact"/>
              <w:ind w:left="102"/>
              <w:rPr>
                <w:sz w:val="20"/>
                <w:szCs w:val="20"/>
              </w:rPr>
            </w:pPr>
            <w:r>
              <w:rPr>
                <w:sz w:val="20"/>
                <w:szCs w:val="20"/>
              </w:rPr>
              <w:t>…</w:t>
            </w:r>
            <w:r>
              <w:t xml:space="preserve"> </w:t>
            </w:r>
            <w:proofErr w:type="spellStart"/>
            <w:r w:rsidRPr="00F11A1E">
              <w:rPr>
                <w:sz w:val="20"/>
                <w:szCs w:val="20"/>
              </w:rPr>
              <w:t>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7E1852" w14:textId="77777777" w:rsidR="00F4564C" w:rsidRPr="00907C9B" w:rsidRDefault="00F4564C" w:rsidP="00254DC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677F39B" w14:textId="77777777" w:rsidR="00F4564C" w:rsidRPr="00907C9B" w:rsidRDefault="00F4564C" w:rsidP="00254DCB">
            <w:pPr>
              <w:spacing w:line="226" w:lineRule="exact"/>
              <w:ind w:left="102"/>
              <w:rPr>
                <w:spacing w:val="-1"/>
                <w:sz w:val="20"/>
                <w:szCs w:val="20"/>
              </w:rPr>
            </w:pPr>
            <w:r w:rsidRPr="00F11A1E">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2C957C6"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rsidRPr="00907C9B" w14:paraId="5BA40801" w14:textId="77777777" w:rsidTr="00254DC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B318EA1" w14:textId="77777777" w:rsidR="00F4564C" w:rsidRPr="001A25F9"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11A1E">
              <w:rPr>
                <w:sz w:val="20"/>
                <w:szCs w:val="20"/>
              </w:rPr>
              <w:t>orgUnitHSA</w:t>
            </w:r>
            <w:r>
              <w:rPr>
                <w:sz w:val="20"/>
                <w:szCs w:val="20"/>
              </w:rPr>
              <w:t>I</w:t>
            </w:r>
            <w:r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399A38" w14:textId="77777777" w:rsidR="00F4564C" w:rsidRPr="0096469E" w:rsidRDefault="00F4564C" w:rsidP="00254DC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7DE271F" w14:textId="77777777" w:rsidR="00F4564C" w:rsidRPr="0096469E" w:rsidRDefault="00F4564C" w:rsidP="00254DCB">
            <w:pPr>
              <w:spacing w:line="226" w:lineRule="exact"/>
              <w:ind w:left="102"/>
              <w:rPr>
                <w:spacing w:val="-1"/>
                <w:sz w:val="20"/>
                <w:szCs w:val="20"/>
              </w:rPr>
            </w:pPr>
            <w:r w:rsidRPr="00F11A1E">
              <w:rPr>
                <w:spacing w:val="-1"/>
                <w:sz w:val="20"/>
                <w:szCs w:val="20"/>
              </w:rPr>
              <w:t>Unik identifierare för enheten</w:t>
            </w:r>
            <w:r>
              <w:rPr>
                <w:spacing w:val="-1"/>
                <w:sz w:val="20"/>
                <w:szCs w:val="20"/>
              </w:rPr>
              <w:t xml:space="preserve"> i form av </w:t>
            </w:r>
            <w:proofErr w:type="spellStart"/>
            <w:r>
              <w:rPr>
                <w:spacing w:val="-1"/>
                <w:sz w:val="20"/>
                <w:szCs w:val="20"/>
              </w:rPr>
              <w:t>HSAId</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08F7C65" w14:textId="77777777" w:rsidR="00F4564C" w:rsidRPr="00907C9B"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041FE692" w14:textId="77777777" w:rsidTr="00254DCB">
        <w:trPr>
          <w:trHeight w:hRule="exact" w:val="459"/>
          <w:tblHeader/>
        </w:trPr>
        <w:tc>
          <w:tcPr>
            <w:tcW w:w="2922" w:type="dxa"/>
            <w:tcBorders>
              <w:top w:val="single" w:sz="5" w:space="0" w:color="000000"/>
              <w:left w:val="single" w:sz="5" w:space="0" w:color="000000"/>
              <w:bottom w:val="single" w:sz="5" w:space="0" w:color="000000"/>
              <w:right w:val="single" w:sz="5" w:space="0" w:color="000000"/>
            </w:tcBorders>
          </w:tcPr>
          <w:p w14:paraId="3ED3FBFC" w14:textId="77777777" w:rsidR="00F4564C" w:rsidRPr="001A25F9"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w:t>
            </w:r>
            <w:r>
              <w:rPr>
                <w:sz w:val="20"/>
                <w:szCs w:val="20"/>
              </w:rPr>
              <w:t>N</w:t>
            </w:r>
            <w:r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76C26B" w14:textId="77777777" w:rsidR="00F4564C"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0D74D7" w14:textId="77777777" w:rsidR="00F4564C" w:rsidRPr="0096469E" w:rsidRDefault="00F4564C" w:rsidP="00254DCB">
            <w:pPr>
              <w:spacing w:line="226" w:lineRule="exact"/>
              <w:ind w:left="102"/>
              <w:rPr>
                <w:spacing w:val="-1"/>
                <w:sz w:val="20"/>
                <w:szCs w:val="20"/>
              </w:rPr>
            </w:pPr>
            <w:r w:rsidRPr="00F5568F">
              <w:rPr>
                <w:spacing w:val="-1"/>
                <w:sz w:val="20"/>
                <w:szCs w:val="20"/>
              </w:rPr>
              <w:t>Text som anger enhetens officiella namn</w:t>
            </w:r>
          </w:p>
        </w:tc>
        <w:tc>
          <w:tcPr>
            <w:tcW w:w="851" w:type="dxa"/>
            <w:tcBorders>
              <w:top w:val="single" w:sz="5" w:space="0" w:color="000000"/>
              <w:left w:val="single" w:sz="5" w:space="0" w:color="000000"/>
              <w:bottom w:val="single" w:sz="5" w:space="0" w:color="000000"/>
              <w:right w:val="single" w:sz="5" w:space="0" w:color="000000"/>
            </w:tcBorders>
          </w:tcPr>
          <w:p w14:paraId="57481A25" w14:textId="77777777" w:rsidR="00F4564C" w:rsidRDefault="00F4564C" w:rsidP="00254DC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F4564C" w14:paraId="5D5C7393" w14:textId="77777777" w:rsidTr="00254DC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DD1C72" w14:textId="77777777" w:rsidR="00F4564C" w:rsidRPr="001A25F9"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B991E19" w14:textId="77777777" w:rsidR="00F4564C"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24995F" w14:textId="77777777" w:rsidR="00F4564C" w:rsidRPr="0096469E" w:rsidRDefault="00F4564C" w:rsidP="00254DCB">
            <w:pPr>
              <w:spacing w:line="226" w:lineRule="exact"/>
              <w:ind w:left="102"/>
              <w:rPr>
                <w:spacing w:val="-1"/>
                <w:sz w:val="20"/>
                <w:szCs w:val="20"/>
              </w:rPr>
            </w:pPr>
            <w:r w:rsidRPr="00F5568F">
              <w:rPr>
                <w:spacing w:val="-1"/>
                <w:sz w:val="20"/>
                <w:szCs w:val="20"/>
              </w:rPr>
              <w:t>Text som anger det telefonnummer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31CA7C1" w14:textId="77777777" w:rsidR="00F4564C"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14:paraId="4EB6E816" w14:textId="77777777" w:rsidTr="00254DC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CAADC9" w14:textId="77777777" w:rsidR="00F4564C" w:rsidRPr="001A25F9"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9DAA1" w14:textId="77777777" w:rsidR="00F4564C"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C50776" w14:textId="77777777" w:rsidR="00F4564C" w:rsidRPr="0096469E" w:rsidRDefault="00F4564C" w:rsidP="00254DCB">
            <w:pPr>
              <w:spacing w:line="226" w:lineRule="exact"/>
              <w:ind w:left="102"/>
              <w:rPr>
                <w:spacing w:val="-1"/>
                <w:sz w:val="20"/>
                <w:szCs w:val="20"/>
              </w:rPr>
            </w:pPr>
            <w:r w:rsidRPr="00F5568F">
              <w:rPr>
                <w:spacing w:val="-1"/>
                <w:sz w:val="20"/>
                <w:szCs w:val="20"/>
              </w:rPr>
              <w:t>Text som anger den e-postadress som används för att nå den aktuella enheten</w:t>
            </w:r>
          </w:p>
        </w:tc>
        <w:tc>
          <w:tcPr>
            <w:tcW w:w="851" w:type="dxa"/>
            <w:tcBorders>
              <w:top w:val="single" w:sz="5" w:space="0" w:color="000000"/>
              <w:left w:val="single" w:sz="5" w:space="0" w:color="000000"/>
              <w:bottom w:val="single" w:sz="5" w:space="0" w:color="000000"/>
              <w:right w:val="single" w:sz="5" w:space="0" w:color="000000"/>
            </w:tcBorders>
          </w:tcPr>
          <w:p w14:paraId="6ABC23D1" w14:textId="77777777" w:rsidR="00F4564C"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04C862D2" w14:textId="77777777" w:rsidTr="00254DC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F261B1" w14:textId="77777777" w:rsidR="00F4564C" w:rsidRPr="00907C9B" w:rsidRDefault="00F4564C" w:rsidP="00254DCB">
            <w:pPr>
              <w:spacing w:line="229" w:lineRule="exact"/>
              <w:ind w:left="102"/>
              <w:rPr>
                <w:sz w:val="20"/>
                <w:szCs w:val="20"/>
              </w:rPr>
            </w:pPr>
            <w:proofErr w:type="gramStart"/>
            <w:r>
              <w:rPr>
                <w:sz w:val="20"/>
                <w:szCs w:val="20"/>
              </w:rPr>
              <w:t>….</w:t>
            </w:r>
            <w:proofErr w:type="gramEnd"/>
            <w:r>
              <w:t xml:space="preserve"> </w:t>
            </w:r>
            <w:proofErr w:type="spellStart"/>
            <w:r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9AAB00"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29F07D3" w14:textId="77777777" w:rsidR="00F4564C" w:rsidRPr="00907C9B" w:rsidRDefault="00F4564C" w:rsidP="00254DCB">
            <w:pPr>
              <w:spacing w:line="226" w:lineRule="exact"/>
              <w:ind w:left="102"/>
              <w:rPr>
                <w:spacing w:val="-1"/>
                <w:sz w:val="20"/>
                <w:szCs w:val="20"/>
              </w:rPr>
            </w:pPr>
            <w:r w:rsidRPr="00F5568F">
              <w:rPr>
                <w:spacing w:val="-1"/>
                <w:sz w:val="20"/>
                <w:szCs w:val="20"/>
              </w:rPr>
              <w:t>Text som anger den plats dit post ska skickas</w:t>
            </w:r>
          </w:p>
        </w:tc>
        <w:tc>
          <w:tcPr>
            <w:tcW w:w="851" w:type="dxa"/>
            <w:tcBorders>
              <w:top w:val="single" w:sz="5" w:space="0" w:color="000000"/>
              <w:left w:val="single" w:sz="5" w:space="0" w:color="000000"/>
              <w:bottom w:val="single" w:sz="5" w:space="0" w:color="000000"/>
              <w:right w:val="single" w:sz="5" w:space="0" w:color="000000"/>
            </w:tcBorders>
          </w:tcPr>
          <w:p w14:paraId="69FC07E9" w14:textId="77777777" w:rsidR="00F4564C" w:rsidRPr="00907C9B" w:rsidRDefault="00F4564C" w:rsidP="00254DC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F4564C" w:rsidRPr="00907C9B" w14:paraId="5E8408A9" w14:textId="77777777" w:rsidTr="00254DCB">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1683B85B" w14:textId="77777777" w:rsidR="00F4564C" w:rsidRPr="00907C9B" w:rsidRDefault="00F4564C" w:rsidP="00254DCB">
            <w:pPr>
              <w:spacing w:line="229" w:lineRule="exact"/>
              <w:ind w:left="102"/>
              <w:rPr>
                <w:b/>
                <w:sz w:val="20"/>
                <w:szCs w:val="20"/>
              </w:rPr>
            </w:pPr>
            <w:proofErr w:type="gramStart"/>
            <w:r w:rsidRPr="00F5568F">
              <w:rPr>
                <w:sz w:val="20"/>
                <w:szCs w:val="20"/>
              </w:rPr>
              <w:t>….</w:t>
            </w:r>
            <w:proofErr w:type="gramEnd"/>
            <w:r w:rsidRPr="00F5568F">
              <w:rPr>
                <w:sz w:val="20"/>
                <w:szCs w:val="20"/>
              </w:rPr>
              <w:t xml:space="preserve"> </w:t>
            </w:r>
            <w:proofErr w:type="spellStart"/>
            <w:r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6443906"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4C7D57" w14:textId="77777777" w:rsidR="00F4564C" w:rsidRPr="00907C9B" w:rsidRDefault="00F4564C" w:rsidP="00254DCB">
            <w:pPr>
              <w:spacing w:line="226" w:lineRule="exact"/>
              <w:ind w:left="102"/>
              <w:rPr>
                <w:spacing w:val="-1"/>
                <w:sz w:val="20"/>
                <w:szCs w:val="20"/>
              </w:rPr>
            </w:pPr>
            <w:r w:rsidRPr="00F5568F">
              <w:rPr>
                <w:spacing w:val="-1"/>
                <w:sz w:val="20"/>
                <w:szCs w:val="20"/>
              </w:rPr>
              <w:t>Text som anger namnet på plats eller ort för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1B712423" w14:textId="77777777" w:rsidR="00F4564C" w:rsidRPr="00907C9B"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D9E4C48" w14:textId="77777777" w:rsidTr="00254DCB">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A4D3335" w14:textId="77777777" w:rsidR="00F4564C" w:rsidRPr="00907C9B" w:rsidRDefault="00F4564C" w:rsidP="00254DCB">
            <w:pPr>
              <w:spacing w:line="229" w:lineRule="exact"/>
              <w:ind w:left="102"/>
              <w:rPr>
                <w:rFonts w:ascii="Arial" w:hAnsi="Arial" w:cs="Arial"/>
                <w:sz w:val="20"/>
                <w:szCs w:val="20"/>
              </w:rPr>
            </w:pPr>
            <w:proofErr w:type="gramStart"/>
            <w:r w:rsidRPr="00AB3708">
              <w:rPr>
                <w:sz w:val="20"/>
                <w:szCs w:val="20"/>
              </w:rPr>
              <w:t>..</w:t>
            </w:r>
            <w:proofErr w:type="gramEnd"/>
            <w:r w:rsidRPr="00AB3708">
              <w:rPr>
                <w:sz w:val="20"/>
                <w:szCs w:val="20"/>
              </w:rPr>
              <w:t xml:space="preserve"> </w:t>
            </w:r>
            <w:proofErr w:type="spellStart"/>
            <w:r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B23CBD" w14:textId="77777777" w:rsidR="00F4564C" w:rsidRPr="00907C9B" w:rsidRDefault="00F4564C" w:rsidP="00254DC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D0F940" w14:textId="77777777" w:rsidR="00F4564C" w:rsidRPr="00907C9B" w:rsidRDefault="00F4564C" w:rsidP="00254DC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39F6D6E1" w14:textId="77777777" w:rsidR="00F4564C" w:rsidRPr="00907C9B"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3460D136" w14:textId="77777777" w:rsidTr="00254DCB">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4CE13821" w14:textId="77777777" w:rsidR="00F4564C" w:rsidRPr="00AB3708" w:rsidRDefault="00F4564C" w:rsidP="00254DCB">
            <w:pPr>
              <w:spacing w:line="229" w:lineRule="exact"/>
              <w:ind w:left="102"/>
              <w:rPr>
                <w:sz w:val="20"/>
                <w:szCs w:val="20"/>
              </w:rPr>
            </w:pPr>
            <w:r>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3318E2" w14:textId="77777777" w:rsidR="00F4564C" w:rsidRPr="00907C9B" w:rsidRDefault="00F4564C" w:rsidP="00254DCB">
            <w:pPr>
              <w:spacing w:line="226" w:lineRule="exact"/>
              <w:ind w:left="102"/>
              <w:rPr>
                <w:sz w:val="20"/>
                <w:szCs w:val="20"/>
              </w:rPr>
            </w:pPr>
            <w:r>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7E4EA091" w14:textId="77777777" w:rsidR="00F4564C" w:rsidRPr="00AB3708" w:rsidRDefault="00F4564C" w:rsidP="00254DC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2972CE4B" w14:textId="77777777" w:rsidR="00F4564C" w:rsidRPr="00907C9B"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36CC43E" w14:textId="77777777" w:rsidTr="00254DCB">
        <w:trPr>
          <w:trHeight w:hRule="exact" w:val="872"/>
          <w:tblHeader/>
        </w:trPr>
        <w:tc>
          <w:tcPr>
            <w:tcW w:w="2922" w:type="dxa"/>
            <w:tcBorders>
              <w:top w:val="single" w:sz="5" w:space="0" w:color="000000"/>
              <w:left w:val="single" w:sz="5" w:space="0" w:color="000000"/>
              <w:bottom w:val="single" w:sz="5" w:space="0" w:color="000000"/>
              <w:right w:val="single" w:sz="5" w:space="0" w:color="000000"/>
            </w:tcBorders>
          </w:tcPr>
          <w:p w14:paraId="0146E6C7" w14:textId="77777777" w:rsidR="00F4564C" w:rsidRPr="00AB3708" w:rsidRDefault="00F4564C" w:rsidP="00254DCB">
            <w:pPr>
              <w:spacing w:line="229" w:lineRule="exact"/>
              <w:ind w:left="102"/>
              <w:rPr>
                <w:sz w:val="20"/>
                <w:szCs w:val="20"/>
              </w:rPr>
            </w:pPr>
            <w:proofErr w:type="gramStart"/>
            <w:r w:rsidRPr="00AB3708">
              <w:rPr>
                <w:sz w:val="20"/>
                <w:szCs w:val="20"/>
              </w:rPr>
              <w:t>….</w:t>
            </w:r>
            <w:proofErr w:type="spellStart"/>
            <w:proofErr w:type="gramEnd"/>
            <w:r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1011D3"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88819A" w14:textId="77777777" w:rsidR="00F4564C" w:rsidRPr="00AB3708" w:rsidRDefault="00F4564C" w:rsidP="00254DCB">
            <w:pPr>
              <w:spacing w:line="226" w:lineRule="exact"/>
              <w:ind w:left="102"/>
              <w:rPr>
                <w:sz w:val="20"/>
                <w:szCs w:val="20"/>
              </w:rPr>
            </w:pPr>
            <w:r w:rsidRPr="00AB3708">
              <w:rPr>
                <w:sz w:val="20"/>
                <w:szCs w:val="20"/>
              </w:rPr>
              <w:t xml:space="preserve">OID som garanterar </w:t>
            </w:r>
            <w:proofErr w:type="gramStart"/>
            <w:r w:rsidRPr="00AB3708">
              <w:rPr>
                <w:sz w:val="20"/>
                <w:szCs w:val="20"/>
              </w:rPr>
              <w:t>unikitet .</w:t>
            </w:r>
            <w:proofErr w:type="gramEnd"/>
            <w:r w:rsidRPr="00AB3708">
              <w:rPr>
                <w:sz w:val="20"/>
                <w:szCs w:val="20"/>
              </w:rPr>
              <w:t xml:space="preserve"> </w:t>
            </w:r>
          </w:p>
          <w:p w14:paraId="7EE0CDE4" w14:textId="77777777" w:rsidR="00F4564C" w:rsidRPr="00AB3708" w:rsidRDefault="00F4564C" w:rsidP="00254DCB">
            <w:pPr>
              <w:spacing w:line="226" w:lineRule="exact"/>
              <w:ind w:left="102"/>
              <w:rPr>
                <w:sz w:val="20"/>
                <w:szCs w:val="20"/>
              </w:rPr>
            </w:pPr>
            <w:r w:rsidRPr="00AB3708">
              <w:rPr>
                <w:sz w:val="20"/>
                <w:szCs w:val="20"/>
              </w:rPr>
              <w:t xml:space="preserve">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11479D5D" w14:textId="77777777" w:rsidR="00F4564C" w:rsidRPr="00907C9B"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1A25F9" w14:paraId="7BB8364E" w14:textId="77777777" w:rsidTr="00254DCB">
        <w:trPr>
          <w:trHeight w:hRule="exact" w:val="1267"/>
          <w:tblHeader/>
        </w:trPr>
        <w:tc>
          <w:tcPr>
            <w:tcW w:w="2922" w:type="dxa"/>
            <w:tcBorders>
              <w:top w:val="single" w:sz="5" w:space="0" w:color="000000"/>
              <w:left w:val="single" w:sz="5" w:space="0" w:color="000000"/>
              <w:bottom w:val="single" w:sz="5" w:space="0" w:color="000000"/>
              <w:right w:val="single" w:sz="5" w:space="0" w:color="000000"/>
            </w:tcBorders>
          </w:tcPr>
          <w:p w14:paraId="7EB12EA0" w14:textId="77777777" w:rsidR="00F4564C" w:rsidRPr="001A25F9" w:rsidRDefault="00F4564C" w:rsidP="00254DCB">
            <w:pPr>
              <w:spacing w:line="229" w:lineRule="exact"/>
              <w:ind w:left="102"/>
              <w:rPr>
                <w:sz w:val="20"/>
                <w:szCs w:val="20"/>
              </w:rPr>
            </w:pPr>
            <w:proofErr w:type="gramStart"/>
            <w:r>
              <w:rPr>
                <w:sz w:val="20"/>
                <w:szCs w:val="20"/>
              </w:rPr>
              <w:lastRenderedPageBreak/>
              <w:t>….</w:t>
            </w:r>
            <w:proofErr w:type="gramEnd"/>
            <w:r>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6E56A17D" w14:textId="77777777" w:rsidR="00F4564C" w:rsidRDefault="00F4564C" w:rsidP="00254DCB">
            <w:pPr>
              <w:spacing w:line="226" w:lineRule="exact"/>
              <w:ind w:left="102"/>
              <w:rPr>
                <w:sz w:val="20"/>
                <w:szCs w:val="20"/>
              </w:rPr>
            </w:pPr>
            <w:r>
              <w:rPr>
                <w:sz w:val="20"/>
                <w:szCs w:val="20"/>
              </w:rPr>
              <w:t>String</w:t>
            </w:r>
          </w:p>
          <w:p w14:paraId="0C7E31DF" w14:textId="77777777" w:rsidR="00F4564C" w:rsidRPr="001A25F9" w:rsidRDefault="00F4564C" w:rsidP="00254DC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04BFC6B" w14:textId="77777777" w:rsidR="00F4564C" w:rsidRPr="00AB3708" w:rsidRDefault="00F4564C" w:rsidP="00254DCB">
            <w:pPr>
              <w:spacing w:line="226" w:lineRule="exact"/>
              <w:ind w:left="102"/>
              <w:rPr>
                <w:sz w:val="20"/>
                <w:szCs w:val="20"/>
              </w:rPr>
            </w:pPr>
            <w:r w:rsidRPr="00AB3708">
              <w:rPr>
                <w:sz w:val="20"/>
                <w:szCs w:val="20"/>
              </w:rPr>
              <w:t xml:space="preserve">Unik identifierare för analystjänst. Om OID för </w:t>
            </w:r>
            <w:proofErr w:type="spellStart"/>
            <w:r w:rsidRPr="00AB3708">
              <w:rPr>
                <w:sz w:val="20"/>
                <w:szCs w:val="20"/>
              </w:rPr>
              <w:t>Ick</w:t>
            </w:r>
            <w:proofErr w:type="spellEnd"/>
            <w:r w:rsidRPr="00AB3708">
              <w:rPr>
                <w:sz w:val="20"/>
                <w:szCs w:val="20"/>
              </w:rPr>
              <w:t xml:space="preserve">-Nationell identifierare </w:t>
            </w:r>
            <w:proofErr w:type="spellStart"/>
            <w:r w:rsidRPr="00AB3708">
              <w:rPr>
                <w:sz w:val="20"/>
                <w:szCs w:val="20"/>
              </w:rPr>
              <w:t>Org+lokalt</w:t>
            </w:r>
            <w:proofErr w:type="spellEnd"/>
            <w:r w:rsidRPr="00AB3708">
              <w:rPr>
                <w:sz w:val="20"/>
                <w:szCs w:val="20"/>
              </w:rPr>
              <w:t xml:space="preserve"> unikt id används, skall extension bestå av en konkatenerad sträng bestående av systemid (i form av </w:t>
            </w:r>
            <w:proofErr w:type="spellStart"/>
            <w:r w:rsidRPr="00AB3708">
              <w:rPr>
                <w:sz w:val="20"/>
                <w:szCs w:val="20"/>
              </w:rPr>
              <w:t>HSAid</w:t>
            </w:r>
            <w:proofErr w:type="spellEnd"/>
            <w:r w:rsidRPr="00AB3708">
              <w:rPr>
                <w:sz w:val="20"/>
                <w:szCs w:val="20"/>
              </w:rPr>
              <w:t>) och lokalt unikt ID.</w:t>
            </w:r>
          </w:p>
        </w:tc>
        <w:tc>
          <w:tcPr>
            <w:tcW w:w="851" w:type="dxa"/>
            <w:tcBorders>
              <w:top w:val="single" w:sz="5" w:space="0" w:color="000000"/>
              <w:left w:val="single" w:sz="5" w:space="0" w:color="000000"/>
              <w:bottom w:val="single" w:sz="5" w:space="0" w:color="000000"/>
              <w:right w:val="single" w:sz="5" w:space="0" w:color="000000"/>
            </w:tcBorders>
          </w:tcPr>
          <w:p w14:paraId="5E1F8EDA" w14:textId="77777777" w:rsidR="00F4564C" w:rsidRPr="001A25F9"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BC55AC3" w14:textId="77777777" w:rsidTr="00254DC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084ADD" w14:textId="77777777" w:rsidR="00F4564C" w:rsidRPr="00AB3708" w:rsidRDefault="00F4564C" w:rsidP="00254DCB">
            <w:pPr>
              <w:spacing w:line="229" w:lineRule="exact"/>
              <w:ind w:left="102"/>
              <w:rPr>
                <w:sz w:val="20"/>
                <w:szCs w:val="20"/>
              </w:rPr>
            </w:pPr>
            <w:r w:rsidRPr="00AB3708">
              <w:rPr>
                <w:sz w:val="20"/>
                <w:szCs w:val="20"/>
              </w:rPr>
              <w:t xml:space="preserve">… </w:t>
            </w:r>
            <w:proofErr w:type="spellStart"/>
            <w:r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2CFC4C" w14:textId="77777777" w:rsidR="00F4564C" w:rsidRPr="001A25F9" w:rsidRDefault="00F4564C" w:rsidP="00254DC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AD79452" w14:textId="77777777" w:rsidR="00F4564C" w:rsidRPr="00AB3708" w:rsidRDefault="00F4564C" w:rsidP="00254DC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3B620E24" w14:textId="77777777" w:rsidR="00F4564C" w:rsidRPr="00907C9B"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F504903" w14:textId="77777777" w:rsidTr="00254DC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1D37C2F5" w14:textId="77777777" w:rsidR="00F4564C" w:rsidRPr="00AB3708" w:rsidRDefault="00F4564C" w:rsidP="00254DCB">
            <w:pPr>
              <w:spacing w:line="229" w:lineRule="exact"/>
              <w:ind w:left="102"/>
              <w:rPr>
                <w:sz w:val="20"/>
                <w:szCs w:val="20"/>
              </w:rPr>
            </w:pPr>
            <w:r w:rsidRPr="00AB3708">
              <w:rPr>
                <w:sz w:val="20"/>
                <w:szCs w:val="20"/>
              </w:rPr>
              <w:t xml:space="preserve">… </w:t>
            </w:r>
            <w:proofErr w:type="spellStart"/>
            <w:r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F3EFBDB" w14:textId="77777777" w:rsidR="00F4564C" w:rsidRPr="00AB3708" w:rsidRDefault="00F4564C" w:rsidP="00254DCB">
            <w:pPr>
              <w:spacing w:line="226" w:lineRule="exact"/>
              <w:ind w:left="102"/>
              <w:rPr>
                <w:sz w:val="20"/>
                <w:szCs w:val="20"/>
              </w:rPr>
            </w:pPr>
            <w:r w:rsidRPr="00AB3708">
              <w:rPr>
                <w:sz w:val="20"/>
                <w:szCs w:val="20"/>
              </w:rPr>
              <w:t>CV</w:t>
            </w:r>
          </w:p>
        </w:tc>
        <w:tc>
          <w:tcPr>
            <w:tcW w:w="3969" w:type="dxa"/>
            <w:tcBorders>
              <w:top w:val="single" w:sz="5" w:space="0" w:color="000000"/>
              <w:left w:val="single" w:sz="5" w:space="0" w:color="000000"/>
              <w:bottom w:val="single" w:sz="5" w:space="0" w:color="000000"/>
              <w:right w:val="single" w:sz="5" w:space="0" w:color="000000"/>
            </w:tcBorders>
          </w:tcPr>
          <w:p w14:paraId="2E50EC02" w14:textId="77777777" w:rsidR="00F4564C" w:rsidRPr="00AB3708" w:rsidRDefault="00F4564C" w:rsidP="00254DC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17ACE7B" w14:textId="77777777" w:rsidR="00F4564C" w:rsidRPr="00907C9B"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0DC67DC1" w14:textId="77777777" w:rsidTr="00254DC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60DA32D" w14:textId="77777777" w:rsidR="00F4564C" w:rsidRPr="00907C9B"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439B9D6"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9AFAF7" w14:textId="77777777" w:rsidR="00F4564C" w:rsidRPr="00AB3708" w:rsidRDefault="00F4564C" w:rsidP="00254DC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359AC6B9" w14:textId="77777777" w:rsidR="00F4564C" w:rsidRPr="00907C9B"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357ABD3B" w14:textId="77777777" w:rsidTr="00254DC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2D300BA" w14:textId="77777777" w:rsidR="00F4564C" w:rsidRPr="00907C9B"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3CF881B"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BA557EB" w14:textId="77777777" w:rsidR="00F4564C" w:rsidRPr="00AB3708" w:rsidRDefault="00F4564C" w:rsidP="00254DC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612A7942" w14:textId="77777777" w:rsidR="00F4564C" w:rsidRPr="00907C9B"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D9507C" w14:textId="77777777" w:rsidTr="00254DC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40BA5B9F" w14:textId="77777777" w:rsidR="00F4564C" w:rsidRPr="00907C9B"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859BEC6" w14:textId="77777777" w:rsidR="00F4564C" w:rsidRPr="00907C9B"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F88DDE" w14:textId="77777777" w:rsidR="00F4564C" w:rsidRPr="00AB3708" w:rsidRDefault="00F4564C" w:rsidP="00254DC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B67529F" w14:textId="77777777" w:rsidR="00F4564C" w:rsidRPr="00907C9B"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FAC596A" w14:textId="77777777" w:rsidTr="00254DC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5CF1A420"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323BDD" w14:textId="77777777" w:rsidR="00F4564C" w:rsidRPr="00AB3708" w:rsidRDefault="00F4564C" w:rsidP="00254DCB">
            <w:pPr>
              <w:spacing w:line="226"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2F57C3" w14:textId="77777777" w:rsidR="00F4564C" w:rsidRPr="00AB3708" w:rsidRDefault="00F4564C" w:rsidP="00254DC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7246C2CE"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D999AFE" w14:textId="77777777" w:rsidTr="00254DC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31EF05A9"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B8E92E" w14:textId="77777777" w:rsidR="00F4564C" w:rsidRDefault="00F4564C" w:rsidP="00254DC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D659D0" w14:textId="77777777" w:rsidR="00F4564C" w:rsidRPr="00AB3708" w:rsidRDefault="00F4564C" w:rsidP="00254DC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0B403AB6" w14:textId="77777777" w:rsidR="00F4564C" w:rsidRPr="00AB3708" w:rsidRDefault="00F4564C" w:rsidP="00254DC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3A1909CC"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102F696"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8DBF1D8"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8D9B0C6"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5F9CCF" w14:textId="77777777" w:rsidR="00F4564C" w:rsidRPr="00AB3708" w:rsidRDefault="00F4564C" w:rsidP="00254DC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90F74DC"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2EED4678"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9BAC117"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r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C8E7F14"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1ADCF26" w14:textId="77777777" w:rsidR="00F4564C" w:rsidRPr="00AB3708" w:rsidRDefault="00F4564C" w:rsidP="00254DC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13F0B714" w14:textId="77777777" w:rsidR="00F4564C" w:rsidRPr="00AB3708" w:rsidRDefault="00F4564C" w:rsidP="00254DC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14AC3EAE"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9D582B5"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B53857"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63F5E23"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0B3A36" w14:textId="77777777" w:rsidR="00F4564C" w:rsidRPr="00AB3708" w:rsidRDefault="00F4564C" w:rsidP="00254DC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1C4E6C3"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7E9CF383"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3F04389D"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FFCB73A" w14:textId="77777777" w:rsidR="00F4564C" w:rsidRPr="00AB3708" w:rsidRDefault="00F4564C" w:rsidP="00254DC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D0DFDE4" w14:textId="77777777" w:rsidR="00F4564C" w:rsidRPr="00AB3708" w:rsidRDefault="00F4564C" w:rsidP="00254DC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5CD1FB27"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F4564C" w:rsidRPr="00907C9B" w14:paraId="192899F4"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636DB74"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18DDC83" w14:textId="77777777" w:rsidR="00F4564C" w:rsidRPr="00AB3708" w:rsidRDefault="00F4564C" w:rsidP="00254DCB">
            <w:pPr>
              <w:spacing w:line="229" w:lineRule="exact"/>
              <w:ind w:left="102"/>
              <w:rPr>
                <w:sz w:val="20"/>
                <w:szCs w:val="20"/>
              </w:rPr>
            </w:pPr>
            <w:r w:rsidRPr="00AB3708">
              <w:rPr>
                <w:sz w:val="20"/>
                <w:szCs w:val="20"/>
              </w:rPr>
              <w:t>II</w:t>
            </w:r>
          </w:p>
        </w:tc>
        <w:tc>
          <w:tcPr>
            <w:tcW w:w="3969" w:type="dxa"/>
            <w:tcBorders>
              <w:top w:val="single" w:sz="5" w:space="0" w:color="000000"/>
              <w:left w:val="single" w:sz="5" w:space="0" w:color="000000"/>
              <w:bottom w:val="single" w:sz="5" w:space="0" w:color="000000"/>
              <w:right w:val="single" w:sz="5" w:space="0" w:color="000000"/>
            </w:tcBorders>
          </w:tcPr>
          <w:p w14:paraId="1A517299" w14:textId="77777777" w:rsidR="00F4564C" w:rsidRPr="00AB3708" w:rsidRDefault="00F4564C" w:rsidP="00254DC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41A6055D"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26A840F9" w14:textId="77777777" w:rsidTr="00254DC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45A6DEF6" w14:textId="77777777" w:rsidR="00F4564C" w:rsidRDefault="00F4564C" w:rsidP="00254DCB">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DC45B7C"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F66EE6" w14:textId="77777777" w:rsidR="00F4564C" w:rsidRPr="00AB3708" w:rsidRDefault="00F4564C" w:rsidP="00254DCB">
            <w:pPr>
              <w:spacing w:line="229" w:lineRule="exact"/>
              <w:ind w:left="102"/>
              <w:rPr>
                <w:sz w:val="20"/>
                <w:szCs w:val="20"/>
              </w:rPr>
            </w:pPr>
            <w:r w:rsidRPr="00AB3708">
              <w:rPr>
                <w:sz w:val="20"/>
                <w:szCs w:val="20"/>
              </w:rPr>
              <w:t xml:space="preserve">UID för den organisation som tilldelar identiteten. OID för Icke-nationell identifierare </w:t>
            </w:r>
            <w:proofErr w:type="spellStart"/>
            <w:r w:rsidRPr="00AB3708">
              <w:rPr>
                <w:sz w:val="20"/>
                <w:szCs w:val="20"/>
              </w:rPr>
              <w:t>Org+lokalt</w:t>
            </w:r>
            <w:proofErr w:type="spellEnd"/>
            <w:r w:rsidRPr="00AB3708">
              <w:rPr>
                <w:sz w:val="20"/>
                <w:szCs w:val="20"/>
              </w:rPr>
              <w:t xml:space="preserve"> unikt id (1.2.752.129.2.1.2.1) kan användas</w:t>
            </w:r>
          </w:p>
        </w:tc>
        <w:tc>
          <w:tcPr>
            <w:tcW w:w="851" w:type="dxa"/>
            <w:tcBorders>
              <w:top w:val="single" w:sz="5" w:space="0" w:color="000000"/>
              <w:left w:val="single" w:sz="5" w:space="0" w:color="000000"/>
              <w:bottom w:val="single" w:sz="5" w:space="0" w:color="000000"/>
              <w:right w:val="single" w:sz="5" w:space="0" w:color="000000"/>
            </w:tcBorders>
          </w:tcPr>
          <w:p w14:paraId="69095900"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07427569"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FD1607C" w14:textId="77777777" w:rsidR="00F4564C" w:rsidRDefault="00F4564C" w:rsidP="00254DCB">
            <w:pPr>
              <w:spacing w:line="229" w:lineRule="exact"/>
              <w:ind w:left="102"/>
              <w:rPr>
                <w:sz w:val="20"/>
                <w:szCs w:val="20"/>
              </w:rPr>
            </w:pPr>
            <w:proofErr w:type="gramStart"/>
            <w:r>
              <w:rPr>
                <w:sz w:val="20"/>
                <w:szCs w:val="20"/>
              </w:rPr>
              <w:t>.....</w:t>
            </w:r>
            <w:proofErr w:type="gramEnd"/>
            <w:r>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3E6F2839"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66EEDE" w14:textId="77777777" w:rsidR="00F4564C" w:rsidRPr="00AB3708" w:rsidRDefault="00F4564C" w:rsidP="00254DC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CE6A487"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B46B981"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B9EF09F"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B81D56F" w14:textId="77777777" w:rsidR="00F4564C" w:rsidRPr="00AB3708" w:rsidRDefault="00F4564C" w:rsidP="00254DC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EE5DCB6" w14:textId="77777777" w:rsidR="00F4564C" w:rsidRPr="00AB3708" w:rsidRDefault="00F4564C" w:rsidP="00254DC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535126B4"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4545DACB"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477C35" w14:textId="77777777" w:rsidR="00F4564C" w:rsidRDefault="00F4564C" w:rsidP="00254DCB">
            <w:pPr>
              <w:spacing w:line="229" w:lineRule="exact"/>
              <w:ind w:left="102"/>
              <w:rPr>
                <w:sz w:val="20"/>
                <w:szCs w:val="20"/>
              </w:rPr>
            </w:pPr>
            <w:proofErr w:type="gramStart"/>
            <w:r>
              <w:rPr>
                <w:sz w:val="20"/>
                <w:szCs w:val="20"/>
              </w:rPr>
              <w:lastRenderedPageBreak/>
              <w:t>….</w:t>
            </w:r>
            <w:proofErr w:type="gramEnd"/>
            <w:r w:rsidRPr="00AB3708">
              <w:rPr>
                <w:sz w:val="20"/>
                <w:szCs w:val="20"/>
              </w:rPr>
              <w:t xml:space="preserve"> </w:t>
            </w:r>
            <w:proofErr w:type="spellStart"/>
            <w:r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874B7EC"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0C0BB30" w14:textId="77777777" w:rsidR="00F4564C" w:rsidRPr="00AB3708" w:rsidRDefault="00F4564C" w:rsidP="00254DC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2CDA1434"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5CB3887"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3E777A9"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1E6670A" w14:textId="77777777" w:rsidR="00F4564C" w:rsidRPr="00AB3708" w:rsidRDefault="00F4564C" w:rsidP="00254DCB">
            <w:pPr>
              <w:spacing w:line="229" w:lineRule="exact"/>
              <w:ind w:left="102"/>
              <w:rPr>
                <w:sz w:val="20"/>
                <w:szCs w:val="20"/>
              </w:rPr>
            </w:pPr>
            <w:r w:rsidRPr="00AB3708">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0B9989" w14:textId="77777777" w:rsidR="00F4564C" w:rsidRPr="00AB3708" w:rsidRDefault="00F4564C" w:rsidP="00254DC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7B0E11BB"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A2C4B2" w14:textId="77777777" w:rsidTr="00254DC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0448E27"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0E325B" w14:textId="77777777" w:rsidR="00F4564C" w:rsidRPr="00AB3708" w:rsidRDefault="00F4564C" w:rsidP="00254DCB">
            <w:pPr>
              <w:spacing w:line="229" w:lineRule="exact"/>
              <w:ind w:left="102"/>
              <w:rPr>
                <w:sz w:val="20"/>
                <w:szCs w:val="20"/>
              </w:rPr>
            </w:pPr>
            <w:proofErr w:type="spellStart"/>
            <w:r>
              <w:rPr>
                <w:sz w:val="20"/>
                <w:szCs w:val="20"/>
              </w:rPr>
              <w:t>TimeStampType</w:t>
            </w:r>
            <w:proofErr w:type="spellEnd"/>
          </w:p>
          <w:p w14:paraId="38AE8BC6" w14:textId="77777777" w:rsidR="00F4564C" w:rsidRPr="00AB3708" w:rsidRDefault="00F4564C" w:rsidP="00254DC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B35060C" w14:textId="77777777" w:rsidR="00F4564C" w:rsidRPr="00AB3708" w:rsidRDefault="00F4564C" w:rsidP="00254DC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5C35A90A"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68113EE1"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2C608EE5"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6C3CE" w14:textId="77777777" w:rsidR="00F4564C" w:rsidRDefault="00F4564C" w:rsidP="00254DCB">
            <w:pPr>
              <w:spacing w:line="229" w:lineRule="exact"/>
              <w:ind w:left="102"/>
              <w:rPr>
                <w:sz w:val="20"/>
                <w:szCs w:val="20"/>
              </w:rPr>
            </w:pPr>
            <w:proofErr w:type="spellStart"/>
            <w:r>
              <w:rPr>
                <w:sz w:val="20"/>
                <w:szCs w:val="20"/>
              </w:rPr>
              <w:t>Bool</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EA27CCC" w14:textId="77777777" w:rsidR="00F4564C" w:rsidRPr="00AB3708" w:rsidRDefault="00F4564C" w:rsidP="00254DC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0A9A521D" w14:textId="77777777" w:rsidR="00F4564C" w:rsidRPr="00AB3708" w:rsidRDefault="00F4564C" w:rsidP="00254DC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5D4CD842"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12C0B6F5"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78A634F2"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B4A27BF" w14:textId="77777777" w:rsidR="00F4564C"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6E3795F" w14:textId="77777777" w:rsidR="00F4564C" w:rsidRPr="00AB3708" w:rsidRDefault="00F4564C" w:rsidP="00254DC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5FB3E0B7"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5A442C39"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6378CC1"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C1F80FD" w14:textId="77777777" w:rsidR="00F4564C"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A41836" w14:textId="77777777" w:rsidR="00F4564C" w:rsidRPr="00AB3708" w:rsidRDefault="00F4564C" w:rsidP="00254DC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5541D98F"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124CABE"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461686B" w14:textId="77777777" w:rsidR="00F4564C" w:rsidRDefault="00F4564C" w:rsidP="00254DCB">
            <w:pPr>
              <w:spacing w:line="229" w:lineRule="exact"/>
              <w:ind w:left="102"/>
              <w:rPr>
                <w:sz w:val="20"/>
                <w:szCs w:val="20"/>
              </w:rPr>
            </w:pPr>
            <w:proofErr w:type="gramStart"/>
            <w:r>
              <w:rPr>
                <w:sz w:val="20"/>
                <w:szCs w:val="20"/>
              </w:rPr>
              <w:t>….</w:t>
            </w:r>
            <w:proofErr w:type="gramEnd"/>
            <w:r>
              <w:rPr>
                <w:sz w:val="20"/>
                <w:szCs w:val="20"/>
              </w:rPr>
              <w:t xml:space="preserve"> </w:t>
            </w:r>
            <w:proofErr w:type="spellStart"/>
            <w:r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EF7EF4" w14:textId="77777777" w:rsidR="00F4564C"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E62551" w14:textId="77777777" w:rsidR="00F4564C" w:rsidRPr="00AB3708" w:rsidRDefault="00F4564C" w:rsidP="00254DC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7D32639F"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F4564C" w:rsidRPr="00907C9B" w14:paraId="132B56D4"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B8297CA" w14:textId="77777777" w:rsidR="00F4564C" w:rsidRDefault="00F4564C" w:rsidP="00254DCB">
            <w:pPr>
              <w:spacing w:line="229" w:lineRule="exact"/>
              <w:ind w:left="102"/>
              <w:rPr>
                <w:sz w:val="20"/>
                <w:szCs w:val="20"/>
              </w:rPr>
            </w:pPr>
            <w:proofErr w:type="gramStart"/>
            <w:r>
              <w:rPr>
                <w:sz w:val="20"/>
                <w:szCs w:val="20"/>
              </w:rPr>
              <w:t>..</w:t>
            </w:r>
            <w:proofErr w:type="gramEnd"/>
            <w:r w:rsidRPr="00AB3708">
              <w:rPr>
                <w:sz w:val="20"/>
                <w:szCs w:val="20"/>
              </w:rPr>
              <w:t xml:space="preserve"> </w:t>
            </w:r>
            <w:proofErr w:type="spellStart"/>
            <w:r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C060622" w14:textId="77777777" w:rsidR="00F4564C" w:rsidRDefault="00F4564C" w:rsidP="00254DC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E2639D1" w14:textId="77777777" w:rsidR="00F4564C" w:rsidRPr="00AB3708" w:rsidRDefault="00F4564C" w:rsidP="00254DC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5B84DD51"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6C3D8091"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0AEB3CC"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34561A" w14:textId="77777777" w:rsidR="00F4564C" w:rsidRPr="0064343E"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D7F7BD" w14:textId="77777777" w:rsidR="00F4564C" w:rsidRPr="00AB3708" w:rsidRDefault="00F4564C" w:rsidP="00254DC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3348003A" w14:textId="77777777" w:rsidR="00F4564C" w:rsidRDefault="00F4564C" w:rsidP="00254DC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F4564C" w:rsidRPr="00907C9B" w14:paraId="5096A520" w14:textId="77777777" w:rsidTr="00254DC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0E7A302B" w14:textId="77777777" w:rsidR="00F4564C" w:rsidRDefault="00F4564C" w:rsidP="00254DCB">
            <w:pPr>
              <w:spacing w:line="229" w:lineRule="exact"/>
              <w:ind w:left="102"/>
              <w:rPr>
                <w:sz w:val="20"/>
                <w:szCs w:val="20"/>
              </w:rPr>
            </w:pPr>
            <w:r>
              <w:rPr>
                <w:sz w:val="20"/>
                <w:szCs w:val="20"/>
              </w:rPr>
              <w:t>…</w:t>
            </w:r>
            <w:r w:rsidRPr="00AB3708">
              <w:rPr>
                <w:sz w:val="20"/>
                <w:szCs w:val="20"/>
              </w:rPr>
              <w:t xml:space="preserve"> </w:t>
            </w:r>
            <w:proofErr w:type="spellStart"/>
            <w:r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968DE8" w14:textId="77777777" w:rsidR="00F4564C" w:rsidRDefault="00F4564C" w:rsidP="00254DC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ACEBE2C" w14:textId="77777777" w:rsidR="00F4564C" w:rsidRPr="00AB3708" w:rsidRDefault="00F4564C" w:rsidP="00254DC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58625D00" w14:textId="77777777" w:rsidR="00F4564C" w:rsidRDefault="00F4564C" w:rsidP="00254DC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21"/>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73587" w14:textId="77777777" w:rsidR="004F40E4" w:rsidRDefault="004F40E4">
      <w:r>
        <w:separator/>
      </w:r>
    </w:p>
  </w:endnote>
  <w:endnote w:type="continuationSeparator" w:id="0">
    <w:p w14:paraId="6F95BF71" w14:textId="77777777" w:rsidR="004F40E4" w:rsidRDefault="004F40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E00002FF" w:usb1="7AC7FFFF" w:usb2="00000012" w:usb3="00000000" w:csb0="0002000D"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4D3AA" w14:textId="77777777" w:rsidR="004F40E4" w:rsidRDefault="004F40E4">
      <w:r>
        <w:separator/>
      </w:r>
    </w:p>
  </w:footnote>
  <w:footnote w:type="continuationSeparator" w:id="0">
    <w:p w14:paraId="31E45D69" w14:textId="77777777" w:rsidR="004F40E4" w:rsidRDefault="004F40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4" w:type="dxa"/>
      <w:tblLayout w:type="fixed"/>
      <w:tblLook w:val="0000" w:firstRow="0" w:lastRow="0" w:firstColumn="0" w:lastColumn="0" w:noHBand="0" w:noVBand="0"/>
    </w:tblPr>
    <w:tblGrid>
      <w:gridCol w:w="3130"/>
      <w:gridCol w:w="3236"/>
      <w:gridCol w:w="2848"/>
    </w:tblGrid>
    <w:tr w:rsidR="0099356C" w14:paraId="35E76DF9" w14:textId="77777777" w:rsidTr="00FA580C">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75A877BF"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:2</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B06E035"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4F40E4">
            <w:rPr>
              <w:noProof/>
              <w:lang w:eastAsia="sv-SE"/>
            </w:rPr>
          </w:r>
          <w:r w:rsidR="004F40E4">
            <w:rPr>
              <w:noProof/>
              <w:lang w:eastAsia="sv-SE"/>
            </w:rPr>
            <w:pict w14:anchorId="7DABC6BA">
              <v:shape id="_x0000_s2050"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" adj="0,,0" path="">
                <v:stroke joinstyle="round"/>
                <v:formulas/>
                <v:path o:connecttype="segments" textboxrect="@1,@1,@1,@1"/>
                <w10:wrap type="none"/>
                <w10:anchorlock/>
              </v:shape>
            </w:pict>
          </w: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1D43AFB"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256CE277" w14:textId="77777777" w:rsidTr="00FA580C">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A72CB8B"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70F73E0D"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8147F84" w14:textId="6370C9C4" w:rsidR="0099356C" w:rsidRDefault="00F4564C" w:rsidP="0073624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PA35</w:t>
          </w:r>
        </w:p>
      </w:tc>
    </w:tr>
    <w:tr w:rsidR="0099356C" w14:paraId="38FBCB8D" w14:textId="77777777" w:rsidTr="00FA580C">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D38BE34"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64E5BBF6"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2848"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C68BBDC"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F4564C">
            <w:rPr>
              <w:noProof/>
            </w:rPr>
            <w:t>4</w:t>
          </w:r>
          <w:r w:rsidR="00B62F6C">
            <w:rPr>
              <w:noProof/>
            </w:rPr>
            <w:fldChar w:fldCharType="end"/>
          </w:r>
          <w:r>
            <w:t xml:space="preserve"> (</w:t>
          </w:r>
          <w:r w:rsidR="00B62F6C">
            <w:fldChar w:fldCharType="begin"/>
          </w:r>
          <w:r w:rsidR="00B62F6C">
            <w:instrText xml:space="preserve"> NUMPAGES </w:instrText>
          </w:r>
          <w:r w:rsidR="00B62F6C">
            <w:fldChar w:fldCharType="separate"/>
          </w:r>
          <w:r w:rsidR="00F4564C">
            <w:rPr>
              <w:noProof/>
            </w:rPr>
            <w:t>33</w:t>
          </w:r>
          <w:r w:rsidR="00B62F6C">
            <w:rPr>
              <w:noProof/>
            </w:rPr>
            <w:fldChar w:fldCharType="end"/>
          </w:r>
          <w:r>
            <w:t>)</w:t>
          </w:r>
        </w:p>
      </w:tc>
    </w:tr>
    <w:tr w:rsidR="0099356C" w:rsidRPr="00647B65" w14:paraId="6CC44808" w14:textId="77777777" w:rsidTr="00FA580C">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2EBCB7E4"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F4564C">
            <w:rPr>
              <w:rFonts w:ascii="Arial" w:hAnsi="Arial" w:cs="Arial"/>
              <w:noProof/>
              <w:sz w:val="22"/>
              <w:szCs w:val="22"/>
            </w:rPr>
            <w:t>2013-09-02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18E76D3D" w14:textId="77777777" w:rsidR="0099356C" w:rsidRPr="00647B65" w:rsidRDefault="0099356C" w:rsidP="004E562D"/>
      </w:tc>
      <w:tc>
        <w:tcPr>
          <w:tcW w:w="2848"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0156749C" w14:textId="77777777" w:rsidR="0099356C" w:rsidRPr="00647B65" w:rsidRDefault="0099356C" w:rsidP="004E562D"/>
      </w:tc>
    </w:tr>
  </w:tbl>
  <w:p w14:paraId="410C4010" w14:textId="77777777" w:rsidR="0099356C" w:rsidRPr="008745C3" w:rsidRDefault="0099356C" w:rsidP="008745C3">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99356C"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99356C" w:rsidRDefault="0099356C"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4F40E4">
            <w:rPr>
              <w:noProof/>
              <w:lang w:eastAsia="sv-SE"/>
            </w:rPr>
          </w:r>
          <w:r w:rsidR="004F40E4">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99356C"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PA31</w:t>
          </w:r>
        </w:p>
      </w:tc>
    </w:tr>
    <w:tr w:rsidR="0099356C"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99356C" w:rsidRDefault="0099356C"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99356C" w:rsidRDefault="0099356C"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99356C" w:rsidRDefault="0099356C"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rsidR="00B62F6C">
            <w:fldChar w:fldCharType="begin"/>
          </w:r>
          <w:r w:rsidR="00B62F6C">
            <w:instrText xml:space="preserve"> PAGE </w:instrText>
          </w:r>
          <w:r w:rsidR="00B62F6C">
            <w:fldChar w:fldCharType="separate"/>
          </w:r>
          <w:r w:rsidR="00F4564C">
            <w:rPr>
              <w:noProof/>
            </w:rPr>
            <w:t>21</w:t>
          </w:r>
          <w:r w:rsidR="00B62F6C">
            <w:rPr>
              <w:noProof/>
            </w:rPr>
            <w:fldChar w:fldCharType="end"/>
          </w:r>
          <w:r>
            <w:t xml:space="preserve"> (</w:t>
          </w:r>
          <w:r w:rsidR="00B62F6C">
            <w:fldChar w:fldCharType="begin"/>
          </w:r>
          <w:r w:rsidR="00B62F6C">
            <w:instrText xml:space="preserve"> NUMPAGES </w:instrText>
          </w:r>
          <w:r w:rsidR="00B62F6C">
            <w:fldChar w:fldCharType="separate"/>
          </w:r>
          <w:r w:rsidR="00F4564C">
            <w:rPr>
              <w:noProof/>
            </w:rPr>
            <w:t>39</w:t>
          </w:r>
          <w:r w:rsidR="00B62F6C">
            <w:rPr>
              <w:noProof/>
            </w:rPr>
            <w:fldChar w:fldCharType="end"/>
          </w:r>
          <w:r>
            <w:t>)</w:t>
          </w:r>
        </w:p>
      </w:tc>
    </w:tr>
    <w:tr w:rsidR="0099356C"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99356C" w:rsidRPr="00CF3BBF" w:rsidRDefault="0099356C"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F4564C">
            <w:rPr>
              <w:rFonts w:ascii="Arial" w:hAnsi="Arial" w:cs="Arial"/>
              <w:noProof/>
              <w:sz w:val="22"/>
              <w:szCs w:val="22"/>
            </w:rPr>
            <w:t>2013-09-02</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99356C" w:rsidRPr="00647B65" w:rsidRDefault="0099356C"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99356C" w:rsidRPr="00647B65" w:rsidRDefault="0099356C" w:rsidP="004E562D"/>
      </w:tc>
    </w:tr>
  </w:tbl>
  <w:p w14:paraId="338A874B" w14:textId="77777777" w:rsidR="0099356C" w:rsidRPr="008745C3" w:rsidRDefault="0099356C"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4">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5">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7">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8">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9">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11"/>
  </w:num>
  <w:num w:numId="2">
    <w:abstractNumId w:val="7"/>
  </w:num>
  <w:num w:numId="3">
    <w:abstractNumId w:val="8"/>
  </w:num>
  <w:num w:numId="4">
    <w:abstractNumId w:val="3"/>
  </w:num>
  <w:num w:numId="5">
    <w:abstractNumId w:val="10"/>
  </w:num>
  <w:num w:numId="6">
    <w:abstractNumId w:val="9"/>
  </w:num>
  <w:num w:numId="7">
    <w:abstractNumId w:val="4"/>
  </w:num>
  <w:num w:numId="8">
    <w:abstractNumId w:val="1"/>
  </w:num>
  <w:num w:numId="9">
    <w:abstractNumId w:val="12"/>
  </w:num>
  <w:num w:numId="10">
    <w:abstractNumId w:val="5"/>
  </w:num>
  <w:num w:numId="11">
    <w:abstractNumId w:val="2"/>
  </w:num>
  <w:num w:numId="12">
    <w:abstractNumId w:val="6"/>
  </w:num>
  <w:num w:numId="13">
    <w:abstractNumId w:val="0"/>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74EC"/>
    <w:rsid w:val="00261A82"/>
    <w:rsid w:val="00261E5F"/>
    <w:rsid w:val="00264A01"/>
    <w:rsid w:val="00270338"/>
    <w:rsid w:val="00270D14"/>
    <w:rsid w:val="00271839"/>
    <w:rsid w:val="00272A77"/>
    <w:rsid w:val="00273CD1"/>
    <w:rsid w:val="002746EF"/>
    <w:rsid w:val="00274B67"/>
    <w:rsid w:val="00275476"/>
    <w:rsid w:val="0027716C"/>
    <w:rsid w:val="00280DF3"/>
    <w:rsid w:val="00282580"/>
    <w:rsid w:val="00284303"/>
    <w:rsid w:val="00285AD9"/>
    <w:rsid w:val="0028627C"/>
    <w:rsid w:val="00286390"/>
    <w:rsid w:val="00292555"/>
    <w:rsid w:val="00292C6D"/>
    <w:rsid w:val="0029424C"/>
    <w:rsid w:val="002A2A60"/>
    <w:rsid w:val="002A432F"/>
    <w:rsid w:val="002A50B3"/>
    <w:rsid w:val="002A764C"/>
    <w:rsid w:val="002B31AC"/>
    <w:rsid w:val="002B3A73"/>
    <w:rsid w:val="002B3C3F"/>
    <w:rsid w:val="002B432C"/>
    <w:rsid w:val="002B66A6"/>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3F99"/>
    <w:rsid w:val="00314C3C"/>
    <w:rsid w:val="003152B8"/>
    <w:rsid w:val="003163B8"/>
    <w:rsid w:val="00317F3D"/>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A5832"/>
    <w:rsid w:val="004A5D94"/>
    <w:rsid w:val="004A622B"/>
    <w:rsid w:val="004B150D"/>
    <w:rsid w:val="004B2C5D"/>
    <w:rsid w:val="004B2DDF"/>
    <w:rsid w:val="004B3148"/>
    <w:rsid w:val="004B5DC6"/>
    <w:rsid w:val="004C1027"/>
    <w:rsid w:val="004C1943"/>
    <w:rsid w:val="004C1D1F"/>
    <w:rsid w:val="004C2742"/>
    <w:rsid w:val="004C575E"/>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6B"/>
    <w:rsid w:val="00A16E9A"/>
    <w:rsid w:val="00A24BE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C6E"/>
    <w:rsid w:val="00B110DA"/>
    <w:rsid w:val="00B22A3B"/>
    <w:rsid w:val="00B233EA"/>
    <w:rsid w:val="00B24105"/>
    <w:rsid w:val="00B26C15"/>
    <w:rsid w:val="00B32C10"/>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9B6"/>
    <w:rsid w:val="00C27C72"/>
    <w:rsid w:val="00C31383"/>
    <w:rsid w:val="00C32098"/>
    <w:rsid w:val="00C32730"/>
    <w:rsid w:val="00C3546C"/>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7618"/>
    <w:rsid w:val="00C707FD"/>
    <w:rsid w:val="00C70C85"/>
    <w:rsid w:val="00C73FAD"/>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BA1"/>
    <w:rsid w:val="00D07042"/>
    <w:rsid w:val="00D124D9"/>
    <w:rsid w:val="00D12DAD"/>
    <w:rsid w:val="00D17CC9"/>
    <w:rsid w:val="00D20BEA"/>
    <w:rsid w:val="00D21707"/>
    <w:rsid w:val="00D218F3"/>
    <w:rsid w:val="00D275EE"/>
    <w:rsid w:val="00D27C2C"/>
    <w:rsid w:val="00D30000"/>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unitsofmeasure.org/ucum.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www.inera.se/Documents/TJANSTER_PROJEKT/Katalogtjanst_HSA/Innehall/hsa_innehall_befattning.pdf"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inera.se/Documents/TJANSTER_PROJEKT/Katalogtjanst_HSA/Innehall/hsa_innehall_befattning.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3362</TotalTime>
  <Pages>39</Pages>
  <Words>9633</Words>
  <Characters>51061</Characters>
  <Application>Microsoft Office Word</Application>
  <DocSecurity>0</DocSecurity>
  <Lines>425</Lines>
  <Paragraphs>121</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60573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Fredrik Ström</cp:lastModifiedBy>
  <cp:revision>430</cp:revision>
  <cp:lastPrinted>2013-02-07T13:14:00Z</cp:lastPrinted>
  <dcterms:created xsi:type="dcterms:W3CDTF">2013-03-27T14:15:00Z</dcterms:created>
  <dcterms:modified xsi:type="dcterms:W3CDTF">2013-09-02T15:50:00Z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