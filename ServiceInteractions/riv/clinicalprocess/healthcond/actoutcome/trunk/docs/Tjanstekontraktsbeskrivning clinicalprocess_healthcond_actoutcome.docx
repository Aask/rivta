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D0F60"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6BEE3844" w:rsidR="00D218F3" w:rsidRPr="00BC5B0B" w:rsidRDefault="004B2DDF" w:rsidP="00D218F3">
      <w:pPr>
        <w:pStyle w:val="Friform"/>
        <w:rPr>
          <w:rFonts w:ascii="Arial" w:hAnsi="Arial"/>
          <w:sz w:val="36"/>
        </w:rPr>
      </w:pPr>
      <w:r>
        <w:rPr>
          <w:rFonts w:ascii="Arial" w:hAnsi="Arial"/>
          <w:sz w:val="36"/>
        </w:rPr>
        <w:t>Utgåva PA</w:t>
      </w:r>
      <w:r w:rsidR="00D068D5">
        <w:rPr>
          <w:rFonts w:ascii="Arial" w:hAnsi="Arial"/>
          <w:sz w:val="36"/>
        </w:rPr>
        <w:t>36</w:t>
      </w:r>
    </w:p>
    <w:p w14:paraId="68BFDC8D" w14:textId="40AA8B32"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320CEC">
        <w:rPr>
          <w:rFonts w:ascii="Arial" w:hAnsi="Arial"/>
          <w:sz w:val="36"/>
        </w:rPr>
        <w:t>09-03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 xml:space="preserve">Jacob </w:t>
            </w:r>
            <w:proofErr w:type="spellStart"/>
            <w:r>
              <w:t>Tardell</w:t>
            </w:r>
            <w:proofErr w:type="spellEnd"/>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 xml:space="preserve">Jacob </w:t>
            </w:r>
            <w:proofErr w:type="spellStart"/>
            <w:r>
              <w:t>Tardell</w:t>
            </w:r>
            <w:proofErr w:type="spellEnd"/>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 xml:space="preserve">Jacob </w:t>
            </w:r>
            <w:proofErr w:type="spellStart"/>
            <w:r>
              <w:t>Tardell</w:t>
            </w:r>
            <w:proofErr w:type="spellEnd"/>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Header"/>
        <w:rPr>
          <w:rStyle w:val="Hyperlink"/>
          <w:rFonts w:eastAsia="ヒラギノ角ゴ Pro W3" w:cs="Times New Roman"/>
          <w:b/>
          <w:bCs/>
          <w:caps/>
          <w:noProof/>
          <w:color w:val="auto"/>
          <w:sz w:val="20"/>
          <w:szCs w:val="20"/>
        </w:rPr>
      </w:pPr>
      <w:r w:rsidRPr="00BC5B0B">
        <w:t>Innehållsförteckning</w:t>
      </w:r>
      <w:r w:rsidRPr="00BC5B0B">
        <w:rPr>
          <w:rStyle w:val="Hyperlink"/>
          <w:rFonts w:eastAsia="ヒラギノ角ゴ Pro W3" w:cs="Times New Roman"/>
          <w:caps/>
          <w:noProof/>
          <w:color w:val="auto"/>
          <w:sz w:val="20"/>
          <w:szCs w:val="20"/>
        </w:rPr>
        <w:t xml:space="preserve"> </w:t>
      </w:r>
    </w:p>
    <w:p w14:paraId="2F68C7DB" w14:textId="77777777" w:rsidR="00AA39B6" w:rsidRDefault="006D495A">
      <w:pPr>
        <w:pStyle w:val="TOC2"/>
        <w:tabs>
          <w:tab w:val="left" w:pos="600"/>
          <w:tab w:val="right" w:leader="dot" w:pos="91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AA39B6">
        <w:rPr>
          <w:noProof/>
        </w:rPr>
        <w:t>1</w:t>
      </w:r>
      <w:r w:rsidR="00AA39B6">
        <w:rPr>
          <w:rFonts w:asciiTheme="minorHAnsi" w:eastAsiaTheme="minorEastAsia" w:hAnsiTheme="minorHAnsi" w:cstheme="minorBidi"/>
          <w:noProof/>
          <w:lang w:eastAsia="ja-JP"/>
        </w:rPr>
        <w:tab/>
      </w:r>
      <w:r w:rsidR="00AA39B6">
        <w:rPr>
          <w:noProof/>
        </w:rPr>
        <w:t>Inledning</w:t>
      </w:r>
      <w:r w:rsidR="00AA39B6">
        <w:rPr>
          <w:noProof/>
        </w:rPr>
        <w:tab/>
      </w:r>
      <w:r w:rsidR="00AA39B6">
        <w:rPr>
          <w:noProof/>
        </w:rPr>
        <w:fldChar w:fldCharType="begin"/>
      </w:r>
      <w:r w:rsidR="00AA39B6">
        <w:rPr>
          <w:noProof/>
        </w:rPr>
        <w:instrText xml:space="preserve"> PAGEREF _Toc229556070 \h </w:instrText>
      </w:r>
      <w:r w:rsidR="00AA39B6">
        <w:rPr>
          <w:noProof/>
        </w:rPr>
      </w:r>
      <w:r w:rsidR="00AA39B6">
        <w:rPr>
          <w:noProof/>
        </w:rPr>
        <w:fldChar w:fldCharType="separate"/>
      </w:r>
      <w:r w:rsidR="00AA39B6">
        <w:rPr>
          <w:noProof/>
        </w:rPr>
        <w:t>5</w:t>
      </w:r>
      <w:r w:rsidR="00AA39B6">
        <w:rPr>
          <w:noProof/>
        </w:rPr>
        <w:fldChar w:fldCharType="end"/>
      </w:r>
    </w:p>
    <w:p w14:paraId="61C7F2B9" w14:textId="77777777" w:rsidR="00AA39B6" w:rsidRDefault="00AA39B6">
      <w:pPr>
        <w:pStyle w:val="TOC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_Toc229556071 \h </w:instrText>
      </w:r>
      <w:r>
        <w:rPr>
          <w:noProof/>
        </w:rPr>
      </w:r>
      <w:r>
        <w:rPr>
          <w:noProof/>
        </w:rPr>
        <w:fldChar w:fldCharType="separate"/>
      </w:r>
      <w:r>
        <w:rPr>
          <w:noProof/>
        </w:rPr>
        <w:t>6</w:t>
      </w:r>
      <w:r>
        <w:rPr>
          <w:noProof/>
        </w:rPr>
        <w:fldChar w:fldCharType="end"/>
      </w:r>
    </w:p>
    <w:p w14:paraId="4EB79F10"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_Toc229556072 \h </w:instrText>
      </w:r>
      <w:r>
        <w:rPr>
          <w:noProof/>
        </w:rPr>
      </w:r>
      <w:r>
        <w:rPr>
          <w:noProof/>
        </w:rPr>
        <w:fldChar w:fldCharType="separate"/>
      </w:r>
      <w:r>
        <w:rPr>
          <w:noProof/>
        </w:rPr>
        <w:t>6</w:t>
      </w:r>
      <w:r>
        <w:rPr>
          <w:noProof/>
        </w:rPr>
        <w:fldChar w:fldCharType="end"/>
      </w:r>
    </w:p>
    <w:p w14:paraId="755E0C50"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_Toc229556073 \h </w:instrText>
      </w:r>
      <w:r>
        <w:rPr>
          <w:noProof/>
        </w:rPr>
      </w:r>
      <w:r>
        <w:rPr>
          <w:noProof/>
        </w:rPr>
        <w:fldChar w:fldCharType="separate"/>
      </w:r>
      <w:r>
        <w:rPr>
          <w:noProof/>
        </w:rPr>
        <w:t>8</w:t>
      </w:r>
      <w:r>
        <w:rPr>
          <w:noProof/>
        </w:rPr>
        <w:fldChar w:fldCharType="end"/>
      </w:r>
    </w:p>
    <w:p w14:paraId="340B61A8"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_Toc229556074 \h </w:instrText>
      </w:r>
      <w:r>
        <w:rPr>
          <w:noProof/>
        </w:rPr>
      </w:r>
      <w:r>
        <w:rPr>
          <w:noProof/>
        </w:rPr>
        <w:fldChar w:fldCharType="separate"/>
      </w:r>
      <w:r>
        <w:rPr>
          <w:noProof/>
        </w:rPr>
        <w:t>9</w:t>
      </w:r>
      <w:r>
        <w:rPr>
          <w:noProof/>
        </w:rPr>
        <w:fldChar w:fldCharType="end"/>
      </w:r>
    </w:p>
    <w:p w14:paraId="33AE48F7"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_Toc229556075 \h </w:instrText>
      </w:r>
      <w:r>
        <w:rPr>
          <w:noProof/>
        </w:rPr>
      </w:r>
      <w:r>
        <w:rPr>
          <w:noProof/>
        </w:rPr>
        <w:fldChar w:fldCharType="separate"/>
      </w:r>
      <w:r>
        <w:rPr>
          <w:noProof/>
        </w:rPr>
        <w:t>9</w:t>
      </w:r>
      <w:r>
        <w:rPr>
          <w:noProof/>
        </w:rPr>
        <w:fldChar w:fldCharType="end"/>
      </w:r>
    </w:p>
    <w:p w14:paraId="40320AE4"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_Toc229556076 \h </w:instrText>
      </w:r>
      <w:r>
        <w:rPr>
          <w:noProof/>
        </w:rPr>
      </w:r>
      <w:r>
        <w:rPr>
          <w:noProof/>
        </w:rPr>
        <w:fldChar w:fldCharType="separate"/>
      </w:r>
      <w:r>
        <w:rPr>
          <w:noProof/>
        </w:rPr>
        <w:t>12</w:t>
      </w:r>
      <w:r>
        <w:rPr>
          <w:noProof/>
        </w:rPr>
        <w:fldChar w:fldCharType="end"/>
      </w:r>
    </w:p>
    <w:p w14:paraId="5AD89A87"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_Toc229556077 \h </w:instrText>
      </w:r>
      <w:r>
        <w:rPr>
          <w:noProof/>
        </w:rPr>
      </w:r>
      <w:r>
        <w:rPr>
          <w:noProof/>
        </w:rPr>
        <w:fldChar w:fldCharType="separate"/>
      </w:r>
      <w:r>
        <w:rPr>
          <w:noProof/>
        </w:rPr>
        <w:t>12</w:t>
      </w:r>
      <w:r>
        <w:rPr>
          <w:noProof/>
        </w:rPr>
        <w:fldChar w:fldCharType="end"/>
      </w:r>
    </w:p>
    <w:p w14:paraId="42AD14BE"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_Toc229556078 \h </w:instrText>
      </w:r>
      <w:r>
        <w:rPr>
          <w:noProof/>
        </w:rPr>
      </w:r>
      <w:r>
        <w:rPr>
          <w:noProof/>
        </w:rPr>
        <w:fldChar w:fldCharType="separate"/>
      </w:r>
      <w:r>
        <w:rPr>
          <w:noProof/>
        </w:rPr>
        <w:t>13</w:t>
      </w:r>
      <w:r>
        <w:rPr>
          <w:noProof/>
        </w:rPr>
        <w:fldChar w:fldCharType="end"/>
      </w:r>
    </w:p>
    <w:p w14:paraId="0501A5DA"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_Toc229556079 \h </w:instrText>
      </w:r>
      <w:r>
        <w:rPr>
          <w:noProof/>
        </w:rPr>
      </w:r>
      <w:r>
        <w:rPr>
          <w:noProof/>
        </w:rPr>
        <w:fldChar w:fldCharType="separate"/>
      </w:r>
      <w:r>
        <w:rPr>
          <w:noProof/>
        </w:rPr>
        <w:t>13</w:t>
      </w:r>
      <w:r>
        <w:rPr>
          <w:noProof/>
        </w:rPr>
        <w:fldChar w:fldCharType="end"/>
      </w:r>
    </w:p>
    <w:p w14:paraId="2B445418" w14:textId="77777777" w:rsidR="00AA39B6" w:rsidRDefault="00AA39B6">
      <w:pPr>
        <w:pStyle w:val="TOC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_Toc229556080 \h </w:instrText>
      </w:r>
      <w:r>
        <w:rPr>
          <w:noProof/>
        </w:rPr>
      </w:r>
      <w:r>
        <w:rPr>
          <w:noProof/>
        </w:rPr>
        <w:fldChar w:fldCharType="separate"/>
      </w:r>
      <w:r>
        <w:rPr>
          <w:noProof/>
        </w:rPr>
        <w:t>14</w:t>
      </w:r>
      <w:r>
        <w:rPr>
          <w:noProof/>
        </w:rPr>
        <w:fldChar w:fldCharType="end"/>
      </w:r>
    </w:p>
    <w:p w14:paraId="775AE386"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_Toc229556081 \h </w:instrText>
      </w:r>
      <w:r>
        <w:rPr>
          <w:noProof/>
        </w:rPr>
      </w:r>
      <w:r>
        <w:rPr>
          <w:noProof/>
        </w:rPr>
        <w:fldChar w:fldCharType="separate"/>
      </w:r>
      <w:r>
        <w:rPr>
          <w:noProof/>
        </w:rPr>
        <w:t>14</w:t>
      </w:r>
      <w:r>
        <w:rPr>
          <w:noProof/>
        </w:rPr>
        <w:fldChar w:fldCharType="end"/>
      </w:r>
    </w:p>
    <w:p w14:paraId="74D77E78"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_Toc229556082 \h </w:instrText>
      </w:r>
      <w:r>
        <w:rPr>
          <w:noProof/>
        </w:rPr>
      </w:r>
      <w:r>
        <w:rPr>
          <w:noProof/>
        </w:rPr>
        <w:fldChar w:fldCharType="separate"/>
      </w:r>
      <w:r>
        <w:rPr>
          <w:noProof/>
        </w:rPr>
        <w:t>16</w:t>
      </w:r>
      <w:r>
        <w:rPr>
          <w:noProof/>
        </w:rPr>
        <w:fldChar w:fldCharType="end"/>
      </w:r>
    </w:p>
    <w:p w14:paraId="0A1BA5ED"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_Toc229556083 \h </w:instrText>
      </w:r>
      <w:r>
        <w:rPr>
          <w:noProof/>
        </w:rPr>
      </w:r>
      <w:r>
        <w:rPr>
          <w:noProof/>
        </w:rPr>
        <w:fldChar w:fldCharType="separate"/>
      </w:r>
      <w:r>
        <w:rPr>
          <w:noProof/>
        </w:rPr>
        <w:t>16</w:t>
      </w:r>
      <w:r>
        <w:rPr>
          <w:noProof/>
        </w:rPr>
        <w:fldChar w:fldCharType="end"/>
      </w:r>
    </w:p>
    <w:p w14:paraId="61B930F7"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_Toc229556084 \h </w:instrText>
      </w:r>
      <w:r>
        <w:rPr>
          <w:noProof/>
        </w:rPr>
      </w:r>
      <w:r>
        <w:rPr>
          <w:noProof/>
        </w:rPr>
        <w:fldChar w:fldCharType="separate"/>
      </w:r>
      <w:r>
        <w:rPr>
          <w:noProof/>
        </w:rPr>
        <w:t>16</w:t>
      </w:r>
      <w:r>
        <w:rPr>
          <w:noProof/>
        </w:rPr>
        <w:fldChar w:fldCharType="end"/>
      </w:r>
    </w:p>
    <w:p w14:paraId="18985298" w14:textId="77777777" w:rsidR="00AA39B6" w:rsidRDefault="00AA39B6">
      <w:pPr>
        <w:pStyle w:val="TOC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_Toc229556085 \h </w:instrText>
      </w:r>
      <w:r>
        <w:rPr>
          <w:noProof/>
        </w:rPr>
      </w:r>
      <w:r>
        <w:rPr>
          <w:noProof/>
        </w:rPr>
        <w:fldChar w:fldCharType="separate"/>
      </w:r>
      <w:r>
        <w:rPr>
          <w:noProof/>
        </w:rPr>
        <w:t>16</w:t>
      </w:r>
      <w:r>
        <w:rPr>
          <w:noProof/>
        </w:rPr>
        <w:fldChar w:fldCharType="end"/>
      </w:r>
    </w:p>
    <w:p w14:paraId="26A5430C" w14:textId="77777777" w:rsidR="00AA39B6" w:rsidRDefault="00AA39B6">
      <w:pPr>
        <w:pStyle w:val="TOC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_Toc229556086 \h </w:instrText>
      </w:r>
      <w:r>
        <w:rPr>
          <w:noProof/>
        </w:rPr>
      </w:r>
      <w:r>
        <w:rPr>
          <w:noProof/>
        </w:rPr>
        <w:fldChar w:fldCharType="separate"/>
      </w:r>
      <w:r>
        <w:rPr>
          <w:noProof/>
        </w:rPr>
        <w:t>17</w:t>
      </w:r>
      <w:r>
        <w:rPr>
          <w:noProof/>
        </w:rPr>
        <w:fldChar w:fldCharType="end"/>
      </w:r>
    </w:p>
    <w:p w14:paraId="2D09F52F"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_Toc229556087 \h </w:instrText>
      </w:r>
      <w:r>
        <w:rPr>
          <w:noProof/>
        </w:rPr>
      </w:r>
      <w:r>
        <w:rPr>
          <w:noProof/>
        </w:rPr>
        <w:fldChar w:fldCharType="separate"/>
      </w:r>
      <w:r>
        <w:rPr>
          <w:noProof/>
        </w:rPr>
        <w:t>17</w:t>
      </w:r>
      <w:r>
        <w:rPr>
          <w:noProof/>
        </w:rPr>
        <w:fldChar w:fldCharType="end"/>
      </w:r>
    </w:p>
    <w:p w14:paraId="720FCD09" w14:textId="77777777" w:rsidR="00AA39B6" w:rsidRDefault="00AA39B6">
      <w:pPr>
        <w:pStyle w:val="TOC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_Toc229556088 \h </w:instrText>
      </w:r>
      <w:r>
        <w:rPr>
          <w:noProof/>
        </w:rPr>
      </w:r>
      <w:r>
        <w:rPr>
          <w:noProof/>
        </w:rPr>
        <w:fldChar w:fldCharType="separate"/>
      </w:r>
      <w:r>
        <w:rPr>
          <w:noProof/>
        </w:rPr>
        <w:t>17</w:t>
      </w:r>
      <w:r>
        <w:rPr>
          <w:noProof/>
        </w:rPr>
        <w:fldChar w:fldCharType="end"/>
      </w:r>
    </w:p>
    <w:p w14:paraId="6339BE9D" w14:textId="77777777" w:rsidR="00AA39B6" w:rsidRDefault="00AA39B6">
      <w:pPr>
        <w:pStyle w:val="TOC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_Toc229556089 \h </w:instrText>
      </w:r>
      <w:r>
        <w:rPr>
          <w:noProof/>
        </w:rPr>
      </w:r>
      <w:r>
        <w:rPr>
          <w:noProof/>
        </w:rPr>
        <w:fldChar w:fldCharType="separate"/>
      </w:r>
      <w:r>
        <w:rPr>
          <w:noProof/>
        </w:rPr>
        <w:t>21</w:t>
      </w:r>
      <w:r>
        <w:rPr>
          <w:noProof/>
        </w:rPr>
        <w:fldChar w:fldCharType="end"/>
      </w:r>
    </w:p>
    <w:p w14:paraId="3952800D"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_Toc229556090 \h </w:instrText>
      </w:r>
      <w:r>
        <w:rPr>
          <w:noProof/>
        </w:rPr>
      </w:r>
      <w:r>
        <w:rPr>
          <w:noProof/>
        </w:rPr>
        <w:fldChar w:fldCharType="separate"/>
      </w:r>
      <w:r>
        <w:rPr>
          <w:noProof/>
        </w:rPr>
        <w:t>21</w:t>
      </w:r>
      <w:r>
        <w:rPr>
          <w:noProof/>
        </w:rPr>
        <w:fldChar w:fldCharType="end"/>
      </w:r>
    </w:p>
    <w:p w14:paraId="2D074598"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_Toc229556091 \h </w:instrText>
      </w:r>
      <w:r>
        <w:rPr>
          <w:noProof/>
        </w:rPr>
      </w:r>
      <w:r>
        <w:rPr>
          <w:noProof/>
        </w:rPr>
        <w:fldChar w:fldCharType="separate"/>
      </w:r>
      <w:r>
        <w:rPr>
          <w:noProof/>
        </w:rPr>
        <w:t>21</w:t>
      </w:r>
      <w:r>
        <w:rPr>
          <w:noProof/>
        </w:rPr>
        <w:fldChar w:fldCharType="end"/>
      </w:r>
    </w:p>
    <w:p w14:paraId="0B05AE04"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_Toc229556092 \h </w:instrText>
      </w:r>
      <w:r>
        <w:rPr>
          <w:noProof/>
        </w:rPr>
      </w:r>
      <w:r>
        <w:rPr>
          <w:noProof/>
        </w:rPr>
        <w:fldChar w:fldCharType="separate"/>
      </w:r>
      <w:r>
        <w:rPr>
          <w:noProof/>
        </w:rPr>
        <w:t>21</w:t>
      </w:r>
      <w:r>
        <w:rPr>
          <w:noProof/>
        </w:rPr>
        <w:fldChar w:fldCharType="end"/>
      </w:r>
    </w:p>
    <w:p w14:paraId="73F1821A"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_Toc229556093 \h </w:instrText>
      </w:r>
      <w:r>
        <w:rPr>
          <w:noProof/>
        </w:rPr>
      </w:r>
      <w:r>
        <w:rPr>
          <w:noProof/>
        </w:rPr>
        <w:fldChar w:fldCharType="separate"/>
      </w:r>
      <w:r>
        <w:rPr>
          <w:noProof/>
        </w:rPr>
        <w:t>21</w:t>
      </w:r>
      <w:r>
        <w:rPr>
          <w:noProof/>
        </w:rPr>
        <w:fldChar w:fldCharType="end"/>
      </w:r>
    </w:p>
    <w:p w14:paraId="1319178F" w14:textId="77777777" w:rsidR="00AA39B6" w:rsidRDefault="00AA39B6">
      <w:pPr>
        <w:pStyle w:val="TOC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24541A">
        <w:rPr>
          <w:noProof/>
          <w:highlight w:val="yellow"/>
        </w:rPr>
        <w:t>GetMaternityMedicalHistory</w:t>
      </w:r>
      <w:r>
        <w:rPr>
          <w:noProof/>
        </w:rPr>
        <w:tab/>
      </w:r>
      <w:r>
        <w:rPr>
          <w:noProof/>
        </w:rPr>
        <w:fldChar w:fldCharType="begin"/>
      </w:r>
      <w:r>
        <w:rPr>
          <w:noProof/>
        </w:rPr>
        <w:instrText xml:space="preserve"> PAGEREF _Toc229556094 \h </w:instrText>
      </w:r>
      <w:r>
        <w:rPr>
          <w:noProof/>
        </w:rPr>
      </w:r>
      <w:r>
        <w:rPr>
          <w:noProof/>
        </w:rPr>
        <w:fldChar w:fldCharType="separate"/>
      </w:r>
      <w:r>
        <w:rPr>
          <w:noProof/>
        </w:rPr>
        <w:t>25</w:t>
      </w:r>
      <w:r>
        <w:rPr>
          <w:noProof/>
        </w:rPr>
        <w:fldChar w:fldCharType="end"/>
      </w:r>
    </w:p>
    <w:p w14:paraId="44A98305"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_Toc229556095 \h </w:instrText>
      </w:r>
      <w:r>
        <w:rPr>
          <w:noProof/>
        </w:rPr>
      </w:r>
      <w:r>
        <w:rPr>
          <w:noProof/>
        </w:rPr>
        <w:fldChar w:fldCharType="separate"/>
      </w:r>
      <w:r>
        <w:rPr>
          <w:noProof/>
        </w:rPr>
        <w:t>25</w:t>
      </w:r>
      <w:r>
        <w:rPr>
          <w:noProof/>
        </w:rPr>
        <w:fldChar w:fldCharType="end"/>
      </w:r>
    </w:p>
    <w:p w14:paraId="361427E4"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_Toc229556096 \h </w:instrText>
      </w:r>
      <w:r>
        <w:rPr>
          <w:noProof/>
        </w:rPr>
      </w:r>
      <w:r>
        <w:rPr>
          <w:noProof/>
        </w:rPr>
        <w:fldChar w:fldCharType="separate"/>
      </w:r>
      <w:r>
        <w:rPr>
          <w:noProof/>
        </w:rPr>
        <w:t>25</w:t>
      </w:r>
      <w:r>
        <w:rPr>
          <w:noProof/>
        </w:rPr>
        <w:fldChar w:fldCharType="end"/>
      </w:r>
    </w:p>
    <w:p w14:paraId="3E4B1DD6"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_Toc229556097 \h </w:instrText>
      </w:r>
      <w:r>
        <w:rPr>
          <w:noProof/>
        </w:rPr>
      </w:r>
      <w:r>
        <w:rPr>
          <w:noProof/>
        </w:rPr>
        <w:fldChar w:fldCharType="separate"/>
      </w:r>
      <w:r>
        <w:rPr>
          <w:noProof/>
        </w:rPr>
        <w:t>25</w:t>
      </w:r>
      <w:r>
        <w:rPr>
          <w:noProof/>
        </w:rPr>
        <w:fldChar w:fldCharType="end"/>
      </w:r>
    </w:p>
    <w:p w14:paraId="62C46392"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_Toc229556098 \h </w:instrText>
      </w:r>
      <w:r>
        <w:rPr>
          <w:noProof/>
        </w:rPr>
      </w:r>
      <w:r>
        <w:rPr>
          <w:noProof/>
        </w:rPr>
        <w:fldChar w:fldCharType="separate"/>
      </w:r>
      <w:r>
        <w:rPr>
          <w:noProof/>
        </w:rPr>
        <w:t>25</w:t>
      </w:r>
      <w:r>
        <w:rPr>
          <w:noProof/>
        </w:rPr>
        <w:fldChar w:fldCharType="end"/>
      </w:r>
    </w:p>
    <w:p w14:paraId="232CC729" w14:textId="77777777" w:rsidR="00AA39B6" w:rsidRDefault="00AA39B6">
      <w:pPr>
        <w:pStyle w:val="TOC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_Toc229556099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0" w:name="_Toc341787023"/>
      <w:bookmarkStart w:id="1" w:name="_Toc22955607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B10B6F"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068D5" w:rsidRDefault="00D068D5" w:rsidP="00D218F3">
                  <w:pPr>
                    <w:pStyle w:val="Footer"/>
                    <w:rPr>
                      <w:b/>
                      <w:i/>
                    </w:rPr>
                  </w:pPr>
                  <w:r w:rsidRPr="00FE3AAD">
                    <w:rPr>
                      <w:b/>
                      <w:i/>
                    </w:rPr>
                    <w:t>I arbetet har följande personer deltagit:</w:t>
                  </w:r>
                </w:p>
                <w:p w14:paraId="3C43D20E" w14:textId="77777777" w:rsidR="00D068D5" w:rsidRDefault="00D068D5" w:rsidP="00D218F3">
                  <w:pPr>
                    <w:pStyle w:val="Footer"/>
                    <w:rPr>
                      <w:b/>
                      <w:i/>
                    </w:rPr>
                  </w:pPr>
                </w:p>
                <w:p w14:paraId="10DE42FF" w14:textId="77777777" w:rsidR="00D068D5" w:rsidRDefault="00D068D5" w:rsidP="00D218F3">
                  <w:pPr>
                    <w:pStyle w:val="Footer"/>
                    <w:rPr>
                      <w:b/>
                      <w:i/>
                    </w:rPr>
                  </w:pPr>
                  <w:r>
                    <w:rPr>
                      <w:b/>
                      <w:i/>
                    </w:rPr>
                    <w:t>Projektgrupp:</w:t>
                  </w:r>
                </w:p>
                <w:p w14:paraId="39BCF74B" w14:textId="77777777" w:rsidR="00D068D5" w:rsidRDefault="00D068D5" w:rsidP="00D218F3">
                  <w:pPr>
                    <w:pStyle w:val="Footer"/>
                    <w:rPr>
                      <w:b/>
                      <w:i/>
                    </w:rPr>
                  </w:pPr>
                </w:p>
                <w:p w14:paraId="2167DD1A" w14:textId="77777777" w:rsidR="00D068D5" w:rsidRDefault="00D068D5" w:rsidP="00D218F3">
                  <w:pPr>
                    <w:pStyle w:val="Footer"/>
                    <w:rPr>
                      <w:b/>
                      <w:i/>
                    </w:rPr>
                  </w:pPr>
                  <w:r>
                    <w:rPr>
                      <w:b/>
                      <w:i/>
                    </w:rPr>
                    <w:t>Maria Andersson, Mawell</w:t>
                  </w:r>
                </w:p>
                <w:p w14:paraId="2899F4A8" w14:textId="77777777" w:rsidR="00D068D5" w:rsidRDefault="00D068D5" w:rsidP="00D218F3">
                  <w:pPr>
                    <w:pStyle w:val="Footer"/>
                    <w:rPr>
                      <w:b/>
                      <w:i/>
                    </w:rPr>
                  </w:pPr>
                  <w:r>
                    <w:rPr>
                      <w:b/>
                      <w:i/>
                    </w:rPr>
                    <w:t>Marco De Luca, Callista</w:t>
                  </w:r>
                </w:p>
                <w:p w14:paraId="354B8C13" w14:textId="77777777" w:rsidR="00D068D5" w:rsidRDefault="00D068D5" w:rsidP="00D218F3">
                  <w:pPr>
                    <w:pStyle w:val="Footer"/>
                    <w:rPr>
                      <w:b/>
                      <w:i/>
                    </w:rPr>
                  </w:pPr>
                  <w:r>
                    <w:rPr>
                      <w:b/>
                      <w:i/>
                    </w:rPr>
                    <w:t>Magnus Ekstrand, Callista</w:t>
                  </w:r>
                </w:p>
                <w:p w14:paraId="2E4993D7" w14:textId="77777777" w:rsidR="00D068D5" w:rsidRDefault="00D068D5" w:rsidP="00D218F3">
                  <w:pPr>
                    <w:pStyle w:val="Footer"/>
                    <w:rPr>
                      <w:b/>
                      <w:i/>
                    </w:rPr>
                  </w:pPr>
                  <w:r>
                    <w:rPr>
                      <w:b/>
                      <w:i/>
                    </w:rPr>
                    <w:t xml:space="preserve">Johan </w:t>
                  </w:r>
                  <w:proofErr w:type="spellStart"/>
                  <w:r>
                    <w:rPr>
                      <w:b/>
                      <w:i/>
                    </w:rPr>
                    <w:t>Eltes</w:t>
                  </w:r>
                  <w:proofErr w:type="spellEnd"/>
                  <w:r>
                    <w:rPr>
                      <w:b/>
                      <w:i/>
                    </w:rPr>
                    <w:t>, Callista</w:t>
                  </w:r>
                </w:p>
                <w:p w14:paraId="57B957E6" w14:textId="77777777" w:rsidR="00D068D5" w:rsidRDefault="00D068D5" w:rsidP="00D218F3">
                  <w:pPr>
                    <w:pStyle w:val="Footer"/>
                    <w:rPr>
                      <w:b/>
                      <w:i/>
                    </w:rPr>
                  </w:pPr>
                  <w:r>
                    <w:rPr>
                      <w:b/>
                      <w:i/>
                    </w:rPr>
                    <w:t xml:space="preserve">Lennart Eriksson, </w:t>
                  </w:r>
                  <w:proofErr w:type="spellStart"/>
                  <w:r>
                    <w:rPr>
                      <w:b/>
                      <w:i/>
                    </w:rPr>
                    <w:t>CeHis</w:t>
                  </w:r>
                  <w:proofErr w:type="spellEnd"/>
                </w:p>
                <w:p w14:paraId="7C6E069E" w14:textId="77777777" w:rsidR="00D068D5" w:rsidRDefault="00D068D5" w:rsidP="00D218F3">
                  <w:pPr>
                    <w:pStyle w:val="Footer"/>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D068D5" w:rsidRDefault="00D068D5" w:rsidP="00D218F3">
                  <w:pPr>
                    <w:pStyle w:val="Footer"/>
                    <w:rPr>
                      <w:b/>
                      <w:i/>
                    </w:rPr>
                  </w:pPr>
                  <w:r>
                    <w:rPr>
                      <w:b/>
                      <w:i/>
                    </w:rPr>
                    <w:t>Thomas Slitberg, Mawell</w:t>
                  </w:r>
                </w:p>
                <w:p w14:paraId="4C497EE8" w14:textId="77777777" w:rsidR="00D068D5" w:rsidRPr="00FE3AAD" w:rsidRDefault="00D068D5" w:rsidP="00D218F3">
                  <w:pPr>
                    <w:pStyle w:val="Footer"/>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D068D5" w:rsidRDefault="00D068D5" w:rsidP="00E16FC2">
                  <w:pPr>
                    <w:pStyle w:val="Footer"/>
                    <w:rPr>
                      <w:b/>
                      <w:i/>
                    </w:rPr>
                  </w:pPr>
                  <w:r>
                    <w:rPr>
                      <w:b/>
                      <w:i/>
                    </w:rPr>
                    <w:t>Fredrik Ström, Mawell</w:t>
                  </w:r>
                  <w:r w:rsidRPr="00E16FC2">
                    <w:rPr>
                      <w:b/>
                      <w:i/>
                    </w:rPr>
                    <w:t xml:space="preserve"> </w:t>
                  </w:r>
                </w:p>
                <w:p w14:paraId="3735634E" w14:textId="77777777" w:rsidR="00D068D5" w:rsidRDefault="00D068D5" w:rsidP="00E16FC2">
                  <w:pPr>
                    <w:pStyle w:val="Footer"/>
                    <w:rPr>
                      <w:b/>
                      <w:i/>
                    </w:rPr>
                  </w:pPr>
                  <w:r>
                    <w:rPr>
                      <w:b/>
                      <w:i/>
                    </w:rPr>
                    <w:t xml:space="preserve">Jacob </w:t>
                  </w:r>
                  <w:proofErr w:type="spellStart"/>
                  <w:r>
                    <w:rPr>
                      <w:b/>
                      <w:i/>
                    </w:rPr>
                    <w:t>Tardell</w:t>
                  </w:r>
                  <w:proofErr w:type="spellEnd"/>
                  <w:r>
                    <w:rPr>
                      <w:b/>
                      <w:i/>
                    </w:rPr>
                    <w:t>, Callista</w:t>
                  </w:r>
                </w:p>
                <w:p w14:paraId="3A4F8606" w14:textId="17D56A34" w:rsidR="00D068D5" w:rsidRDefault="00D068D5" w:rsidP="00E16FC2">
                  <w:pPr>
                    <w:pStyle w:val="Footer"/>
                    <w:rPr>
                      <w:b/>
                      <w:i/>
                    </w:rPr>
                  </w:pPr>
                  <w:r>
                    <w:rPr>
                      <w:b/>
                      <w:i/>
                    </w:rPr>
                    <w:t>Björn Genfors, Mawell</w:t>
                  </w:r>
                </w:p>
                <w:p w14:paraId="162F73C4" w14:textId="77777777" w:rsidR="00D068D5" w:rsidRDefault="00D068D5" w:rsidP="0008258C">
                  <w:pPr>
                    <w:pStyle w:val="Footer"/>
                    <w:rPr>
                      <w:b/>
                      <w:i/>
                    </w:rPr>
                  </w:pPr>
                </w:p>
                <w:p w14:paraId="3578E42B" w14:textId="77777777" w:rsidR="00D068D5" w:rsidRDefault="00D068D5" w:rsidP="0008258C">
                  <w:pPr>
                    <w:pStyle w:val="Footer"/>
                    <w:rPr>
                      <w:b/>
                      <w:i/>
                    </w:rPr>
                  </w:pPr>
                  <w:r>
                    <w:rPr>
                      <w:b/>
                      <w:i/>
                    </w:rPr>
                    <w:t>Projektledning:</w:t>
                  </w:r>
                </w:p>
                <w:p w14:paraId="79D627C6" w14:textId="77777777" w:rsidR="00D068D5" w:rsidRDefault="00D068D5" w:rsidP="0008258C">
                  <w:pPr>
                    <w:pStyle w:val="Footer"/>
                    <w:rPr>
                      <w:b/>
                      <w:i/>
                    </w:rPr>
                  </w:pPr>
                </w:p>
                <w:p w14:paraId="27C0D530" w14:textId="77777777" w:rsidR="00D068D5" w:rsidRDefault="00D068D5" w:rsidP="0008258C">
                  <w:pPr>
                    <w:pStyle w:val="Footer"/>
                    <w:rPr>
                      <w:b/>
                      <w:i/>
                    </w:rPr>
                  </w:pPr>
                  <w:r>
                    <w:rPr>
                      <w:b/>
                      <w:i/>
                    </w:rPr>
                    <w:t xml:space="preserve">Johan </w:t>
                  </w:r>
                  <w:proofErr w:type="spellStart"/>
                  <w:r>
                    <w:rPr>
                      <w:b/>
                      <w:i/>
                    </w:rPr>
                    <w:t>Eltes</w:t>
                  </w:r>
                  <w:proofErr w:type="spellEnd"/>
                  <w:r>
                    <w:rPr>
                      <w:b/>
                      <w:i/>
                    </w:rPr>
                    <w:t>, Callista</w:t>
                  </w:r>
                </w:p>
                <w:p w14:paraId="2BBF4876" w14:textId="77777777" w:rsidR="00D068D5" w:rsidRDefault="00D068D5" w:rsidP="0008258C">
                  <w:pPr>
                    <w:pStyle w:val="Footer"/>
                    <w:rPr>
                      <w:b/>
                      <w:i/>
                    </w:rPr>
                  </w:pPr>
                </w:p>
                <w:p w14:paraId="644BAF48" w14:textId="77777777" w:rsidR="00D068D5" w:rsidRDefault="00D068D5" w:rsidP="0008258C">
                  <w:pPr>
                    <w:pStyle w:val="Footer"/>
                    <w:rPr>
                      <w:b/>
                      <w:i/>
                    </w:rPr>
                  </w:pPr>
                  <w:r>
                    <w:rPr>
                      <w:b/>
                      <w:i/>
                    </w:rPr>
                    <w:t>Beställare:</w:t>
                  </w:r>
                </w:p>
                <w:p w14:paraId="469043E2" w14:textId="77777777" w:rsidR="00D068D5" w:rsidRDefault="00D068D5" w:rsidP="0008258C">
                  <w:pPr>
                    <w:pStyle w:val="Footer"/>
                    <w:rPr>
                      <w:b/>
                      <w:i/>
                    </w:rPr>
                  </w:pPr>
                </w:p>
                <w:p w14:paraId="27891011" w14:textId="77777777" w:rsidR="00D068D5" w:rsidRDefault="00D068D5" w:rsidP="0008258C">
                  <w:pPr>
                    <w:pStyle w:val="Footer"/>
                    <w:rPr>
                      <w:b/>
                      <w:i/>
                    </w:rPr>
                  </w:pPr>
                  <w:r>
                    <w:rPr>
                      <w:b/>
                      <w:i/>
                    </w:rPr>
                    <w:t xml:space="preserve">Nina Lundberg, SLL HSF </w:t>
                  </w:r>
                </w:p>
                <w:p w14:paraId="503A2348" w14:textId="77777777" w:rsidR="00D068D5" w:rsidRPr="00B43EE0" w:rsidRDefault="00D068D5" w:rsidP="00D218F3"/>
                <w:p w14:paraId="61686974" w14:textId="77777777" w:rsidR="00D068D5" w:rsidRPr="00B43EE0" w:rsidRDefault="00D068D5" w:rsidP="00D218F3"/>
                <w:p w14:paraId="7DA28158" w14:textId="77777777" w:rsidR="00D068D5" w:rsidRPr="00B43EE0" w:rsidRDefault="00D068D5"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Heading1"/>
        <w:rPr>
          <w:b w:val="0"/>
          <w:bCs w:val="0"/>
        </w:rPr>
      </w:pPr>
      <w:bookmarkStart w:id="3" w:name="_Toc219337763"/>
      <w:bookmarkStart w:id="4" w:name="_Toc229556071"/>
      <w:bookmarkEnd w:id="2"/>
      <w:r w:rsidRPr="00BC5B0B">
        <w:t>Tjänstedomänens arkitektur</w:t>
      </w:r>
      <w:bookmarkEnd w:id="3"/>
      <w:bookmarkEnd w:id="4"/>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556072"/>
      <w:r w:rsidRPr="00BC5B0B">
        <w:t>Övergripande</w:t>
      </w:r>
      <w:bookmarkEnd w:id="5"/>
      <w:bookmarkEnd w:id="6"/>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7" w:name="_Toc219337765"/>
      <w:bookmarkStart w:id="8" w:name="_Toc227077986"/>
      <w:bookmarkStart w:id="9" w:name="_Toc229556073"/>
      <w:r w:rsidRPr="006663D0">
        <w:t>Nationell</w:t>
      </w:r>
      <w:r>
        <w:t xml:space="preserve"> användning</w:t>
      </w:r>
      <w:bookmarkEnd w:id="7"/>
      <w:bookmarkEnd w:id="8"/>
      <w:bookmarkEnd w:id="9"/>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ody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0" w:name="_Toc219337766"/>
      <w:bookmarkStart w:id="11" w:name="_Toc227077987"/>
      <w:bookmarkStart w:id="12" w:name="_Toc22955607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3" w:name="_Toc219337767"/>
      <w:bookmarkStart w:id="14" w:name="_Toc227077988"/>
      <w:bookmarkStart w:id="15" w:name="_Toc229556075"/>
      <w:r w:rsidRPr="004D7C28">
        <w:t>Adresseringsmodell</w:t>
      </w:r>
      <w:bookmarkEnd w:id="13"/>
      <w:bookmarkEnd w:id="14"/>
      <w:bookmarkEnd w:id="15"/>
    </w:p>
    <w:p w14:paraId="60919864" w14:textId="77777777" w:rsidR="003D797D" w:rsidRDefault="003D797D" w:rsidP="003D797D">
      <w:pPr>
        <w:pStyle w:val="Body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odyText"/>
      </w:pPr>
    </w:p>
    <w:p w14:paraId="2888513C" w14:textId="77777777" w:rsidR="003D797D" w:rsidRPr="004A03CE" w:rsidRDefault="003D797D" w:rsidP="003D797D">
      <w:pPr>
        <w:pStyle w:val="BodyText"/>
      </w:pPr>
      <w:r>
        <w:rPr>
          <w:noProof/>
          <w:lang w:val="en-US"/>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odyText"/>
        <w:ind w:right="119"/>
        <w:rPr>
          <w:i/>
        </w:rPr>
      </w:pPr>
    </w:p>
    <w:p w14:paraId="14B63C57" w14:textId="613A57E0" w:rsidR="003D797D" w:rsidRDefault="003D797D" w:rsidP="003D797D">
      <w:pPr>
        <w:pStyle w:val="Body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2" w:name="_Toc227077993"/>
      <w:bookmarkStart w:id="23" w:name="_Toc229556076"/>
      <w:r w:rsidRPr="0099425C">
        <w:t xml:space="preserve">Aggregerande </w:t>
      </w:r>
      <w:r w:rsidRPr="00B859FF">
        <w:t>tjänster</w:t>
      </w:r>
      <w:bookmarkEnd w:id="22"/>
      <w:bookmarkEnd w:id="23"/>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5530BD18" w14:textId="77777777" w:rsidR="003D797D" w:rsidRDefault="003D797D" w:rsidP="004F0149">
      <w:pPr>
        <w:pStyle w:val="Rubrik2b"/>
      </w:pPr>
      <w:bookmarkStart w:id="24" w:name="_Toc219337770"/>
      <w:bookmarkStart w:id="25" w:name="_Toc227077994"/>
      <w:bookmarkStart w:id="26" w:name="_Toc22955607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odyText"/>
        <w:ind w:right="119"/>
      </w:pPr>
    </w:p>
    <w:p w14:paraId="5C4F90DB" w14:textId="77777777" w:rsidR="003D797D" w:rsidRDefault="003D797D" w:rsidP="008645AD">
      <w:pPr>
        <w:pStyle w:val="Body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odyText"/>
        <w:ind w:right="119"/>
      </w:pPr>
    </w:p>
    <w:p w14:paraId="6E949368" w14:textId="77777777" w:rsidR="003D797D" w:rsidRDefault="003D797D" w:rsidP="003D797D">
      <w:pPr>
        <w:pStyle w:val="Body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29556078"/>
      <w:r>
        <w:t>Patientens direktåtkomst</w:t>
      </w:r>
      <w:bookmarkEnd w:id="29"/>
      <w:bookmarkEnd w:id="30"/>
      <w:bookmarkEnd w:id="31"/>
    </w:p>
    <w:p w14:paraId="62292992" w14:textId="77777777" w:rsidR="003D797D" w:rsidRPr="00EF4A67" w:rsidRDefault="003D797D" w:rsidP="003D797D">
      <w:pPr>
        <w:pStyle w:val="Body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4" w:name="_Toc219337774"/>
      <w:bookmarkStart w:id="35" w:name="_Toc227077998"/>
      <w:bookmarkStart w:id="36" w:name="_Toc22955607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38" w:name="_Toc229556080"/>
      <w:r w:rsidRPr="00E823A4">
        <w:t>Generella</w:t>
      </w:r>
      <w:r>
        <w:t xml:space="preserve"> regler</w:t>
      </w:r>
      <w:bookmarkEnd w:id="38"/>
    </w:p>
    <w:p w14:paraId="41A4E95E" w14:textId="77777777" w:rsidR="00852BED" w:rsidRDefault="00852BED" w:rsidP="00A0151E">
      <w:pPr>
        <w:pStyle w:val="Rubrik2b"/>
      </w:pPr>
      <w:bookmarkStart w:id="39" w:name="_Toc229556081"/>
      <w:r w:rsidRPr="00A0151E">
        <w:t>Uppdatering</w:t>
      </w:r>
      <w:r>
        <w:t xml:space="preserve"> av engagemangsindex</w:t>
      </w:r>
      <w:bookmarkEnd w:id="37"/>
      <w:bookmarkEnd w:id="39"/>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ody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ody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ody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 xml:space="preserve">Update </w:t>
            </w:r>
            <w:proofErr w:type="spellStart"/>
            <w:r>
              <w:t>Time</w:t>
            </w:r>
            <w:proofErr w:type="spellEnd"/>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odyText"/>
              <w:ind w:left="0"/>
            </w:pPr>
            <w:r w:rsidRPr="008276C4">
              <w:t>Data Controller</w:t>
            </w:r>
          </w:p>
        </w:tc>
        <w:tc>
          <w:tcPr>
            <w:tcW w:w="1262" w:type="dxa"/>
            <w:shd w:val="clear" w:color="auto" w:fill="auto"/>
          </w:tcPr>
          <w:p w14:paraId="3E6D7C43" w14:textId="7695074F" w:rsidR="001F7129" w:rsidRPr="0088256E" w:rsidRDefault="001F7129" w:rsidP="001F7129">
            <w:pPr>
              <w:pStyle w:val="Body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odyText"/>
              <w:ind w:left="0"/>
            </w:pPr>
            <w:r w:rsidRPr="008276C4">
              <w:t>Organisationsnummer</w:t>
            </w:r>
          </w:p>
        </w:tc>
        <w:tc>
          <w:tcPr>
            <w:tcW w:w="788" w:type="dxa"/>
            <w:shd w:val="clear" w:color="auto" w:fill="auto"/>
          </w:tcPr>
          <w:p w14:paraId="32E77B98" w14:textId="701BD182" w:rsidR="001F7129" w:rsidRPr="0088256E" w:rsidRDefault="001F7129" w:rsidP="001F7129">
            <w:pPr>
              <w:pStyle w:val="Body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ody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ody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0" w:name="_Toc219337778"/>
      <w:bookmarkStart w:id="41" w:name="_Toc224895972"/>
      <w:bookmarkStart w:id="42" w:name="_Toc229556082"/>
      <w:r w:rsidRPr="00BC5B0B">
        <w:t>SLA-krav</w:t>
      </w:r>
      <w:bookmarkEnd w:id="40"/>
      <w:bookmarkEnd w:id="41"/>
      <w:bookmarkEnd w:id="42"/>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CB43BB">
      <w:pPr>
        <w:pStyle w:val="Rubrik2b"/>
        <w:numPr>
          <w:ilvl w:val="1"/>
          <w:numId w:val="14"/>
        </w:numPr>
      </w:pPr>
      <w:bookmarkStart w:id="43" w:name="_Toc224895973"/>
      <w:bookmarkStart w:id="44" w:name="_Toc229556083"/>
      <w:r w:rsidRPr="00CB43BB">
        <w:t>Gemensamma</w:t>
      </w:r>
      <w:r>
        <w:t xml:space="preserve"> konsumentregler</w:t>
      </w:r>
      <w:bookmarkEnd w:id="43"/>
      <w:bookmarkEnd w:id="44"/>
    </w:p>
    <w:p w14:paraId="3790ADC3" w14:textId="77777777" w:rsidR="007971D6" w:rsidRDefault="007971D6" w:rsidP="007971D6">
      <w:pPr>
        <w:pStyle w:val="BodyText"/>
        <w:ind w:right="119"/>
      </w:pPr>
      <w:r>
        <w:t>R1: Filtrera enligt flagga ”</w:t>
      </w:r>
      <w:proofErr w:type="spellStart"/>
      <w:r>
        <w:t>patientAccessAllowed</w:t>
      </w:r>
      <w:proofErr w:type="spellEnd"/>
      <w:r>
        <w:t>”</w:t>
      </w:r>
    </w:p>
    <w:p w14:paraId="4466E23D" w14:textId="77777777" w:rsidR="007971D6" w:rsidRDefault="007971D6" w:rsidP="007971D6">
      <w:pPr>
        <w:pStyle w:val="BodyText"/>
        <w:ind w:right="119"/>
      </w:pPr>
      <w:r>
        <w:t>R2: Tillämpa regelverk enl. PDL</w:t>
      </w:r>
    </w:p>
    <w:p w14:paraId="3A02142E" w14:textId="77777777" w:rsidR="00DE3410" w:rsidRPr="00BC5B0B" w:rsidRDefault="00DE3410" w:rsidP="00DE3410">
      <w:pPr>
        <w:pStyle w:val="BodyText"/>
        <w:ind w:right="119"/>
      </w:pPr>
    </w:p>
    <w:p w14:paraId="5D2A4C73" w14:textId="7F0175FB" w:rsidR="00852BED" w:rsidRPr="00BC5B0B" w:rsidRDefault="00852BED" w:rsidP="00DA5FE7">
      <w:pPr>
        <w:pStyle w:val="Rubrik2b"/>
      </w:pPr>
      <w:bookmarkStart w:id="45" w:name="_Toc341787026"/>
      <w:bookmarkStart w:id="46" w:name="_Toc219337779"/>
      <w:bookmarkStart w:id="47" w:name="_Toc229556084"/>
      <w:r w:rsidRPr="00BC5B0B">
        <w:t>Format för Datum</w:t>
      </w:r>
      <w:bookmarkEnd w:id="45"/>
      <w:bookmarkEnd w:id="46"/>
      <w:bookmarkEnd w:id="47"/>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48" w:name="_Toc341787027"/>
      <w:bookmarkStart w:id="49" w:name="_Toc219337780"/>
      <w:bookmarkStart w:id="50" w:name="_Toc229556085"/>
      <w:r w:rsidRPr="00BC5B0B">
        <w:t>Format för tidpunkter</w:t>
      </w:r>
      <w:bookmarkEnd w:id="48"/>
      <w:bookmarkEnd w:id="49"/>
      <w:bookmarkEnd w:id="50"/>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1" w:name="_Toc341787028"/>
      <w:bookmarkStart w:id="52" w:name="_Toc219337781"/>
      <w:bookmarkStart w:id="53" w:name="_Toc229556086"/>
      <w:r w:rsidRPr="00BC5B0B">
        <w:t>Tidszon för tidpunkter</w:t>
      </w:r>
      <w:bookmarkEnd w:id="51"/>
      <w:bookmarkEnd w:id="52"/>
      <w:bookmarkEnd w:id="53"/>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2955608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57" w:name="_Toc229556088"/>
      <w:bookmarkStart w:id="58" w:name="_Toc341787030"/>
      <w:r w:rsidRPr="00907C9B">
        <w:t>Gemensamma informationskomponenter</w:t>
      </w:r>
      <w:bookmarkEnd w:id="57"/>
    </w:p>
    <w:p w14:paraId="57350126" w14:textId="77777777" w:rsidR="00D218F3" w:rsidRDefault="00D218F3" w:rsidP="00D218F3">
      <w:pPr>
        <w:pStyle w:val="Body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660"/>
        <w:gridCol w:w="1667"/>
        <w:gridCol w:w="3589"/>
        <w:gridCol w:w="1184"/>
        <w:tblGridChange w:id="59">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Tidpunkt då dokumentet skapades</w:t>
            </w:r>
          </w:p>
          <w:p w14:paraId="6F1E007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5E741B56" w:rsidR="005E7BF9" w:rsidRPr="0079760A" w:rsidRDefault="00D068D5"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authorHSAI</w:t>
            </w:r>
            <w:r w:rsidR="005E7BF9" w:rsidRPr="0079760A">
              <w:rPr>
                <w:rFonts w:ascii="Times New Roman" w:eastAsia="Times New Roman" w:hAnsi="Times New Roman" w:cs="Times New Roman"/>
                <w:sz w:val="20"/>
                <w:szCs w:val="20"/>
              </w:rPr>
              <w:t>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73519CF5" w:rsidR="005E7BF9" w:rsidRPr="00BC5B0B"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8B29AE">
              <w:rPr>
                <w:rFonts w:ascii="Times New Roman" w:eastAsia="Times New Roman" w:hAnsi="Times New Roman" w:cs="Times New Roman"/>
                <w:spacing w:val="-1"/>
                <w:sz w:val="20"/>
                <w:szCs w:val="20"/>
              </w:rPr>
              <w:t>dType</w:t>
            </w:r>
            <w:proofErr w:type="spellEnd"/>
          </w:p>
        </w:tc>
        <w:tc>
          <w:tcPr>
            <w:tcW w:w="3589" w:type="dxa"/>
          </w:tcPr>
          <w:p w14:paraId="67F1E6D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HSA-id</w:t>
            </w:r>
          </w:p>
          <w:p w14:paraId="463100F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authorRoleCode</w:t>
            </w:r>
            <w:proofErr w:type="spellEnd"/>
          </w:p>
          <w:p w14:paraId="1C390C4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0F597F2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D068D5">
              <w:rPr>
                <w:rFonts w:ascii="Times New Roman" w:eastAsia="Times New Roman" w:hAnsi="Times New Roman" w:cs="Times New Roman"/>
                <w:spacing w:val="-1"/>
                <w:sz w:val="20"/>
                <w:szCs w:val="20"/>
              </w:rPr>
              <w:t>4) ,</w:t>
            </w:r>
            <w:proofErr w:type="gramEnd"/>
            <w:r w:rsidRPr="00D068D5">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authorName</w:t>
            </w:r>
            <w:proofErr w:type="spellEnd"/>
          </w:p>
          <w:p w14:paraId="057AA5F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p w14:paraId="65420668"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namn</w:t>
            </w:r>
          </w:p>
          <w:p w14:paraId="673782E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09E478BB" w:rsidR="005E7BF9" w:rsidRPr="00D068D5" w:rsidRDefault="005E7BF9" w:rsidP="00D068D5">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tc>
        <w:tc>
          <w:tcPr>
            <w:tcW w:w="1667" w:type="dxa"/>
          </w:tcPr>
          <w:p w14:paraId="6799E7E0" w14:textId="7C41275C" w:rsidR="005E7BF9" w:rsidRPr="00D068D5" w:rsidRDefault="008B29AE" w:rsidP="00D068D5">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dType</w:t>
            </w:r>
            <w:proofErr w:type="spellEnd"/>
          </w:p>
        </w:tc>
        <w:tc>
          <w:tcPr>
            <w:tcW w:w="3589" w:type="dxa"/>
          </w:tcPr>
          <w:p w14:paraId="16616A99"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authorOrgUnitName</w:t>
            </w:r>
            <w:proofErr w:type="spellEnd"/>
          </w:p>
          <w:p w14:paraId="24C0A6F8"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431020D0" w:rsidR="005E7BF9"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6032D8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D068D5" w:rsidRDefault="00F4564C" w:rsidP="00D068D5">
            <w:pPr>
              <w:pStyle w:val="TableParagraph"/>
              <w:spacing w:line="229" w:lineRule="exact"/>
              <w:ind w:left="102"/>
              <w:rPr>
                <w:ins w:id="60" w:author="Fredrik Ström" w:date="2013-09-02T17:48:00Z"/>
                <w:rFonts w:ascii="Times New Roman" w:eastAsia="Times New Roman" w:hAnsi="Times New Roman" w:cs="Times New Roman"/>
                <w:spacing w:val="-1"/>
                <w:sz w:val="20"/>
                <w:szCs w:val="20"/>
              </w:rPr>
            </w:pPr>
            <w:proofErr w:type="spellStart"/>
            <w:ins w:id="61" w:author="Fredrik Ström" w:date="2013-09-02T17:48:00Z">
              <w:r w:rsidRPr="00D068D5">
                <w:rPr>
                  <w:rFonts w:ascii="Times New Roman" w:eastAsia="Times New Roman" w:hAnsi="Times New Roman" w:cs="Times New Roman"/>
                  <w:spacing w:val="-1"/>
                  <w:sz w:val="20"/>
                  <w:szCs w:val="20"/>
                </w:rPr>
                <w:t>AuthorOrgUnitTelecom</w:t>
              </w:r>
              <w:proofErr w:type="spellEnd"/>
            </w:ins>
          </w:p>
          <w:p w14:paraId="5BC8196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72F8D3DA"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2"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1F2F3AD9" w14:textId="77777777" w:rsidR="00F4564C" w:rsidRPr="00D068D5" w:rsidRDefault="00F4564C" w:rsidP="00D068D5">
            <w:pPr>
              <w:pStyle w:val="TableParagraph"/>
              <w:spacing w:line="229" w:lineRule="exact"/>
              <w:ind w:left="102"/>
              <w:rPr>
                <w:ins w:id="63" w:author="Fredrik Ström" w:date="2013-09-02T17:48:00Z"/>
                <w:rFonts w:ascii="Times New Roman" w:eastAsia="Times New Roman" w:hAnsi="Times New Roman" w:cs="Times New Roman"/>
                <w:spacing w:val="-1"/>
                <w:sz w:val="20"/>
                <w:szCs w:val="20"/>
              </w:rPr>
            </w:pPr>
            <w:ins w:id="64" w:author="Fredrik Ström" w:date="2013-09-02T17:48:00Z">
              <w:r w:rsidRPr="00D068D5">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Pr="00D068D5" w:rsidRDefault="00F4564C" w:rsidP="00D068D5">
            <w:pPr>
              <w:pStyle w:val="TableParagraph"/>
              <w:spacing w:line="229" w:lineRule="exact"/>
              <w:ind w:left="102"/>
              <w:rPr>
                <w:ins w:id="65" w:author="Fredrik Ström" w:date="2013-09-02T17:48:00Z"/>
                <w:rFonts w:ascii="Times New Roman" w:eastAsia="Times New Roman" w:hAnsi="Times New Roman" w:cs="Times New Roman"/>
                <w:spacing w:val="-1"/>
                <w:sz w:val="20"/>
                <w:szCs w:val="20"/>
              </w:rPr>
            </w:pPr>
            <w:ins w:id="66"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5DCFEB9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D068D5" w:rsidRDefault="00F4564C" w:rsidP="00D068D5">
            <w:pPr>
              <w:pStyle w:val="TableParagraph"/>
              <w:spacing w:line="229" w:lineRule="exact"/>
              <w:ind w:left="102"/>
              <w:rPr>
                <w:ins w:id="67" w:author="Fredrik Ström" w:date="2013-09-02T17:48:00Z"/>
                <w:rFonts w:ascii="Times New Roman" w:eastAsia="Times New Roman" w:hAnsi="Times New Roman" w:cs="Times New Roman"/>
                <w:spacing w:val="-1"/>
                <w:sz w:val="20"/>
                <w:szCs w:val="20"/>
              </w:rPr>
            </w:pPr>
            <w:proofErr w:type="spellStart"/>
            <w:ins w:id="68" w:author="Fredrik Ström" w:date="2013-09-02T17:48:00Z">
              <w:r w:rsidRPr="00D068D5">
                <w:rPr>
                  <w:rFonts w:ascii="Times New Roman" w:eastAsia="Times New Roman" w:hAnsi="Times New Roman" w:cs="Times New Roman"/>
                  <w:spacing w:val="-1"/>
                  <w:sz w:val="20"/>
                  <w:szCs w:val="20"/>
                </w:rPr>
                <w:t>AuthorOrgUnitEmail</w:t>
              </w:r>
              <w:proofErr w:type="spellEnd"/>
            </w:ins>
          </w:p>
          <w:p w14:paraId="2125C4DD"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26A1B72B"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9"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4364C98A" w14:textId="77777777" w:rsidR="00F4564C" w:rsidRPr="00D068D5" w:rsidRDefault="00F4564C" w:rsidP="00D068D5">
            <w:pPr>
              <w:pStyle w:val="TableParagraph"/>
              <w:spacing w:line="229" w:lineRule="exact"/>
              <w:ind w:left="102"/>
              <w:rPr>
                <w:ins w:id="70" w:author="Fredrik Ström" w:date="2013-09-02T17:48:00Z"/>
                <w:rFonts w:ascii="Times New Roman" w:eastAsia="Times New Roman" w:hAnsi="Times New Roman" w:cs="Times New Roman"/>
                <w:spacing w:val="-1"/>
                <w:sz w:val="20"/>
                <w:szCs w:val="20"/>
              </w:rPr>
            </w:pPr>
            <w:ins w:id="71" w:author="Fredrik Ström" w:date="2013-09-02T17:48:00Z">
              <w:r w:rsidRPr="00D068D5">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Pr="00D068D5" w:rsidRDefault="00F4564C" w:rsidP="00D068D5">
            <w:pPr>
              <w:pStyle w:val="TableParagraph"/>
              <w:spacing w:line="229" w:lineRule="exact"/>
              <w:ind w:left="102"/>
              <w:rPr>
                <w:ins w:id="72" w:author="Fredrik Ström" w:date="2013-09-02T17:48:00Z"/>
                <w:rFonts w:ascii="Times New Roman" w:eastAsia="Times New Roman" w:hAnsi="Times New Roman" w:cs="Times New Roman"/>
                <w:spacing w:val="-1"/>
                <w:sz w:val="20"/>
                <w:szCs w:val="20"/>
              </w:rPr>
            </w:pPr>
            <w:ins w:id="73"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6F265597"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authorOrgUnitAddress</w:t>
            </w:r>
            <w:proofErr w:type="spellEnd"/>
          </w:p>
          <w:p w14:paraId="6002B0F8"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1BC4F0DB"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Postadress till den organisation som författaren är uppdragstagare på</w:t>
            </w:r>
          </w:p>
        </w:tc>
        <w:tc>
          <w:tcPr>
            <w:tcW w:w="1184" w:type="dxa"/>
          </w:tcPr>
          <w:p w14:paraId="6D58B2A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4" w:author="Fredrik Ström" w:date="2013-09-02T17:49:00Z">
            <w:tblPrEx>
              <w:tblW w:w="9100" w:type="dxa"/>
              <w:tblLayout w:type="fixed"/>
            </w:tblPrEx>
          </w:tblPrExChange>
        </w:tblPrEx>
        <w:trPr>
          <w:trHeight w:val="786"/>
        </w:trPr>
        <w:tc>
          <w:tcPr>
            <w:tcW w:w="2660" w:type="dxa"/>
            <w:tcPrChange w:id="75" w:author="Fredrik Ström" w:date="2013-09-02T17:49:00Z">
              <w:tcPr>
                <w:tcW w:w="2660" w:type="dxa"/>
              </w:tcPr>
            </w:tcPrChange>
          </w:tcPr>
          <w:p w14:paraId="158D9FD4" w14:textId="305AB82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6" w:author="Fredrik Ström" w:date="2013-09-02T17:48:00Z">
              <w:r w:rsidRPr="00D068D5">
                <w:rPr>
                  <w:rFonts w:ascii="Times New Roman" w:hAnsi="Times New Roman" w:cs="Times New Roman"/>
                  <w:sz w:val="20"/>
                  <w:szCs w:val="20"/>
                </w:rPr>
                <w:t>authorOrgUnitLocation</w:t>
              </w:r>
            </w:ins>
            <w:proofErr w:type="spellEnd"/>
          </w:p>
        </w:tc>
        <w:tc>
          <w:tcPr>
            <w:tcW w:w="1667" w:type="dxa"/>
            <w:tcPrChange w:id="77" w:author="Fredrik Ström" w:date="2013-09-02T17:49:00Z">
              <w:tcPr>
                <w:tcW w:w="1667" w:type="dxa"/>
              </w:tcPr>
            </w:tcPrChange>
          </w:tcPr>
          <w:p w14:paraId="753945AE" w14:textId="0D0674B2"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hAnsi="Times New Roman" w:cs="Times New Roman"/>
                <w:spacing w:val="-1"/>
                <w:sz w:val="20"/>
                <w:szCs w:val="20"/>
              </w:rPr>
              <w:t>s</w:t>
            </w:r>
            <w:ins w:id="78" w:author="Fredrik Ström" w:date="2013-09-02T17:48:00Z">
              <w:r w:rsidR="00F4564C" w:rsidRPr="00D068D5">
                <w:rPr>
                  <w:rFonts w:ascii="Times New Roman" w:hAnsi="Times New Roman" w:cs="Times New Roman"/>
                  <w:spacing w:val="-1"/>
                  <w:sz w:val="20"/>
                  <w:szCs w:val="20"/>
                </w:rPr>
                <w:t>tring</w:t>
              </w:r>
            </w:ins>
          </w:p>
        </w:tc>
        <w:tc>
          <w:tcPr>
            <w:tcW w:w="3589" w:type="dxa"/>
            <w:tcPrChange w:id="79" w:author="Fredrik Ström" w:date="2013-09-02T17:49:00Z">
              <w:tcPr>
                <w:tcW w:w="3589" w:type="dxa"/>
              </w:tcPr>
            </w:tcPrChange>
          </w:tcPr>
          <w:p w14:paraId="313310DC" w14:textId="6FF484CB"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0" w:author="Fredrik Ström" w:date="2013-09-02T17:48:00Z">
              <w:r w:rsidRPr="00D068D5">
                <w:rPr>
                  <w:rFonts w:ascii="Times New Roman" w:hAnsi="Times New Roman" w:cs="Times New Roman"/>
                  <w:sz w:val="20"/>
                  <w:szCs w:val="20"/>
                </w:rPr>
                <w:t>Text som anger namnet på plats eller ort för enhetens eller funktionens fysiska placering</w:t>
              </w:r>
            </w:ins>
          </w:p>
        </w:tc>
        <w:tc>
          <w:tcPr>
            <w:tcW w:w="1184" w:type="dxa"/>
            <w:tcPrChange w:id="81" w:author="Fredrik Ström" w:date="2013-09-02T17:49:00Z">
              <w:tcPr>
                <w:tcW w:w="1184" w:type="dxa"/>
              </w:tcPr>
            </w:tcPrChange>
          </w:tcPr>
          <w:p w14:paraId="0F1A8A16" w14:textId="1297522A"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2" w:author="Fredrik Ström" w:date="2013-09-02T17:48:00Z">
              <w:r w:rsidRPr="00D068D5">
                <w:rPr>
                  <w:rFonts w:ascii="Times New Roman" w:hAnsi="Times New Roman" w:cs="Times New Roman"/>
                  <w:spacing w:val="-1"/>
                  <w:sz w:val="20"/>
                  <w:szCs w:val="20"/>
                </w:rPr>
                <w:t>0</w:t>
              </w:r>
              <w:proofErr w:type="gramStart"/>
              <w:r w:rsidRPr="00D068D5">
                <w:rPr>
                  <w:rFonts w:ascii="Times New Roman" w:hAnsi="Times New Roman" w:cs="Times New Roman"/>
                  <w:spacing w:val="-1"/>
                  <w:sz w:val="20"/>
                  <w:szCs w:val="20"/>
                </w:rPr>
                <w:t>..</w:t>
              </w:r>
              <w:proofErr w:type="gramEnd"/>
              <w:r w:rsidRPr="00D068D5">
                <w:rPr>
                  <w:rFonts w:ascii="Times New Roman" w:hAnsi="Times New Roman" w:cs="Times New Roman"/>
                  <w:spacing w:val="-1"/>
                  <w:sz w:val="20"/>
                  <w:szCs w:val="20"/>
                </w:rPr>
                <w:t>1</w:t>
              </w:r>
            </w:ins>
          </w:p>
        </w:tc>
      </w:tr>
      <w:tr w:rsidR="00F4564C" w14:paraId="4C981F60" w14:textId="77777777" w:rsidTr="00020569">
        <w:tc>
          <w:tcPr>
            <w:tcW w:w="2660" w:type="dxa"/>
          </w:tcPr>
          <w:p w14:paraId="240C1997" w14:textId="587AE016"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careUnitHSA</w:t>
            </w:r>
            <w:r w:rsid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p w14:paraId="7F3E861A" w14:textId="77777777" w:rsidR="00F4564C" w:rsidRPr="00D068D5"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7826DC47"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sidRPr="00D068D5">
              <w:rPr>
                <w:rFonts w:ascii="Times New Roman" w:eastAsia="Times New Roman" w:hAnsi="Times New Roman" w:cs="Times New Roman"/>
                <w:spacing w:val="-1"/>
                <w:sz w:val="20"/>
                <w:szCs w:val="20"/>
              </w:rPr>
              <w:t>dType</w:t>
            </w:r>
            <w:proofErr w:type="spellEnd"/>
          </w:p>
          <w:p w14:paraId="543CBFDD"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1CB6C052" w:rsidR="00F4564C" w:rsidRPr="00240DAB" w:rsidRDefault="00F4564C" w:rsidP="00D068D5">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w:t>
            </w:r>
            <w:r w:rsidR="00D068D5">
              <w:rPr>
                <w:rFonts w:ascii="Times New Roman" w:eastAsia="Times New Roman" w:hAnsi="Times New Roman" w:cs="Times New Roman"/>
                <w:sz w:val="20"/>
                <w:szCs w:val="20"/>
              </w:rPr>
              <w:t>I</w:t>
            </w:r>
            <w:r w:rsidRPr="00E35692">
              <w:rPr>
                <w:rFonts w:ascii="Times New Roman" w:eastAsia="Times New Roman" w:hAnsi="Times New Roman" w:cs="Times New Roman"/>
                <w:sz w:val="20"/>
                <w:szCs w:val="20"/>
              </w:rPr>
              <w:t>d</w:t>
            </w:r>
            <w:proofErr w:type="spellEnd"/>
          </w:p>
        </w:tc>
        <w:tc>
          <w:tcPr>
            <w:tcW w:w="1667" w:type="dxa"/>
          </w:tcPr>
          <w:p w14:paraId="157B9C4C" w14:textId="1C0F5320" w:rsidR="00F4564C" w:rsidRPr="0028563A"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Pr>
                <w:rFonts w:ascii="Times New Roman" w:eastAsia="Times New Roman" w:hAnsi="Times New Roman" w:cs="Times New Roman"/>
                <w:spacing w:val="-1"/>
                <w:sz w:val="20"/>
                <w:szCs w:val="20"/>
              </w:rPr>
              <w:t>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leGrid"/>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3C0142"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51A2E1F1" w:rsidR="008021A9" w:rsidRPr="00241FD5" w:rsidRDefault="008021A9" w:rsidP="00D068D5">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Datum uttrycks med formatet </w:t>
            </w:r>
            <w:r w:rsidR="00D068D5">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leGrid"/>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0027E9B5" w:rsidR="008021A9" w:rsidRDefault="00D068D5"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4D31F884" w:rsidR="008021A9" w:rsidRDefault="00D068D5" w:rsidP="008021A9">
            <w:pPr>
              <w:spacing w:line="226" w:lineRule="exact"/>
              <w:ind w:left="102"/>
              <w:rPr>
                <w:sz w:val="20"/>
                <w:szCs w:val="20"/>
              </w:rPr>
            </w:pPr>
            <w:r>
              <w:rPr>
                <w:sz w:val="20"/>
                <w:szCs w:val="20"/>
              </w:rPr>
              <w:lastRenderedPageBreak/>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00CB8E5" w:rsidR="008021A9" w:rsidRPr="00DB47A9" w:rsidRDefault="00D068D5" w:rsidP="008021A9">
      <w:pPr>
        <w:rPr>
          <w:rFonts w:ascii="Arial" w:hAnsi="Arial" w:cs="Arial"/>
          <w:b/>
        </w:rPr>
      </w:pPr>
      <w:proofErr w:type="spellStart"/>
      <w:r>
        <w:rPr>
          <w:rFonts w:ascii="Arial" w:hAnsi="Arial" w:cs="Arial"/>
          <w:b/>
          <w:sz w:val="22"/>
          <w:szCs w:val="22"/>
        </w:rPr>
        <w:t>HSAI</w:t>
      </w:r>
      <w:r w:rsidR="008B29AE">
        <w:rPr>
          <w:rFonts w:ascii="Arial" w:hAnsi="Arial" w:cs="Arial"/>
          <w:b/>
          <w:sz w:val="22"/>
          <w:szCs w:val="22"/>
        </w:rPr>
        <w:t>dType</w:t>
      </w:r>
      <w:proofErr w:type="spellEnd"/>
    </w:p>
    <w:p w14:paraId="5EB4FCE0" w14:textId="77777777" w:rsidR="008021A9" w:rsidRDefault="008021A9" w:rsidP="008021A9"/>
    <w:tbl>
      <w:tblPr>
        <w:tblStyle w:val="TableGrid"/>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55222745"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leGrid"/>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0F56F6EB" w:rsidR="00756F28" w:rsidRPr="00BC5B0B" w:rsidRDefault="00756F28" w:rsidP="00D068D5">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w:t>
            </w:r>
            <w:r w:rsidR="00D068D5">
              <w:rPr>
                <w:rFonts w:ascii="Times New Roman" w:eastAsia="Times New Roman" w:hAnsi="Times New Roman" w:cs="Times New Roman"/>
                <w:sz w:val="20"/>
                <w:szCs w:val="20"/>
              </w:rPr>
              <w:t>I</w:t>
            </w:r>
            <w:r w:rsidRPr="00756F28">
              <w:rPr>
                <w:rFonts w:ascii="Times New Roman" w:eastAsia="Times New Roman" w:hAnsi="Times New Roman" w:cs="Times New Roman"/>
                <w:sz w:val="20"/>
                <w:szCs w:val="20"/>
              </w:rPr>
              <w:t>d</w:t>
            </w:r>
            <w:proofErr w:type="spellEnd"/>
          </w:p>
        </w:tc>
        <w:tc>
          <w:tcPr>
            <w:tcW w:w="1667" w:type="dxa"/>
          </w:tcPr>
          <w:p w14:paraId="097DB936" w14:textId="5FC0CF51" w:rsidR="00756F28" w:rsidRDefault="008B29AE" w:rsidP="00D068D5">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r w:rsidR="00D068D5">
              <w:rPr>
                <w:rFonts w:ascii="Times New Roman" w:eastAsia="Times New Roman" w:hAnsi="Times New Roman" w:cs="Times New Roman"/>
                <w:spacing w:val="-1"/>
                <w:sz w:val="20"/>
                <w:szCs w:val="20"/>
              </w:rPr>
              <w:t>I</w:t>
            </w:r>
            <w:r>
              <w:rPr>
                <w:rFonts w:ascii="Times New Roman" w:eastAsia="Times New Roman" w:hAnsi="Times New Roman" w:cs="Times New Roman"/>
                <w:spacing w:val="-1"/>
                <w:sz w:val="20"/>
                <w:szCs w:val="20"/>
              </w:rPr>
              <w:t>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leGrid"/>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4C0359A7" w:rsidR="008021A9" w:rsidRDefault="00D068D5"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A3296E" w:rsidR="008021A9" w:rsidRDefault="00D068D5"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2113052" w:rsidR="008021A9" w:rsidRDefault="00D068D5"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leGrid"/>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2E128D80"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D068D5">
              <w:rPr>
                <w:rFonts w:ascii="Times New Roman" w:eastAsia="Times New Roman" w:hAnsi="Times New Roman" w:cs="Times New Roman"/>
                <w:sz w:val="20"/>
                <w:szCs w:val="20"/>
              </w:rPr>
              <w:t>HSAI</w:t>
            </w:r>
            <w:r w:rsidR="0074581C">
              <w:rPr>
                <w:rFonts w:ascii="Times New Roman" w:eastAsia="Times New Roman" w:hAnsi="Times New Roman" w:cs="Times New Roman"/>
                <w:sz w:val="20"/>
                <w:szCs w:val="20"/>
              </w:rPr>
              <w:t>d</w:t>
            </w:r>
            <w:proofErr w:type="spellEnd"/>
          </w:p>
        </w:tc>
        <w:tc>
          <w:tcPr>
            <w:tcW w:w="1667" w:type="dxa"/>
          </w:tcPr>
          <w:p w14:paraId="6C8203AC" w14:textId="18F9E339" w:rsidR="004C1D1F" w:rsidRDefault="00D068D5"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HSAI</w:t>
            </w:r>
            <w:r w:rsidR="004C1D1F" w:rsidRPr="0097220C">
              <w:rPr>
                <w:rFonts w:ascii="Times New Roman" w:eastAsia="Times New Roman" w:hAnsi="Times New Roman" w:cs="Times New Roman"/>
                <w:sz w:val="20"/>
                <w:szCs w:val="20"/>
              </w:rPr>
              <w:t>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 xml:space="preserve">För personnummer ska Skatteverkets </w:t>
            </w:r>
            <w:r w:rsidRPr="00F87D00">
              <w:rPr>
                <w:rFonts w:ascii="Times New Roman" w:eastAsia="Times New Roman" w:hAnsi="Times New Roman" w:cs="Times New Roman"/>
                <w:sz w:val="20"/>
                <w:szCs w:val="20"/>
              </w:rPr>
              <w:lastRenderedPageBreak/>
              <w:t>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1557340D"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w:t>
            </w:r>
            <w:r w:rsidRPr="005F619E">
              <w:rPr>
                <w:rFonts w:ascii="Times New Roman" w:eastAsia="Times New Roman" w:hAnsi="Times New Roman" w:cs="Times New Roman"/>
                <w:sz w:val="20"/>
                <w:szCs w:val="20"/>
              </w:rPr>
              <w:t>sjukvårdsperson som skapat informationen i dokumentet, nedan kallas författare.</w:t>
            </w:r>
            <w:r w:rsidR="005F619E" w:rsidRPr="005F619E">
              <w:rPr>
                <w:rFonts w:ascii="Times New Roman" w:eastAsia="Times New Roman" w:hAnsi="Times New Roman" w:cs="Times New Roman"/>
                <w:sz w:val="20"/>
                <w:szCs w:val="20"/>
              </w:rPr>
              <w:t xml:space="preserve"> </w:t>
            </w:r>
            <w:r w:rsidR="005F619E" w:rsidRPr="005F619E">
              <w:rPr>
                <w:rFonts w:ascii="Times New Roman" w:hAnsi="Times New Roman" w:cs="Times New Roman"/>
                <w:spacing w:val="-1"/>
                <w:sz w:val="20"/>
                <w:szCs w:val="20"/>
              </w:rPr>
              <w:t>Vid uppdatering av tidigare skapade dokument avses den hälso- och sjukvårdsperson som senast uppdaterade informationen</w:t>
            </w:r>
            <w:r w:rsidR="005F619E">
              <w:rPr>
                <w:rFonts w:ascii="Times New Roman" w:hAnsi="Times New Roman" w:cs="Times New Roman"/>
                <w:spacing w:val="-1"/>
                <w:sz w:val="20"/>
                <w:szCs w:val="20"/>
              </w:rPr>
              <w:t>.</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leGrid"/>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0DD8289D" w:rsidR="008021A9" w:rsidRPr="00241FD5" w:rsidRDefault="00D068D5"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24362C7D" w:rsidR="008021A9" w:rsidRDefault="00D068D5"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7" w:anchor="section-Derived-Unit-Atoms" w:history="1">
        <w:r w:rsidR="007451A5" w:rsidRPr="00734A99">
          <w:rPr>
            <w:rStyle w:val="Hyperli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62EC4160" w:rsidR="00B5668B" w:rsidRPr="00241FD5"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15E9CDB9" w:rsidR="00B5668B"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leGrid"/>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3F869CB1"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0F429D86" w:rsidR="008021A9" w:rsidRPr="00241FD5" w:rsidRDefault="008021A9" w:rsidP="007D0F60">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sidR="007D0F60">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r w:rsidR="007D0F60">
              <w:rPr>
                <w:rFonts w:ascii="Times New Roman" w:eastAsia="Times New Roman" w:hAnsi="Times New Roman" w:cs="Times New Roman"/>
                <w:spacing w:val="-1"/>
                <w:sz w:val="20"/>
                <w:szCs w:val="20"/>
              </w:rPr>
              <w:t>tt</w:t>
            </w:r>
            <w:r>
              <w:rPr>
                <w:rFonts w:ascii="Times New Roman" w:eastAsia="Times New Roman" w:hAnsi="Times New Roman" w:cs="Times New Roman"/>
                <w:spacing w:val="-1"/>
                <w:sz w:val="20"/>
                <w:szCs w:val="20"/>
              </w:rPr>
              <w:t>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leGrid"/>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534E17D" w:rsidR="00DB47A9" w:rsidRDefault="00D068D5"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1C67E144" w:rsidR="00DB47A9" w:rsidRDefault="00D068D5"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Heading1"/>
      </w:pPr>
      <w:bookmarkStart w:id="83" w:name="_Toc229556089"/>
      <w:proofErr w:type="spellStart"/>
      <w:r w:rsidRPr="00907C9B">
        <w:t>GetReferral</w:t>
      </w:r>
      <w:r w:rsidR="0051739C">
        <w:t>Outcome</w:t>
      </w:r>
      <w:bookmarkEnd w:id="83"/>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4" w:name="_Toc229556090"/>
      <w:r w:rsidRPr="002E1905">
        <w:t>Frivillighet</w:t>
      </w:r>
      <w:bookmarkEnd w:id="8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5" w:name="_Toc229556091"/>
      <w:r w:rsidRPr="00866C77">
        <w:t>Version</w:t>
      </w:r>
      <w:bookmarkEnd w:id="8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6" w:name="_Toc229556092"/>
      <w:r w:rsidRPr="001C06B7">
        <w:t>SLA-krav</w:t>
      </w:r>
      <w:bookmarkEnd w:id="8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7" w:name="_Toc229556093"/>
      <w:r w:rsidRPr="00527535">
        <w:t>Fältregler</w:t>
      </w:r>
      <w:bookmarkEnd w:id="8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88" w:name="_Toc229556094"/>
      <w:proofErr w:type="spellStart"/>
      <w:r w:rsidRPr="001656B7">
        <w:rPr>
          <w:highlight w:val="yellow"/>
        </w:rPr>
        <w:t>Get</w:t>
      </w:r>
      <w:r w:rsidR="00A2758B">
        <w:rPr>
          <w:highlight w:val="yellow"/>
        </w:rPr>
        <w:t>Maternity</w:t>
      </w:r>
      <w:r w:rsidRPr="001656B7">
        <w:rPr>
          <w:highlight w:val="yellow"/>
        </w:rPr>
        <w:t>MedicalHistory</w:t>
      </w:r>
      <w:bookmarkEnd w:id="88"/>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89" w:name="_Toc229556095"/>
      <w:r w:rsidRPr="002E1905">
        <w:t>Frivillighet</w:t>
      </w:r>
      <w:bookmarkEnd w:id="8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0" w:name="_Toc229556096"/>
      <w:r w:rsidRPr="00866C77">
        <w:t>Version</w:t>
      </w:r>
      <w:bookmarkEnd w:id="9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1" w:name="_Toc229556097"/>
      <w:r w:rsidRPr="001C06B7">
        <w:t>SLA-krav</w:t>
      </w:r>
      <w:bookmarkEnd w:id="9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2" w:name="_Toc229556098"/>
      <w:r>
        <w:t>V-MIM</w:t>
      </w:r>
      <w:bookmarkEnd w:id="92"/>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3" w:name="_Toc229556099"/>
      <w:r w:rsidRPr="00527535">
        <w:t>Fältregler</w:t>
      </w:r>
      <w:bookmarkEnd w:id="9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apgarScore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proofErr w:type="spellStart"/>
            <w:r>
              <w:rPr>
                <w:spacing w:val="-1"/>
                <w:sz w:val="20"/>
                <w:szCs w:val="20"/>
              </w:rPr>
              <w:t>Apgar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6D7E1A">
              <w:rPr>
                <w:sz w:val="20"/>
                <w:szCs w:val="20"/>
              </w:rPr>
              <w:t>breastfeeding</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proofErr w:type="spellStart"/>
            <w:r>
              <w:rPr>
                <w:sz w:val="20"/>
                <w:szCs w:val="20"/>
                <w:lang w:val="en-US"/>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w:t>
            </w:r>
            <w:proofErr w:type="spellStart"/>
            <w:r w:rsidR="006D7E1A">
              <w:rPr>
                <w:spacing w:val="-1"/>
                <w:sz w:val="20"/>
                <w:szCs w:val="20"/>
              </w:rPr>
              <w:t>true</w:t>
            </w:r>
            <w:proofErr w:type="spellEnd"/>
            <w:r w:rsidR="006D7E1A">
              <w:rPr>
                <w:spacing w:val="-1"/>
                <w:sz w:val="20"/>
                <w:szCs w:val="20"/>
              </w:rPr>
              <w:t>/</w:t>
            </w:r>
            <w:proofErr w:type="spellStart"/>
            <w:r w:rsidR="006D7E1A">
              <w:rPr>
                <w:spacing w:val="-1"/>
                <w:sz w:val="20"/>
                <w:szCs w:val="20"/>
              </w:rPr>
              <w:t>false</w:t>
            </w:r>
            <w:proofErr w:type="spellEnd"/>
            <w:r w:rsidR="006D7E1A">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Heading1"/>
      </w:pPr>
      <w:proofErr w:type="spellStart"/>
      <w:r>
        <w:lastRenderedPageBreak/>
        <w:t>GetLaboratoryOutcome</w:t>
      </w:r>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r w:rsidRPr="002E1905">
        <w:t>Frivillighet</w:t>
      </w:r>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r w:rsidRPr="00866C77">
        <w:t>Version</w:t>
      </w:r>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r w:rsidRPr="001C06B7">
        <w:t>SLA-krav</w:t>
      </w:r>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r w:rsidRPr="00527535">
        <w:t>Fältregler</w:t>
      </w:r>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D068D5">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D068D5">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D068D5">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D068D5">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D068D5">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D068D5">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D068D5">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D068D5">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D068D5"/>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D068D5"/>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D068D5"/>
        </w:tc>
      </w:tr>
      <w:tr w:rsidR="00F4564C" w:rsidRPr="00907C9B" w14:paraId="04B2A4A0" w14:textId="77777777" w:rsidTr="00D068D5">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D068D5">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D068D5">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D068D5">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D068D5">
            <w:pPr>
              <w:ind w:left="102"/>
              <w:rPr>
                <w:sz w:val="20"/>
                <w:szCs w:val="20"/>
              </w:rPr>
            </w:pPr>
          </w:p>
        </w:tc>
      </w:tr>
      <w:tr w:rsidR="00F4564C" w:rsidRPr="00907C9B" w14:paraId="6CFD89F7" w14:textId="77777777" w:rsidTr="00D068D5">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D068D5">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D068D5">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D068D5">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D068D5">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D068D5">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D068D5">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D068D5">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D068D5">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D068D5">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D068D5">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D068D5">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D068D5">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D068D5">
            <w:pPr>
              <w:spacing w:line="226" w:lineRule="exact"/>
              <w:ind w:left="102"/>
              <w:rPr>
                <w:sz w:val="20"/>
                <w:szCs w:val="20"/>
              </w:rPr>
            </w:pPr>
          </w:p>
          <w:p w14:paraId="4BAC9B37" w14:textId="77777777" w:rsidR="00F4564C" w:rsidRPr="005F1D2D" w:rsidRDefault="00F4564C" w:rsidP="00D068D5">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37CB7069" w14:textId="77777777" w:rsidR="00F4564C" w:rsidRPr="005F1D2D" w:rsidRDefault="00F4564C" w:rsidP="00D068D5">
            <w:pPr>
              <w:spacing w:line="226" w:lineRule="exact"/>
              <w:ind w:left="102"/>
              <w:rPr>
                <w:spacing w:val="-1"/>
                <w:sz w:val="20"/>
                <w:szCs w:val="20"/>
              </w:rPr>
            </w:pPr>
          </w:p>
          <w:p w14:paraId="12A44769" w14:textId="77777777" w:rsidR="00F4564C" w:rsidRPr="005F1D2D" w:rsidRDefault="00F4564C" w:rsidP="00D068D5">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D068D5">
            <w:pPr>
              <w:spacing w:line="226" w:lineRule="exact"/>
              <w:ind w:left="102"/>
              <w:rPr>
                <w:sz w:val="20"/>
                <w:szCs w:val="20"/>
              </w:rPr>
            </w:pPr>
          </w:p>
          <w:p w14:paraId="12B867A9" w14:textId="77777777" w:rsidR="00F4564C" w:rsidRPr="00907C9B" w:rsidRDefault="00F4564C" w:rsidP="00D068D5">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D068D5">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D068D5">
            <w:pPr>
              <w:spacing w:line="229" w:lineRule="exact"/>
              <w:ind w:left="102"/>
              <w:rPr>
                <w:sz w:val="20"/>
                <w:szCs w:val="20"/>
              </w:rPr>
            </w:pPr>
          </w:p>
          <w:p w14:paraId="2FB4C686" w14:textId="77777777" w:rsidR="00F4564C" w:rsidRPr="005F1D2D" w:rsidRDefault="00F4564C" w:rsidP="00D068D5">
            <w:pPr>
              <w:spacing w:line="229" w:lineRule="exact"/>
              <w:ind w:left="102"/>
              <w:rPr>
                <w:sz w:val="20"/>
                <w:szCs w:val="20"/>
              </w:rPr>
            </w:pPr>
          </w:p>
          <w:p w14:paraId="4530E0CA" w14:textId="77777777" w:rsidR="00F4564C" w:rsidRPr="00907C9B" w:rsidRDefault="00F4564C" w:rsidP="00D068D5">
            <w:pPr>
              <w:spacing w:line="229" w:lineRule="exact"/>
              <w:ind w:left="102"/>
              <w:rPr>
                <w:sz w:val="20"/>
                <w:szCs w:val="20"/>
              </w:rPr>
            </w:pPr>
          </w:p>
        </w:tc>
      </w:tr>
      <w:tr w:rsidR="00F4564C" w:rsidRPr="00907C9B" w14:paraId="1C150A72" w14:textId="77777777" w:rsidTr="00D068D5">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D068D5">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D068D5">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D068D5">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D068D5">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D068D5">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D068D5">
            <w:pPr>
              <w:spacing w:line="229" w:lineRule="exact"/>
              <w:ind w:left="102"/>
              <w:rPr>
                <w:sz w:val="20"/>
                <w:szCs w:val="20"/>
              </w:rPr>
            </w:pPr>
          </w:p>
        </w:tc>
      </w:tr>
      <w:tr w:rsidR="00F4564C" w14:paraId="0E89602F" w14:textId="77777777" w:rsidTr="00D068D5">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D068D5">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D068D5">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D068D5">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D068D5">
            <w:pPr>
              <w:rPr>
                <w:sz w:val="20"/>
                <w:szCs w:val="20"/>
              </w:rPr>
            </w:pPr>
          </w:p>
        </w:tc>
      </w:tr>
      <w:tr w:rsidR="00F4564C" w:rsidRPr="00907C9B" w14:paraId="2B94854A"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D068D5">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D068D5">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D068D5">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D068D5">
            <w:pPr>
              <w:rPr>
                <w:rFonts w:ascii="Arial" w:hAnsi="Arial" w:cs="Arial"/>
                <w:b/>
                <w:bCs/>
              </w:rPr>
            </w:pPr>
          </w:p>
          <w:p w14:paraId="5757D98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D068D5">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D068D5">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D068D5">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D068D5">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D068D5">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D068D5">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D068D5">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D068D5">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D068D5">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D068D5">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D068D5">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D068D5">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D068D5">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D068D5">
            <w:pPr>
              <w:spacing w:line="226" w:lineRule="exact"/>
              <w:ind w:left="102"/>
              <w:rPr>
                <w:spacing w:val="-1"/>
                <w:sz w:val="20"/>
                <w:szCs w:val="20"/>
              </w:rPr>
            </w:pPr>
          </w:p>
          <w:p w14:paraId="5A2FAF5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D068D5">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D068D5">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D068D5">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D068D5">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D068D5">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D068D5">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D068D5">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D068D5">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D068D5">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D068D5">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D068D5">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D068D5">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D068D5">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D068D5">
            <w:pPr>
              <w:spacing w:line="226" w:lineRule="exact"/>
              <w:ind w:left="102"/>
              <w:rPr>
                <w:spacing w:val="-1"/>
                <w:sz w:val="20"/>
                <w:szCs w:val="20"/>
              </w:rPr>
            </w:pPr>
          </w:p>
          <w:p w14:paraId="1D6A53C0"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D068D5">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80969C9" w14:textId="77777777" w:rsidR="00F4564C" w:rsidRDefault="00B10B6F" w:rsidP="00D068D5">
            <w:pPr>
              <w:spacing w:line="226" w:lineRule="exact"/>
              <w:ind w:left="102"/>
              <w:rPr>
                <w:spacing w:val="-1"/>
                <w:sz w:val="20"/>
                <w:szCs w:val="20"/>
              </w:rPr>
            </w:pPr>
            <w:hyperlink r:id="rId19" w:history="1">
              <w:r w:rsidR="00F4564C" w:rsidRPr="002A1D51">
                <w:rPr>
                  <w:rStyle w:val="Hyperlink"/>
                  <w:spacing w:val="-1"/>
                  <w:sz w:val="20"/>
                  <w:szCs w:val="20"/>
                </w:rPr>
                <w:t>http://www.inera.se/Documents/TJANSTER_PROJEKT/Katalogtjanst_HSA/Innehall/hsa_innehall_befattning.pdf</w:t>
              </w:r>
            </w:hyperlink>
          </w:p>
          <w:p w14:paraId="0C2C0150" w14:textId="77777777" w:rsidR="00F4564C" w:rsidRPr="00B24105" w:rsidRDefault="00F4564C" w:rsidP="00D068D5">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D068D5">
            <w:pPr>
              <w:spacing w:line="226" w:lineRule="exact"/>
              <w:ind w:left="102"/>
              <w:rPr>
                <w:spacing w:val="-1"/>
                <w:sz w:val="20"/>
                <w:szCs w:val="20"/>
              </w:rPr>
            </w:pPr>
          </w:p>
          <w:p w14:paraId="6ADBD243"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D068D5">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D068D5">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D068D5">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D068D5">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D068D5">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D068D5">
            <w:pPr>
              <w:spacing w:line="226" w:lineRule="exact"/>
              <w:ind w:left="102"/>
              <w:rPr>
                <w:spacing w:val="-1"/>
                <w:sz w:val="20"/>
                <w:szCs w:val="20"/>
              </w:rPr>
            </w:pPr>
          </w:p>
        </w:tc>
      </w:tr>
      <w:tr w:rsidR="00F4564C" w:rsidRPr="00907C9B" w14:paraId="4AE0889A"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D068D5">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D068D5">
            <w:pPr>
              <w:spacing w:line="226" w:lineRule="exact"/>
              <w:ind w:left="102"/>
              <w:rPr>
                <w:spacing w:val="-1"/>
                <w:sz w:val="20"/>
                <w:szCs w:val="20"/>
              </w:rPr>
            </w:pPr>
            <w:r>
              <w:rPr>
                <w:spacing w:val="-1"/>
                <w:sz w:val="20"/>
                <w:szCs w:val="20"/>
              </w:rPr>
              <w:t>string</w:t>
            </w:r>
          </w:p>
          <w:p w14:paraId="56DD3D94"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D068D5">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168B49BE"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r w:rsidR="00C1321C">
              <w:rPr>
                <w:spacing w:val="-1"/>
                <w:sz w:val="20"/>
                <w:szCs w:val="20"/>
              </w:rPr>
              <w:t>.</w:t>
            </w:r>
            <w:proofErr w:type="gramEnd"/>
            <w:r>
              <w:rPr>
                <w:spacing w:val="-1"/>
                <w:sz w:val="20"/>
                <w:szCs w:val="20"/>
              </w:rPr>
              <w:t>1</w:t>
            </w:r>
          </w:p>
        </w:tc>
      </w:tr>
      <w:tr w:rsidR="00F4564C" w:rsidRPr="00844AD6" w14:paraId="69BD4EE7" w14:textId="77777777" w:rsidTr="00D068D5">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D068D5">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D068D5">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D068D5">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D068D5">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D068D5">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D068D5">
            <w:pPr>
              <w:spacing w:line="226" w:lineRule="exact"/>
              <w:ind w:left="102"/>
              <w:rPr>
                <w:sz w:val="20"/>
                <w:szCs w:val="20"/>
              </w:rPr>
            </w:pPr>
          </w:p>
        </w:tc>
      </w:tr>
      <w:tr w:rsidR="00F4564C" w:rsidRPr="00844AD6" w14:paraId="5637F5CB" w14:textId="77777777" w:rsidTr="00D068D5">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D068D5">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D068D5">
            <w:pPr>
              <w:spacing w:line="226" w:lineRule="exact"/>
              <w:ind w:left="102"/>
              <w:rPr>
                <w:sz w:val="20"/>
                <w:szCs w:val="20"/>
              </w:rPr>
            </w:pPr>
          </w:p>
        </w:tc>
      </w:tr>
      <w:tr w:rsidR="00F4564C" w:rsidRPr="00907C9B" w14:paraId="1C3D2446" w14:textId="77777777" w:rsidTr="00D068D5">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326E4256" w:rsidR="00F4564C" w:rsidRPr="00907C9B" w:rsidRDefault="00F4564C" w:rsidP="00D068D5">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w:t>
            </w:r>
            <w:r w:rsidR="00D068D5">
              <w:rPr>
                <w:spacing w:val="-1"/>
                <w:sz w:val="20"/>
                <w:szCs w:val="20"/>
              </w:rPr>
              <w:t>I</w:t>
            </w:r>
            <w:r w:rsidRPr="008C68A3">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D068D5">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D068D5">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D068D5">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D068D5">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D068D5">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D068D5">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D068D5">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E1416BD" w:rsidR="00F4564C" w:rsidRDefault="00D068D5" w:rsidP="00D068D5">
            <w:pPr>
              <w:spacing w:line="229" w:lineRule="exact"/>
              <w:ind w:left="102"/>
              <w:rPr>
                <w:rFonts w:ascii="Arial" w:hAnsi="Arial" w:cs="Arial"/>
                <w:sz w:val="20"/>
                <w:szCs w:val="20"/>
              </w:rPr>
            </w:pPr>
            <w:proofErr w:type="spellStart"/>
            <w:r>
              <w:rPr>
                <w:spacing w:val="-1"/>
                <w:sz w:val="20"/>
                <w:szCs w:val="20"/>
              </w:rPr>
              <w:t>HSAI</w:t>
            </w:r>
            <w:r w:rsidR="00F4564C">
              <w:rPr>
                <w:spacing w:val="-1"/>
                <w:sz w:val="20"/>
                <w:szCs w:val="20"/>
              </w:rPr>
              <w:t>dType</w:t>
            </w:r>
            <w:proofErr w:type="spellEnd"/>
          </w:p>
          <w:p w14:paraId="71A75CFA" w14:textId="77777777" w:rsidR="00F4564C" w:rsidRPr="00907C9B" w:rsidRDefault="00F4564C" w:rsidP="00D068D5">
            <w:pPr>
              <w:spacing w:line="226" w:lineRule="exact"/>
              <w:ind w:left="102"/>
              <w:rPr>
                <w:spacing w:val="-1"/>
                <w:sz w:val="20"/>
                <w:szCs w:val="20"/>
              </w:rPr>
            </w:pPr>
          </w:p>
          <w:p w14:paraId="3CA6E75E"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D068D5">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D068D5">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32A090F3" w:rsidR="00F4564C" w:rsidRPr="00907C9B" w:rsidRDefault="00F4564C" w:rsidP="00D068D5">
            <w:pPr>
              <w:spacing w:line="229" w:lineRule="exact"/>
              <w:ind w:left="102"/>
              <w:rPr>
                <w:sz w:val="20"/>
                <w:szCs w:val="20"/>
              </w:rPr>
            </w:pPr>
            <w:proofErr w:type="gramStart"/>
            <w:r>
              <w:rPr>
                <w:sz w:val="20"/>
                <w:szCs w:val="20"/>
              </w:rPr>
              <w:t>...</w:t>
            </w:r>
            <w:proofErr w:type="spellStart"/>
            <w:r w:rsidRPr="00907C9B">
              <w:rPr>
                <w:spacing w:val="-1"/>
                <w:sz w:val="20"/>
                <w:szCs w:val="20"/>
              </w:rPr>
              <w:t>care</w:t>
            </w:r>
            <w:r w:rsidR="00D068D5">
              <w:rPr>
                <w:spacing w:val="-1"/>
                <w:sz w:val="20"/>
                <w:szCs w:val="20"/>
              </w:rPr>
              <w:t>GiverHSAI</w:t>
            </w:r>
            <w:r>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D068D5">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D068D5">
            <w:pPr>
              <w:spacing w:line="226" w:lineRule="exact"/>
              <w:ind w:left="102"/>
              <w:rPr>
                <w:spacing w:val="-1"/>
                <w:sz w:val="20"/>
                <w:szCs w:val="20"/>
                <w:lang w:val="en-US"/>
              </w:rPr>
            </w:pPr>
            <w:r w:rsidRPr="00907C9B">
              <w:rPr>
                <w:sz w:val="20"/>
                <w:szCs w:val="20"/>
                <w:lang w:val="en-US"/>
              </w:rPr>
              <w:lastRenderedPageBreak/>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D068D5">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D068D5">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D068D5">
            <w:pPr>
              <w:spacing w:line="229" w:lineRule="exact"/>
              <w:ind w:left="102"/>
              <w:rPr>
                <w:sz w:val="20"/>
                <w:szCs w:val="20"/>
                <w:lang w:val="en-US"/>
              </w:rPr>
            </w:pPr>
            <w:r w:rsidRPr="00907C9B">
              <w:rPr>
                <w:sz w:val="20"/>
                <w:szCs w:val="20"/>
                <w:lang w:val="en-US"/>
              </w:rPr>
              <w:t>0..1</w:t>
            </w:r>
          </w:p>
        </w:tc>
      </w:tr>
      <w:tr w:rsidR="00F4564C" w:rsidRPr="00907C9B" w14:paraId="5B60C12F"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D068D5">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D068D5">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D068D5">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D068D5">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D068D5">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D068D5">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D068D5">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D068D5">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D068D5">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D068D5">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D068D5">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D068D5">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D068D5">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D068D5">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D068D5">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D068D5">
            <w:pPr>
              <w:spacing w:line="226" w:lineRule="exact"/>
              <w:ind w:left="102"/>
              <w:rPr>
                <w:spacing w:val="-1"/>
                <w:sz w:val="20"/>
                <w:szCs w:val="20"/>
              </w:rPr>
            </w:pPr>
          </w:p>
        </w:tc>
      </w:tr>
      <w:tr w:rsidR="00F4564C" w:rsidRPr="00907C9B" w14:paraId="759787A9" w14:textId="77777777" w:rsidTr="00D068D5">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D068D5">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D068D5">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D068D5">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D068D5">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D068D5">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D068D5">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D068D5">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D068D5">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D068D5">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D068D5">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D068D5">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D068D5">
            <w:pPr>
              <w:spacing w:line="226" w:lineRule="exact"/>
              <w:ind w:left="102"/>
              <w:rPr>
                <w:spacing w:val="-1"/>
                <w:sz w:val="20"/>
                <w:szCs w:val="20"/>
              </w:rPr>
            </w:pPr>
          </w:p>
        </w:tc>
      </w:tr>
      <w:tr w:rsidR="00F4564C" w:rsidRPr="00907C9B" w14:paraId="0F71991A" w14:textId="77777777" w:rsidTr="00D068D5">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D068D5">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D068D5">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D068D5">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D068D5">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D068D5">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D068D5">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D068D5">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65ED495" w:rsidR="00F4564C" w:rsidRPr="00907C9B" w:rsidRDefault="00F4564C" w:rsidP="00D068D5">
            <w:pPr>
              <w:spacing w:line="226" w:lineRule="exact"/>
              <w:ind w:left="102"/>
              <w:rPr>
                <w:sz w:val="20"/>
                <w:szCs w:val="20"/>
              </w:rPr>
            </w:pPr>
            <w:proofErr w:type="spellStart"/>
            <w:r w:rsidRPr="0098216E">
              <w:rPr>
                <w:sz w:val="20"/>
                <w:szCs w:val="20"/>
              </w:rPr>
              <w:t>H</w:t>
            </w:r>
            <w:r w:rsidR="00B10B6F">
              <w:rPr>
                <w:sz w:val="20"/>
                <w:szCs w:val="20"/>
              </w:rPr>
              <w:t>S</w:t>
            </w:r>
            <w:r w:rsidRPr="0098216E">
              <w:rPr>
                <w:sz w:val="20"/>
                <w:szCs w:val="20"/>
              </w:rPr>
              <w:t>AI</w:t>
            </w:r>
            <w:bookmarkStart w:id="94" w:name="_GoBack"/>
            <w:bookmarkEnd w:id="94"/>
            <w:r w:rsidRPr="0098216E">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D068D5">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D068D5">
            <w:pPr>
              <w:spacing w:line="226" w:lineRule="exact"/>
              <w:ind w:left="102"/>
              <w:rPr>
                <w:spacing w:val="-1"/>
                <w:sz w:val="20"/>
                <w:szCs w:val="20"/>
              </w:rPr>
            </w:pPr>
          </w:p>
        </w:tc>
      </w:tr>
      <w:tr w:rsidR="00F4564C" w:rsidRPr="00907C9B" w14:paraId="132B931F" w14:textId="77777777" w:rsidTr="00D068D5">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D068D5">
            <w:pPr>
              <w:spacing w:line="229" w:lineRule="exact"/>
              <w:ind w:left="102"/>
              <w:rPr>
                <w:sz w:val="20"/>
                <w:szCs w:val="20"/>
              </w:rPr>
            </w:pPr>
            <w:r>
              <w:rPr>
                <w:sz w:val="20"/>
                <w:szCs w:val="20"/>
              </w:rPr>
              <w:lastRenderedPageBreak/>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D068D5">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20" w:history="1">
              <w:r w:rsidRPr="002A1D51">
                <w:rPr>
                  <w:rStyle w:val="Hyperlink"/>
                  <w:spacing w:val="-1"/>
                  <w:sz w:val="20"/>
                  <w:szCs w:val="20"/>
                </w:rPr>
                <w:t>http://www.inera.se/Documents/TJANSTER_PROJEKT/Katalogtjanst_HSA/Innehall/hsa_innehall_befattning.pdf</w:t>
              </w:r>
            </w:hyperlink>
          </w:p>
          <w:p w14:paraId="58ADD9AB"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D068D5">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D068D5">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D068D5">
            <w:pPr>
              <w:spacing w:line="226" w:lineRule="exact"/>
              <w:ind w:left="102"/>
              <w:rPr>
                <w:spacing w:val="-1"/>
                <w:sz w:val="20"/>
                <w:szCs w:val="20"/>
              </w:rPr>
            </w:pPr>
          </w:p>
        </w:tc>
      </w:tr>
      <w:tr w:rsidR="00F4564C" w:rsidRPr="00907C9B" w14:paraId="14644468"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D068D5">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D068D5">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D068D5">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D068D5">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D068D5">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D068D5">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D068D5">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D068D5">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D068D5">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D068D5">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D068D5">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D068D5">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D068D5">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D068D5">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D068D5">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D068D5">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D068D5">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D068D5">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D068D5">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D068D5">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D068D5">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D068D5">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D068D5">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D068D5">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D068D5">
            <w:pPr>
              <w:spacing w:line="229" w:lineRule="exact"/>
              <w:ind w:left="102"/>
              <w:rPr>
                <w:sz w:val="20"/>
                <w:szCs w:val="20"/>
              </w:rPr>
            </w:pPr>
            <w:proofErr w:type="gramStart"/>
            <w:r>
              <w:rPr>
                <w:sz w:val="20"/>
                <w:szCs w:val="20"/>
              </w:rPr>
              <w:lastRenderedPageBreak/>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D068D5">
            <w:pPr>
              <w:spacing w:line="226" w:lineRule="exact"/>
              <w:ind w:left="102"/>
              <w:rPr>
                <w:sz w:val="20"/>
                <w:szCs w:val="20"/>
              </w:rPr>
            </w:pPr>
            <w:r>
              <w:rPr>
                <w:sz w:val="20"/>
                <w:szCs w:val="20"/>
              </w:rPr>
              <w:t>String</w:t>
            </w:r>
          </w:p>
          <w:p w14:paraId="0C7E31DF" w14:textId="77777777" w:rsidR="00F4564C" w:rsidRPr="001A25F9"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D068D5">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D068D5">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D068D5">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D068D5">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D068D5">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D068D5">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D068D5">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D068D5">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D068D5">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D068D5">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D068D5">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D068D5">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D068D5">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D068D5">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D068D5">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D068D5">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D068D5">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D068D5">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D068D5">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D068D5">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D068D5">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D068D5">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D068D5">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D068D5">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D068D5">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D068D5">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D068D5">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D068D5">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D068D5">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D068D5">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D068D5">
            <w:pPr>
              <w:spacing w:line="229" w:lineRule="exact"/>
              <w:ind w:left="102"/>
              <w:rPr>
                <w:sz w:val="20"/>
                <w:szCs w:val="20"/>
              </w:rPr>
            </w:pPr>
            <w:proofErr w:type="gramStart"/>
            <w:r>
              <w:rPr>
                <w:sz w:val="20"/>
                <w:szCs w:val="20"/>
              </w:rPr>
              <w:lastRenderedPageBreak/>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D068D5">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D068D5">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D068D5">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D068D5">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D068D5">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D068D5">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D068D5">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D068D5">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D068D5">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D068D5">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D068D5">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D068D5">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D068D5">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D068D5">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21"/>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273587" w14:textId="77777777" w:rsidR="00D068D5" w:rsidRDefault="00D068D5">
      <w:r>
        <w:separator/>
      </w:r>
    </w:p>
  </w:endnote>
  <w:endnote w:type="continuationSeparator" w:id="0">
    <w:p w14:paraId="6F95BF71" w14:textId="77777777" w:rsidR="00D068D5" w:rsidRDefault="00D0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04D3AA" w14:textId="77777777" w:rsidR="00D068D5" w:rsidRDefault="00D068D5">
      <w:r>
        <w:separator/>
      </w:r>
    </w:p>
  </w:footnote>
  <w:footnote w:type="continuationSeparator" w:id="0">
    <w:p w14:paraId="31E45D69" w14:textId="77777777" w:rsidR="00D068D5" w:rsidRDefault="00D068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D068D5"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B10B6F">
            <w:rPr>
              <w:noProof/>
              <w:lang w:eastAsia="sv-SE"/>
            </w:rPr>
          </w:r>
          <w:r w:rsidR="00B10B6F">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0342F221" w:rsidR="00D068D5" w:rsidRDefault="00D068D5" w:rsidP="00D068D5">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PA36</w:t>
          </w:r>
        </w:p>
      </w:tc>
    </w:tr>
    <w:tr w:rsidR="00D068D5"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10B6F">
            <w:rPr>
              <w:noProof/>
            </w:rPr>
            <w:t>4</w:t>
          </w:r>
          <w:r>
            <w:rPr>
              <w:noProof/>
            </w:rPr>
            <w:fldChar w:fldCharType="end"/>
          </w:r>
          <w:r>
            <w:t xml:space="preserve"> (</w:t>
          </w:r>
          <w:r>
            <w:fldChar w:fldCharType="begin"/>
          </w:r>
          <w:r>
            <w:instrText xml:space="preserve"> NUMPAGES </w:instrText>
          </w:r>
          <w:r>
            <w:fldChar w:fldCharType="separate"/>
          </w:r>
          <w:r w:rsidR="00B10B6F">
            <w:rPr>
              <w:noProof/>
            </w:rPr>
            <w:t>39</w:t>
          </w:r>
          <w:r>
            <w:rPr>
              <w:noProof/>
            </w:rPr>
            <w:fldChar w:fldCharType="end"/>
          </w:r>
          <w:r>
            <w:t>)</w:t>
          </w:r>
        </w:p>
      </w:tc>
    </w:tr>
    <w:tr w:rsidR="00D068D5"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B10B6F">
            <w:rPr>
              <w:rFonts w:ascii="Arial" w:hAnsi="Arial" w:cs="Arial"/>
              <w:noProof/>
              <w:sz w:val="22"/>
              <w:szCs w:val="22"/>
            </w:rPr>
            <w:t>2013-09-03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068D5" w:rsidRPr="00647B65" w:rsidRDefault="00D068D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068D5" w:rsidRPr="00647B65" w:rsidRDefault="00D068D5" w:rsidP="004E562D"/>
      </w:tc>
    </w:tr>
  </w:tbl>
  <w:p w14:paraId="410C4010" w14:textId="77777777" w:rsidR="00D068D5" w:rsidRPr="008745C3" w:rsidRDefault="00D068D5"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068D5"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B10B6F">
            <w:rPr>
              <w:noProof/>
              <w:lang w:eastAsia="sv-SE"/>
            </w:rPr>
          </w:r>
          <w:r w:rsidR="00B10B6F">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D068D5"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10B6F">
            <w:rPr>
              <w:noProof/>
            </w:rPr>
            <w:t>37</w:t>
          </w:r>
          <w:r>
            <w:rPr>
              <w:noProof/>
            </w:rPr>
            <w:fldChar w:fldCharType="end"/>
          </w:r>
          <w:r>
            <w:t xml:space="preserve"> (</w:t>
          </w:r>
          <w:r>
            <w:fldChar w:fldCharType="begin"/>
          </w:r>
          <w:r>
            <w:instrText xml:space="preserve"> NUMPAGES </w:instrText>
          </w:r>
          <w:r>
            <w:fldChar w:fldCharType="separate"/>
          </w:r>
          <w:r w:rsidR="00B10B6F">
            <w:rPr>
              <w:noProof/>
            </w:rPr>
            <w:t>39</w:t>
          </w:r>
          <w:r>
            <w:rPr>
              <w:noProof/>
            </w:rPr>
            <w:fldChar w:fldCharType="end"/>
          </w:r>
          <w:r>
            <w:t>)</w:t>
          </w:r>
        </w:p>
      </w:tc>
    </w:tr>
    <w:tr w:rsidR="00D068D5"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B10B6F">
            <w:rPr>
              <w:rFonts w:ascii="Arial" w:hAnsi="Arial" w:cs="Arial"/>
              <w:noProof/>
              <w:sz w:val="22"/>
              <w:szCs w:val="22"/>
            </w:rPr>
            <w:t>2013-09-03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068D5" w:rsidRPr="00647B65" w:rsidRDefault="00D068D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068D5" w:rsidRPr="00647B65" w:rsidRDefault="00D068D5" w:rsidP="004E562D"/>
      </w:tc>
    </w:tr>
  </w:tbl>
  <w:p w14:paraId="338A874B" w14:textId="77777777" w:rsidR="00D068D5" w:rsidRPr="008745C3" w:rsidRDefault="00D068D5"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3408</TotalTime>
  <Pages>39</Pages>
  <Words>9122</Words>
  <Characters>51997</Characters>
  <Application>Microsoft Macintosh Word</Application>
  <DocSecurity>0</DocSecurity>
  <Lines>433</Lines>
  <Paragraphs>121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435</cp:revision>
  <cp:lastPrinted>2013-02-07T13:14:00Z</cp:lastPrinted>
  <dcterms:created xsi:type="dcterms:W3CDTF">2013-03-27T14:15:00Z</dcterms:created>
  <dcterms:modified xsi:type="dcterms:W3CDTF">2013-09-03T12:13:00Z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